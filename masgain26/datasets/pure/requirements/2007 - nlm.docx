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8D38D" w14:textId="77777777" w:rsidR="00EB37C8" w:rsidRDefault="00EB37C8" w:rsidP="007B26D8">
      <w:pPr>
        <w:pStyle w:val="BodyText3"/>
        <w:tabs>
          <w:tab w:val="left" w:pos="720"/>
          <w:tab w:val="left" w:pos="1080"/>
          <w:tab w:val="left" w:pos="1440"/>
          <w:tab w:val="left" w:pos="1800"/>
          <w:tab w:val="left" w:pos="2160"/>
        </w:tabs>
        <w:rPr>
          <w:sz w:val="44"/>
          <w:szCs w:val="44"/>
        </w:rPr>
      </w:pPr>
    </w:p>
    <w:p w14:paraId="04189BC6" w14:textId="77777777" w:rsidR="00005AB7" w:rsidRDefault="00005AB7" w:rsidP="007B26D8">
      <w:pPr>
        <w:pStyle w:val="BodyText3"/>
        <w:tabs>
          <w:tab w:val="left" w:pos="720"/>
          <w:tab w:val="left" w:pos="1080"/>
          <w:tab w:val="left" w:pos="1440"/>
          <w:tab w:val="left" w:pos="1800"/>
          <w:tab w:val="left" w:pos="2160"/>
        </w:tabs>
        <w:rPr>
          <w:sz w:val="44"/>
          <w:szCs w:val="44"/>
        </w:rPr>
      </w:pPr>
    </w:p>
    <w:p w14:paraId="3F1C9C59" w14:textId="77777777" w:rsidR="00005AB7" w:rsidRDefault="00005AB7" w:rsidP="007B26D8">
      <w:pPr>
        <w:pStyle w:val="BodyText3"/>
        <w:tabs>
          <w:tab w:val="left" w:pos="720"/>
          <w:tab w:val="left" w:pos="1080"/>
          <w:tab w:val="left" w:pos="1440"/>
          <w:tab w:val="left" w:pos="1800"/>
          <w:tab w:val="left" w:pos="2160"/>
        </w:tabs>
        <w:rPr>
          <w:sz w:val="44"/>
          <w:szCs w:val="44"/>
        </w:rPr>
      </w:pPr>
    </w:p>
    <w:p w14:paraId="47A6DC9F" w14:textId="77777777" w:rsidR="00005AB7" w:rsidRDefault="00005AB7" w:rsidP="007B26D8">
      <w:pPr>
        <w:pStyle w:val="BodyText3"/>
        <w:tabs>
          <w:tab w:val="left" w:pos="720"/>
          <w:tab w:val="left" w:pos="1080"/>
          <w:tab w:val="left" w:pos="1440"/>
          <w:tab w:val="left" w:pos="1800"/>
          <w:tab w:val="left" w:pos="2160"/>
        </w:tabs>
        <w:rPr>
          <w:sz w:val="44"/>
          <w:szCs w:val="44"/>
        </w:rPr>
      </w:pPr>
    </w:p>
    <w:p w14:paraId="676A94E1" w14:textId="77777777" w:rsidR="007B26D8" w:rsidRPr="00005AB7" w:rsidRDefault="007B26D8" w:rsidP="000A3CA0">
      <w:pPr>
        <w:pStyle w:val="BodyText3"/>
        <w:pBdr>
          <w:top w:val="single" w:sz="4" w:space="1" w:color="auto"/>
          <w:left w:val="single" w:sz="4" w:space="4" w:color="auto"/>
          <w:bottom w:val="single" w:sz="4" w:space="1" w:color="auto"/>
          <w:right w:val="single" w:sz="4" w:space="4" w:color="auto"/>
        </w:pBdr>
        <w:shd w:val="clear" w:color="auto" w:fill="C0C0C0"/>
        <w:tabs>
          <w:tab w:val="left" w:pos="720"/>
          <w:tab w:val="left" w:pos="1080"/>
          <w:tab w:val="left" w:pos="1440"/>
          <w:tab w:val="left" w:pos="1800"/>
          <w:tab w:val="left" w:pos="2160"/>
        </w:tabs>
        <w:rPr>
          <w:sz w:val="40"/>
          <w:szCs w:val="40"/>
        </w:rPr>
      </w:pPr>
      <w:r w:rsidRPr="00005AB7">
        <w:rPr>
          <w:sz w:val="40"/>
          <w:szCs w:val="40"/>
        </w:rPr>
        <w:t>National Library of Medicine</w:t>
      </w:r>
    </w:p>
    <w:p w14:paraId="7EDE62C3" w14:textId="77777777" w:rsidR="008926AD" w:rsidRPr="00005AB7" w:rsidRDefault="007B26D8" w:rsidP="000A3CA0">
      <w:pPr>
        <w:pStyle w:val="BodyText3"/>
        <w:pBdr>
          <w:top w:val="single" w:sz="4" w:space="1" w:color="auto"/>
          <w:left w:val="single" w:sz="4" w:space="4" w:color="auto"/>
          <w:bottom w:val="single" w:sz="4" w:space="1" w:color="auto"/>
          <w:right w:val="single" w:sz="4" w:space="4" w:color="auto"/>
        </w:pBdr>
        <w:shd w:val="clear" w:color="auto" w:fill="C0C0C0"/>
        <w:tabs>
          <w:tab w:val="left" w:pos="720"/>
          <w:tab w:val="left" w:pos="1080"/>
          <w:tab w:val="left" w:pos="1440"/>
          <w:tab w:val="left" w:pos="1800"/>
          <w:tab w:val="left" w:pos="2160"/>
        </w:tabs>
        <w:rPr>
          <w:sz w:val="40"/>
          <w:szCs w:val="40"/>
        </w:rPr>
      </w:pPr>
      <w:r w:rsidRPr="00005AB7">
        <w:rPr>
          <w:sz w:val="40"/>
          <w:szCs w:val="40"/>
        </w:rPr>
        <w:t>Digital Repository</w:t>
      </w:r>
    </w:p>
    <w:p w14:paraId="347FC9AD" w14:textId="77777777" w:rsidR="000A3CA0" w:rsidRDefault="000A3CA0" w:rsidP="007B26D8">
      <w:pPr>
        <w:pStyle w:val="BodyText3"/>
        <w:tabs>
          <w:tab w:val="left" w:pos="720"/>
          <w:tab w:val="left" w:pos="1080"/>
          <w:tab w:val="left" w:pos="1440"/>
          <w:tab w:val="left" w:pos="1800"/>
          <w:tab w:val="left" w:pos="2160"/>
        </w:tabs>
        <w:rPr>
          <w:sz w:val="44"/>
          <w:szCs w:val="44"/>
        </w:rPr>
      </w:pPr>
    </w:p>
    <w:p w14:paraId="2568CED6" w14:textId="77777777" w:rsidR="008926AD" w:rsidRPr="00005AB7" w:rsidRDefault="00A23ABB" w:rsidP="000A3CA0">
      <w:pPr>
        <w:pStyle w:val="BodyText3"/>
        <w:pBdr>
          <w:top w:val="single" w:sz="4" w:space="1" w:color="auto"/>
          <w:left w:val="single" w:sz="4" w:space="4" w:color="auto"/>
          <w:bottom w:val="single" w:sz="4" w:space="1" w:color="auto"/>
          <w:right w:val="single" w:sz="4" w:space="4" w:color="auto"/>
        </w:pBdr>
        <w:shd w:val="clear" w:color="auto" w:fill="C0C0C0"/>
        <w:tabs>
          <w:tab w:val="left" w:pos="720"/>
          <w:tab w:val="left" w:pos="1080"/>
          <w:tab w:val="left" w:pos="1440"/>
          <w:tab w:val="left" w:pos="1800"/>
          <w:tab w:val="left" w:pos="2160"/>
        </w:tabs>
        <w:rPr>
          <w:sz w:val="40"/>
          <w:szCs w:val="40"/>
        </w:rPr>
      </w:pPr>
      <w:r w:rsidRPr="00005AB7">
        <w:rPr>
          <w:sz w:val="40"/>
          <w:szCs w:val="40"/>
        </w:rPr>
        <w:t xml:space="preserve">Policies and Functional </w:t>
      </w:r>
      <w:r w:rsidR="00562293" w:rsidRPr="00005AB7">
        <w:rPr>
          <w:sz w:val="40"/>
          <w:szCs w:val="40"/>
        </w:rPr>
        <w:t>R</w:t>
      </w:r>
      <w:r w:rsidR="006D6F71" w:rsidRPr="00005AB7">
        <w:rPr>
          <w:sz w:val="40"/>
          <w:szCs w:val="40"/>
        </w:rPr>
        <w:t>equirements Specification</w:t>
      </w:r>
      <w:bookmarkStart w:id="0" w:name="_Ref101080600"/>
      <w:bookmarkEnd w:id="0"/>
    </w:p>
    <w:p w14:paraId="40D3AB2E" w14:textId="77777777" w:rsidR="00685184" w:rsidRPr="00B161E2" w:rsidRDefault="00685184" w:rsidP="008E4254">
      <w:pPr>
        <w:tabs>
          <w:tab w:val="left" w:pos="720"/>
          <w:tab w:val="left" w:pos="1080"/>
          <w:tab w:val="left" w:pos="1440"/>
          <w:tab w:val="left" w:pos="1800"/>
          <w:tab w:val="left" w:pos="2160"/>
        </w:tabs>
        <w:rPr>
          <w:sz w:val="44"/>
          <w:szCs w:val="44"/>
        </w:rPr>
      </w:pPr>
    </w:p>
    <w:p w14:paraId="135AC979" w14:textId="77777777" w:rsidR="00EB37C8" w:rsidRDefault="00EB37C8" w:rsidP="00A62EB9">
      <w:pPr>
        <w:tabs>
          <w:tab w:val="left" w:pos="720"/>
          <w:tab w:val="left" w:pos="1080"/>
          <w:tab w:val="left" w:pos="1440"/>
          <w:tab w:val="left" w:pos="1800"/>
          <w:tab w:val="left" w:pos="2160"/>
        </w:tabs>
        <w:rPr>
          <w:sz w:val="40"/>
          <w:szCs w:val="40"/>
        </w:rPr>
      </w:pPr>
    </w:p>
    <w:p w14:paraId="1CEFDE8E" w14:textId="77777777" w:rsidR="00005AB7" w:rsidRDefault="00005AB7" w:rsidP="00005AB7">
      <w:pPr>
        <w:tabs>
          <w:tab w:val="left" w:pos="720"/>
          <w:tab w:val="left" w:pos="1080"/>
          <w:tab w:val="left" w:pos="1440"/>
          <w:tab w:val="left" w:pos="1800"/>
          <w:tab w:val="left" w:pos="2160"/>
        </w:tabs>
        <w:rPr>
          <w:sz w:val="36"/>
          <w:szCs w:val="36"/>
        </w:rPr>
      </w:pPr>
    </w:p>
    <w:p w14:paraId="3939BEE2" w14:textId="77777777" w:rsidR="00005AB7" w:rsidRDefault="00005AB7" w:rsidP="00005AB7">
      <w:pPr>
        <w:tabs>
          <w:tab w:val="left" w:pos="720"/>
          <w:tab w:val="left" w:pos="1080"/>
          <w:tab w:val="left" w:pos="1440"/>
          <w:tab w:val="left" w:pos="1800"/>
          <w:tab w:val="left" w:pos="2160"/>
        </w:tabs>
        <w:rPr>
          <w:sz w:val="36"/>
          <w:szCs w:val="36"/>
        </w:rPr>
      </w:pPr>
      <w:r w:rsidRPr="00005AB7">
        <w:rPr>
          <w:sz w:val="36"/>
          <w:szCs w:val="36"/>
        </w:rPr>
        <w:t xml:space="preserve">Prepared by </w:t>
      </w:r>
    </w:p>
    <w:p w14:paraId="775CC102" w14:textId="77777777" w:rsidR="00005AB7" w:rsidRPr="00005AB7" w:rsidRDefault="00005AB7" w:rsidP="00005AB7">
      <w:pPr>
        <w:tabs>
          <w:tab w:val="left" w:pos="720"/>
          <w:tab w:val="left" w:pos="1080"/>
          <w:tab w:val="left" w:pos="1440"/>
          <w:tab w:val="left" w:pos="1800"/>
          <w:tab w:val="left" w:pos="2160"/>
        </w:tabs>
        <w:rPr>
          <w:sz w:val="36"/>
          <w:szCs w:val="36"/>
        </w:rPr>
      </w:pPr>
      <w:r w:rsidRPr="00005AB7">
        <w:rPr>
          <w:sz w:val="36"/>
          <w:szCs w:val="36"/>
        </w:rPr>
        <w:t>the NLM Digital Repository Working Group</w:t>
      </w:r>
    </w:p>
    <w:p w14:paraId="3C6572EC" w14:textId="77777777" w:rsidR="00005AB7" w:rsidRDefault="00005AB7" w:rsidP="00005AB7">
      <w:pPr>
        <w:tabs>
          <w:tab w:val="left" w:pos="720"/>
          <w:tab w:val="left" w:pos="1080"/>
          <w:tab w:val="left" w:pos="1440"/>
          <w:tab w:val="left" w:pos="1800"/>
          <w:tab w:val="left" w:pos="2160"/>
        </w:tabs>
        <w:rPr>
          <w:sz w:val="40"/>
          <w:szCs w:val="40"/>
        </w:rPr>
      </w:pPr>
    </w:p>
    <w:p w14:paraId="1AF691B1" w14:textId="77777777" w:rsidR="00005AB7" w:rsidRDefault="00005AB7" w:rsidP="00005AB7">
      <w:pPr>
        <w:tabs>
          <w:tab w:val="left" w:pos="720"/>
          <w:tab w:val="left" w:pos="1080"/>
          <w:tab w:val="left" w:pos="1440"/>
          <w:tab w:val="left" w:pos="1800"/>
          <w:tab w:val="left" w:pos="2160"/>
        </w:tabs>
        <w:rPr>
          <w:sz w:val="36"/>
          <w:szCs w:val="36"/>
        </w:rPr>
      </w:pPr>
    </w:p>
    <w:p w14:paraId="003FF17F" w14:textId="77777777" w:rsidR="00005AB7" w:rsidRPr="00005AB7" w:rsidRDefault="00005AB7" w:rsidP="00005AB7">
      <w:pPr>
        <w:tabs>
          <w:tab w:val="left" w:pos="720"/>
          <w:tab w:val="left" w:pos="1080"/>
          <w:tab w:val="left" w:pos="1440"/>
          <w:tab w:val="left" w:pos="1800"/>
          <w:tab w:val="left" w:pos="2160"/>
        </w:tabs>
        <w:rPr>
          <w:sz w:val="36"/>
          <w:szCs w:val="36"/>
        </w:rPr>
      </w:pPr>
      <w:r w:rsidRPr="00005AB7">
        <w:rPr>
          <w:sz w:val="36"/>
          <w:szCs w:val="36"/>
        </w:rPr>
        <w:t>Version 1</w:t>
      </w:r>
    </w:p>
    <w:p w14:paraId="30203F79" w14:textId="77777777" w:rsidR="00EB37C8" w:rsidRDefault="00070CAF" w:rsidP="00005AB7">
      <w:pPr>
        <w:tabs>
          <w:tab w:val="left" w:pos="720"/>
          <w:tab w:val="left" w:pos="1080"/>
          <w:tab w:val="left" w:pos="1440"/>
          <w:tab w:val="left" w:pos="1800"/>
          <w:tab w:val="left" w:pos="2160"/>
        </w:tabs>
        <w:rPr>
          <w:sz w:val="40"/>
          <w:szCs w:val="40"/>
        </w:rPr>
      </w:pPr>
      <w:r>
        <w:rPr>
          <w:sz w:val="36"/>
          <w:szCs w:val="36"/>
        </w:rPr>
        <w:t xml:space="preserve">Submitted </w:t>
      </w:r>
      <w:r w:rsidR="00005AB7" w:rsidRPr="00005AB7">
        <w:rPr>
          <w:sz w:val="36"/>
          <w:szCs w:val="36"/>
        </w:rPr>
        <w:t>January 31, 2007</w:t>
      </w:r>
    </w:p>
    <w:p w14:paraId="602FD07C" w14:textId="77777777" w:rsidR="00005AB7" w:rsidRDefault="00711842" w:rsidP="00A62EB9">
      <w:pPr>
        <w:tabs>
          <w:tab w:val="left" w:pos="720"/>
          <w:tab w:val="left" w:pos="1080"/>
          <w:tab w:val="left" w:pos="1440"/>
          <w:tab w:val="left" w:pos="1800"/>
          <w:tab w:val="left" w:pos="2160"/>
        </w:tabs>
        <w:rPr>
          <w:sz w:val="36"/>
          <w:szCs w:val="36"/>
        </w:rPr>
      </w:pPr>
      <w:r>
        <w:rPr>
          <w:sz w:val="36"/>
          <w:szCs w:val="36"/>
        </w:rPr>
        <w:t>Revised March 16, 2007</w:t>
      </w:r>
    </w:p>
    <w:p w14:paraId="255E10DF" w14:textId="77777777" w:rsidR="00005AB7" w:rsidRDefault="00005AB7" w:rsidP="00A62EB9">
      <w:pPr>
        <w:tabs>
          <w:tab w:val="left" w:pos="720"/>
          <w:tab w:val="left" w:pos="1080"/>
          <w:tab w:val="left" w:pos="1440"/>
          <w:tab w:val="left" w:pos="1800"/>
          <w:tab w:val="left" w:pos="2160"/>
        </w:tabs>
        <w:rPr>
          <w:sz w:val="36"/>
          <w:szCs w:val="36"/>
        </w:rPr>
      </w:pPr>
    </w:p>
    <w:p w14:paraId="24B9FD1A" w14:textId="77777777" w:rsidR="00005AB7" w:rsidRDefault="00005AB7" w:rsidP="00A62EB9">
      <w:pPr>
        <w:tabs>
          <w:tab w:val="left" w:pos="720"/>
          <w:tab w:val="left" w:pos="1080"/>
          <w:tab w:val="left" w:pos="1440"/>
          <w:tab w:val="left" w:pos="1800"/>
          <w:tab w:val="left" w:pos="2160"/>
        </w:tabs>
        <w:rPr>
          <w:sz w:val="36"/>
          <w:szCs w:val="36"/>
        </w:rPr>
      </w:pPr>
    </w:p>
    <w:p w14:paraId="0E2F89DE" w14:textId="77777777" w:rsidR="00005AB7" w:rsidRDefault="00005AB7" w:rsidP="00A62EB9">
      <w:pPr>
        <w:tabs>
          <w:tab w:val="left" w:pos="720"/>
          <w:tab w:val="left" w:pos="1080"/>
          <w:tab w:val="left" w:pos="1440"/>
          <w:tab w:val="left" w:pos="1800"/>
          <w:tab w:val="left" w:pos="2160"/>
        </w:tabs>
        <w:rPr>
          <w:sz w:val="36"/>
          <w:szCs w:val="36"/>
        </w:rPr>
      </w:pPr>
    </w:p>
    <w:p w14:paraId="50C8BEB2" w14:textId="77777777" w:rsidR="00DF2256" w:rsidRPr="00B161E2" w:rsidRDefault="005538E3" w:rsidP="008E4254">
      <w:pPr>
        <w:tabs>
          <w:tab w:val="left" w:pos="720"/>
          <w:tab w:val="left" w:pos="1080"/>
          <w:tab w:val="left" w:pos="1440"/>
          <w:tab w:val="left" w:pos="1800"/>
          <w:tab w:val="left" w:pos="2160"/>
        </w:tabs>
      </w:pPr>
      <w:r w:rsidRPr="00B161E2">
        <w:br w:type="page"/>
      </w:r>
    </w:p>
    <w:p w14:paraId="4048A395" w14:textId="77777777" w:rsidR="00DF2256" w:rsidRPr="00B161E2" w:rsidRDefault="00DF2256" w:rsidP="008E4254">
      <w:pPr>
        <w:tabs>
          <w:tab w:val="left" w:pos="720"/>
          <w:tab w:val="left" w:pos="1080"/>
          <w:tab w:val="left" w:pos="1440"/>
          <w:tab w:val="left" w:pos="1800"/>
          <w:tab w:val="left" w:pos="2160"/>
        </w:tabs>
      </w:pPr>
    </w:p>
    <w:p w14:paraId="3DB85AB4" w14:textId="77777777" w:rsidR="006D6F71" w:rsidRPr="00B161E2" w:rsidRDefault="006D6F71" w:rsidP="008E4254">
      <w:pPr>
        <w:pStyle w:val="Header"/>
        <w:tabs>
          <w:tab w:val="left" w:pos="720"/>
          <w:tab w:val="left" w:pos="1080"/>
          <w:tab w:val="left" w:pos="1440"/>
          <w:tab w:val="left" w:pos="1800"/>
          <w:tab w:val="left" w:pos="2160"/>
        </w:tabs>
        <w:rPr>
          <w:rFonts w:cs="Arial"/>
          <w:b/>
          <w:sz w:val="28"/>
          <w:szCs w:val="28"/>
        </w:rPr>
      </w:pPr>
      <w:r w:rsidRPr="00B161E2">
        <w:rPr>
          <w:rFonts w:cs="Arial"/>
          <w:b/>
          <w:sz w:val="28"/>
          <w:szCs w:val="28"/>
        </w:rPr>
        <w:t>Document control</w:t>
      </w:r>
    </w:p>
    <w:p w14:paraId="647C817B" w14:textId="77777777" w:rsidR="001E1DEA" w:rsidRPr="00B161E2" w:rsidRDefault="001E1DEA" w:rsidP="008E4254">
      <w:pPr>
        <w:pStyle w:val="Header"/>
        <w:tabs>
          <w:tab w:val="left" w:pos="720"/>
          <w:tab w:val="left" w:pos="1080"/>
          <w:tab w:val="left" w:pos="1440"/>
          <w:tab w:val="left" w:pos="1800"/>
          <w:tab w:val="left" w:pos="2160"/>
        </w:tabs>
        <w:rPr>
          <w:rFonts w:cs="Arial"/>
          <w:sz w:val="24"/>
          <w:szCs w:val="24"/>
        </w:rPr>
      </w:pPr>
    </w:p>
    <w:p w14:paraId="17804093" w14:textId="77777777" w:rsidR="006D6F71" w:rsidRPr="00B161E2" w:rsidRDefault="006D6F71" w:rsidP="008E4254">
      <w:pPr>
        <w:pStyle w:val="Header"/>
        <w:tabs>
          <w:tab w:val="left" w:pos="720"/>
          <w:tab w:val="left" w:pos="1080"/>
          <w:tab w:val="left" w:pos="1440"/>
          <w:tab w:val="left" w:pos="1800"/>
          <w:tab w:val="left" w:pos="2160"/>
        </w:tabs>
        <w:rPr>
          <w:rFonts w:cs="Arial"/>
        </w:rPr>
      </w:pPr>
      <w:r w:rsidRPr="00B161E2">
        <w:rPr>
          <w:rFonts w:cs="Arial"/>
        </w:rPr>
        <w:t>Revision history</w:t>
      </w:r>
    </w:p>
    <w:p w14:paraId="2E3A08AB" w14:textId="77777777" w:rsidR="006D6F71" w:rsidRPr="00B161E2" w:rsidRDefault="006D6F71" w:rsidP="008E4254">
      <w:pPr>
        <w:tabs>
          <w:tab w:val="left" w:pos="720"/>
          <w:tab w:val="left" w:pos="1080"/>
          <w:tab w:val="left" w:pos="1440"/>
          <w:tab w:val="left" w:pos="1800"/>
          <w:tab w:val="left" w:pos="2160"/>
        </w:tabs>
        <w:ind w:left="1440"/>
        <w:rPr>
          <w:rFonts w:cs="Arial"/>
          <w:sz w:val="24"/>
          <w:szCs w:val="24"/>
        </w:rPr>
      </w:pPr>
    </w:p>
    <w:tbl>
      <w:tblPr>
        <w:tblW w:w="86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8"/>
        <w:gridCol w:w="1726"/>
        <w:gridCol w:w="1858"/>
        <w:gridCol w:w="3738"/>
      </w:tblGrid>
      <w:tr w:rsidR="006D6F71" w:rsidRPr="00B161E2" w14:paraId="6CB48A17" w14:textId="77777777" w:rsidTr="006D6F71">
        <w:tblPrEx>
          <w:tblCellMar>
            <w:top w:w="0" w:type="dxa"/>
            <w:bottom w:w="0" w:type="dxa"/>
          </w:tblCellMar>
        </w:tblPrEx>
        <w:trPr>
          <w:trHeight w:val="361"/>
        </w:trPr>
        <w:tc>
          <w:tcPr>
            <w:tcW w:w="1328" w:type="dxa"/>
          </w:tcPr>
          <w:p w14:paraId="036B439E" w14:textId="77777777" w:rsidR="006D6F71" w:rsidRPr="00B161E2" w:rsidRDefault="006D6F71" w:rsidP="00DE4D96">
            <w:pPr>
              <w:pStyle w:val="Paragraph"/>
            </w:pPr>
            <w:r w:rsidRPr="00B161E2">
              <w:t>Revision</w:t>
            </w:r>
          </w:p>
        </w:tc>
        <w:tc>
          <w:tcPr>
            <w:tcW w:w="1726" w:type="dxa"/>
          </w:tcPr>
          <w:p w14:paraId="450DC06B" w14:textId="77777777" w:rsidR="006D6F71" w:rsidRPr="00B161E2" w:rsidRDefault="006D6F71" w:rsidP="00DE4D96">
            <w:pPr>
              <w:pStyle w:val="Paragraph"/>
            </w:pPr>
            <w:r w:rsidRPr="00B161E2">
              <w:t>Date</w:t>
            </w:r>
          </w:p>
        </w:tc>
        <w:tc>
          <w:tcPr>
            <w:tcW w:w="1858" w:type="dxa"/>
          </w:tcPr>
          <w:p w14:paraId="3B9B8F4E" w14:textId="77777777" w:rsidR="006D6F71" w:rsidRPr="00B161E2" w:rsidRDefault="006D6F71" w:rsidP="00DE4D96">
            <w:pPr>
              <w:pStyle w:val="Paragraph"/>
            </w:pPr>
            <w:r w:rsidRPr="00B161E2">
              <w:t>Author</w:t>
            </w:r>
          </w:p>
        </w:tc>
        <w:tc>
          <w:tcPr>
            <w:tcW w:w="3738" w:type="dxa"/>
          </w:tcPr>
          <w:p w14:paraId="59D57348" w14:textId="77777777" w:rsidR="006D6F71" w:rsidRPr="00B161E2" w:rsidRDefault="006D6F71" w:rsidP="00DE4D96">
            <w:pPr>
              <w:pStyle w:val="Paragraph"/>
            </w:pPr>
            <w:r w:rsidRPr="00B161E2">
              <w:t>Reason for change</w:t>
            </w:r>
          </w:p>
        </w:tc>
      </w:tr>
      <w:tr w:rsidR="006D6F71" w:rsidRPr="00B161E2" w14:paraId="585B0D74" w14:textId="77777777" w:rsidTr="006D6F71">
        <w:tblPrEx>
          <w:tblCellMar>
            <w:top w:w="0" w:type="dxa"/>
            <w:bottom w:w="0" w:type="dxa"/>
          </w:tblCellMar>
        </w:tblPrEx>
        <w:trPr>
          <w:trHeight w:val="632"/>
        </w:trPr>
        <w:tc>
          <w:tcPr>
            <w:tcW w:w="1328" w:type="dxa"/>
          </w:tcPr>
          <w:p w14:paraId="652274A3" w14:textId="77777777" w:rsidR="006D6F71" w:rsidRPr="00B161E2" w:rsidRDefault="006D6F71" w:rsidP="00DE4D96">
            <w:pPr>
              <w:pStyle w:val="Paragraph"/>
            </w:pPr>
            <w:r w:rsidRPr="00B161E2">
              <w:t>Version 1</w:t>
            </w:r>
          </w:p>
        </w:tc>
        <w:tc>
          <w:tcPr>
            <w:tcW w:w="1726" w:type="dxa"/>
          </w:tcPr>
          <w:p w14:paraId="75E17AC9" w14:textId="77777777" w:rsidR="006D6F71" w:rsidRPr="00B161E2" w:rsidRDefault="0081207B" w:rsidP="00DE4D96">
            <w:pPr>
              <w:pStyle w:val="Paragraph"/>
            </w:pPr>
            <w:r w:rsidRPr="00B161E2">
              <w:t>10/30/06</w:t>
            </w:r>
          </w:p>
        </w:tc>
        <w:tc>
          <w:tcPr>
            <w:tcW w:w="1858" w:type="dxa"/>
          </w:tcPr>
          <w:p w14:paraId="66306E99" w14:textId="77777777" w:rsidR="006D6F71" w:rsidRPr="00B161E2" w:rsidRDefault="006D6F71" w:rsidP="00DE4D96">
            <w:pPr>
              <w:pStyle w:val="Paragraph"/>
            </w:pPr>
            <w:r w:rsidRPr="00B161E2">
              <w:t>D</w:t>
            </w:r>
            <w:r w:rsidR="0081207B" w:rsidRPr="00B161E2">
              <w:t xml:space="preserve">igital Repository Working Group </w:t>
            </w:r>
          </w:p>
        </w:tc>
        <w:tc>
          <w:tcPr>
            <w:tcW w:w="3738" w:type="dxa"/>
          </w:tcPr>
          <w:p w14:paraId="6B0FCDE7" w14:textId="77777777" w:rsidR="006D6F71" w:rsidRPr="00B161E2" w:rsidRDefault="006D6F71" w:rsidP="00DE4D96">
            <w:pPr>
              <w:pStyle w:val="Paragraph"/>
            </w:pPr>
            <w:r w:rsidRPr="00B161E2">
              <w:t>Working draft</w:t>
            </w:r>
          </w:p>
        </w:tc>
      </w:tr>
      <w:tr w:rsidR="006D6F71" w:rsidRPr="00B161E2" w14:paraId="293569C6" w14:textId="77777777" w:rsidTr="006D6F71">
        <w:tblPrEx>
          <w:tblCellMar>
            <w:top w:w="0" w:type="dxa"/>
            <w:bottom w:w="0" w:type="dxa"/>
          </w:tblCellMar>
        </w:tblPrEx>
        <w:trPr>
          <w:trHeight w:val="361"/>
        </w:trPr>
        <w:tc>
          <w:tcPr>
            <w:tcW w:w="1328" w:type="dxa"/>
          </w:tcPr>
          <w:p w14:paraId="3820029E" w14:textId="77777777" w:rsidR="006D6F71" w:rsidRPr="00B161E2" w:rsidRDefault="006D6F71" w:rsidP="00DE4D96">
            <w:pPr>
              <w:pStyle w:val="Paragraph"/>
            </w:pPr>
          </w:p>
        </w:tc>
        <w:tc>
          <w:tcPr>
            <w:tcW w:w="1726" w:type="dxa"/>
          </w:tcPr>
          <w:p w14:paraId="3F113B52" w14:textId="77777777" w:rsidR="006D6F71" w:rsidRPr="00B161E2" w:rsidRDefault="00554BCD" w:rsidP="00DE4D96">
            <w:pPr>
              <w:pStyle w:val="Paragraph"/>
            </w:pPr>
            <w:r w:rsidRPr="00B161E2">
              <w:t>12/22/06</w:t>
            </w:r>
          </w:p>
        </w:tc>
        <w:tc>
          <w:tcPr>
            <w:tcW w:w="1858" w:type="dxa"/>
          </w:tcPr>
          <w:p w14:paraId="131D7D0D" w14:textId="77777777" w:rsidR="006D6F71" w:rsidRPr="00B161E2" w:rsidRDefault="00554BCD" w:rsidP="00DE4D96">
            <w:pPr>
              <w:pStyle w:val="Paragraph"/>
            </w:pPr>
            <w:r w:rsidRPr="00B161E2">
              <w:t>Digital Repository Working Group</w:t>
            </w:r>
          </w:p>
        </w:tc>
        <w:tc>
          <w:tcPr>
            <w:tcW w:w="3738" w:type="dxa"/>
          </w:tcPr>
          <w:p w14:paraId="6D532167" w14:textId="77777777" w:rsidR="006D6F71" w:rsidRPr="00B161E2" w:rsidRDefault="00554BCD" w:rsidP="00DE4D96">
            <w:pPr>
              <w:pStyle w:val="Paragraph"/>
            </w:pPr>
            <w:r w:rsidRPr="00B161E2">
              <w:t xml:space="preserve">Final draft </w:t>
            </w:r>
          </w:p>
        </w:tc>
      </w:tr>
      <w:tr w:rsidR="006D6F71" w:rsidRPr="00B161E2" w14:paraId="3BD2FD58" w14:textId="77777777" w:rsidTr="006D6F71">
        <w:tblPrEx>
          <w:tblCellMar>
            <w:top w:w="0" w:type="dxa"/>
            <w:bottom w:w="0" w:type="dxa"/>
          </w:tblCellMar>
        </w:tblPrEx>
        <w:trPr>
          <w:trHeight w:val="376"/>
        </w:trPr>
        <w:tc>
          <w:tcPr>
            <w:tcW w:w="1328" w:type="dxa"/>
          </w:tcPr>
          <w:p w14:paraId="0127A66D" w14:textId="77777777" w:rsidR="006D6F71" w:rsidRPr="00B161E2" w:rsidRDefault="006D6F71" w:rsidP="00DE4D96">
            <w:pPr>
              <w:pStyle w:val="Paragraph"/>
            </w:pPr>
          </w:p>
        </w:tc>
        <w:tc>
          <w:tcPr>
            <w:tcW w:w="1726" w:type="dxa"/>
          </w:tcPr>
          <w:p w14:paraId="692860BD" w14:textId="77777777" w:rsidR="006D6F71" w:rsidRPr="00B161E2" w:rsidRDefault="00706F8A" w:rsidP="00DE4D96">
            <w:pPr>
              <w:pStyle w:val="Paragraph"/>
            </w:pPr>
            <w:r>
              <w:t>1/31/2007</w:t>
            </w:r>
          </w:p>
        </w:tc>
        <w:tc>
          <w:tcPr>
            <w:tcW w:w="1858" w:type="dxa"/>
          </w:tcPr>
          <w:p w14:paraId="4D1414E4" w14:textId="77777777" w:rsidR="006D6F71" w:rsidRPr="00B161E2" w:rsidRDefault="00706F8A" w:rsidP="00DE4D96">
            <w:pPr>
              <w:pStyle w:val="Paragraph"/>
            </w:pPr>
            <w:r w:rsidRPr="00B161E2">
              <w:t>Digital Repository Working Group</w:t>
            </w:r>
          </w:p>
        </w:tc>
        <w:tc>
          <w:tcPr>
            <w:tcW w:w="3738" w:type="dxa"/>
          </w:tcPr>
          <w:p w14:paraId="16725927" w14:textId="77777777" w:rsidR="006D6F71" w:rsidRPr="00B161E2" w:rsidRDefault="00706F8A" w:rsidP="00DE4D96">
            <w:pPr>
              <w:pStyle w:val="Paragraph"/>
            </w:pPr>
            <w:r>
              <w:t>Final version</w:t>
            </w:r>
          </w:p>
        </w:tc>
      </w:tr>
      <w:tr w:rsidR="006D6F71" w:rsidRPr="00B161E2" w14:paraId="02B332EE" w14:textId="77777777" w:rsidTr="006D6F71">
        <w:tblPrEx>
          <w:tblCellMar>
            <w:top w:w="0" w:type="dxa"/>
            <w:bottom w:w="0" w:type="dxa"/>
          </w:tblCellMar>
        </w:tblPrEx>
        <w:trPr>
          <w:trHeight w:val="361"/>
        </w:trPr>
        <w:tc>
          <w:tcPr>
            <w:tcW w:w="1328" w:type="dxa"/>
          </w:tcPr>
          <w:p w14:paraId="284DDA15" w14:textId="77777777" w:rsidR="006D6F71" w:rsidRPr="00B161E2" w:rsidRDefault="006D6F71" w:rsidP="00DE4D96">
            <w:pPr>
              <w:pStyle w:val="Paragraph"/>
            </w:pPr>
          </w:p>
        </w:tc>
        <w:tc>
          <w:tcPr>
            <w:tcW w:w="1726" w:type="dxa"/>
          </w:tcPr>
          <w:p w14:paraId="4DB42B8C" w14:textId="77777777" w:rsidR="006D6F71" w:rsidRPr="00B161E2" w:rsidRDefault="00711842" w:rsidP="00DE4D96">
            <w:pPr>
              <w:pStyle w:val="Paragraph"/>
            </w:pPr>
            <w:r>
              <w:t>3/16/</w:t>
            </w:r>
            <w:r w:rsidR="005B55EA">
              <w:t>20</w:t>
            </w:r>
            <w:r>
              <w:t>07</w:t>
            </w:r>
          </w:p>
        </w:tc>
        <w:tc>
          <w:tcPr>
            <w:tcW w:w="1858" w:type="dxa"/>
          </w:tcPr>
          <w:p w14:paraId="13F7847C" w14:textId="77777777" w:rsidR="006D6F71" w:rsidRPr="00B161E2" w:rsidRDefault="00711842" w:rsidP="00DE4D96">
            <w:pPr>
              <w:pStyle w:val="Paragraph"/>
            </w:pPr>
            <w:r w:rsidRPr="00B161E2">
              <w:t>Digital Repository Working Group</w:t>
            </w:r>
          </w:p>
        </w:tc>
        <w:tc>
          <w:tcPr>
            <w:tcW w:w="3738" w:type="dxa"/>
          </w:tcPr>
          <w:p w14:paraId="19A24EBC" w14:textId="77777777" w:rsidR="006D6F71" w:rsidRPr="00B161E2" w:rsidRDefault="00711842" w:rsidP="00DE4D96">
            <w:pPr>
              <w:pStyle w:val="Paragraph"/>
            </w:pPr>
            <w:r>
              <w:t xml:space="preserve">Editorial changes to TEI recommendations in Policies Section 6.2. </w:t>
            </w:r>
          </w:p>
        </w:tc>
      </w:tr>
      <w:tr w:rsidR="006D6F71" w:rsidRPr="00B161E2" w14:paraId="4A99334D" w14:textId="77777777" w:rsidTr="006D6F71">
        <w:tblPrEx>
          <w:tblCellMar>
            <w:top w:w="0" w:type="dxa"/>
            <w:bottom w:w="0" w:type="dxa"/>
          </w:tblCellMar>
        </w:tblPrEx>
        <w:trPr>
          <w:trHeight w:val="376"/>
        </w:trPr>
        <w:tc>
          <w:tcPr>
            <w:tcW w:w="1328" w:type="dxa"/>
          </w:tcPr>
          <w:p w14:paraId="2FB58384" w14:textId="77777777" w:rsidR="006D6F71" w:rsidRPr="00B161E2" w:rsidRDefault="006D6F71" w:rsidP="00DE4D96">
            <w:pPr>
              <w:pStyle w:val="Paragraph"/>
            </w:pPr>
          </w:p>
        </w:tc>
        <w:tc>
          <w:tcPr>
            <w:tcW w:w="1726" w:type="dxa"/>
          </w:tcPr>
          <w:p w14:paraId="61833B7D" w14:textId="77777777" w:rsidR="006D6F71" w:rsidRPr="00B161E2" w:rsidRDefault="006D6F71" w:rsidP="00DE4D96">
            <w:pPr>
              <w:pStyle w:val="Paragraph"/>
            </w:pPr>
          </w:p>
        </w:tc>
        <w:tc>
          <w:tcPr>
            <w:tcW w:w="1858" w:type="dxa"/>
          </w:tcPr>
          <w:p w14:paraId="028E27C5" w14:textId="77777777" w:rsidR="006D6F71" w:rsidRPr="00B161E2" w:rsidRDefault="006D6F71" w:rsidP="00DE4D96">
            <w:pPr>
              <w:pStyle w:val="Paragraph"/>
            </w:pPr>
          </w:p>
        </w:tc>
        <w:tc>
          <w:tcPr>
            <w:tcW w:w="3738" w:type="dxa"/>
          </w:tcPr>
          <w:p w14:paraId="22985FA0" w14:textId="77777777" w:rsidR="006D6F71" w:rsidRPr="00B161E2" w:rsidRDefault="006D6F71" w:rsidP="00DE4D96">
            <w:pPr>
              <w:pStyle w:val="Paragraph"/>
            </w:pPr>
          </w:p>
        </w:tc>
      </w:tr>
      <w:tr w:rsidR="006D6F71" w:rsidRPr="00B161E2" w14:paraId="30CEBA7D" w14:textId="77777777" w:rsidTr="006D6F71">
        <w:tblPrEx>
          <w:tblCellMar>
            <w:top w:w="0" w:type="dxa"/>
            <w:bottom w:w="0" w:type="dxa"/>
          </w:tblCellMar>
        </w:tblPrEx>
        <w:trPr>
          <w:trHeight w:val="361"/>
        </w:trPr>
        <w:tc>
          <w:tcPr>
            <w:tcW w:w="1328" w:type="dxa"/>
          </w:tcPr>
          <w:p w14:paraId="7251E7F6" w14:textId="77777777" w:rsidR="006D6F71" w:rsidRPr="00B161E2" w:rsidRDefault="006D6F71" w:rsidP="00DE4D96">
            <w:pPr>
              <w:pStyle w:val="Paragraph"/>
            </w:pPr>
          </w:p>
        </w:tc>
        <w:tc>
          <w:tcPr>
            <w:tcW w:w="1726" w:type="dxa"/>
          </w:tcPr>
          <w:p w14:paraId="4B3CC426" w14:textId="77777777" w:rsidR="006D6F71" w:rsidRPr="00B161E2" w:rsidRDefault="006D6F71" w:rsidP="00DE4D96">
            <w:pPr>
              <w:pStyle w:val="Paragraph"/>
            </w:pPr>
          </w:p>
        </w:tc>
        <w:tc>
          <w:tcPr>
            <w:tcW w:w="1858" w:type="dxa"/>
          </w:tcPr>
          <w:p w14:paraId="753DC257" w14:textId="77777777" w:rsidR="006D6F71" w:rsidRPr="00B161E2" w:rsidRDefault="006D6F71" w:rsidP="00DE4D96">
            <w:pPr>
              <w:pStyle w:val="Paragraph"/>
            </w:pPr>
          </w:p>
        </w:tc>
        <w:tc>
          <w:tcPr>
            <w:tcW w:w="3738" w:type="dxa"/>
          </w:tcPr>
          <w:p w14:paraId="5D5569F5" w14:textId="77777777" w:rsidR="006D6F71" w:rsidRPr="00B161E2" w:rsidRDefault="006D6F71" w:rsidP="00DE4D96">
            <w:pPr>
              <w:pStyle w:val="Paragraph"/>
            </w:pPr>
          </w:p>
        </w:tc>
      </w:tr>
      <w:tr w:rsidR="006D6F71" w:rsidRPr="00B161E2" w14:paraId="53D9222C" w14:textId="77777777" w:rsidTr="006D6F71">
        <w:tblPrEx>
          <w:tblCellMar>
            <w:top w:w="0" w:type="dxa"/>
            <w:bottom w:w="0" w:type="dxa"/>
          </w:tblCellMar>
        </w:tblPrEx>
        <w:trPr>
          <w:trHeight w:val="376"/>
        </w:trPr>
        <w:tc>
          <w:tcPr>
            <w:tcW w:w="1328" w:type="dxa"/>
          </w:tcPr>
          <w:p w14:paraId="05D52920" w14:textId="77777777" w:rsidR="006D6F71" w:rsidRPr="00B161E2" w:rsidRDefault="006D6F71" w:rsidP="00DE4D96">
            <w:pPr>
              <w:pStyle w:val="Paragraph"/>
            </w:pPr>
          </w:p>
        </w:tc>
        <w:tc>
          <w:tcPr>
            <w:tcW w:w="1726" w:type="dxa"/>
          </w:tcPr>
          <w:p w14:paraId="5D9770B0" w14:textId="77777777" w:rsidR="006D6F71" w:rsidRPr="00B161E2" w:rsidRDefault="006D6F71" w:rsidP="00DE4D96">
            <w:pPr>
              <w:pStyle w:val="Paragraph"/>
            </w:pPr>
          </w:p>
        </w:tc>
        <w:tc>
          <w:tcPr>
            <w:tcW w:w="1858" w:type="dxa"/>
          </w:tcPr>
          <w:p w14:paraId="15CAF565" w14:textId="77777777" w:rsidR="006D6F71" w:rsidRPr="00B161E2" w:rsidRDefault="006D6F71" w:rsidP="00DE4D96">
            <w:pPr>
              <w:pStyle w:val="Paragraph"/>
            </w:pPr>
          </w:p>
        </w:tc>
        <w:tc>
          <w:tcPr>
            <w:tcW w:w="3738" w:type="dxa"/>
          </w:tcPr>
          <w:p w14:paraId="2634D4EC" w14:textId="77777777" w:rsidR="006D6F71" w:rsidRPr="00B161E2" w:rsidRDefault="006D6F71" w:rsidP="00DE4D96">
            <w:pPr>
              <w:pStyle w:val="Paragraph"/>
            </w:pPr>
          </w:p>
        </w:tc>
      </w:tr>
      <w:tr w:rsidR="006D6F71" w:rsidRPr="00B161E2" w14:paraId="7755D53D" w14:textId="77777777" w:rsidTr="006D6F71">
        <w:tblPrEx>
          <w:tblCellMar>
            <w:top w:w="0" w:type="dxa"/>
            <w:bottom w:w="0" w:type="dxa"/>
          </w:tblCellMar>
        </w:tblPrEx>
        <w:trPr>
          <w:trHeight w:val="693"/>
        </w:trPr>
        <w:tc>
          <w:tcPr>
            <w:tcW w:w="1328" w:type="dxa"/>
          </w:tcPr>
          <w:p w14:paraId="4C00D3EA" w14:textId="77777777" w:rsidR="006D6F71" w:rsidRPr="00B161E2" w:rsidRDefault="006D6F71" w:rsidP="00DE4D96">
            <w:pPr>
              <w:pStyle w:val="Paragraph"/>
            </w:pPr>
          </w:p>
        </w:tc>
        <w:tc>
          <w:tcPr>
            <w:tcW w:w="1726" w:type="dxa"/>
          </w:tcPr>
          <w:p w14:paraId="56CEA15B" w14:textId="77777777" w:rsidR="006D6F71" w:rsidRPr="00B161E2" w:rsidRDefault="006D6F71" w:rsidP="00DE4D96">
            <w:pPr>
              <w:pStyle w:val="Paragraph"/>
            </w:pPr>
          </w:p>
        </w:tc>
        <w:tc>
          <w:tcPr>
            <w:tcW w:w="1858" w:type="dxa"/>
          </w:tcPr>
          <w:p w14:paraId="501108BC" w14:textId="77777777" w:rsidR="006D6F71" w:rsidRPr="00B161E2" w:rsidRDefault="006D6F71" w:rsidP="00DE4D96">
            <w:pPr>
              <w:pStyle w:val="Paragraph"/>
            </w:pPr>
          </w:p>
        </w:tc>
        <w:tc>
          <w:tcPr>
            <w:tcW w:w="3738" w:type="dxa"/>
          </w:tcPr>
          <w:p w14:paraId="3888E49F" w14:textId="77777777" w:rsidR="006D6F71" w:rsidRPr="00B161E2" w:rsidRDefault="006D6F71" w:rsidP="00DE4D96">
            <w:pPr>
              <w:pStyle w:val="Paragraph"/>
            </w:pPr>
          </w:p>
          <w:p w14:paraId="76B776CF" w14:textId="77777777" w:rsidR="006D6F71" w:rsidRPr="00B161E2" w:rsidRDefault="006D6F71" w:rsidP="00DE4D96">
            <w:pPr>
              <w:pStyle w:val="Paragraph"/>
            </w:pPr>
          </w:p>
        </w:tc>
      </w:tr>
    </w:tbl>
    <w:p w14:paraId="32E27089" w14:textId="77777777" w:rsidR="006D6F71" w:rsidRPr="00B161E2" w:rsidRDefault="006D6F71" w:rsidP="008E4254">
      <w:pPr>
        <w:pStyle w:val="Header"/>
        <w:tabs>
          <w:tab w:val="left" w:pos="720"/>
          <w:tab w:val="left" w:pos="1080"/>
          <w:tab w:val="left" w:pos="1440"/>
          <w:tab w:val="left" w:pos="1800"/>
          <w:tab w:val="left" w:pos="2160"/>
        </w:tabs>
        <w:rPr>
          <w:rFonts w:cs="Arial"/>
        </w:rPr>
      </w:pPr>
    </w:p>
    <w:p w14:paraId="3403F67C" w14:textId="77777777" w:rsidR="006D6F71" w:rsidRPr="00B161E2" w:rsidRDefault="006D6F71" w:rsidP="008E4254">
      <w:pPr>
        <w:pStyle w:val="Header"/>
        <w:tabs>
          <w:tab w:val="left" w:pos="720"/>
          <w:tab w:val="left" w:pos="1080"/>
          <w:tab w:val="left" w:pos="1440"/>
          <w:tab w:val="left" w:pos="1800"/>
          <w:tab w:val="left" w:pos="2160"/>
        </w:tabs>
        <w:rPr>
          <w:rFonts w:cs="Arial"/>
          <w:sz w:val="24"/>
          <w:szCs w:val="24"/>
        </w:rPr>
      </w:pPr>
      <w:r w:rsidRPr="00B161E2">
        <w:rPr>
          <w:rFonts w:cs="Arial"/>
        </w:rPr>
        <w:t>Requirement</w:t>
      </w:r>
      <w:r w:rsidR="006602DB">
        <w:rPr>
          <w:rFonts w:cs="Arial"/>
        </w:rPr>
        <w:t>s</w:t>
      </w:r>
      <w:r w:rsidRPr="00B161E2">
        <w:rPr>
          <w:rFonts w:cs="Arial"/>
        </w:rPr>
        <w:t xml:space="preserve"> Specification sign-off:</w:t>
      </w:r>
    </w:p>
    <w:p w14:paraId="1713CE2A" w14:textId="77777777" w:rsidR="006D6F71" w:rsidRPr="00B161E2" w:rsidRDefault="006D6F71" w:rsidP="008E4254">
      <w:pPr>
        <w:pStyle w:val="Header"/>
        <w:tabs>
          <w:tab w:val="left" w:pos="720"/>
          <w:tab w:val="left" w:pos="1080"/>
          <w:tab w:val="left" w:pos="1440"/>
          <w:tab w:val="left" w:pos="1800"/>
          <w:tab w:val="left" w:pos="2160"/>
        </w:tabs>
        <w:rPr>
          <w:rFonts w:cs="Arial"/>
        </w:rPr>
      </w:pPr>
    </w:p>
    <w:tbl>
      <w:tblPr>
        <w:tblW w:w="6147" w:type="dxa"/>
        <w:tblInd w:w="108" w:type="dxa"/>
        <w:tblLayout w:type="fixed"/>
        <w:tblLook w:val="0000" w:firstRow="0" w:lastRow="0" w:firstColumn="0" w:lastColumn="0" w:noHBand="0" w:noVBand="0"/>
      </w:tblPr>
      <w:tblGrid>
        <w:gridCol w:w="2593"/>
        <w:gridCol w:w="3554"/>
      </w:tblGrid>
      <w:tr w:rsidR="00711842" w:rsidRPr="00B161E2" w14:paraId="7CCBE77A" w14:textId="77777777" w:rsidTr="00711842">
        <w:tblPrEx>
          <w:tblCellMar>
            <w:top w:w="0" w:type="dxa"/>
            <w:bottom w:w="0" w:type="dxa"/>
          </w:tblCellMar>
        </w:tblPrEx>
        <w:trPr>
          <w:trHeight w:val="930"/>
        </w:trPr>
        <w:tc>
          <w:tcPr>
            <w:tcW w:w="2593" w:type="dxa"/>
          </w:tcPr>
          <w:p w14:paraId="6DD8CFF0" w14:textId="77777777" w:rsidR="00711842" w:rsidRPr="00B161E2" w:rsidRDefault="00711842" w:rsidP="00DE4D96">
            <w:pPr>
              <w:pStyle w:val="Paragraph"/>
            </w:pPr>
            <w:r w:rsidRPr="00B161E2">
              <w:t xml:space="preserve">Sheldon Kotzin, Associate Director, Library Operations </w:t>
            </w:r>
          </w:p>
        </w:tc>
        <w:tc>
          <w:tcPr>
            <w:tcW w:w="3554" w:type="dxa"/>
          </w:tcPr>
          <w:p w14:paraId="31AE0A3F" w14:textId="77777777" w:rsidR="00711842" w:rsidRPr="00B161E2" w:rsidRDefault="00711842" w:rsidP="00DE4D96">
            <w:pPr>
              <w:pStyle w:val="Paragraph"/>
            </w:pPr>
            <w:r>
              <w:t>March 16, 2007</w:t>
            </w:r>
          </w:p>
        </w:tc>
      </w:tr>
      <w:tr w:rsidR="00711842" w:rsidRPr="00B161E2" w14:paraId="058A3D0B" w14:textId="77777777" w:rsidTr="00711842">
        <w:tblPrEx>
          <w:tblCellMar>
            <w:top w:w="0" w:type="dxa"/>
            <w:bottom w:w="0" w:type="dxa"/>
          </w:tblCellMar>
        </w:tblPrEx>
        <w:trPr>
          <w:trHeight w:val="375"/>
        </w:trPr>
        <w:tc>
          <w:tcPr>
            <w:tcW w:w="2593" w:type="dxa"/>
          </w:tcPr>
          <w:p w14:paraId="357C364C" w14:textId="77777777" w:rsidR="00711842" w:rsidRPr="00B161E2" w:rsidRDefault="00711842" w:rsidP="00DE4D96">
            <w:pPr>
              <w:pStyle w:val="Paragraph"/>
            </w:pPr>
          </w:p>
        </w:tc>
        <w:tc>
          <w:tcPr>
            <w:tcW w:w="3554" w:type="dxa"/>
          </w:tcPr>
          <w:p w14:paraId="793BC890" w14:textId="77777777" w:rsidR="00711842" w:rsidRPr="00B161E2" w:rsidRDefault="00711842" w:rsidP="00DE4D96">
            <w:pPr>
              <w:pStyle w:val="Paragraph"/>
            </w:pPr>
          </w:p>
        </w:tc>
      </w:tr>
    </w:tbl>
    <w:p w14:paraId="235484B9" w14:textId="77777777" w:rsidR="006D6F71" w:rsidRPr="00B161E2" w:rsidRDefault="006D6F71" w:rsidP="008E4254">
      <w:pPr>
        <w:tabs>
          <w:tab w:val="left" w:pos="720"/>
          <w:tab w:val="left" w:pos="1080"/>
          <w:tab w:val="left" w:pos="1440"/>
          <w:tab w:val="left" w:pos="1800"/>
          <w:tab w:val="left" w:pos="2160"/>
        </w:tabs>
        <w:rPr>
          <w:rFonts w:cs="Arial"/>
          <w:sz w:val="24"/>
          <w:szCs w:val="24"/>
        </w:rPr>
      </w:pPr>
    </w:p>
    <w:p w14:paraId="7C7469BF" w14:textId="77777777" w:rsidR="006D6F71" w:rsidRPr="00B161E2" w:rsidRDefault="006D6F71" w:rsidP="008E4254">
      <w:pPr>
        <w:tabs>
          <w:tab w:val="left" w:pos="720"/>
          <w:tab w:val="left" w:pos="1080"/>
          <w:tab w:val="left" w:pos="1440"/>
          <w:tab w:val="left" w:pos="1800"/>
          <w:tab w:val="left" w:pos="2160"/>
        </w:tabs>
        <w:rPr>
          <w:rFonts w:cs="Arial"/>
          <w:sz w:val="24"/>
          <w:szCs w:val="24"/>
        </w:rPr>
      </w:pPr>
    </w:p>
    <w:p w14:paraId="1909BB9A" w14:textId="77777777" w:rsidR="006D6F71" w:rsidRPr="00B161E2" w:rsidRDefault="006D6F71" w:rsidP="008E4254">
      <w:pPr>
        <w:tabs>
          <w:tab w:val="left" w:pos="720"/>
          <w:tab w:val="left" w:pos="1080"/>
          <w:tab w:val="left" w:pos="1440"/>
          <w:tab w:val="left" w:pos="1800"/>
          <w:tab w:val="left" w:pos="2160"/>
        </w:tabs>
        <w:rPr>
          <w:rFonts w:cs="Arial"/>
          <w:b/>
          <w:bCs/>
          <w:sz w:val="28"/>
          <w:szCs w:val="28"/>
        </w:rPr>
      </w:pPr>
      <w:r w:rsidRPr="00B161E2">
        <w:rPr>
          <w:rFonts w:cs="Arial"/>
          <w:b/>
          <w:bCs/>
          <w:sz w:val="28"/>
          <w:szCs w:val="28"/>
        </w:rPr>
        <w:t>Acknowledgements</w:t>
      </w:r>
    </w:p>
    <w:p w14:paraId="256EB620" w14:textId="77777777" w:rsidR="006D6F71" w:rsidRPr="00B161E2" w:rsidRDefault="006D6F71" w:rsidP="00DE4D96">
      <w:pPr>
        <w:pStyle w:val="Paragraph"/>
      </w:pPr>
    </w:p>
    <w:p w14:paraId="234D9F6D" w14:textId="77777777" w:rsidR="008926AD" w:rsidRPr="00B161E2" w:rsidRDefault="006D6F71" w:rsidP="00DE4D96">
      <w:pPr>
        <w:pStyle w:val="Paragraph"/>
      </w:pPr>
      <w:r w:rsidRPr="00B161E2">
        <w:t>This document uses a Table of Contents that has been adapted from the Volere Requirements Specification Template.</w:t>
      </w:r>
    </w:p>
    <w:p w14:paraId="73E9DC1B" w14:textId="77777777" w:rsidR="006D6F71" w:rsidRPr="00B161E2" w:rsidRDefault="006D6F71" w:rsidP="00DE4D96">
      <w:pPr>
        <w:pStyle w:val="Paragraph"/>
      </w:pPr>
      <w:r w:rsidRPr="00B161E2">
        <w:t>The National Library of Medicine acknowledges that this document uses material from the Volere Requirements Specification Template, copyright © 1995 - 2004 the Atlantic Systems Guild Limited.</w:t>
      </w:r>
    </w:p>
    <w:p w14:paraId="6DADEAE5" w14:textId="77777777" w:rsidR="00DF2256" w:rsidRPr="00B161E2" w:rsidRDefault="00DF2256" w:rsidP="008E4254">
      <w:pPr>
        <w:tabs>
          <w:tab w:val="left" w:pos="720"/>
          <w:tab w:val="left" w:pos="1080"/>
          <w:tab w:val="left" w:pos="1440"/>
          <w:tab w:val="left" w:pos="1800"/>
          <w:tab w:val="left" w:pos="2160"/>
        </w:tabs>
        <w:rPr>
          <w:rFonts w:cs="Arial"/>
          <w:sz w:val="24"/>
          <w:szCs w:val="24"/>
        </w:rPr>
      </w:pPr>
    </w:p>
    <w:p w14:paraId="44195365" w14:textId="77777777" w:rsidR="00DF2256" w:rsidRPr="00B161E2" w:rsidRDefault="00DF2256" w:rsidP="008E4254">
      <w:pPr>
        <w:tabs>
          <w:tab w:val="left" w:pos="720"/>
          <w:tab w:val="left" w:pos="1080"/>
          <w:tab w:val="left" w:pos="1440"/>
          <w:tab w:val="left" w:pos="1800"/>
          <w:tab w:val="left" w:pos="2160"/>
        </w:tabs>
        <w:rPr>
          <w:rFonts w:cs="Arial"/>
          <w:sz w:val="24"/>
          <w:szCs w:val="24"/>
        </w:rPr>
      </w:pPr>
    </w:p>
    <w:p w14:paraId="1AA11B71" w14:textId="77777777" w:rsidR="00DF2256" w:rsidRPr="00B161E2" w:rsidRDefault="00DF2256" w:rsidP="008E4254">
      <w:pPr>
        <w:tabs>
          <w:tab w:val="left" w:pos="720"/>
          <w:tab w:val="left" w:pos="1080"/>
          <w:tab w:val="left" w:pos="1440"/>
          <w:tab w:val="left" w:pos="1800"/>
          <w:tab w:val="left" w:pos="2160"/>
        </w:tabs>
        <w:rPr>
          <w:rFonts w:cs="Arial"/>
          <w:sz w:val="24"/>
          <w:szCs w:val="24"/>
        </w:rPr>
      </w:pPr>
    </w:p>
    <w:p w14:paraId="31A6780C" w14:textId="77777777" w:rsidR="00DF2256" w:rsidRPr="00B161E2" w:rsidRDefault="005538E3" w:rsidP="008E4254">
      <w:pPr>
        <w:tabs>
          <w:tab w:val="left" w:pos="720"/>
          <w:tab w:val="left" w:pos="1080"/>
          <w:tab w:val="left" w:pos="1440"/>
          <w:tab w:val="left" w:pos="1800"/>
          <w:tab w:val="left" w:pos="2160"/>
        </w:tabs>
        <w:rPr>
          <w:rFonts w:cs="Arial"/>
          <w:b/>
          <w:sz w:val="28"/>
          <w:szCs w:val="28"/>
        </w:rPr>
      </w:pPr>
      <w:r w:rsidRPr="00B161E2">
        <w:rPr>
          <w:rFonts w:cs="Arial"/>
          <w:b/>
          <w:sz w:val="24"/>
          <w:szCs w:val="24"/>
        </w:rPr>
        <w:br w:type="page"/>
      </w:r>
      <w:r w:rsidR="001E1DEA" w:rsidRPr="00B161E2">
        <w:rPr>
          <w:rFonts w:cs="Arial"/>
          <w:b/>
          <w:sz w:val="28"/>
          <w:szCs w:val="28"/>
        </w:rPr>
        <w:lastRenderedPageBreak/>
        <w:t>Table of Contents</w:t>
      </w:r>
    </w:p>
    <w:p w14:paraId="5A582E76" w14:textId="77777777" w:rsidR="00DF2256" w:rsidRPr="00B161E2" w:rsidRDefault="00DF2256" w:rsidP="008E4254">
      <w:pPr>
        <w:tabs>
          <w:tab w:val="left" w:pos="720"/>
          <w:tab w:val="left" w:pos="1080"/>
          <w:tab w:val="left" w:pos="1440"/>
          <w:tab w:val="left" w:pos="1800"/>
          <w:tab w:val="left" w:pos="2160"/>
        </w:tabs>
        <w:rPr>
          <w:rFonts w:cs="Arial"/>
          <w:sz w:val="24"/>
          <w:szCs w:val="24"/>
        </w:rPr>
      </w:pPr>
    </w:p>
    <w:p w14:paraId="03FB575D" w14:textId="77777777" w:rsidR="002B0D9D" w:rsidRDefault="002B0D9D">
      <w:pPr>
        <w:pStyle w:val="TOC1"/>
        <w:tabs>
          <w:tab w:val="left" w:pos="440"/>
          <w:tab w:val="right" w:leader="dot" w:pos="9350"/>
        </w:tabs>
        <w:rPr>
          <w:b w:val="0"/>
          <w:bCs w:val="0"/>
          <w:caps w:val="0"/>
          <w:noProof/>
          <w:sz w:val="24"/>
          <w:lang w:val="en-US"/>
        </w:rPr>
      </w:pPr>
      <w:r>
        <w:rPr>
          <w:rFonts w:cs="Arial"/>
          <w:sz w:val="24"/>
        </w:rPr>
        <w:fldChar w:fldCharType="begin"/>
      </w:r>
      <w:r>
        <w:rPr>
          <w:rFonts w:cs="Arial"/>
          <w:sz w:val="24"/>
        </w:rPr>
        <w:instrText xml:space="preserve"> TOC \o "1-3" \h \z \u </w:instrText>
      </w:r>
      <w:r>
        <w:rPr>
          <w:rFonts w:cs="Arial"/>
          <w:sz w:val="24"/>
        </w:rPr>
        <w:fldChar w:fldCharType="separate"/>
      </w:r>
      <w:hyperlink w:anchor="_Toc157995909" w:history="1">
        <w:r w:rsidRPr="00BF630D">
          <w:rPr>
            <w:rStyle w:val="Hyperlink"/>
            <w:noProof/>
          </w:rPr>
          <w:t>1</w:t>
        </w:r>
        <w:r>
          <w:rPr>
            <w:b w:val="0"/>
            <w:bCs w:val="0"/>
            <w:caps w:val="0"/>
            <w:noProof/>
            <w:sz w:val="24"/>
            <w:lang w:val="en-US"/>
          </w:rPr>
          <w:tab/>
        </w:r>
        <w:r w:rsidRPr="00BF630D">
          <w:rPr>
            <w:rStyle w:val="Hyperlink"/>
            <w:noProof/>
          </w:rPr>
          <w:t>Introduction</w:t>
        </w:r>
        <w:r>
          <w:rPr>
            <w:noProof/>
            <w:webHidden/>
          </w:rPr>
          <w:tab/>
        </w:r>
        <w:r>
          <w:rPr>
            <w:noProof/>
            <w:webHidden/>
          </w:rPr>
          <w:fldChar w:fldCharType="begin"/>
        </w:r>
        <w:r>
          <w:rPr>
            <w:noProof/>
            <w:webHidden/>
          </w:rPr>
          <w:instrText xml:space="preserve"> PAGEREF _Toc157995909 \h </w:instrText>
        </w:r>
        <w:r>
          <w:rPr>
            <w:noProof/>
          </w:rPr>
        </w:r>
        <w:r>
          <w:rPr>
            <w:noProof/>
            <w:webHidden/>
          </w:rPr>
          <w:fldChar w:fldCharType="separate"/>
        </w:r>
        <w:r w:rsidR="00B11C70">
          <w:rPr>
            <w:noProof/>
            <w:webHidden/>
          </w:rPr>
          <w:t>5</w:t>
        </w:r>
        <w:r>
          <w:rPr>
            <w:noProof/>
            <w:webHidden/>
          </w:rPr>
          <w:fldChar w:fldCharType="end"/>
        </w:r>
      </w:hyperlink>
    </w:p>
    <w:p w14:paraId="5C532CE0" w14:textId="77777777" w:rsidR="002B0D9D" w:rsidRDefault="002B0D9D">
      <w:pPr>
        <w:pStyle w:val="TOC2"/>
        <w:tabs>
          <w:tab w:val="left" w:pos="880"/>
          <w:tab w:val="right" w:leader="dot" w:pos="9350"/>
        </w:tabs>
        <w:rPr>
          <w:smallCaps w:val="0"/>
          <w:noProof/>
          <w:sz w:val="24"/>
          <w:lang w:val="en-US"/>
        </w:rPr>
      </w:pPr>
      <w:hyperlink w:anchor="_Toc157995910" w:history="1">
        <w:r w:rsidRPr="00BF630D">
          <w:rPr>
            <w:rStyle w:val="Hyperlink"/>
            <w:noProof/>
          </w:rPr>
          <w:t>1.1</w:t>
        </w:r>
        <w:r>
          <w:rPr>
            <w:smallCaps w:val="0"/>
            <w:noProof/>
            <w:sz w:val="24"/>
            <w:lang w:val="en-US"/>
          </w:rPr>
          <w:tab/>
        </w:r>
        <w:r w:rsidRPr="00BF630D">
          <w:rPr>
            <w:rStyle w:val="Hyperlink"/>
            <w:noProof/>
          </w:rPr>
          <w:t>The Need for an NLM Digital Repository</w:t>
        </w:r>
        <w:r>
          <w:rPr>
            <w:noProof/>
            <w:webHidden/>
          </w:rPr>
          <w:tab/>
        </w:r>
        <w:r>
          <w:rPr>
            <w:noProof/>
            <w:webHidden/>
          </w:rPr>
          <w:fldChar w:fldCharType="begin"/>
        </w:r>
        <w:r>
          <w:rPr>
            <w:noProof/>
            <w:webHidden/>
          </w:rPr>
          <w:instrText xml:space="preserve"> PAGEREF _Toc157995910 \h </w:instrText>
        </w:r>
        <w:r>
          <w:rPr>
            <w:noProof/>
          </w:rPr>
        </w:r>
        <w:r>
          <w:rPr>
            <w:noProof/>
            <w:webHidden/>
          </w:rPr>
          <w:fldChar w:fldCharType="separate"/>
        </w:r>
        <w:r w:rsidR="00B11C70">
          <w:rPr>
            <w:noProof/>
            <w:webHidden/>
          </w:rPr>
          <w:t>5</w:t>
        </w:r>
        <w:r>
          <w:rPr>
            <w:noProof/>
            <w:webHidden/>
          </w:rPr>
          <w:fldChar w:fldCharType="end"/>
        </w:r>
      </w:hyperlink>
    </w:p>
    <w:p w14:paraId="7DED8003" w14:textId="77777777" w:rsidR="002B0D9D" w:rsidRDefault="002B0D9D">
      <w:pPr>
        <w:pStyle w:val="TOC2"/>
        <w:tabs>
          <w:tab w:val="left" w:pos="880"/>
          <w:tab w:val="right" w:leader="dot" w:pos="9350"/>
        </w:tabs>
        <w:rPr>
          <w:smallCaps w:val="0"/>
          <w:noProof/>
          <w:sz w:val="24"/>
          <w:lang w:val="en-US"/>
        </w:rPr>
      </w:pPr>
      <w:hyperlink w:anchor="_Toc157995911" w:history="1">
        <w:r w:rsidRPr="00BF630D">
          <w:rPr>
            <w:rStyle w:val="Hyperlink"/>
            <w:noProof/>
          </w:rPr>
          <w:t>1.2</w:t>
        </w:r>
        <w:r>
          <w:rPr>
            <w:smallCaps w:val="0"/>
            <w:noProof/>
            <w:sz w:val="24"/>
            <w:lang w:val="en-US"/>
          </w:rPr>
          <w:tab/>
        </w:r>
        <w:r w:rsidRPr="00BF630D">
          <w:rPr>
            <w:rStyle w:val="Hyperlink"/>
            <w:noProof/>
          </w:rPr>
          <w:t>The Purpose and Scope of this Document</w:t>
        </w:r>
        <w:r>
          <w:rPr>
            <w:noProof/>
            <w:webHidden/>
          </w:rPr>
          <w:tab/>
        </w:r>
        <w:r>
          <w:rPr>
            <w:noProof/>
            <w:webHidden/>
          </w:rPr>
          <w:fldChar w:fldCharType="begin"/>
        </w:r>
        <w:r>
          <w:rPr>
            <w:noProof/>
            <w:webHidden/>
          </w:rPr>
          <w:instrText xml:space="preserve"> PAGEREF _Toc157995911 \h </w:instrText>
        </w:r>
        <w:r>
          <w:rPr>
            <w:noProof/>
          </w:rPr>
        </w:r>
        <w:r>
          <w:rPr>
            <w:noProof/>
            <w:webHidden/>
          </w:rPr>
          <w:fldChar w:fldCharType="separate"/>
        </w:r>
        <w:r w:rsidR="00B11C70">
          <w:rPr>
            <w:noProof/>
            <w:webHidden/>
          </w:rPr>
          <w:t>5</w:t>
        </w:r>
        <w:r>
          <w:rPr>
            <w:noProof/>
            <w:webHidden/>
          </w:rPr>
          <w:fldChar w:fldCharType="end"/>
        </w:r>
      </w:hyperlink>
    </w:p>
    <w:p w14:paraId="1B54EFD9" w14:textId="77777777" w:rsidR="002B0D9D" w:rsidRDefault="002B0D9D">
      <w:pPr>
        <w:pStyle w:val="TOC2"/>
        <w:tabs>
          <w:tab w:val="left" w:pos="880"/>
          <w:tab w:val="right" w:leader="dot" w:pos="9350"/>
        </w:tabs>
        <w:rPr>
          <w:smallCaps w:val="0"/>
          <w:noProof/>
          <w:sz w:val="24"/>
          <w:lang w:val="en-US"/>
        </w:rPr>
      </w:pPr>
      <w:hyperlink w:anchor="_Toc157995912" w:history="1">
        <w:r w:rsidRPr="00BF630D">
          <w:rPr>
            <w:rStyle w:val="Hyperlink"/>
            <w:noProof/>
          </w:rPr>
          <w:t>1.3</w:t>
        </w:r>
        <w:r>
          <w:rPr>
            <w:smallCaps w:val="0"/>
            <w:noProof/>
            <w:sz w:val="24"/>
            <w:lang w:val="en-US"/>
          </w:rPr>
          <w:tab/>
        </w:r>
        <w:r w:rsidRPr="00BF630D">
          <w:rPr>
            <w:rStyle w:val="Hyperlink"/>
            <w:noProof/>
          </w:rPr>
          <w:t>Use of the OAIS Model to Develop the Requirements</w:t>
        </w:r>
        <w:r>
          <w:rPr>
            <w:noProof/>
            <w:webHidden/>
          </w:rPr>
          <w:tab/>
        </w:r>
        <w:r>
          <w:rPr>
            <w:noProof/>
            <w:webHidden/>
          </w:rPr>
          <w:fldChar w:fldCharType="begin"/>
        </w:r>
        <w:r>
          <w:rPr>
            <w:noProof/>
            <w:webHidden/>
          </w:rPr>
          <w:instrText xml:space="preserve"> PAGEREF _Toc157995912 \h </w:instrText>
        </w:r>
        <w:r>
          <w:rPr>
            <w:noProof/>
          </w:rPr>
        </w:r>
        <w:r>
          <w:rPr>
            <w:noProof/>
            <w:webHidden/>
          </w:rPr>
          <w:fldChar w:fldCharType="separate"/>
        </w:r>
        <w:r w:rsidR="00B11C70">
          <w:rPr>
            <w:noProof/>
            <w:webHidden/>
          </w:rPr>
          <w:t>6</w:t>
        </w:r>
        <w:r>
          <w:rPr>
            <w:noProof/>
            <w:webHidden/>
          </w:rPr>
          <w:fldChar w:fldCharType="end"/>
        </w:r>
      </w:hyperlink>
    </w:p>
    <w:p w14:paraId="24821BF2" w14:textId="77777777" w:rsidR="002B0D9D" w:rsidRDefault="002B0D9D">
      <w:pPr>
        <w:pStyle w:val="TOC1"/>
        <w:tabs>
          <w:tab w:val="left" w:pos="440"/>
          <w:tab w:val="right" w:leader="dot" w:pos="9350"/>
        </w:tabs>
        <w:rPr>
          <w:b w:val="0"/>
          <w:bCs w:val="0"/>
          <w:caps w:val="0"/>
          <w:noProof/>
          <w:sz w:val="24"/>
          <w:lang w:val="en-US"/>
        </w:rPr>
      </w:pPr>
      <w:hyperlink w:anchor="_Toc157995913" w:history="1">
        <w:r w:rsidRPr="00BF630D">
          <w:rPr>
            <w:rStyle w:val="Hyperlink"/>
            <w:noProof/>
          </w:rPr>
          <w:t>2</w:t>
        </w:r>
        <w:r>
          <w:rPr>
            <w:b w:val="0"/>
            <w:bCs w:val="0"/>
            <w:caps w:val="0"/>
            <w:noProof/>
            <w:sz w:val="24"/>
            <w:lang w:val="en-US"/>
          </w:rPr>
          <w:tab/>
        </w:r>
        <w:r w:rsidRPr="00BF630D">
          <w:rPr>
            <w:rStyle w:val="Hyperlink"/>
            <w:noProof/>
          </w:rPr>
          <w:t>Users of the NLM Digital Repository</w:t>
        </w:r>
        <w:r>
          <w:rPr>
            <w:noProof/>
            <w:webHidden/>
          </w:rPr>
          <w:tab/>
        </w:r>
        <w:r>
          <w:rPr>
            <w:noProof/>
            <w:webHidden/>
          </w:rPr>
          <w:fldChar w:fldCharType="begin"/>
        </w:r>
        <w:r>
          <w:rPr>
            <w:noProof/>
            <w:webHidden/>
          </w:rPr>
          <w:instrText xml:space="preserve"> PAGEREF _Toc157995913 \h </w:instrText>
        </w:r>
        <w:r>
          <w:rPr>
            <w:noProof/>
          </w:rPr>
        </w:r>
        <w:r>
          <w:rPr>
            <w:noProof/>
            <w:webHidden/>
          </w:rPr>
          <w:fldChar w:fldCharType="separate"/>
        </w:r>
        <w:r w:rsidR="00B11C70">
          <w:rPr>
            <w:noProof/>
            <w:webHidden/>
          </w:rPr>
          <w:t>6</w:t>
        </w:r>
        <w:r>
          <w:rPr>
            <w:noProof/>
            <w:webHidden/>
          </w:rPr>
          <w:fldChar w:fldCharType="end"/>
        </w:r>
      </w:hyperlink>
    </w:p>
    <w:p w14:paraId="2E76CAAA" w14:textId="77777777" w:rsidR="002B0D9D" w:rsidRDefault="002B0D9D">
      <w:pPr>
        <w:pStyle w:val="TOC2"/>
        <w:tabs>
          <w:tab w:val="left" w:pos="880"/>
          <w:tab w:val="right" w:leader="dot" w:pos="9350"/>
        </w:tabs>
        <w:rPr>
          <w:smallCaps w:val="0"/>
          <w:noProof/>
          <w:sz w:val="24"/>
          <w:lang w:val="en-US"/>
        </w:rPr>
      </w:pPr>
      <w:hyperlink w:anchor="_Toc157995914" w:history="1">
        <w:r w:rsidRPr="00BF630D">
          <w:rPr>
            <w:rStyle w:val="Hyperlink"/>
            <w:noProof/>
          </w:rPr>
          <w:t>2.1</w:t>
        </w:r>
        <w:r>
          <w:rPr>
            <w:smallCaps w:val="0"/>
            <w:noProof/>
            <w:sz w:val="24"/>
            <w:lang w:val="en-US"/>
          </w:rPr>
          <w:tab/>
        </w:r>
        <w:r w:rsidRPr="00BF630D">
          <w:rPr>
            <w:rStyle w:val="Hyperlink"/>
            <w:noProof/>
          </w:rPr>
          <w:t>End-User Access</w:t>
        </w:r>
        <w:r>
          <w:rPr>
            <w:noProof/>
            <w:webHidden/>
          </w:rPr>
          <w:tab/>
        </w:r>
        <w:r>
          <w:rPr>
            <w:noProof/>
            <w:webHidden/>
          </w:rPr>
          <w:fldChar w:fldCharType="begin"/>
        </w:r>
        <w:r>
          <w:rPr>
            <w:noProof/>
            <w:webHidden/>
          </w:rPr>
          <w:instrText xml:space="preserve"> PAGEREF _Toc157995914 \h </w:instrText>
        </w:r>
        <w:r>
          <w:rPr>
            <w:noProof/>
          </w:rPr>
        </w:r>
        <w:r>
          <w:rPr>
            <w:noProof/>
            <w:webHidden/>
          </w:rPr>
          <w:fldChar w:fldCharType="separate"/>
        </w:r>
        <w:r w:rsidR="00B11C70">
          <w:rPr>
            <w:noProof/>
            <w:webHidden/>
          </w:rPr>
          <w:t>7</w:t>
        </w:r>
        <w:r>
          <w:rPr>
            <w:noProof/>
            <w:webHidden/>
          </w:rPr>
          <w:fldChar w:fldCharType="end"/>
        </w:r>
      </w:hyperlink>
    </w:p>
    <w:p w14:paraId="1E4994A1" w14:textId="77777777" w:rsidR="002B0D9D" w:rsidRDefault="002B0D9D">
      <w:pPr>
        <w:pStyle w:val="TOC2"/>
        <w:tabs>
          <w:tab w:val="left" w:pos="880"/>
          <w:tab w:val="right" w:leader="dot" w:pos="9350"/>
        </w:tabs>
        <w:rPr>
          <w:smallCaps w:val="0"/>
          <w:noProof/>
          <w:sz w:val="24"/>
          <w:lang w:val="en-US"/>
        </w:rPr>
      </w:pPr>
      <w:hyperlink w:anchor="_Toc157995915" w:history="1">
        <w:r w:rsidRPr="00BF630D">
          <w:rPr>
            <w:rStyle w:val="Hyperlink"/>
            <w:noProof/>
          </w:rPr>
          <w:t>2.2</w:t>
        </w:r>
        <w:r>
          <w:rPr>
            <w:smallCaps w:val="0"/>
            <w:noProof/>
            <w:sz w:val="24"/>
            <w:lang w:val="en-US"/>
          </w:rPr>
          <w:tab/>
        </w:r>
        <w:r w:rsidRPr="00BF630D">
          <w:rPr>
            <w:rStyle w:val="Hyperlink"/>
            <w:noProof/>
          </w:rPr>
          <w:t>NLM Staff Access</w:t>
        </w:r>
        <w:r>
          <w:rPr>
            <w:noProof/>
            <w:webHidden/>
          </w:rPr>
          <w:tab/>
        </w:r>
        <w:r>
          <w:rPr>
            <w:noProof/>
            <w:webHidden/>
          </w:rPr>
          <w:fldChar w:fldCharType="begin"/>
        </w:r>
        <w:r>
          <w:rPr>
            <w:noProof/>
            <w:webHidden/>
          </w:rPr>
          <w:instrText xml:space="preserve"> PAGEREF _Toc157995915 \h </w:instrText>
        </w:r>
        <w:r>
          <w:rPr>
            <w:noProof/>
          </w:rPr>
        </w:r>
        <w:r>
          <w:rPr>
            <w:noProof/>
            <w:webHidden/>
          </w:rPr>
          <w:fldChar w:fldCharType="separate"/>
        </w:r>
        <w:r w:rsidR="00B11C70">
          <w:rPr>
            <w:noProof/>
            <w:webHidden/>
          </w:rPr>
          <w:t>7</w:t>
        </w:r>
        <w:r>
          <w:rPr>
            <w:noProof/>
            <w:webHidden/>
          </w:rPr>
          <w:fldChar w:fldCharType="end"/>
        </w:r>
      </w:hyperlink>
    </w:p>
    <w:p w14:paraId="07D7B929" w14:textId="77777777" w:rsidR="002B0D9D" w:rsidRDefault="002B0D9D">
      <w:pPr>
        <w:pStyle w:val="TOC2"/>
        <w:tabs>
          <w:tab w:val="left" w:pos="880"/>
          <w:tab w:val="right" w:leader="dot" w:pos="9350"/>
        </w:tabs>
        <w:rPr>
          <w:smallCaps w:val="0"/>
          <w:noProof/>
          <w:sz w:val="24"/>
          <w:lang w:val="en-US"/>
        </w:rPr>
      </w:pPr>
      <w:hyperlink w:anchor="_Toc157995916" w:history="1">
        <w:r w:rsidRPr="00BF630D">
          <w:rPr>
            <w:rStyle w:val="Hyperlink"/>
            <w:noProof/>
          </w:rPr>
          <w:t>2.3</w:t>
        </w:r>
        <w:r>
          <w:rPr>
            <w:smallCaps w:val="0"/>
            <w:noProof/>
            <w:sz w:val="24"/>
            <w:lang w:val="en-US"/>
          </w:rPr>
          <w:tab/>
        </w:r>
        <w:r w:rsidRPr="00BF630D">
          <w:rPr>
            <w:rStyle w:val="Hyperlink"/>
            <w:noProof/>
          </w:rPr>
          <w:t>NLM System Administration/Programming Access</w:t>
        </w:r>
        <w:r>
          <w:rPr>
            <w:noProof/>
            <w:webHidden/>
          </w:rPr>
          <w:tab/>
        </w:r>
        <w:r>
          <w:rPr>
            <w:noProof/>
            <w:webHidden/>
          </w:rPr>
          <w:fldChar w:fldCharType="begin"/>
        </w:r>
        <w:r>
          <w:rPr>
            <w:noProof/>
            <w:webHidden/>
          </w:rPr>
          <w:instrText xml:space="preserve"> PAGEREF _Toc157995916 \h </w:instrText>
        </w:r>
        <w:r>
          <w:rPr>
            <w:noProof/>
          </w:rPr>
        </w:r>
        <w:r>
          <w:rPr>
            <w:noProof/>
            <w:webHidden/>
          </w:rPr>
          <w:fldChar w:fldCharType="separate"/>
        </w:r>
        <w:r w:rsidR="00B11C70">
          <w:rPr>
            <w:noProof/>
            <w:webHidden/>
          </w:rPr>
          <w:t>7</w:t>
        </w:r>
        <w:r>
          <w:rPr>
            <w:noProof/>
            <w:webHidden/>
          </w:rPr>
          <w:fldChar w:fldCharType="end"/>
        </w:r>
      </w:hyperlink>
    </w:p>
    <w:p w14:paraId="79E7171C" w14:textId="77777777" w:rsidR="002B0D9D" w:rsidRDefault="002B0D9D">
      <w:pPr>
        <w:pStyle w:val="TOC1"/>
        <w:tabs>
          <w:tab w:val="left" w:pos="440"/>
          <w:tab w:val="right" w:leader="dot" w:pos="9350"/>
        </w:tabs>
        <w:rPr>
          <w:b w:val="0"/>
          <w:bCs w:val="0"/>
          <w:caps w:val="0"/>
          <w:noProof/>
          <w:sz w:val="24"/>
          <w:lang w:val="en-US"/>
        </w:rPr>
      </w:pPr>
      <w:hyperlink w:anchor="_Toc157995917" w:history="1">
        <w:r w:rsidRPr="00BF630D">
          <w:rPr>
            <w:rStyle w:val="Hyperlink"/>
            <w:noProof/>
          </w:rPr>
          <w:t>3</w:t>
        </w:r>
        <w:r>
          <w:rPr>
            <w:b w:val="0"/>
            <w:bCs w:val="0"/>
            <w:caps w:val="0"/>
            <w:noProof/>
            <w:sz w:val="24"/>
            <w:lang w:val="en-US"/>
          </w:rPr>
          <w:tab/>
        </w:r>
        <w:r w:rsidRPr="00BF630D">
          <w:rPr>
            <w:rStyle w:val="Hyperlink"/>
            <w:noProof/>
          </w:rPr>
          <w:t>Project Constraints</w:t>
        </w:r>
        <w:r>
          <w:rPr>
            <w:noProof/>
            <w:webHidden/>
          </w:rPr>
          <w:tab/>
        </w:r>
        <w:r>
          <w:rPr>
            <w:noProof/>
            <w:webHidden/>
          </w:rPr>
          <w:fldChar w:fldCharType="begin"/>
        </w:r>
        <w:r>
          <w:rPr>
            <w:noProof/>
            <w:webHidden/>
          </w:rPr>
          <w:instrText xml:space="preserve"> PAGEREF _Toc157995917 \h </w:instrText>
        </w:r>
        <w:r>
          <w:rPr>
            <w:noProof/>
          </w:rPr>
        </w:r>
        <w:r>
          <w:rPr>
            <w:noProof/>
            <w:webHidden/>
          </w:rPr>
          <w:fldChar w:fldCharType="separate"/>
        </w:r>
        <w:r w:rsidR="00B11C70">
          <w:rPr>
            <w:noProof/>
            <w:webHidden/>
          </w:rPr>
          <w:t>9</w:t>
        </w:r>
        <w:r>
          <w:rPr>
            <w:noProof/>
            <w:webHidden/>
          </w:rPr>
          <w:fldChar w:fldCharType="end"/>
        </w:r>
      </w:hyperlink>
    </w:p>
    <w:p w14:paraId="316E765F" w14:textId="77777777" w:rsidR="002B0D9D" w:rsidRDefault="002B0D9D">
      <w:pPr>
        <w:pStyle w:val="TOC2"/>
        <w:tabs>
          <w:tab w:val="left" w:pos="880"/>
          <w:tab w:val="right" w:leader="dot" w:pos="9350"/>
        </w:tabs>
        <w:rPr>
          <w:smallCaps w:val="0"/>
          <w:noProof/>
          <w:sz w:val="24"/>
          <w:lang w:val="en-US"/>
        </w:rPr>
      </w:pPr>
      <w:hyperlink w:anchor="_Toc157995918" w:history="1">
        <w:r w:rsidRPr="00BF630D">
          <w:rPr>
            <w:rStyle w:val="Hyperlink"/>
            <w:noProof/>
          </w:rPr>
          <w:t>3.1</w:t>
        </w:r>
        <w:r>
          <w:rPr>
            <w:smallCaps w:val="0"/>
            <w:noProof/>
            <w:sz w:val="24"/>
            <w:lang w:val="en-US"/>
          </w:rPr>
          <w:tab/>
        </w:r>
        <w:r w:rsidRPr="00BF630D">
          <w:rPr>
            <w:rStyle w:val="Hyperlink"/>
            <w:noProof/>
          </w:rPr>
          <w:t>Design Constraints</w:t>
        </w:r>
        <w:r>
          <w:rPr>
            <w:noProof/>
            <w:webHidden/>
          </w:rPr>
          <w:tab/>
        </w:r>
        <w:r>
          <w:rPr>
            <w:noProof/>
            <w:webHidden/>
          </w:rPr>
          <w:fldChar w:fldCharType="begin"/>
        </w:r>
        <w:r>
          <w:rPr>
            <w:noProof/>
            <w:webHidden/>
          </w:rPr>
          <w:instrText xml:space="preserve"> PAGEREF _Toc157995918 \h </w:instrText>
        </w:r>
        <w:r>
          <w:rPr>
            <w:noProof/>
          </w:rPr>
        </w:r>
        <w:r>
          <w:rPr>
            <w:noProof/>
            <w:webHidden/>
          </w:rPr>
          <w:fldChar w:fldCharType="separate"/>
        </w:r>
        <w:r w:rsidR="00B11C70">
          <w:rPr>
            <w:noProof/>
            <w:webHidden/>
          </w:rPr>
          <w:t>9</w:t>
        </w:r>
        <w:r>
          <w:rPr>
            <w:noProof/>
            <w:webHidden/>
          </w:rPr>
          <w:fldChar w:fldCharType="end"/>
        </w:r>
      </w:hyperlink>
    </w:p>
    <w:p w14:paraId="75BFF53F" w14:textId="77777777" w:rsidR="002B0D9D" w:rsidRDefault="002B0D9D">
      <w:pPr>
        <w:pStyle w:val="TOC2"/>
        <w:tabs>
          <w:tab w:val="left" w:pos="880"/>
          <w:tab w:val="right" w:leader="dot" w:pos="9350"/>
        </w:tabs>
        <w:rPr>
          <w:smallCaps w:val="0"/>
          <w:noProof/>
          <w:sz w:val="24"/>
          <w:lang w:val="en-US"/>
        </w:rPr>
      </w:pPr>
      <w:hyperlink w:anchor="_Toc157995919" w:history="1">
        <w:r w:rsidRPr="00BF630D">
          <w:rPr>
            <w:rStyle w:val="Hyperlink"/>
            <w:noProof/>
          </w:rPr>
          <w:t>3.2</w:t>
        </w:r>
        <w:r>
          <w:rPr>
            <w:smallCaps w:val="0"/>
            <w:noProof/>
            <w:sz w:val="24"/>
            <w:lang w:val="en-US"/>
          </w:rPr>
          <w:tab/>
        </w:r>
        <w:r w:rsidRPr="00BF630D">
          <w:rPr>
            <w:rStyle w:val="Hyperlink"/>
            <w:noProof/>
          </w:rPr>
          <w:t>Implementation Timeframe Constraints</w:t>
        </w:r>
        <w:r>
          <w:rPr>
            <w:noProof/>
            <w:webHidden/>
          </w:rPr>
          <w:tab/>
        </w:r>
        <w:r>
          <w:rPr>
            <w:noProof/>
            <w:webHidden/>
          </w:rPr>
          <w:fldChar w:fldCharType="begin"/>
        </w:r>
        <w:r>
          <w:rPr>
            <w:noProof/>
            <w:webHidden/>
          </w:rPr>
          <w:instrText xml:space="preserve"> PAGEREF _Toc157995919 \h </w:instrText>
        </w:r>
        <w:r>
          <w:rPr>
            <w:noProof/>
          </w:rPr>
        </w:r>
        <w:r>
          <w:rPr>
            <w:noProof/>
            <w:webHidden/>
          </w:rPr>
          <w:fldChar w:fldCharType="separate"/>
        </w:r>
        <w:r w:rsidR="00B11C70">
          <w:rPr>
            <w:noProof/>
            <w:webHidden/>
          </w:rPr>
          <w:t>9</w:t>
        </w:r>
        <w:r>
          <w:rPr>
            <w:noProof/>
            <w:webHidden/>
          </w:rPr>
          <w:fldChar w:fldCharType="end"/>
        </w:r>
      </w:hyperlink>
    </w:p>
    <w:p w14:paraId="603070D0" w14:textId="77777777" w:rsidR="002B0D9D" w:rsidRDefault="002B0D9D">
      <w:pPr>
        <w:pStyle w:val="TOC1"/>
        <w:tabs>
          <w:tab w:val="left" w:pos="440"/>
          <w:tab w:val="right" w:leader="dot" w:pos="9350"/>
        </w:tabs>
        <w:rPr>
          <w:b w:val="0"/>
          <w:bCs w:val="0"/>
          <w:caps w:val="0"/>
          <w:noProof/>
          <w:sz w:val="24"/>
          <w:lang w:val="en-US"/>
        </w:rPr>
      </w:pPr>
      <w:hyperlink w:anchor="_Toc157995920" w:history="1">
        <w:r w:rsidRPr="00BF630D">
          <w:rPr>
            <w:rStyle w:val="Hyperlink"/>
            <w:noProof/>
          </w:rPr>
          <w:t>4</w:t>
        </w:r>
        <w:r>
          <w:rPr>
            <w:b w:val="0"/>
            <w:bCs w:val="0"/>
            <w:caps w:val="0"/>
            <w:noProof/>
            <w:sz w:val="24"/>
            <w:lang w:val="en-US"/>
          </w:rPr>
          <w:tab/>
        </w:r>
        <w:r w:rsidRPr="00BF630D">
          <w:rPr>
            <w:rStyle w:val="Hyperlink"/>
            <w:noProof/>
          </w:rPr>
          <w:t>Standards, Definitions and References</w:t>
        </w:r>
        <w:r>
          <w:rPr>
            <w:noProof/>
            <w:webHidden/>
          </w:rPr>
          <w:tab/>
        </w:r>
        <w:r>
          <w:rPr>
            <w:noProof/>
            <w:webHidden/>
          </w:rPr>
          <w:fldChar w:fldCharType="begin"/>
        </w:r>
        <w:r>
          <w:rPr>
            <w:noProof/>
            <w:webHidden/>
          </w:rPr>
          <w:instrText xml:space="preserve"> PAGEREF _Toc157995920 \h </w:instrText>
        </w:r>
        <w:r>
          <w:rPr>
            <w:noProof/>
          </w:rPr>
        </w:r>
        <w:r>
          <w:rPr>
            <w:noProof/>
            <w:webHidden/>
          </w:rPr>
          <w:fldChar w:fldCharType="separate"/>
        </w:r>
        <w:r w:rsidR="00B11C70">
          <w:rPr>
            <w:noProof/>
            <w:webHidden/>
          </w:rPr>
          <w:t>9</w:t>
        </w:r>
        <w:r>
          <w:rPr>
            <w:noProof/>
            <w:webHidden/>
          </w:rPr>
          <w:fldChar w:fldCharType="end"/>
        </w:r>
      </w:hyperlink>
    </w:p>
    <w:p w14:paraId="3D64D03A" w14:textId="77777777" w:rsidR="002B0D9D" w:rsidRDefault="002B0D9D">
      <w:pPr>
        <w:pStyle w:val="TOC2"/>
        <w:tabs>
          <w:tab w:val="left" w:pos="880"/>
          <w:tab w:val="right" w:leader="dot" w:pos="9350"/>
        </w:tabs>
        <w:rPr>
          <w:smallCaps w:val="0"/>
          <w:noProof/>
          <w:sz w:val="24"/>
          <w:lang w:val="en-US"/>
        </w:rPr>
      </w:pPr>
      <w:hyperlink w:anchor="_Toc157995921" w:history="1">
        <w:r w:rsidRPr="00BF630D">
          <w:rPr>
            <w:rStyle w:val="Hyperlink"/>
            <w:noProof/>
          </w:rPr>
          <w:t>4.1</w:t>
        </w:r>
        <w:r>
          <w:rPr>
            <w:smallCaps w:val="0"/>
            <w:noProof/>
            <w:sz w:val="24"/>
            <w:lang w:val="en-US"/>
          </w:rPr>
          <w:tab/>
        </w:r>
        <w:r w:rsidRPr="00BF630D">
          <w:rPr>
            <w:rStyle w:val="Hyperlink"/>
            <w:noProof/>
          </w:rPr>
          <w:t>Use of Standards</w:t>
        </w:r>
        <w:r>
          <w:rPr>
            <w:noProof/>
            <w:webHidden/>
          </w:rPr>
          <w:tab/>
        </w:r>
        <w:r>
          <w:rPr>
            <w:noProof/>
            <w:webHidden/>
          </w:rPr>
          <w:fldChar w:fldCharType="begin"/>
        </w:r>
        <w:r>
          <w:rPr>
            <w:noProof/>
            <w:webHidden/>
          </w:rPr>
          <w:instrText xml:space="preserve"> PAGEREF _Toc157995921 \h </w:instrText>
        </w:r>
        <w:r>
          <w:rPr>
            <w:noProof/>
          </w:rPr>
        </w:r>
        <w:r>
          <w:rPr>
            <w:noProof/>
            <w:webHidden/>
          </w:rPr>
          <w:fldChar w:fldCharType="separate"/>
        </w:r>
        <w:r w:rsidR="00B11C70">
          <w:rPr>
            <w:noProof/>
            <w:webHidden/>
          </w:rPr>
          <w:t>9</w:t>
        </w:r>
        <w:r>
          <w:rPr>
            <w:noProof/>
            <w:webHidden/>
          </w:rPr>
          <w:fldChar w:fldCharType="end"/>
        </w:r>
      </w:hyperlink>
    </w:p>
    <w:p w14:paraId="5F9513CA" w14:textId="77777777" w:rsidR="002B0D9D" w:rsidRDefault="002B0D9D">
      <w:pPr>
        <w:pStyle w:val="TOC2"/>
        <w:tabs>
          <w:tab w:val="left" w:pos="880"/>
          <w:tab w:val="right" w:leader="dot" w:pos="9350"/>
        </w:tabs>
        <w:rPr>
          <w:smallCaps w:val="0"/>
          <w:noProof/>
          <w:sz w:val="24"/>
          <w:lang w:val="en-US"/>
        </w:rPr>
      </w:pPr>
      <w:hyperlink w:anchor="_Toc157995922" w:history="1">
        <w:r w:rsidRPr="00BF630D">
          <w:rPr>
            <w:rStyle w:val="Hyperlink"/>
            <w:noProof/>
          </w:rPr>
          <w:t>4.2</w:t>
        </w:r>
        <w:r>
          <w:rPr>
            <w:smallCaps w:val="0"/>
            <w:noProof/>
            <w:sz w:val="24"/>
            <w:lang w:val="en-US"/>
          </w:rPr>
          <w:tab/>
        </w:r>
        <w:r w:rsidRPr="00BF630D">
          <w:rPr>
            <w:rStyle w:val="Hyperlink"/>
            <w:noProof/>
          </w:rPr>
          <w:t>Definitions</w:t>
        </w:r>
        <w:r>
          <w:rPr>
            <w:noProof/>
            <w:webHidden/>
          </w:rPr>
          <w:tab/>
        </w:r>
        <w:r>
          <w:rPr>
            <w:noProof/>
            <w:webHidden/>
          </w:rPr>
          <w:fldChar w:fldCharType="begin"/>
        </w:r>
        <w:r>
          <w:rPr>
            <w:noProof/>
            <w:webHidden/>
          </w:rPr>
          <w:instrText xml:space="preserve"> PAGEREF _Toc157995922 \h </w:instrText>
        </w:r>
        <w:r>
          <w:rPr>
            <w:noProof/>
          </w:rPr>
        </w:r>
        <w:r>
          <w:rPr>
            <w:noProof/>
            <w:webHidden/>
          </w:rPr>
          <w:fldChar w:fldCharType="separate"/>
        </w:r>
        <w:r w:rsidR="00B11C70">
          <w:rPr>
            <w:noProof/>
            <w:webHidden/>
          </w:rPr>
          <w:t>10</w:t>
        </w:r>
        <w:r>
          <w:rPr>
            <w:noProof/>
            <w:webHidden/>
          </w:rPr>
          <w:fldChar w:fldCharType="end"/>
        </w:r>
      </w:hyperlink>
    </w:p>
    <w:p w14:paraId="75251A99" w14:textId="77777777" w:rsidR="002B0D9D" w:rsidRDefault="002B0D9D">
      <w:pPr>
        <w:pStyle w:val="TOC2"/>
        <w:tabs>
          <w:tab w:val="left" w:pos="880"/>
          <w:tab w:val="right" w:leader="dot" w:pos="9350"/>
        </w:tabs>
        <w:rPr>
          <w:smallCaps w:val="0"/>
          <w:noProof/>
          <w:sz w:val="24"/>
          <w:lang w:val="en-US"/>
        </w:rPr>
      </w:pPr>
      <w:hyperlink w:anchor="_Toc157995923" w:history="1">
        <w:r w:rsidRPr="00BF630D">
          <w:rPr>
            <w:rStyle w:val="Hyperlink"/>
            <w:noProof/>
          </w:rPr>
          <w:t>4.3</w:t>
        </w:r>
        <w:r>
          <w:rPr>
            <w:smallCaps w:val="0"/>
            <w:noProof/>
            <w:sz w:val="24"/>
            <w:lang w:val="en-US"/>
          </w:rPr>
          <w:tab/>
        </w:r>
        <w:r w:rsidRPr="00BF630D">
          <w:rPr>
            <w:rStyle w:val="Hyperlink"/>
            <w:noProof/>
          </w:rPr>
          <w:t>References</w:t>
        </w:r>
        <w:r>
          <w:rPr>
            <w:noProof/>
            <w:webHidden/>
          </w:rPr>
          <w:tab/>
        </w:r>
        <w:r>
          <w:rPr>
            <w:noProof/>
            <w:webHidden/>
          </w:rPr>
          <w:fldChar w:fldCharType="begin"/>
        </w:r>
        <w:r>
          <w:rPr>
            <w:noProof/>
            <w:webHidden/>
          </w:rPr>
          <w:instrText xml:space="preserve"> PAGEREF _Toc157995923 \h </w:instrText>
        </w:r>
        <w:r>
          <w:rPr>
            <w:noProof/>
          </w:rPr>
        </w:r>
        <w:r>
          <w:rPr>
            <w:noProof/>
            <w:webHidden/>
          </w:rPr>
          <w:fldChar w:fldCharType="separate"/>
        </w:r>
        <w:r w:rsidR="00B11C70">
          <w:rPr>
            <w:noProof/>
            <w:webHidden/>
          </w:rPr>
          <w:t>10</w:t>
        </w:r>
        <w:r>
          <w:rPr>
            <w:noProof/>
            <w:webHidden/>
          </w:rPr>
          <w:fldChar w:fldCharType="end"/>
        </w:r>
      </w:hyperlink>
    </w:p>
    <w:p w14:paraId="2B7A6734" w14:textId="77777777" w:rsidR="002B0D9D" w:rsidRDefault="002B0D9D">
      <w:pPr>
        <w:pStyle w:val="TOC1"/>
        <w:tabs>
          <w:tab w:val="left" w:pos="440"/>
          <w:tab w:val="right" w:leader="dot" w:pos="9350"/>
        </w:tabs>
        <w:rPr>
          <w:b w:val="0"/>
          <w:bCs w:val="0"/>
          <w:caps w:val="0"/>
          <w:noProof/>
          <w:sz w:val="24"/>
          <w:lang w:val="en-US"/>
        </w:rPr>
      </w:pPr>
      <w:hyperlink w:anchor="_Toc157995924" w:history="1">
        <w:r w:rsidRPr="00BF630D">
          <w:rPr>
            <w:rStyle w:val="Hyperlink"/>
            <w:noProof/>
          </w:rPr>
          <w:t>5</w:t>
        </w:r>
        <w:r>
          <w:rPr>
            <w:b w:val="0"/>
            <w:bCs w:val="0"/>
            <w:caps w:val="0"/>
            <w:noProof/>
            <w:sz w:val="24"/>
            <w:lang w:val="en-US"/>
          </w:rPr>
          <w:tab/>
        </w:r>
        <w:r w:rsidRPr="00BF630D">
          <w:rPr>
            <w:rStyle w:val="Hyperlink"/>
            <w:noProof/>
          </w:rPr>
          <w:t>Relevant Assumptions</w:t>
        </w:r>
        <w:r>
          <w:rPr>
            <w:noProof/>
            <w:webHidden/>
          </w:rPr>
          <w:tab/>
        </w:r>
        <w:r>
          <w:rPr>
            <w:noProof/>
            <w:webHidden/>
          </w:rPr>
          <w:fldChar w:fldCharType="begin"/>
        </w:r>
        <w:r>
          <w:rPr>
            <w:noProof/>
            <w:webHidden/>
          </w:rPr>
          <w:instrText xml:space="preserve"> PAGEREF _Toc157995924 \h </w:instrText>
        </w:r>
        <w:r>
          <w:rPr>
            <w:noProof/>
          </w:rPr>
        </w:r>
        <w:r>
          <w:rPr>
            <w:noProof/>
            <w:webHidden/>
          </w:rPr>
          <w:fldChar w:fldCharType="separate"/>
        </w:r>
        <w:r w:rsidR="00B11C70">
          <w:rPr>
            <w:noProof/>
            <w:webHidden/>
          </w:rPr>
          <w:t>11</w:t>
        </w:r>
        <w:r>
          <w:rPr>
            <w:noProof/>
            <w:webHidden/>
          </w:rPr>
          <w:fldChar w:fldCharType="end"/>
        </w:r>
      </w:hyperlink>
    </w:p>
    <w:p w14:paraId="11D606E4" w14:textId="77777777" w:rsidR="002B0D9D" w:rsidRDefault="002B0D9D">
      <w:pPr>
        <w:pStyle w:val="TOC1"/>
        <w:tabs>
          <w:tab w:val="left" w:pos="440"/>
          <w:tab w:val="right" w:leader="dot" w:pos="9350"/>
        </w:tabs>
        <w:rPr>
          <w:b w:val="0"/>
          <w:bCs w:val="0"/>
          <w:caps w:val="0"/>
          <w:noProof/>
          <w:sz w:val="24"/>
          <w:lang w:val="en-US"/>
        </w:rPr>
      </w:pPr>
      <w:hyperlink w:anchor="_Toc157995925" w:history="1">
        <w:r w:rsidRPr="00BF630D">
          <w:rPr>
            <w:rStyle w:val="Hyperlink"/>
            <w:noProof/>
          </w:rPr>
          <w:t>6</w:t>
        </w:r>
        <w:r>
          <w:rPr>
            <w:b w:val="0"/>
            <w:bCs w:val="0"/>
            <w:caps w:val="0"/>
            <w:noProof/>
            <w:sz w:val="24"/>
            <w:lang w:val="en-US"/>
          </w:rPr>
          <w:tab/>
        </w:r>
        <w:r w:rsidRPr="00BF630D">
          <w:rPr>
            <w:rStyle w:val="Hyperlink"/>
            <w:noProof/>
          </w:rPr>
          <w:t>Policies</w:t>
        </w:r>
        <w:r>
          <w:rPr>
            <w:noProof/>
            <w:webHidden/>
          </w:rPr>
          <w:tab/>
        </w:r>
        <w:r>
          <w:rPr>
            <w:noProof/>
            <w:webHidden/>
          </w:rPr>
          <w:fldChar w:fldCharType="begin"/>
        </w:r>
        <w:r>
          <w:rPr>
            <w:noProof/>
            <w:webHidden/>
          </w:rPr>
          <w:instrText xml:space="preserve"> PAGEREF _Toc157995925 \h </w:instrText>
        </w:r>
        <w:r>
          <w:rPr>
            <w:noProof/>
          </w:rPr>
        </w:r>
        <w:r>
          <w:rPr>
            <w:noProof/>
            <w:webHidden/>
          </w:rPr>
          <w:fldChar w:fldCharType="separate"/>
        </w:r>
        <w:r w:rsidR="00B11C70">
          <w:rPr>
            <w:noProof/>
            <w:webHidden/>
          </w:rPr>
          <w:t>13</w:t>
        </w:r>
        <w:r>
          <w:rPr>
            <w:noProof/>
            <w:webHidden/>
          </w:rPr>
          <w:fldChar w:fldCharType="end"/>
        </w:r>
      </w:hyperlink>
    </w:p>
    <w:p w14:paraId="5AD319DD" w14:textId="77777777" w:rsidR="002B0D9D" w:rsidRDefault="002B0D9D">
      <w:pPr>
        <w:pStyle w:val="TOC2"/>
        <w:tabs>
          <w:tab w:val="left" w:pos="880"/>
          <w:tab w:val="right" w:leader="dot" w:pos="9350"/>
        </w:tabs>
        <w:rPr>
          <w:smallCaps w:val="0"/>
          <w:noProof/>
          <w:sz w:val="24"/>
          <w:lang w:val="en-US"/>
        </w:rPr>
      </w:pPr>
      <w:hyperlink w:anchor="_Toc157995926" w:history="1">
        <w:r w:rsidRPr="00BF630D">
          <w:rPr>
            <w:rStyle w:val="Hyperlink"/>
            <w:noProof/>
          </w:rPr>
          <w:t>6.1</w:t>
        </w:r>
        <w:r>
          <w:rPr>
            <w:smallCaps w:val="0"/>
            <w:noProof/>
            <w:sz w:val="24"/>
            <w:lang w:val="en-US"/>
          </w:rPr>
          <w:tab/>
        </w:r>
        <w:r w:rsidRPr="00BF630D">
          <w:rPr>
            <w:rStyle w:val="Hyperlink"/>
            <w:noProof/>
          </w:rPr>
          <w:t>Existing Policies Related to the Digital Repository</w:t>
        </w:r>
        <w:r>
          <w:rPr>
            <w:noProof/>
            <w:webHidden/>
          </w:rPr>
          <w:tab/>
        </w:r>
        <w:r>
          <w:rPr>
            <w:noProof/>
            <w:webHidden/>
          </w:rPr>
          <w:fldChar w:fldCharType="begin"/>
        </w:r>
        <w:r>
          <w:rPr>
            <w:noProof/>
            <w:webHidden/>
          </w:rPr>
          <w:instrText xml:space="preserve"> PAGEREF _Toc157995926 \h </w:instrText>
        </w:r>
        <w:r>
          <w:rPr>
            <w:noProof/>
          </w:rPr>
        </w:r>
        <w:r>
          <w:rPr>
            <w:noProof/>
            <w:webHidden/>
          </w:rPr>
          <w:fldChar w:fldCharType="separate"/>
        </w:r>
        <w:r w:rsidR="00B11C70">
          <w:rPr>
            <w:noProof/>
            <w:webHidden/>
          </w:rPr>
          <w:t>13</w:t>
        </w:r>
        <w:r>
          <w:rPr>
            <w:noProof/>
            <w:webHidden/>
          </w:rPr>
          <w:fldChar w:fldCharType="end"/>
        </w:r>
      </w:hyperlink>
    </w:p>
    <w:p w14:paraId="6F942699" w14:textId="77777777" w:rsidR="002B0D9D" w:rsidRDefault="002B0D9D">
      <w:pPr>
        <w:pStyle w:val="TOC2"/>
        <w:tabs>
          <w:tab w:val="left" w:pos="880"/>
          <w:tab w:val="right" w:leader="dot" w:pos="9350"/>
        </w:tabs>
        <w:rPr>
          <w:smallCaps w:val="0"/>
          <w:noProof/>
          <w:sz w:val="24"/>
          <w:lang w:val="en-US"/>
        </w:rPr>
      </w:pPr>
      <w:hyperlink w:anchor="_Toc157995927" w:history="1">
        <w:r w:rsidRPr="00BF630D">
          <w:rPr>
            <w:rStyle w:val="Hyperlink"/>
            <w:noProof/>
          </w:rPr>
          <w:t>6.2</w:t>
        </w:r>
        <w:r>
          <w:rPr>
            <w:smallCaps w:val="0"/>
            <w:noProof/>
            <w:sz w:val="24"/>
            <w:lang w:val="en-US"/>
          </w:rPr>
          <w:tab/>
        </w:r>
        <w:r w:rsidRPr="00BF630D">
          <w:rPr>
            <w:rStyle w:val="Hyperlink"/>
            <w:noProof/>
          </w:rPr>
          <w:t xml:space="preserve">Policies to be </w:t>
        </w:r>
        <w:r w:rsidRPr="00BF630D">
          <w:rPr>
            <w:rStyle w:val="Hyperlink"/>
            <w:noProof/>
          </w:rPr>
          <w:t>R</w:t>
        </w:r>
        <w:r w:rsidRPr="00BF630D">
          <w:rPr>
            <w:rStyle w:val="Hyperlink"/>
            <w:noProof/>
          </w:rPr>
          <w:t>eviewed</w:t>
        </w:r>
        <w:r>
          <w:rPr>
            <w:noProof/>
            <w:webHidden/>
          </w:rPr>
          <w:tab/>
        </w:r>
        <w:r>
          <w:rPr>
            <w:noProof/>
            <w:webHidden/>
          </w:rPr>
          <w:fldChar w:fldCharType="begin"/>
        </w:r>
        <w:r>
          <w:rPr>
            <w:noProof/>
            <w:webHidden/>
          </w:rPr>
          <w:instrText xml:space="preserve"> PAGEREF _Toc157995927 \h </w:instrText>
        </w:r>
        <w:r>
          <w:rPr>
            <w:noProof/>
          </w:rPr>
        </w:r>
        <w:r>
          <w:rPr>
            <w:noProof/>
            <w:webHidden/>
          </w:rPr>
          <w:fldChar w:fldCharType="separate"/>
        </w:r>
        <w:r w:rsidR="00B11C70">
          <w:rPr>
            <w:noProof/>
            <w:webHidden/>
          </w:rPr>
          <w:t>14</w:t>
        </w:r>
        <w:r>
          <w:rPr>
            <w:noProof/>
            <w:webHidden/>
          </w:rPr>
          <w:fldChar w:fldCharType="end"/>
        </w:r>
      </w:hyperlink>
    </w:p>
    <w:p w14:paraId="2199AA54" w14:textId="77777777" w:rsidR="002B0D9D" w:rsidRDefault="002B0D9D">
      <w:pPr>
        <w:pStyle w:val="TOC2"/>
        <w:tabs>
          <w:tab w:val="left" w:pos="880"/>
          <w:tab w:val="right" w:leader="dot" w:pos="9350"/>
        </w:tabs>
        <w:rPr>
          <w:smallCaps w:val="0"/>
          <w:noProof/>
          <w:sz w:val="24"/>
          <w:lang w:val="en-US"/>
        </w:rPr>
      </w:pPr>
      <w:hyperlink w:anchor="_Toc157995928" w:history="1">
        <w:r w:rsidRPr="00BF630D">
          <w:rPr>
            <w:rStyle w:val="Hyperlink"/>
            <w:noProof/>
          </w:rPr>
          <w:t>6.3</w:t>
        </w:r>
        <w:r>
          <w:rPr>
            <w:smallCaps w:val="0"/>
            <w:noProof/>
            <w:sz w:val="24"/>
            <w:lang w:val="en-US"/>
          </w:rPr>
          <w:tab/>
        </w:r>
        <w:r w:rsidRPr="00BF630D">
          <w:rPr>
            <w:rStyle w:val="Hyperlink"/>
            <w:noProof/>
          </w:rPr>
          <w:t>Policies to be Developed</w:t>
        </w:r>
        <w:r>
          <w:rPr>
            <w:noProof/>
            <w:webHidden/>
          </w:rPr>
          <w:tab/>
        </w:r>
        <w:r>
          <w:rPr>
            <w:noProof/>
            <w:webHidden/>
          </w:rPr>
          <w:fldChar w:fldCharType="begin"/>
        </w:r>
        <w:r>
          <w:rPr>
            <w:noProof/>
            <w:webHidden/>
          </w:rPr>
          <w:instrText xml:space="preserve"> PAGEREF _Toc157995928 \h </w:instrText>
        </w:r>
        <w:r>
          <w:rPr>
            <w:noProof/>
          </w:rPr>
        </w:r>
        <w:r>
          <w:rPr>
            <w:noProof/>
            <w:webHidden/>
          </w:rPr>
          <w:fldChar w:fldCharType="separate"/>
        </w:r>
        <w:r w:rsidR="00B11C70">
          <w:rPr>
            <w:noProof/>
            <w:webHidden/>
          </w:rPr>
          <w:t>14</w:t>
        </w:r>
        <w:r>
          <w:rPr>
            <w:noProof/>
            <w:webHidden/>
          </w:rPr>
          <w:fldChar w:fldCharType="end"/>
        </w:r>
      </w:hyperlink>
    </w:p>
    <w:p w14:paraId="1F281DD4" w14:textId="77777777" w:rsidR="002B0D9D" w:rsidRDefault="002B0D9D">
      <w:pPr>
        <w:pStyle w:val="TOC1"/>
        <w:tabs>
          <w:tab w:val="left" w:pos="440"/>
          <w:tab w:val="right" w:leader="dot" w:pos="9350"/>
        </w:tabs>
        <w:rPr>
          <w:b w:val="0"/>
          <w:bCs w:val="0"/>
          <w:caps w:val="0"/>
          <w:noProof/>
          <w:sz w:val="24"/>
          <w:lang w:val="en-US"/>
        </w:rPr>
      </w:pPr>
      <w:hyperlink w:anchor="_Toc157995929" w:history="1">
        <w:r w:rsidRPr="00BF630D">
          <w:rPr>
            <w:rStyle w:val="Hyperlink"/>
            <w:noProof/>
          </w:rPr>
          <w:t>7</w:t>
        </w:r>
        <w:r>
          <w:rPr>
            <w:b w:val="0"/>
            <w:bCs w:val="0"/>
            <w:caps w:val="0"/>
            <w:noProof/>
            <w:sz w:val="24"/>
            <w:lang w:val="en-US"/>
          </w:rPr>
          <w:tab/>
        </w:r>
        <w:r w:rsidRPr="00BF630D">
          <w:rPr>
            <w:rStyle w:val="Hyperlink"/>
            <w:noProof/>
          </w:rPr>
          <w:t>Functional Requirements</w:t>
        </w:r>
        <w:r>
          <w:rPr>
            <w:noProof/>
            <w:webHidden/>
          </w:rPr>
          <w:tab/>
        </w:r>
        <w:r>
          <w:rPr>
            <w:noProof/>
            <w:webHidden/>
          </w:rPr>
          <w:fldChar w:fldCharType="begin"/>
        </w:r>
        <w:r>
          <w:rPr>
            <w:noProof/>
            <w:webHidden/>
          </w:rPr>
          <w:instrText xml:space="preserve"> PAGEREF _Toc157995929 \h </w:instrText>
        </w:r>
        <w:r>
          <w:rPr>
            <w:noProof/>
          </w:rPr>
        </w:r>
        <w:r>
          <w:rPr>
            <w:noProof/>
            <w:webHidden/>
          </w:rPr>
          <w:fldChar w:fldCharType="separate"/>
        </w:r>
        <w:r w:rsidR="00B11C70">
          <w:rPr>
            <w:noProof/>
            <w:webHidden/>
          </w:rPr>
          <w:t>15</w:t>
        </w:r>
        <w:r>
          <w:rPr>
            <w:noProof/>
            <w:webHidden/>
          </w:rPr>
          <w:fldChar w:fldCharType="end"/>
        </w:r>
      </w:hyperlink>
    </w:p>
    <w:p w14:paraId="610D022A" w14:textId="77777777" w:rsidR="002B0D9D" w:rsidRDefault="002B0D9D">
      <w:pPr>
        <w:pStyle w:val="TOC2"/>
        <w:tabs>
          <w:tab w:val="left" w:pos="880"/>
          <w:tab w:val="right" w:leader="dot" w:pos="9350"/>
        </w:tabs>
        <w:rPr>
          <w:smallCaps w:val="0"/>
          <w:noProof/>
          <w:sz w:val="24"/>
          <w:lang w:val="en-US"/>
        </w:rPr>
      </w:pPr>
      <w:hyperlink w:anchor="_Toc157995930" w:history="1">
        <w:r w:rsidRPr="00BF630D">
          <w:rPr>
            <w:rStyle w:val="Hyperlink"/>
            <w:noProof/>
          </w:rPr>
          <w:t>7.1</w:t>
        </w:r>
        <w:r>
          <w:rPr>
            <w:smallCaps w:val="0"/>
            <w:noProof/>
            <w:sz w:val="24"/>
            <w:lang w:val="en-US"/>
          </w:rPr>
          <w:tab/>
        </w:r>
        <w:r w:rsidRPr="00BF630D">
          <w:rPr>
            <w:rStyle w:val="Hyperlink"/>
            <w:noProof/>
          </w:rPr>
          <w:t>Ingest</w:t>
        </w:r>
        <w:r>
          <w:rPr>
            <w:noProof/>
            <w:webHidden/>
          </w:rPr>
          <w:tab/>
        </w:r>
        <w:r>
          <w:rPr>
            <w:noProof/>
            <w:webHidden/>
          </w:rPr>
          <w:fldChar w:fldCharType="begin"/>
        </w:r>
        <w:r>
          <w:rPr>
            <w:noProof/>
            <w:webHidden/>
          </w:rPr>
          <w:instrText xml:space="preserve"> PAGEREF _Toc157995930 \h </w:instrText>
        </w:r>
        <w:r>
          <w:rPr>
            <w:noProof/>
          </w:rPr>
        </w:r>
        <w:r>
          <w:rPr>
            <w:noProof/>
            <w:webHidden/>
          </w:rPr>
          <w:fldChar w:fldCharType="separate"/>
        </w:r>
        <w:r w:rsidR="00B11C70">
          <w:rPr>
            <w:noProof/>
            <w:webHidden/>
          </w:rPr>
          <w:t>16</w:t>
        </w:r>
        <w:r>
          <w:rPr>
            <w:noProof/>
            <w:webHidden/>
          </w:rPr>
          <w:fldChar w:fldCharType="end"/>
        </w:r>
      </w:hyperlink>
    </w:p>
    <w:p w14:paraId="4B18EF48" w14:textId="77777777" w:rsidR="002B0D9D" w:rsidRDefault="002B0D9D">
      <w:pPr>
        <w:pStyle w:val="TOC3"/>
        <w:tabs>
          <w:tab w:val="left" w:pos="1320"/>
          <w:tab w:val="right" w:leader="dot" w:pos="9350"/>
        </w:tabs>
        <w:rPr>
          <w:i w:val="0"/>
          <w:iCs w:val="0"/>
          <w:noProof/>
          <w:sz w:val="24"/>
          <w:lang w:val="en-US"/>
        </w:rPr>
      </w:pPr>
      <w:hyperlink w:anchor="_Toc157995931" w:history="1">
        <w:r w:rsidRPr="00BF630D">
          <w:rPr>
            <w:rStyle w:val="Hyperlink"/>
            <w:noProof/>
          </w:rPr>
          <w:t>7.1.1</w:t>
        </w:r>
        <w:r>
          <w:rPr>
            <w:i w:val="0"/>
            <w:iCs w:val="0"/>
            <w:noProof/>
            <w:sz w:val="24"/>
            <w:lang w:val="en-US"/>
          </w:rPr>
          <w:tab/>
        </w:r>
        <w:r w:rsidRPr="00BF630D">
          <w:rPr>
            <w:rStyle w:val="Hyperlink"/>
            <w:noProof/>
          </w:rPr>
          <w:t>Receive Submission</w:t>
        </w:r>
        <w:r>
          <w:rPr>
            <w:noProof/>
            <w:webHidden/>
          </w:rPr>
          <w:tab/>
        </w:r>
        <w:r>
          <w:rPr>
            <w:noProof/>
            <w:webHidden/>
          </w:rPr>
          <w:fldChar w:fldCharType="begin"/>
        </w:r>
        <w:r>
          <w:rPr>
            <w:noProof/>
            <w:webHidden/>
          </w:rPr>
          <w:instrText xml:space="preserve"> PAGEREF _Toc157995931 \h </w:instrText>
        </w:r>
        <w:r>
          <w:rPr>
            <w:noProof/>
          </w:rPr>
        </w:r>
        <w:r>
          <w:rPr>
            <w:noProof/>
            <w:webHidden/>
          </w:rPr>
          <w:fldChar w:fldCharType="separate"/>
        </w:r>
        <w:r w:rsidR="00B11C70">
          <w:rPr>
            <w:noProof/>
            <w:webHidden/>
          </w:rPr>
          <w:t>17</w:t>
        </w:r>
        <w:r>
          <w:rPr>
            <w:noProof/>
            <w:webHidden/>
          </w:rPr>
          <w:fldChar w:fldCharType="end"/>
        </w:r>
      </w:hyperlink>
    </w:p>
    <w:p w14:paraId="16A077D3" w14:textId="77777777" w:rsidR="002B0D9D" w:rsidRDefault="002B0D9D">
      <w:pPr>
        <w:pStyle w:val="TOC3"/>
        <w:tabs>
          <w:tab w:val="left" w:pos="1320"/>
          <w:tab w:val="right" w:leader="dot" w:pos="9350"/>
        </w:tabs>
        <w:rPr>
          <w:i w:val="0"/>
          <w:iCs w:val="0"/>
          <w:noProof/>
          <w:sz w:val="24"/>
          <w:lang w:val="en-US"/>
        </w:rPr>
      </w:pPr>
      <w:hyperlink w:anchor="_Toc157995932" w:history="1">
        <w:r w:rsidRPr="00BF630D">
          <w:rPr>
            <w:rStyle w:val="Hyperlink"/>
            <w:noProof/>
          </w:rPr>
          <w:t>7.1.2</w:t>
        </w:r>
        <w:r>
          <w:rPr>
            <w:i w:val="0"/>
            <w:iCs w:val="0"/>
            <w:noProof/>
            <w:sz w:val="24"/>
            <w:lang w:val="en-US"/>
          </w:rPr>
          <w:tab/>
        </w:r>
        <w:r w:rsidRPr="00BF630D">
          <w:rPr>
            <w:rStyle w:val="Hyperlink"/>
            <w:noProof/>
          </w:rPr>
          <w:t>Quality Assurance</w:t>
        </w:r>
        <w:r>
          <w:rPr>
            <w:noProof/>
            <w:webHidden/>
          </w:rPr>
          <w:tab/>
        </w:r>
        <w:r>
          <w:rPr>
            <w:noProof/>
            <w:webHidden/>
          </w:rPr>
          <w:fldChar w:fldCharType="begin"/>
        </w:r>
        <w:r>
          <w:rPr>
            <w:noProof/>
            <w:webHidden/>
          </w:rPr>
          <w:instrText xml:space="preserve"> PAGEREF _Toc157995932 \h </w:instrText>
        </w:r>
        <w:r>
          <w:rPr>
            <w:noProof/>
          </w:rPr>
        </w:r>
        <w:r>
          <w:rPr>
            <w:noProof/>
            <w:webHidden/>
          </w:rPr>
          <w:fldChar w:fldCharType="separate"/>
        </w:r>
        <w:r w:rsidR="00B11C70">
          <w:rPr>
            <w:noProof/>
            <w:webHidden/>
          </w:rPr>
          <w:t>19</w:t>
        </w:r>
        <w:r>
          <w:rPr>
            <w:noProof/>
            <w:webHidden/>
          </w:rPr>
          <w:fldChar w:fldCharType="end"/>
        </w:r>
      </w:hyperlink>
    </w:p>
    <w:p w14:paraId="252184E3" w14:textId="77777777" w:rsidR="002B0D9D" w:rsidRDefault="002B0D9D">
      <w:pPr>
        <w:pStyle w:val="TOC3"/>
        <w:tabs>
          <w:tab w:val="left" w:pos="1320"/>
          <w:tab w:val="right" w:leader="dot" w:pos="9350"/>
        </w:tabs>
        <w:rPr>
          <w:i w:val="0"/>
          <w:iCs w:val="0"/>
          <w:noProof/>
          <w:sz w:val="24"/>
          <w:lang w:val="en-US"/>
        </w:rPr>
      </w:pPr>
      <w:hyperlink w:anchor="_Toc157995933" w:history="1">
        <w:r w:rsidRPr="00BF630D">
          <w:rPr>
            <w:rStyle w:val="Hyperlink"/>
            <w:noProof/>
          </w:rPr>
          <w:t>7.1.3</w:t>
        </w:r>
        <w:r>
          <w:rPr>
            <w:i w:val="0"/>
            <w:iCs w:val="0"/>
            <w:noProof/>
            <w:sz w:val="24"/>
            <w:lang w:val="en-US"/>
          </w:rPr>
          <w:tab/>
        </w:r>
        <w:r w:rsidRPr="00BF630D">
          <w:rPr>
            <w:rStyle w:val="Hyperlink"/>
            <w:noProof/>
          </w:rPr>
          <w:t>Generate Archival Information Package (AIP)</w:t>
        </w:r>
        <w:r>
          <w:rPr>
            <w:noProof/>
            <w:webHidden/>
          </w:rPr>
          <w:tab/>
        </w:r>
        <w:r>
          <w:rPr>
            <w:noProof/>
            <w:webHidden/>
          </w:rPr>
          <w:fldChar w:fldCharType="begin"/>
        </w:r>
        <w:r>
          <w:rPr>
            <w:noProof/>
            <w:webHidden/>
          </w:rPr>
          <w:instrText xml:space="preserve"> PAGEREF _Toc157995933 \h </w:instrText>
        </w:r>
        <w:r>
          <w:rPr>
            <w:noProof/>
          </w:rPr>
        </w:r>
        <w:r>
          <w:rPr>
            <w:noProof/>
            <w:webHidden/>
          </w:rPr>
          <w:fldChar w:fldCharType="separate"/>
        </w:r>
        <w:r w:rsidR="00B11C70">
          <w:rPr>
            <w:noProof/>
            <w:webHidden/>
          </w:rPr>
          <w:t>20</w:t>
        </w:r>
        <w:r>
          <w:rPr>
            <w:noProof/>
            <w:webHidden/>
          </w:rPr>
          <w:fldChar w:fldCharType="end"/>
        </w:r>
      </w:hyperlink>
    </w:p>
    <w:p w14:paraId="11F3CAE4" w14:textId="77777777" w:rsidR="002B0D9D" w:rsidRDefault="002B0D9D">
      <w:pPr>
        <w:pStyle w:val="TOC3"/>
        <w:tabs>
          <w:tab w:val="left" w:pos="1320"/>
          <w:tab w:val="right" w:leader="dot" w:pos="9350"/>
        </w:tabs>
        <w:rPr>
          <w:i w:val="0"/>
          <w:iCs w:val="0"/>
          <w:noProof/>
          <w:sz w:val="24"/>
          <w:lang w:val="en-US"/>
        </w:rPr>
      </w:pPr>
      <w:hyperlink w:anchor="_Toc157995934" w:history="1">
        <w:r w:rsidRPr="00BF630D">
          <w:rPr>
            <w:rStyle w:val="Hyperlink"/>
            <w:noProof/>
          </w:rPr>
          <w:t>7.1.4</w:t>
        </w:r>
        <w:r>
          <w:rPr>
            <w:i w:val="0"/>
            <w:iCs w:val="0"/>
            <w:noProof/>
            <w:sz w:val="24"/>
            <w:lang w:val="en-US"/>
          </w:rPr>
          <w:tab/>
        </w:r>
        <w:r w:rsidRPr="00BF630D">
          <w:rPr>
            <w:rStyle w:val="Hyperlink"/>
            <w:noProof/>
          </w:rPr>
          <w:t>Generate Descriptive Information/Metadata</w:t>
        </w:r>
        <w:r>
          <w:rPr>
            <w:noProof/>
            <w:webHidden/>
          </w:rPr>
          <w:tab/>
        </w:r>
        <w:r>
          <w:rPr>
            <w:noProof/>
            <w:webHidden/>
          </w:rPr>
          <w:fldChar w:fldCharType="begin"/>
        </w:r>
        <w:r>
          <w:rPr>
            <w:noProof/>
            <w:webHidden/>
          </w:rPr>
          <w:instrText xml:space="preserve"> PAGEREF _Toc157995934 \h </w:instrText>
        </w:r>
        <w:r>
          <w:rPr>
            <w:noProof/>
          </w:rPr>
        </w:r>
        <w:r>
          <w:rPr>
            <w:noProof/>
            <w:webHidden/>
          </w:rPr>
          <w:fldChar w:fldCharType="separate"/>
        </w:r>
        <w:r w:rsidR="00B11C70">
          <w:rPr>
            <w:noProof/>
            <w:webHidden/>
          </w:rPr>
          <w:t>21</w:t>
        </w:r>
        <w:r>
          <w:rPr>
            <w:noProof/>
            <w:webHidden/>
          </w:rPr>
          <w:fldChar w:fldCharType="end"/>
        </w:r>
      </w:hyperlink>
    </w:p>
    <w:p w14:paraId="50BB38CF" w14:textId="77777777" w:rsidR="002B0D9D" w:rsidRDefault="002B0D9D">
      <w:pPr>
        <w:pStyle w:val="TOC3"/>
        <w:tabs>
          <w:tab w:val="left" w:pos="1320"/>
          <w:tab w:val="right" w:leader="dot" w:pos="9350"/>
        </w:tabs>
        <w:rPr>
          <w:i w:val="0"/>
          <w:iCs w:val="0"/>
          <w:noProof/>
          <w:sz w:val="24"/>
          <w:lang w:val="en-US"/>
        </w:rPr>
      </w:pPr>
      <w:hyperlink w:anchor="_Toc157995935" w:history="1">
        <w:r w:rsidRPr="00BF630D">
          <w:rPr>
            <w:rStyle w:val="Hyperlink"/>
            <w:noProof/>
            <w:lang w:val="en-US"/>
          </w:rPr>
          <w:t>7.1.5</w:t>
        </w:r>
        <w:r>
          <w:rPr>
            <w:i w:val="0"/>
            <w:iCs w:val="0"/>
            <w:noProof/>
            <w:sz w:val="24"/>
            <w:lang w:val="en-US"/>
          </w:rPr>
          <w:tab/>
        </w:r>
        <w:r w:rsidRPr="00BF630D">
          <w:rPr>
            <w:rStyle w:val="Hyperlink"/>
            <w:noProof/>
            <w:lang w:val="en-US"/>
          </w:rPr>
          <w:t>Coordinate Updates</w:t>
        </w:r>
        <w:r>
          <w:rPr>
            <w:noProof/>
            <w:webHidden/>
          </w:rPr>
          <w:tab/>
        </w:r>
        <w:r>
          <w:rPr>
            <w:noProof/>
            <w:webHidden/>
          </w:rPr>
          <w:fldChar w:fldCharType="begin"/>
        </w:r>
        <w:r>
          <w:rPr>
            <w:noProof/>
            <w:webHidden/>
          </w:rPr>
          <w:instrText xml:space="preserve"> PAGEREF _Toc157995935 \h </w:instrText>
        </w:r>
        <w:r>
          <w:rPr>
            <w:noProof/>
          </w:rPr>
        </w:r>
        <w:r>
          <w:rPr>
            <w:noProof/>
            <w:webHidden/>
          </w:rPr>
          <w:fldChar w:fldCharType="separate"/>
        </w:r>
        <w:r w:rsidR="00B11C70">
          <w:rPr>
            <w:noProof/>
            <w:webHidden/>
          </w:rPr>
          <w:t>22</w:t>
        </w:r>
        <w:r>
          <w:rPr>
            <w:noProof/>
            <w:webHidden/>
          </w:rPr>
          <w:fldChar w:fldCharType="end"/>
        </w:r>
      </w:hyperlink>
    </w:p>
    <w:p w14:paraId="397F4EF1" w14:textId="77777777" w:rsidR="002B0D9D" w:rsidRDefault="002B0D9D">
      <w:pPr>
        <w:pStyle w:val="TOC2"/>
        <w:tabs>
          <w:tab w:val="left" w:pos="880"/>
          <w:tab w:val="right" w:leader="dot" w:pos="9350"/>
        </w:tabs>
        <w:rPr>
          <w:smallCaps w:val="0"/>
          <w:noProof/>
          <w:sz w:val="24"/>
          <w:lang w:val="en-US"/>
        </w:rPr>
      </w:pPr>
      <w:hyperlink w:anchor="_Toc157995936" w:history="1">
        <w:r w:rsidRPr="00BF630D">
          <w:rPr>
            <w:rStyle w:val="Hyperlink"/>
            <w:noProof/>
          </w:rPr>
          <w:t>7.2</w:t>
        </w:r>
        <w:r>
          <w:rPr>
            <w:smallCaps w:val="0"/>
            <w:noProof/>
            <w:sz w:val="24"/>
            <w:lang w:val="en-US"/>
          </w:rPr>
          <w:tab/>
        </w:r>
        <w:r w:rsidRPr="00BF630D">
          <w:rPr>
            <w:rStyle w:val="Hyperlink"/>
            <w:noProof/>
          </w:rPr>
          <w:t>Archival Storage</w:t>
        </w:r>
        <w:r>
          <w:rPr>
            <w:noProof/>
            <w:webHidden/>
          </w:rPr>
          <w:tab/>
        </w:r>
        <w:r>
          <w:rPr>
            <w:noProof/>
            <w:webHidden/>
          </w:rPr>
          <w:fldChar w:fldCharType="begin"/>
        </w:r>
        <w:r>
          <w:rPr>
            <w:noProof/>
            <w:webHidden/>
          </w:rPr>
          <w:instrText xml:space="preserve"> PAGEREF _Toc157995936 \h </w:instrText>
        </w:r>
        <w:r>
          <w:rPr>
            <w:noProof/>
          </w:rPr>
        </w:r>
        <w:r>
          <w:rPr>
            <w:noProof/>
            <w:webHidden/>
          </w:rPr>
          <w:fldChar w:fldCharType="separate"/>
        </w:r>
        <w:r w:rsidR="00B11C70">
          <w:rPr>
            <w:noProof/>
            <w:webHidden/>
          </w:rPr>
          <w:t>22</w:t>
        </w:r>
        <w:r>
          <w:rPr>
            <w:noProof/>
            <w:webHidden/>
          </w:rPr>
          <w:fldChar w:fldCharType="end"/>
        </w:r>
      </w:hyperlink>
    </w:p>
    <w:p w14:paraId="6404430C" w14:textId="77777777" w:rsidR="002B0D9D" w:rsidRDefault="002B0D9D">
      <w:pPr>
        <w:pStyle w:val="TOC3"/>
        <w:tabs>
          <w:tab w:val="left" w:pos="1320"/>
          <w:tab w:val="right" w:leader="dot" w:pos="9350"/>
        </w:tabs>
        <w:rPr>
          <w:i w:val="0"/>
          <w:iCs w:val="0"/>
          <w:noProof/>
          <w:sz w:val="24"/>
          <w:lang w:val="en-US"/>
        </w:rPr>
      </w:pPr>
      <w:hyperlink w:anchor="_Toc157995937" w:history="1">
        <w:r w:rsidRPr="00BF630D">
          <w:rPr>
            <w:rStyle w:val="Hyperlink"/>
            <w:noProof/>
          </w:rPr>
          <w:t>7.2.1</w:t>
        </w:r>
        <w:r>
          <w:rPr>
            <w:i w:val="0"/>
            <w:iCs w:val="0"/>
            <w:noProof/>
            <w:sz w:val="24"/>
            <w:lang w:val="en-US"/>
          </w:rPr>
          <w:tab/>
        </w:r>
        <w:r w:rsidRPr="00BF630D">
          <w:rPr>
            <w:rStyle w:val="Hyperlink"/>
            <w:noProof/>
          </w:rPr>
          <w:t>Receive Data</w:t>
        </w:r>
        <w:r>
          <w:rPr>
            <w:noProof/>
            <w:webHidden/>
          </w:rPr>
          <w:tab/>
        </w:r>
        <w:r>
          <w:rPr>
            <w:noProof/>
            <w:webHidden/>
          </w:rPr>
          <w:fldChar w:fldCharType="begin"/>
        </w:r>
        <w:r>
          <w:rPr>
            <w:noProof/>
            <w:webHidden/>
          </w:rPr>
          <w:instrText xml:space="preserve"> PAGEREF _Toc157995937 \h </w:instrText>
        </w:r>
        <w:r>
          <w:rPr>
            <w:noProof/>
          </w:rPr>
        </w:r>
        <w:r>
          <w:rPr>
            <w:noProof/>
            <w:webHidden/>
          </w:rPr>
          <w:fldChar w:fldCharType="separate"/>
        </w:r>
        <w:r w:rsidR="00B11C70">
          <w:rPr>
            <w:noProof/>
            <w:webHidden/>
          </w:rPr>
          <w:t>22</w:t>
        </w:r>
        <w:r>
          <w:rPr>
            <w:noProof/>
            <w:webHidden/>
          </w:rPr>
          <w:fldChar w:fldCharType="end"/>
        </w:r>
      </w:hyperlink>
    </w:p>
    <w:p w14:paraId="128D18DA" w14:textId="77777777" w:rsidR="002B0D9D" w:rsidRDefault="002B0D9D">
      <w:pPr>
        <w:pStyle w:val="TOC3"/>
        <w:tabs>
          <w:tab w:val="left" w:pos="1320"/>
          <w:tab w:val="right" w:leader="dot" w:pos="9350"/>
        </w:tabs>
        <w:rPr>
          <w:i w:val="0"/>
          <w:iCs w:val="0"/>
          <w:noProof/>
          <w:sz w:val="24"/>
          <w:lang w:val="en-US"/>
        </w:rPr>
      </w:pPr>
      <w:hyperlink w:anchor="_Toc157995938" w:history="1">
        <w:r w:rsidRPr="00BF630D">
          <w:rPr>
            <w:rStyle w:val="Hyperlink"/>
            <w:noProof/>
          </w:rPr>
          <w:t>7.2.2</w:t>
        </w:r>
        <w:r>
          <w:rPr>
            <w:i w:val="0"/>
            <w:iCs w:val="0"/>
            <w:noProof/>
            <w:sz w:val="24"/>
            <w:lang w:val="en-US"/>
          </w:rPr>
          <w:tab/>
        </w:r>
        <w:r w:rsidRPr="00BF630D">
          <w:rPr>
            <w:rStyle w:val="Hyperlink"/>
            <w:noProof/>
          </w:rPr>
          <w:t>Manage Storage Hierarchy</w:t>
        </w:r>
        <w:r>
          <w:rPr>
            <w:noProof/>
            <w:webHidden/>
          </w:rPr>
          <w:tab/>
        </w:r>
        <w:r>
          <w:rPr>
            <w:noProof/>
            <w:webHidden/>
          </w:rPr>
          <w:fldChar w:fldCharType="begin"/>
        </w:r>
        <w:r>
          <w:rPr>
            <w:noProof/>
            <w:webHidden/>
          </w:rPr>
          <w:instrText xml:space="preserve"> PAGEREF _Toc157995938 \h </w:instrText>
        </w:r>
        <w:r>
          <w:rPr>
            <w:noProof/>
          </w:rPr>
        </w:r>
        <w:r>
          <w:rPr>
            <w:noProof/>
            <w:webHidden/>
          </w:rPr>
          <w:fldChar w:fldCharType="separate"/>
        </w:r>
        <w:r w:rsidR="00B11C70">
          <w:rPr>
            <w:noProof/>
            <w:webHidden/>
          </w:rPr>
          <w:t>23</w:t>
        </w:r>
        <w:r>
          <w:rPr>
            <w:noProof/>
            <w:webHidden/>
          </w:rPr>
          <w:fldChar w:fldCharType="end"/>
        </w:r>
      </w:hyperlink>
    </w:p>
    <w:p w14:paraId="49FF0F7A" w14:textId="77777777" w:rsidR="002B0D9D" w:rsidRDefault="002B0D9D">
      <w:pPr>
        <w:pStyle w:val="TOC3"/>
        <w:tabs>
          <w:tab w:val="left" w:pos="1320"/>
          <w:tab w:val="right" w:leader="dot" w:pos="9350"/>
        </w:tabs>
        <w:rPr>
          <w:i w:val="0"/>
          <w:iCs w:val="0"/>
          <w:noProof/>
          <w:sz w:val="24"/>
          <w:lang w:val="en-US"/>
        </w:rPr>
      </w:pPr>
      <w:hyperlink w:anchor="_Toc157995939" w:history="1">
        <w:r w:rsidRPr="00BF630D">
          <w:rPr>
            <w:rStyle w:val="Hyperlink"/>
            <w:noProof/>
          </w:rPr>
          <w:t>7.2.3</w:t>
        </w:r>
        <w:r>
          <w:rPr>
            <w:i w:val="0"/>
            <w:iCs w:val="0"/>
            <w:noProof/>
            <w:sz w:val="24"/>
            <w:lang w:val="en-US"/>
          </w:rPr>
          <w:tab/>
        </w:r>
        <w:r w:rsidRPr="00BF630D">
          <w:rPr>
            <w:rStyle w:val="Hyperlink"/>
            <w:noProof/>
          </w:rPr>
          <w:t>Replace Media</w:t>
        </w:r>
        <w:r>
          <w:rPr>
            <w:noProof/>
            <w:webHidden/>
          </w:rPr>
          <w:tab/>
        </w:r>
        <w:r>
          <w:rPr>
            <w:noProof/>
            <w:webHidden/>
          </w:rPr>
          <w:fldChar w:fldCharType="begin"/>
        </w:r>
        <w:r>
          <w:rPr>
            <w:noProof/>
            <w:webHidden/>
          </w:rPr>
          <w:instrText xml:space="preserve"> PAGEREF _Toc157995939 \h </w:instrText>
        </w:r>
        <w:r>
          <w:rPr>
            <w:noProof/>
          </w:rPr>
        </w:r>
        <w:r>
          <w:rPr>
            <w:noProof/>
            <w:webHidden/>
          </w:rPr>
          <w:fldChar w:fldCharType="separate"/>
        </w:r>
        <w:r w:rsidR="00B11C70">
          <w:rPr>
            <w:noProof/>
            <w:webHidden/>
          </w:rPr>
          <w:t>23</w:t>
        </w:r>
        <w:r>
          <w:rPr>
            <w:noProof/>
            <w:webHidden/>
          </w:rPr>
          <w:fldChar w:fldCharType="end"/>
        </w:r>
      </w:hyperlink>
    </w:p>
    <w:p w14:paraId="5901A292" w14:textId="77777777" w:rsidR="002B0D9D" w:rsidRDefault="002B0D9D">
      <w:pPr>
        <w:pStyle w:val="TOC3"/>
        <w:tabs>
          <w:tab w:val="left" w:pos="1320"/>
          <w:tab w:val="right" w:leader="dot" w:pos="9350"/>
        </w:tabs>
        <w:rPr>
          <w:i w:val="0"/>
          <w:iCs w:val="0"/>
          <w:noProof/>
          <w:sz w:val="24"/>
          <w:lang w:val="en-US"/>
        </w:rPr>
      </w:pPr>
      <w:hyperlink w:anchor="_Toc157995940" w:history="1">
        <w:r w:rsidRPr="00BF630D">
          <w:rPr>
            <w:rStyle w:val="Hyperlink"/>
            <w:noProof/>
          </w:rPr>
          <w:t>7.2.4</w:t>
        </w:r>
        <w:r>
          <w:rPr>
            <w:i w:val="0"/>
            <w:iCs w:val="0"/>
            <w:noProof/>
            <w:sz w:val="24"/>
            <w:lang w:val="en-US"/>
          </w:rPr>
          <w:tab/>
        </w:r>
        <w:r w:rsidRPr="00BF630D">
          <w:rPr>
            <w:rStyle w:val="Hyperlink"/>
            <w:noProof/>
          </w:rPr>
          <w:t>Error Checking and Disaster Recovery</w:t>
        </w:r>
        <w:r>
          <w:rPr>
            <w:noProof/>
            <w:webHidden/>
          </w:rPr>
          <w:tab/>
        </w:r>
        <w:r>
          <w:rPr>
            <w:noProof/>
            <w:webHidden/>
          </w:rPr>
          <w:fldChar w:fldCharType="begin"/>
        </w:r>
        <w:r>
          <w:rPr>
            <w:noProof/>
            <w:webHidden/>
          </w:rPr>
          <w:instrText xml:space="preserve"> PAGEREF _Toc157995940 \h </w:instrText>
        </w:r>
        <w:r>
          <w:rPr>
            <w:noProof/>
          </w:rPr>
        </w:r>
        <w:r>
          <w:rPr>
            <w:noProof/>
            <w:webHidden/>
          </w:rPr>
          <w:fldChar w:fldCharType="separate"/>
        </w:r>
        <w:r w:rsidR="00B11C70">
          <w:rPr>
            <w:noProof/>
            <w:webHidden/>
          </w:rPr>
          <w:t>24</w:t>
        </w:r>
        <w:r>
          <w:rPr>
            <w:noProof/>
            <w:webHidden/>
          </w:rPr>
          <w:fldChar w:fldCharType="end"/>
        </w:r>
      </w:hyperlink>
    </w:p>
    <w:p w14:paraId="2EC6A06B" w14:textId="77777777" w:rsidR="002B0D9D" w:rsidRDefault="002B0D9D">
      <w:pPr>
        <w:pStyle w:val="TOC3"/>
        <w:tabs>
          <w:tab w:val="left" w:pos="1320"/>
          <w:tab w:val="right" w:leader="dot" w:pos="9350"/>
        </w:tabs>
        <w:rPr>
          <w:i w:val="0"/>
          <w:iCs w:val="0"/>
          <w:noProof/>
          <w:sz w:val="24"/>
          <w:lang w:val="en-US"/>
        </w:rPr>
      </w:pPr>
      <w:hyperlink w:anchor="_Toc157995941" w:history="1">
        <w:r w:rsidRPr="00BF630D">
          <w:rPr>
            <w:rStyle w:val="Hyperlink"/>
            <w:noProof/>
          </w:rPr>
          <w:t>7.2.5</w:t>
        </w:r>
        <w:r>
          <w:rPr>
            <w:i w:val="0"/>
            <w:iCs w:val="0"/>
            <w:noProof/>
            <w:sz w:val="24"/>
            <w:lang w:val="en-US"/>
          </w:rPr>
          <w:tab/>
        </w:r>
        <w:r w:rsidRPr="00BF630D">
          <w:rPr>
            <w:rStyle w:val="Hyperlink"/>
            <w:noProof/>
          </w:rPr>
          <w:t>Provide Data</w:t>
        </w:r>
        <w:r>
          <w:rPr>
            <w:noProof/>
            <w:webHidden/>
          </w:rPr>
          <w:tab/>
        </w:r>
        <w:r>
          <w:rPr>
            <w:noProof/>
            <w:webHidden/>
          </w:rPr>
          <w:fldChar w:fldCharType="begin"/>
        </w:r>
        <w:r>
          <w:rPr>
            <w:noProof/>
            <w:webHidden/>
          </w:rPr>
          <w:instrText xml:space="preserve"> PAGEREF _Toc157995941 \h </w:instrText>
        </w:r>
        <w:r>
          <w:rPr>
            <w:noProof/>
          </w:rPr>
        </w:r>
        <w:r>
          <w:rPr>
            <w:noProof/>
            <w:webHidden/>
          </w:rPr>
          <w:fldChar w:fldCharType="separate"/>
        </w:r>
        <w:r w:rsidR="00B11C70">
          <w:rPr>
            <w:noProof/>
            <w:webHidden/>
          </w:rPr>
          <w:t>24</w:t>
        </w:r>
        <w:r>
          <w:rPr>
            <w:noProof/>
            <w:webHidden/>
          </w:rPr>
          <w:fldChar w:fldCharType="end"/>
        </w:r>
      </w:hyperlink>
    </w:p>
    <w:p w14:paraId="1504F97F" w14:textId="77777777" w:rsidR="002B0D9D" w:rsidRDefault="002B0D9D">
      <w:pPr>
        <w:pStyle w:val="TOC2"/>
        <w:tabs>
          <w:tab w:val="left" w:pos="880"/>
          <w:tab w:val="right" w:leader="dot" w:pos="9350"/>
        </w:tabs>
        <w:rPr>
          <w:smallCaps w:val="0"/>
          <w:noProof/>
          <w:sz w:val="24"/>
          <w:lang w:val="en-US"/>
        </w:rPr>
      </w:pPr>
      <w:hyperlink w:anchor="_Toc157995942" w:history="1">
        <w:r w:rsidRPr="00BF630D">
          <w:rPr>
            <w:rStyle w:val="Hyperlink"/>
            <w:noProof/>
          </w:rPr>
          <w:t>7.3</w:t>
        </w:r>
        <w:r>
          <w:rPr>
            <w:smallCaps w:val="0"/>
            <w:noProof/>
            <w:sz w:val="24"/>
            <w:lang w:val="en-US"/>
          </w:rPr>
          <w:tab/>
        </w:r>
        <w:r w:rsidRPr="00BF630D">
          <w:rPr>
            <w:rStyle w:val="Hyperlink"/>
            <w:noProof/>
          </w:rPr>
          <w:t>Data Management</w:t>
        </w:r>
        <w:r>
          <w:rPr>
            <w:noProof/>
            <w:webHidden/>
          </w:rPr>
          <w:tab/>
        </w:r>
        <w:r>
          <w:rPr>
            <w:noProof/>
            <w:webHidden/>
          </w:rPr>
          <w:fldChar w:fldCharType="begin"/>
        </w:r>
        <w:r>
          <w:rPr>
            <w:noProof/>
            <w:webHidden/>
          </w:rPr>
          <w:instrText xml:space="preserve"> PAGEREF _Toc157995942 \h </w:instrText>
        </w:r>
        <w:r>
          <w:rPr>
            <w:noProof/>
          </w:rPr>
        </w:r>
        <w:r>
          <w:rPr>
            <w:noProof/>
            <w:webHidden/>
          </w:rPr>
          <w:fldChar w:fldCharType="separate"/>
        </w:r>
        <w:r w:rsidR="00B11C70">
          <w:rPr>
            <w:noProof/>
            <w:webHidden/>
          </w:rPr>
          <w:t>25</w:t>
        </w:r>
        <w:r>
          <w:rPr>
            <w:noProof/>
            <w:webHidden/>
          </w:rPr>
          <w:fldChar w:fldCharType="end"/>
        </w:r>
      </w:hyperlink>
    </w:p>
    <w:p w14:paraId="7AE441B1" w14:textId="77777777" w:rsidR="002B0D9D" w:rsidRDefault="002B0D9D">
      <w:pPr>
        <w:pStyle w:val="TOC3"/>
        <w:tabs>
          <w:tab w:val="left" w:pos="1320"/>
          <w:tab w:val="right" w:leader="dot" w:pos="9350"/>
        </w:tabs>
        <w:rPr>
          <w:i w:val="0"/>
          <w:iCs w:val="0"/>
          <w:noProof/>
          <w:sz w:val="24"/>
          <w:lang w:val="en-US"/>
        </w:rPr>
      </w:pPr>
      <w:hyperlink w:anchor="_Toc157995943" w:history="1">
        <w:r w:rsidRPr="00BF630D">
          <w:rPr>
            <w:rStyle w:val="Hyperlink"/>
            <w:noProof/>
          </w:rPr>
          <w:t>7.3.1</w:t>
        </w:r>
        <w:r>
          <w:rPr>
            <w:i w:val="0"/>
            <w:iCs w:val="0"/>
            <w:noProof/>
            <w:sz w:val="24"/>
            <w:lang w:val="en-US"/>
          </w:rPr>
          <w:tab/>
        </w:r>
        <w:r w:rsidRPr="00BF630D">
          <w:rPr>
            <w:rStyle w:val="Hyperlink"/>
            <w:noProof/>
          </w:rPr>
          <w:t>Administer Database</w:t>
        </w:r>
        <w:r>
          <w:rPr>
            <w:noProof/>
            <w:webHidden/>
          </w:rPr>
          <w:tab/>
        </w:r>
        <w:r>
          <w:rPr>
            <w:noProof/>
            <w:webHidden/>
          </w:rPr>
          <w:fldChar w:fldCharType="begin"/>
        </w:r>
        <w:r>
          <w:rPr>
            <w:noProof/>
            <w:webHidden/>
          </w:rPr>
          <w:instrText xml:space="preserve"> PAGEREF _Toc157995943 \h </w:instrText>
        </w:r>
        <w:r>
          <w:rPr>
            <w:noProof/>
          </w:rPr>
        </w:r>
        <w:r>
          <w:rPr>
            <w:noProof/>
            <w:webHidden/>
          </w:rPr>
          <w:fldChar w:fldCharType="separate"/>
        </w:r>
        <w:r w:rsidR="00B11C70">
          <w:rPr>
            <w:noProof/>
            <w:webHidden/>
          </w:rPr>
          <w:t>25</w:t>
        </w:r>
        <w:r>
          <w:rPr>
            <w:noProof/>
            <w:webHidden/>
          </w:rPr>
          <w:fldChar w:fldCharType="end"/>
        </w:r>
      </w:hyperlink>
    </w:p>
    <w:p w14:paraId="21B92B39" w14:textId="77777777" w:rsidR="002B0D9D" w:rsidRDefault="002B0D9D">
      <w:pPr>
        <w:pStyle w:val="TOC3"/>
        <w:tabs>
          <w:tab w:val="left" w:pos="1320"/>
          <w:tab w:val="right" w:leader="dot" w:pos="9350"/>
        </w:tabs>
        <w:rPr>
          <w:i w:val="0"/>
          <w:iCs w:val="0"/>
          <w:noProof/>
          <w:sz w:val="24"/>
          <w:lang w:val="en-US"/>
        </w:rPr>
      </w:pPr>
      <w:hyperlink w:anchor="_Toc157995944" w:history="1">
        <w:r w:rsidRPr="00BF630D">
          <w:rPr>
            <w:rStyle w:val="Hyperlink"/>
            <w:noProof/>
          </w:rPr>
          <w:t>7.3.2</w:t>
        </w:r>
        <w:r>
          <w:rPr>
            <w:i w:val="0"/>
            <w:iCs w:val="0"/>
            <w:noProof/>
            <w:sz w:val="24"/>
            <w:lang w:val="en-US"/>
          </w:rPr>
          <w:tab/>
        </w:r>
        <w:r w:rsidRPr="00BF630D">
          <w:rPr>
            <w:rStyle w:val="Hyperlink"/>
            <w:noProof/>
          </w:rPr>
          <w:t>Perform Queries</w:t>
        </w:r>
        <w:r>
          <w:rPr>
            <w:noProof/>
            <w:webHidden/>
          </w:rPr>
          <w:tab/>
        </w:r>
        <w:r>
          <w:rPr>
            <w:noProof/>
            <w:webHidden/>
          </w:rPr>
          <w:fldChar w:fldCharType="begin"/>
        </w:r>
        <w:r>
          <w:rPr>
            <w:noProof/>
            <w:webHidden/>
          </w:rPr>
          <w:instrText xml:space="preserve"> PAGEREF _Toc157995944 \h </w:instrText>
        </w:r>
        <w:r>
          <w:rPr>
            <w:noProof/>
          </w:rPr>
        </w:r>
        <w:r>
          <w:rPr>
            <w:noProof/>
            <w:webHidden/>
          </w:rPr>
          <w:fldChar w:fldCharType="separate"/>
        </w:r>
        <w:r w:rsidR="00B11C70">
          <w:rPr>
            <w:noProof/>
            <w:webHidden/>
          </w:rPr>
          <w:t>26</w:t>
        </w:r>
        <w:r>
          <w:rPr>
            <w:noProof/>
            <w:webHidden/>
          </w:rPr>
          <w:fldChar w:fldCharType="end"/>
        </w:r>
      </w:hyperlink>
    </w:p>
    <w:p w14:paraId="57BBF037" w14:textId="77777777" w:rsidR="002B0D9D" w:rsidRDefault="002B0D9D">
      <w:pPr>
        <w:pStyle w:val="TOC3"/>
        <w:tabs>
          <w:tab w:val="left" w:pos="1320"/>
          <w:tab w:val="right" w:leader="dot" w:pos="9350"/>
        </w:tabs>
        <w:rPr>
          <w:i w:val="0"/>
          <w:iCs w:val="0"/>
          <w:noProof/>
          <w:sz w:val="24"/>
          <w:lang w:val="en-US"/>
        </w:rPr>
      </w:pPr>
      <w:hyperlink w:anchor="_Toc157995945" w:history="1">
        <w:r w:rsidRPr="00BF630D">
          <w:rPr>
            <w:rStyle w:val="Hyperlink"/>
            <w:noProof/>
          </w:rPr>
          <w:t>7.3.3</w:t>
        </w:r>
        <w:r>
          <w:rPr>
            <w:i w:val="0"/>
            <w:iCs w:val="0"/>
            <w:noProof/>
            <w:sz w:val="24"/>
            <w:lang w:val="en-US"/>
          </w:rPr>
          <w:tab/>
        </w:r>
        <w:r w:rsidRPr="00BF630D">
          <w:rPr>
            <w:rStyle w:val="Hyperlink"/>
            <w:noProof/>
          </w:rPr>
          <w:t>Generate Report</w:t>
        </w:r>
        <w:r>
          <w:rPr>
            <w:noProof/>
            <w:webHidden/>
          </w:rPr>
          <w:tab/>
        </w:r>
        <w:r>
          <w:rPr>
            <w:noProof/>
            <w:webHidden/>
          </w:rPr>
          <w:fldChar w:fldCharType="begin"/>
        </w:r>
        <w:r>
          <w:rPr>
            <w:noProof/>
            <w:webHidden/>
          </w:rPr>
          <w:instrText xml:space="preserve"> PAGEREF _Toc157995945 \h </w:instrText>
        </w:r>
        <w:r>
          <w:rPr>
            <w:noProof/>
          </w:rPr>
        </w:r>
        <w:r>
          <w:rPr>
            <w:noProof/>
            <w:webHidden/>
          </w:rPr>
          <w:fldChar w:fldCharType="separate"/>
        </w:r>
        <w:r w:rsidR="00B11C70">
          <w:rPr>
            <w:noProof/>
            <w:webHidden/>
          </w:rPr>
          <w:t>26</w:t>
        </w:r>
        <w:r>
          <w:rPr>
            <w:noProof/>
            <w:webHidden/>
          </w:rPr>
          <w:fldChar w:fldCharType="end"/>
        </w:r>
      </w:hyperlink>
    </w:p>
    <w:p w14:paraId="5FFB44E5" w14:textId="77777777" w:rsidR="002B0D9D" w:rsidRDefault="002B0D9D">
      <w:pPr>
        <w:pStyle w:val="TOC3"/>
        <w:tabs>
          <w:tab w:val="left" w:pos="1320"/>
          <w:tab w:val="right" w:leader="dot" w:pos="9350"/>
        </w:tabs>
        <w:rPr>
          <w:i w:val="0"/>
          <w:iCs w:val="0"/>
          <w:noProof/>
          <w:sz w:val="24"/>
          <w:lang w:val="en-US"/>
        </w:rPr>
      </w:pPr>
      <w:hyperlink w:anchor="_Toc157995946" w:history="1">
        <w:r w:rsidRPr="00BF630D">
          <w:rPr>
            <w:rStyle w:val="Hyperlink"/>
            <w:noProof/>
          </w:rPr>
          <w:t>7.3.4</w:t>
        </w:r>
        <w:r>
          <w:rPr>
            <w:i w:val="0"/>
            <w:iCs w:val="0"/>
            <w:noProof/>
            <w:sz w:val="24"/>
            <w:lang w:val="en-US"/>
          </w:rPr>
          <w:tab/>
        </w:r>
        <w:r w:rsidRPr="00BF630D">
          <w:rPr>
            <w:rStyle w:val="Hyperlink"/>
            <w:noProof/>
          </w:rPr>
          <w:t>Receive Database Updates</w:t>
        </w:r>
        <w:r>
          <w:rPr>
            <w:noProof/>
            <w:webHidden/>
          </w:rPr>
          <w:tab/>
        </w:r>
        <w:r>
          <w:rPr>
            <w:noProof/>
            <w:webHidden/>
          </w:rPr>
          <w:fldChar w:fldCharType="begin"/>
        </w:r>
        <w:r>
          <w:rPr>
            <w:noProof/>
            <w:webHidden/>
          </w:rPr>
          <w:instrText xml:space="preserve"> PAGEREF _Toc157995946 \h </w:instrText>
        </w:r>
        <w:r>
          <w:rPr>
            <w:noProof/>
          </w:rPr>
        </w:r>
        <w:r>
          <w:rPr>
            <w:noProof/>
            <w:webHidden/>
          </w:rPr>
          <w:fldChar w:fldCharType="separate"/>
        </w:r>
        <w:r w:rsidR="00B11C70">
          <w:rPr>
            <w:noProof/>
            <w:webHidden/>
          </w:rPr>
          <w:t>27</w:t>
        </w:r>
        <w:r>
          <w:rPr>
            <w:noProof/>
            <w:webHidden/>
          </w:rPr>
          <w:fldChar w:fldCharType="end"/>
        </w:r>
      </w:hyperlink>
    </w:p>
    <w:p w14:paraId="458EFA01" w14:textId="77777777" w:rsidR="002B0D9D" w:rsidRDefault="002B0D9D">
      <w:pPr>
        <w:pStyle w:val="TOC2"/>
        <w:tabs>
          <w:tab w:val="left" w:pos="880"/>
          <w:tab w:val="right" w:leader="dot" w:pos="9350"/>
        </w:tabs>
        <w:rPr>
          <w:smallCaps w:val="0"/>
          <w:noProof/>
          <w:sz w:val="24"/>
          <w:lang w:val="en-US"/>
        </w:rPr>
      </w:pPr>
      <w:hyperlink w:anchor="_Toc157995947" w:history="1">
        <w:r w:rsidRPr="00BF630D">
          <w:rPr>
            <w:rStyle w:val="Hyperlink"/>
            <w:noProof/>
          </w:rPr>
          <w:t>7.4</w:t>
        </w:r>
        <w:r>
          <w:rPr>
            <w:smallCaps w:val="0"/>
            <w:noProof/>
            <w:sz w:val="24"/>
            <w:lang w:val="en-US"/>
          </w:rPr>
          <w:tab/>
        </w:r>
        <w:r w:rsidRPr="00BF630D">
          <w:rPr>
            <w:rStyle w:val="Hyperlink"/>
            <w:noProof/>
          </w:rPr>
          <w:t>Administration</w:t>
        </w:r>
        <w:r>
          <w:rPr>
            <w:noProof/>
            <w:webHidden/>
          </w:rPr>
          <w:tab/>
        </w:r>
        <w:r>
          <w:rPr>
            <w:noProof/>
            <w:webHidden/>
          </w:rPr>
          <w:fldChar w:fldCharType="begin"/>
        </w:r>
        <w:r>
          <w:rPr>
            <w:noProof/>
            <w:webHidden/>
          </w:rPr>
          <w:instrText xml:space="preserve"> PAGEREF _Toc157995947 \h </w:instrText>
        </w:r>
        <w:r>
          <w:rPr>
            <w:noProof/>
          </w:rPr>
        </w:r>
        <w:r>
          <w:rPr>
            <w:noProof/>
            <w:webHidden/>
          </w:rPr>
          <w:fldChar w:fldCharType="separate"/>
        </w:r>
        <w:r w:rsidR="00B11C70">
          <w:rPr>
            <w:noProof/>
            <w:webHidden/>
          </w:rPr>
          <w:t>27</w:t>
        </w:r>
        <w:r>
          <w:rPr>
            <w:noProof/>
            <w:webHidden/>
          </w:rPr>
          <w:fldChar w:fldCharType="end"/>
        </w:r>
      </w:hyperlink>
    </w:p>
    <w:p w14:paraId="1919D906" w14:textId="77777777" w:rsidR="002B0D9D" w:rsidRDefault="002B0D9D">
      <w:pPr>
        <w:pStyle w:val="TOC3"/>
        <w:tabs>
          <w:tab w:val="left" w:pos="1320"/>
          <w:tab w:val="right" w:leader="dot" w:pos="9350"/>
        </w:tabs>
        <w:rPr>
          <w:i w:val="0"/>
          <w:iCs w:val="0"/>
          <w:noProof/>
          <w:sz w:val="24"/>
          <w:lang w:val="en-US"/>
        </w:rPr>
      </w:pPr>
      <w:hyperlink w:anchor="_Toc157995948" w:history="1">
        <w:r w:rsidRPr="00BF630D">
          <w:rPr>
            <w:rStyle w:val="Hyperlink"/>
            <w:noProof/>
          </w:rPr>
          <w:t>7.4.1</w:t>
        </w:r>
        <w:r>
          <w:rPr>
            <w:i w:val="0"/>
            <w:iCs w:val="0"/>
            <w:noProof/>
            <w:sz w:val="24"/>
            <w:lang w:val="en-US"/>
          </w:rPr>
          <w:tab/>
        </w:r>
        <w:r w:rsidRPr="00BF630D">
          <w:rPr>
            <w:rStyle w:val="Hyperlink"/>
            <w:noProof/>
          </w:rPr>
          <w:t>Negotiate Submission Agreement</w:t>
        </w:r>
        <w:r>
          <w:rPr>
            <w:noProof/>
            <w:webHidden/>
          </w:rPr>
          <w:tab/>
        </w:r>
        <w:r>
          <w:rPr>
            <w:noProof/>
            <w:webHidden/>
          </w:rPr>
          <w:fldChar w:fldCharType="begin"/>
        </w:r>
        <w:r>
          <w:rPr>
            <w:noProof/>
            <w:webHidden/>
          </w:rPr>
          <w:instrText xml:space="preserve"> PAGEREF _Toc157995948 \h </w:instrText>
        </w:r>
        <w:r>
          <w:rPr>
            <w:noProof/>
          </w:rPr>
        </w:r>
        <w:r>
          <w:rPr>
            <w:noProof/>
            <w:webHidden/>
          </w:rPr>
          <w:fldChar w:fldCharType="separate"/>
        </w:r>
        <w:r w:rsidR="00B11C70">
          <w:rPr>
            <w:noProof/>
            <w:webHidden/>
          </w:rPr>
          <w:t>28</w:t>
        </w:r>
        <w:r>
          <w:rPr>
            <w:noProof/>
            <w:webHidden/>
          </w:rPr>
          <w:fldChar w:fldCharType="end"/>
        </w:r>
      </w:hyperlink>
    </w:p>
    <w:p w14:paraId="0FA77ACC" w14:textId="77777777" w:rsidR="002B0D9D" w:rsidRDefault="002B0D9D">
      <w:pPr>
        <w:pStyle w:val="TOC3"/>
        <w:tabs>
          <w:tab w:val="left" w:pos="1320"/>
          <w:tab w:val="right" w:leader="dot" w:pos="9350"/>
        </w:tabs>
        <w:rPr>
          <w:i w:val="0"/>
          <w:iCs w:val="0"/>
          <w:noProof/>
          <w:sz w:val="24"/>
          <w:lang w:val="en-US"/>
        </w:rPr>
      </w:pPr>
      <w:hyperlink w:anchor="_Toc157995949" w:history="1">
        <w:r w:rsidRPr="00BF630D">
          <w:rPr>
            <w:rStyle w:val="Hyperlink"/>
            <w:noProof/>
          </w:rPr>
          <w:t>7.4.2</w:t>
        </w:r>
        <w:r>
          <w:rPr>
            <w:i w:val="0"/>
            <w:iCs w:val="0"/>
            <w:noProof/>
            <w:sz w:val="24"/>
            <w:lang w:val="en-US"/>
          </w:rPr>
          <w:tab/>
        </w:r>
        <w:r w:rsidRPr="00BF630D">
          <w:rPr>
            <w:rStyle w:val="Hyperlink"/>
            <w:noProof/>
          </w:rPr>
          <w:t>Manage System Configuration</w:t>
        </w:r>
        <w:r>
          <w:rPr>
            <w:noProof/>
            <w:webHidden/>
          </w:rPr>
          <w:tab/>
        </w:r>
        <w:r>
          <w:rPr>
            <w:noProof/>
            <w:webHidden/>
          </w:rPr>
          <w:fldChar w:fldCharType="begin"/>
        </w:r>
        <w:r>
          <w:rPr>
            <w:noProof/>
            <w:webHidden/>
          </w:rPr>
          <w:instrText xml:space="preserve"> PAGEREF _Toc157995949 \h </w:instrText>
        </w:r>
        <w:r>
          <w:rPr>
            <w:noProof/>
          </w:rPr>
        </w:r>
        <w:r>
          <w:rPr>
            <w:noProof/>
            <w:webHidden/>
          </w:rPr>
          <w:fldChar w:fldCharType="separate"/>
        </w:r>
        <w:r w:rsidR="00B11C70">
          <w:rPr>
            <w:noProof/>
            <w:webHidden/>
          </w:rPr>
          <w:t>28</w:t>
        </w:r>
        <w:r>
          <w:rPr>
            <w:noProof/>
            <w:webHidden/>
          </w:rPr>
          <w:fldChar w:fldCharType="end"/>
        </w:r>
      </w:hyperlink>
    </w:p>
    <w:p w14:paraId="271E9FC1" w14:textId="77777777" w:rsidR="002B0D9D" w:rsidRDefault="002B0D9D">
      <w:pPr>
        <w:pStyle w:val="TOC3"/>
        <w:tabs>
          <w:tab w:val="left" w:pos="1320"/>
          <w:tab w:val="right" w:leader="dot" w:pos="9350"/>
        </w:tabs>
        <w:rPr>
          <w:i w:val="0"/>
          <w:iCs w:val="0"/>
          <w:noProof/>
          <w:sz w:val="24"/>
          <w:lang w:val="en-US"/>
        </w:rPr>
      </w:pPr>
      <w:hyperlink w:anchor="_Toc157995950" w:history="1">
        <w:r w:rsidRPr="00BF630D">
          <w:rPr>
            <w:rStyle w:val="Hyperlink"/>
            <w:noProof/>
          </w:rPr>
          <w:t>7.4.3</w:t>
        </w:r>
        <w:r>
          <w:rPr>
            <w:i w:val="0"/>
            <w:iCs w:val="0"/>
            <w:noProof/>
            <w:sz w:val="24"/>
            <w:lang w:val="en-US"/>
          </w:rPr>
          <w:tab/>
        </w:r>
        <w:r w:rsidRPr="00BF630D">
          <w:rPr>
            <w:rStyle w:val="Hyperlink"/>
            <w:noProof/>
          </w:rPr>
          <w:t>Archival Information Update</w:t>
        </w:r>
        <w:r>
          <w:rPr>
            <w:noProof/>
            <w:webHidden/>
          </w:rPr>
          <w:tab/>
        </w:r>
        <w:r>
          <w:rPr>
            <w:noProof/>
            <w:webHidden/>
          </w:rPr>
          <w:fldChar w:fldCharType="begin"/>
        </w:r>
        <w:r>
          <w:rPr>
            <w:noProof/>
            <w:webHidden/>
          </w:rPr>
          <w:instrText xml:space="preserve"> PAGEREF _Toc157995950 \h </w:instrText>
        </w:r>
        <w:r>
          <w:rPr>
            <w:noProof/>
          </w:rPr>
        </w:r>
        <w:r>
          <w:rPr>
            <w:noProof/>
            <w:webHidden/>
          </w:rPr>
          <w:fldChar w:fldCharType="separate"/>
        </w:r>
        <w:r w:rsidR="00B11C70">
          <w:rPr>
            <w:noProof/>
            <w:webHidden/>
          </w:rPr>
          <w:t>29</w:t>
        </w:r>
        <w:r>
          <w:rPr>
            <w:noProof/>
            <w:webHidden/>
          </w:rPr>
          <w:fldChar w:fldCharType="end"/>
        </w:r>
      </w:hyperlink>
    </w:p>
    <w:p w14:paraId="5CE37911" w14:textId="77777777" w:rsidR="002B0D9D" w:rsidRDefault="002B0D9D">
      <w:pPr>
        <w:pStyle w:val="TOC3"/>
        <w:tabs>
          <w:tab w:val="left" w:pos="1320"/>
          <w:tab w:val="right" w:leader="dot" w:pos="9350"/>
        </w:tabs>
        <w:rPr>
          <w:i w:val="0"/>
          <w:iCs w:val="0"/>
          <w:noProof/>
          <w:sz w:val="24"/>
          <w:lang w:val="en-US"/>
        </w:rPr>
      </w:pPr>
      <w:hyperlink w:anchor="_Toc157995951" w:history="1">
        <w:r w:rsidRPr="00BF630D">
          <w:rPr>
            <w:rStyle w:val="Hyperlink"/>
            <w:noProof/>
          </w:rPr>
          <w:t>7.4.4</w:t>
        </w:r>
        <w:r>
          <w:rPr>
            <w:i w:val="0"/>
            <w:iCs w:val="0"/>
            <w:noProof/>
            <w:sz w:val="24"/>
            <w:lang w:val="en-US"/>
          </w:rPr>
          <w:tab/>
        </w:r>
        <w:r w:rsidRPr="00BF630D">
          <w:rPr>
            <w:rStyle w:val="Hyperlink"/>
            <w:noProof/>
          </w:rPr>
          <w:t>Establish Standards and Policies/Procedures</w:t>
        </w:r>
        <w:r>
          <w:rPr>
            <w:noProof/>
            <w:webHidden/>
          </w:rPr>
          <w:tab/>
        </w:r>
        <w:r>
          <w:rPr>
            <w:noProof/>
            <w:webHidden/>
          </w:rPr>
          <w:fldChar w:fldCharType="begin"/>
        </w:r>
        <w:r>
          <w:rPr>
            <w:noProof/>
            <w:webHidden/>
          </w:rPr>
          <w:instrText xml:space="preserve"> PAGEREF _Toc157995951 \h </w:instrText>
        </w:r>
        <w:r>
          <w:rPr>
            <w:noProof/>
          </w:rPr>
        </w:r>
        <w:r>
          <w:rPr>
            <w:noProof/>
            <w:webHidden/>
          </w:rPr>
          <w:fldChar w:fldCharType="separate"/>
        </w:r>
        <w:r w:rsidR="00B11C70">
          <w:rPr>
            <w:noProof/>
            <w:webHidden/>
          </w:rPr>
          <w:t>30</w:t>
        </w:r>
        <w:r>
          <w:rPr>
            <w:noProof/>
            <w:webHidden/>
          </w:rPr>
          <w:fldChar w:fldCharType="end"/>
        </w:r>
      </w:hyperlink>
    </w:p>
    <w:p w14:paraId="1DA865BB" w14:textId="77777777" w:rsidR="002B0D9D" w:rsidRDefault="002B0D9D">
      <w:pPr>
        <w:pStyle w:val="TOC3"/>
        <w:tabs>
          <w:tab w:val="left" w:pos="1320"/>
          <w:tab w:val="right" w:leader="dot" w:pos="9350"/>
        </w:tabs>
        <w:rPr>
          <w:i w:val="0"/>
          <w:iCs w:val="0"/>
          <w:noProof/>
          <w:sz w:val="24"/>
          <w:lang w:val="en-US"/>
        </w:rPr>
      </w:pPr>
      <w:hyperlink w:anchor="_Toc157995952" w:history="1">
        <w:r w:rsidRPr="00BF630D">
          <w:rPr>
            <w:rStyle w:val="Hyperlink"/>
            <w:noProof/>
          </w:rPr>
          <w:t>7.4.5</w:t>
        </w:r>
        <w:r>
          <w:rPr>
            <w:i w:val="0"/>
            <w:iCs w:val="0"/>
            <w:noProof/>
            <w:sz w:val="24"/>
            <w:lang w:val="en-US"/>
          </w:rPr>
          <w:tab/>
        </w:r>
        <w:r w:rsidRPr="00BF630D">
          <w:rPr>
            <w:rStyle w:val="Hyperlink"/>
            <w:noProof/>
          </w:rPr>
          <w:t>Audit Submission</w:t>
        </w:r>
        <w:r>
          <w:rPr>
            <w:noProof/>
            <w:webHidden/>
          </w:rPr>
          <w:tab/>
        </w:r>
        <w:r>
          <w:rPr>
            <w:noProof/>
            <w:webHidden/>
          </w:rPr>
          <w:fldChar w:fldCharType="begin"/>
        </w:r>
        <w:r>
          <w:rPr>
            <w:noProof/>
            <w:webHidden/>
          </w:rPr>
          <w:instrText xml:space="preserve"> PAGEREF _Toc157995952 \h </w:instrText>
        </w:r>
        <w:r>
          <w:rPr>
            <w:noProof/>
          </w:rPr>
        </w:r>
        <w:r>
          <w:rPr>
            <w:noProof/>
            <w:webHidden/>
          </w:rPr>
          <w:fldChar w:fldCharType="separate"/>
        </w:r>
        <w:r w:rsidR="00B11C70">
          <w:rPr>
            <w:noProof/>
            <w:webHidden/>
          </w:rPr>
          <w:t>31</w:t>
        </w:r>
        <w:r>
          <w:rPr>
            <w:noProof/>
            <w:webHidden/>
          </w:rPr>
          <w:fldChar w:fldCharType="end"/>
        </w:r>
      </w:hyperlink>
    </w:p>
    <w:p w14:paraId="605387A1" w14:textId="77777777" w:rsidR="002B0D9D" w:rsidRDefault="002B0D9D">
      <w:pPr>
        <w:pStyle w:val="TOC3"/>
        <w:tabs>
          <w:tab w:val="left" w:pos="1320"/>
          <w:tab w:val="right" w:leader="dot" w:pos="9350"/>
        </w:tabs>
        <w:rPr>
          <w:i w:val="0"/>
          <w:iCs w:val="0"/>
          <w:noProof/>
          <w:sz w:val="24"/>
          <w:lang w:val="en-US"/>
        </w:rPr>
      </w:pPr>
      <w:hyperlink w:anchor="_Toc157995953" w:history="1">
        <w:r w:rsidRPr="00BF630D">
          <w:rPr>
            <w:rStyle w:val="Hyperlink"/>
            <w:noProof/>
          </w:rPr>
          <w:t>7.4.6</w:t>
        </w:r>
        <w:r>
          <w:rPr>
            <w:i w:val="0"/>
            <w:iCs w:val="0"/>
            <w:noProof/>
            <w:sz w:val="24"/>
            <w:lang w:val="en-US"/>
          </w:rPr>
          <w:tab/>
        </w:r>
        <w:r w:rsidRPr="00BF630D">
          <w:rPr>
            <w:rStyle w:val="Hyperlink"/>
            <w:noProof/>
          </w:rPr>
          <w:t>Activate Requests</w:t>
        </w:r>
        <w:r>
          <w:rPr>
            <w:noProof/>
            <w:webHidden/>
          </w:rPr>
          <w:tab/>
        </w:r>
        <w:r>
          <w:rPr>
            <w:noProof/>
            <w:webHidden/>
          </w:rPr>
          <w:fldChar w:fldCharType="begin"/>
        </w:r>
        <w:r>
          <w:rPr>
            <w:noProof/>
            <w:webHidden/>
          </w:rPr>
          <w:instrText xml:space="preserve"> PAGEREF _Toc157995953 \h </w:instrText>
        </w:r>
        <w:r>
          <w:rPr>
            <w:noProof/>
          </w:rPr>
        </w:r>
        <w:r>
          <w:rPr>
            <w:noProof/>
            <w:webHidden/>
          </w:rPr>
          <w:fldChar w:fldCharType="separate"/>
        </w:r>
        <w:r w:rsidR="00B11C70">
          <w:rPr>
            <w:noProof/>
            <w:webHidden/>
          </w:rPr>
          <w:t>31</w:t>
        </w:r>
        <w:r>
          <w:rPr>
            <w:noProof/>
            <w:webHidden/>
          </w:rPr>
          <w:fldChar w:fldCharType="end"/>
        </w:r>
      </w:hyperlink>
    </w:p>
    <w:p w14:paraId="7F871D60" w14:textId="77777777" w:rsidR="002B0D9D" w:rsidRDefault="002B0D9D">
      <w:pPr>
        <w:pStyle w:val="TOC2"/>
        <w:tabs>
          <w:tab w:val="left" w:pos="880"/>
          <w:tab w:val="right" w:leader="dot" w:pos="9350"/>
        </w:tabs>
        <w:rPr>
          <w:smallCaps w:val="0"/>
          <w:noProof/>
          <w:sz w:val="24"/>
          <w:lang w:val="en-US"/>
        </w:rPr>
      </w:pPr>
      <w:hyperlink w:anchor="_Toc157995954" w:history="1">
        <w:r w:rsidRPr="00BF630D">
          <w:rPr>
            <w:rStyle w:val="Hyperlink"/>
            <w:noProof/>
          </w:rPr>
          <w:t>7.5</w:t>
        </w:r>
        <w:r>
          <w:rPr>
            <w:smallCaps w:val="0"/>
            <w:noProof/>
            <w:sz w:val="24"/>
            <w:lang w:val="en-US"/>
          </w:rPr>
          <w:tab/>
        </w:r>
        <w:r w:rsidRPr="00BF630D">
          <w:rPr>
            <w:rStyle w:val="Hyperlink"/>
            <w:noProof/>
          </w:rPr>
          <w:t>Preservation Planning</w:t>
        </w:r>
        <w:r>
          <w:rPr>
            <w:noProof/>
            <w:webHidden/>
          </w:rPr>
          <w:tab/>
        </w:r>
        <w:r>
          <w:rPr>
            <w:noProof/>
            <w:webHidden/>
          </w:rPr>
          <w:fldChar w:fldCharType="begin"/>
        </w:r>
        <w:r>
          <w:rPr>
            <w:noProof/>
            <w:webHidden/>
          </w:rPr>
          <w:instrText xml:space="preserve"> PAGEREF _Toc157995954 \h </w:instrText>
        </w:r>
        <w:r>
          <w:rPr>
            <w:noProof/>
          </w:rPr>
        </w:r>
        <w:r>
          <w:rPr>
            <w:noProof/>
            <w:webHidden/>
          </w:rPr>
          <w:fldChar w:fldCharType="separate"/>
        </w:r>
        <w:r w:rsidR="00B11C70">
          <w:rPr>
            <w:noProof/>
            <w:webHidden/>
          </w:rPr>
          <w:t>32</w:t>
        </w:r>
        <w:r>
          <w:rPr>
            <w:noProof/>
            <w:webHidden/>
          </w:rPr>
          <w:fldChar w:fldCharType="end"/>
        </w:r>
      </w:hyperlink>
    </w:p>
    <w:p w14:paraId="7D7EEFAC" w14:textId="77777777" w:rsidR="002B0D9D" w:rsidRDefault="002B0D9D">
      <w:pPr>
        <w:pStyle w:val="TOC3"/>
        <w:tabs>
          <w:tab w:val="left" w:pos="1320"/>
          <w:tab w:val="right" w:leader="dot" w:pos="9350"/>
        </w:tabs>
        <w:rPr>
          <w:i w:val="0"/>
          <w:iCs w:val="0"/>
          <w:noProof/>
          <w:sz w:val="24"/>
          <w:lang w:val="en-US"/>
        </w:rPr>
      </w:pPr>
      <w:hyperlink w:anchor="_Toc157995955" w:history="1">
        <w:r w:rsidRPr="00BF630D">
          <w:rPr>
            <w:rStyle w:val="Hyperlink"/>
            <w:noProof/>
          </w:rPr>
          <w:t>7.5.1</w:t>
        </w:r>
        <w:r>
          <w:rPr>
            <w:i w:val="0"/>
            <w:iCs w:val="0"/>
            <w:noProof/>
            <w:sz w:val="24"/>
            <w:lang w:val="en-US"/>
          </w:rPr>
          <w:tab/>
        </w:r>
        <w:r w:rsidRPr="00BF630D">
          <w:rPr>
            <w:rStyle w:val="Hyperlink"/>
            <w:noProof/>
          </w:rPr>
          <w:t>Monitor Designated Community</w:t>
        </w:r>
        <w:r>
          <w:rPr>
            <w:noProof/>
            <w:webHidden/>
          </w:rPr>
          <w:tab/>
        </w:r>
        <w:r>
          <w:rPr>
            <w:noProof/>
            <w:webHidden/>
          </w:rPr>
          <w:fldChar w:fldCharType="begin"/>
        </w:r>
        <w:r>
          <w:rPr>
            <w:noProof/>
            <w:webHidden/>
          </w:rPr>
          <w:instrText xml:space="preserve"> PAGEREF _Toc157995955 \h </w:instrText>
        </w:r>
        <w:r>
          <w:rPr>
            <w:noProof/>
          </w:rPr>
        </w:r>
        <w:r>
          <w:rPr>
            <w:noProof/>
            <w:webHidden/>
          </w:rPr>
          <w:fldChar w:fldCharType="separate"/>
        </w:r>
        <w:r w:rsidR="00B11C70">
          <w:rPr>
            <w:noProof/>
            <w:webHidden/>
          </w:rPr>
          <w:t>32</w:t>
        </w:r>
        <w:r>
          <w:rPr>
            <w:noProof/>
            <w:webHidden/>
          </w:rPr>
          <w:fldChar w:fldCharType="end"/>
        </w:r>
      </w:hyperlink>
    </w:p>
    <w:p w14:paraId="09BD86CF" w14:textId="77777777" w:rsidR="002B0D9D" w:rsidRDefault="002B0D9D">
      <w:pPr>
        <w:pStyle w:val="TOC3"/>
        <w:tabs>
          <w:tab w:val="left" w:pos="1320"/>
          <w:tab w:val="right" w:leader="dot" w:pos="9350"/>
        </w:tabs>
        <w:rPr>
          <w:i w:val="0"/>
          <w:iCs w:val="0"/>
          <w:noProof/>
          <w:sz w:val="24"/>
          <w:lang w:val="en-US"/>
        </w:rPr>
      </w:pPr>
      <w:hyperlink w:anchor="_Toc157995956" w:history="1">
        <w:r w:rsidRPr="00BF630D">
          <w:rPr>
            <w:rStyle w:val="Hyperlink"/>
            <w:noProof/>
          </w:rPr>
          <w:t>7.5.2</w:t>
        </w:r>
        <w:r>
          <w:rPr>
            <w:i w:val="0"/>
            <w:iCs w:val="0"/>
            <w:noProof/>
            <w:sz w:val="24"/>
            <w:lang w:val="en-US"/>
          </w:rPr>
          <w:tab/>
        </w:r>
        <w:r w:rsidRPr="00BF630D">
          <w:rPr>
            <w:rStyle w:val="Hyperlink"/>
            <w:noProof/>
          </w:rPr>
          <w:t>Monitor Technology</w:t>
        </w:r>
        <w:r>
          <w:rPr>
            <w:noProof/>
            <w:webHidden/>
          </w:rPr>
          <w:tab/>
        </w:r>
        <w:r>
          <w:rPr>
            <w:noProof/>
            <w:webHidden/>
          </w:rPr>
          <w:fldChar w:fldCharType="begin"/>
        </w:r>
        <w:r>
          <w:rPr>
            <w:noProof/>
            <w:webHidden/>
          </w:rPr>
          <w:instrText xml:space="preserve"> PAGEREF _Toc157995956 \h </w:instrText>
        </w:r>
        <w:r>
          <w:rPr>
            <w:noProof/>
          </w:rPr>
        </w:r>
        <w:r>
          <w:rPr>
            <w:noProof/>
            <w:webHidden/>
          </w:rPr>
          <w:fldChar w:fldCharType="separate"/>
        </w:r>
        <w:r w:rsidR="00B11C70">
          <w:rPr>
            <w:noProof/>
            <w:webHidden/>
          </w:rPr>
          <w:t>33</w:t>
        </w:r>
        <w:r>
          <w:rPr>
            <w:noProof/>
            <w:webHidden/>
          </w:rPr>
          <w:fldChar w:fldCharType="end"/>
        </w:r>
      </w:hyperlink>
    </w:p>
    <w:p w14:paraId="46E96746" w14:textId="77777777" w:rsidR="002B0D9D" w:rsidRDefault="002B0D9D">
      <w:pPr>
        <w:pStyle w:val="TOC3"/>
        <w:tabs>
          <w:tab w:val="left" w:pos="1320"/>
          <w:tab w:val="right" w:leader="dot" w:pos="9350"/>
        </w:tabs>
        <w:rPr>
          <w:i w:val="0"/>
          <w:iCs w:val="0"/>
          <w:noProof/>
          <w:sz w:val="24"/>
          <w:lang w:val="en-US"/>
        </w:rPr>
      </w:pPr>
      <w:hyperlink w:anchor="_Toc157995957" w:history="1">
        <w:r w:rsidRPr="00BF630D">
          <w:rPr>
            <w:rStyle w:val="Hyperlink"/>
            <w:noProof/>
          </w:rPr>
          <w:t>7.5.3</w:t>
        </w:r>
        <w:r>
          <w:rPr>
            <w:i w:val="0"/>
            <w:iCs w:val="0"/>
            <w:noProof/>
            <w:sz w:val="24"/>
            <w:lang w:val="en-US"/>
          </w:rPr>
          <w:tab/>
        </w:r>
        <w:r w:rsidRPr="00BF630D">
          <w:rPr>
            <w:rStyle w:val="Hyperlink"/>
            <w:noProof/>
          </w:rPr>
          <w:t>Develop Preservation Strategies and Standards</w:t>
        </w:r>
        <w:r>
          <w:rPr>
            <w:noProof/>
            <w:webHidden/>
          </w:rPr>
          <w:tab/>
        </w:r>
        <w:r>
          <w:rPr>
            <w:noProof/>
            <w:webHidden/>
          </w:rPr>
          <w:fldChar w:fldCharType="begin"/>
        </w:r>
        <w:r>
          <w:rPr>
            <w:noProof/>
            <w:webHidden/>
          </w:rPr>
          <w:instrText xml:space="preserve"> PAGEREF _Toc157995957 \h </w:instrText>
        </w:r>
        <w:r>
          <w:rPr>
            <w:noProof/>
          </w:rPr>
        </w:r>
        <w:r>
          <w:rPr>
            <w:noProof/>
            <w:webHidden/>
          </w:rPr>
          <w:fldChar w:fldCharType="separate"/>
        </w:r>
        <w:r w:rsidR="00B11C70">
          <w:rPr>
            <w:noProof/>
            <w:webHidden/>
          </w:rPr>
          <w:t>33</w:t>
        </w:r>
        <w:r>
          <w:rPr>
            <w:noProof/>
            <w:webHidden/>
          </w:rPr>
          <w:fldChar w:fldCharType="end"/>
        </w:r>
      </w:hyperlink>
    </w:p>
    <w:p w14:paraId="032BCB7D" w14:textId="77777777" w:rsidR="002B0D9D" w:rsidRDefault="002B0D9D">
      <w:pPr>
        <w:pStyle w:val="TOC3"/>
        <w:tabs>
          <w:tab w:val="left" w:pos="1320"/>
          <w:tab w:val="right" w:leader="dot" w:pos="9350"/>
        </w:tabs>
        <w:rPr>
          <w:i w:val="0"/>
          <w:iCs w:val="0"/>
          <w:noProof/>
          <w:sz w:val="24"/>
          <w:lang w:val="en-US"/>
        </w:rPr>
      </w:pPr>
      <w:hyperlink w:anchor="_Toc157995958" w:history="1">
        <w:r w:rsidRPr="00BF630D">
          <w:rPr>
            <w:rStyle w:val="Hyperlink"/>
            <w:noProof/>
          </w:rPr>
          <w:t>7.5.4</w:t>
        </w:r>
        <w:r>
          <w:rPr>
            <w:i w:val="0"/>
            <w:iCs w:val="0"/>
            <w:noProof/>
            <w:sz w:val="24"/>
            <w:lang w:val="en-US"/>
          </w:rPr>
          <w:tab/>
        </w:r>
        <w:r w:rsidRPr="00BF630D">
          <w:rPr>
            <w:rStyle w:val="Hyperlink"/>
            <w:noProof/>
          </w:rPr>
          <w:t>Develop Packaging Designs and Migration Plans</w:t>
        </w:r>
        <w:r>
          <w:rPr>
            <w:noProof/>
            <w:webHidden/>
          </w:rPr>
          <w:tab/>
        </w:r>
        <w:r>
          <w:rPr>
            <w:noProof/>
            <w:webHidden/>
          </w:rPr>
          <w:fldChar w:fldCharType="begin"/>
        </w:r>
        <w:r>
          <w:rPr>
            <w:noProof/>
            <w:webHidden/>
          </w:rPr>
          <w:instrText xml:space="preserve"> PAGEREF _Toc157995958 \h </w:instrText>
        </w:r>
        <w:r>
          <w:rPr>
            <w:noProof/>
          </w:rPr>
        </w:r>
        <w:r>
          <w:rPr>
            <w:noProof/>
            <w:webHidden/>
          </w:rPr>
          <w:fldChar w:fldCharType="separate"/>
        </w:r>
        <w:r w:rsidR="00B11C70">
          <w:rPr>
            <w:noProof/>
            <w:webHidden/>
          </w:rPr>
          <w:t>34</w:t>
        </w:r>
        <w:r>
          <w:rPr>
            <w:noProof/>
            <w:webHidden/>
          </w:rPr>
          <w:fldChar w:fldCharType="end"/>
        </w:r>
      </w:hyperlink>
    </w:p>
    <w:p w14:paraId="422A32D5" w14:textId="77777777" w:rsidR="002B0D9D" w:rsidRDefault="002B0D9D">
      <w:pPr>
        <w:pStyle w:val="TOC2"/>
        <w:tabs>
          <w:tab w:val="left" w:pos="880"/>
          <w:tab w:val="right" w:leader="dot" w:pos="9350"/>
        </w:tabs>
        <w:rPr>
          <w:smallCaps w:val="0"/>
          <w:noProof/>
          <w:sz w:val="24"/>
          <w:lang w:val="en-US"/>
        </w:rPr>
      </w:pPr>
      <w:hyperlink w:anchor="_Toc157995959" w:history="1">
        <w:r w:rsidRPr="00BF630D">
          <w:rPr>
            <w:rStyle w:val="Hyperlink"/>
            <w:noProof/>
          </w:rPr>
          <w:t>7.6</w:t>
        </w:r>
        <w:r>
          <w:rPr>
            <w:smallCaps w:val="0"/>
            <w:noProof/>
            <w:sz w:val="24"/>
            <w:lang w:val="en-US"/>
          </w:rPr>
          <w:tab/>
        </w:r>
        <w:r w:rsidRPr="00BF630D">
          <w:rPr>
            <w:rStyle w:val="Hyperlink"/>
            <w:noProof/>
          </w:rPr>
          <w:t>Access</w:t>
        </w:r>
        <w:r>
          <w:rPr>
            <w:noProof/>
            <w:webHidden/>
          </w:rPr>
          <w:tab/>
        </w:r>
        <w:r>
          <w:rPr>
            <w:noProof/>
            <w:webHidden/>
          </w:rPr>
          <w:fldChar w:fldCharType="begin"/>
        </w:r>
        <w:r>
          <w:rPr>
            <w:noProof/>
            <w:webHidden/>
          </w:rPr>
          <w:instrText xml:space="preserve"> PAGEREF _Toc157995959 \h </w:instrText>
        </w:r>
        <w:r>
          <w:rPr>
            <w:noProof/>
          </w:rPr>
        </w:r>
        <w:r>
          <w:rPr>
            <w:noProof/>
            <w:webHidden/>
          </w:rPr>
          <w:fldChar w:fldCharType="separate"/>
        </w:r>
        <w:r w:rsidR="00B11C70">
          <w:rPr>
            <w:noProof/>
            <w:webHidden/>
          </w:rPr>
          <w:t>35</w:t>
        </w:r>
        <w:r>
          <w:rPr>
            <w:noProof/>
            <w:webHidden/>
          </w:rPr>
          <w:fldChar w:fldCharType="end"/>
        </w:r>
      </w:hyperlink>
    </w:p>
    <w:p w14:paraId="67ECE69A" w14:textId="77777777" w:rsidR="002B0D9D" w:rsidRDefault="002B0D9D">
      <w:pPr>
        <w:pStyle w:val="TOC3"/>
        <w:tabs>
          <w:tab w:val="left" w:pos="1320"/>
          <w:tab w:val="right" w:leader="dot" w:pos="9350"/>
        </w:tabs>
        <w:rPr>
          <w:i w:val="0"/>
          <w:iCs w:val="0"/>
          <w:noProof/>
          <w:sz w:val="24"/>
          <w:lang w:val="en-US"/>
        </w:rPr>
      </w:pPr>
      <w:hyperlink w:anchor="_Toc157995960" w:history="1">
        <w:r w:rsidRPr="00BF630D">
          <w:rPr>
            <w:rStyle w:val="Hyperlink"/>
            <w:noProof/>
          </w:rPr>
          <w:t>7.6.1</w:t>
        </w:r>
        <w:r>
          <w:rPr>
            <w:i w:val="0"/>
            <w:iCs w:val="0"/>
            <w:noProof/>
            <w:sz w:val="24"/>
            <w:lang w:val="en-US"/>
          </w:rPr>
          <w:tab/>
        </w:r>
        <w:r w:rsidRPr="00BF630D">
          <w:rPr>
            <w:rStyle w:val="Hyperlink"/>
            <w:noProof/>
          </w:rPr>
          <w:t>Coordinate Access Activities</w:t>
        </w:r>
        <w:r>
          <w:rPr>
            <w:noProof/>
            <w:webHidden/>
          </w:rPr>
          <w:tab/>
        </w:r>
        <w:r>
          <w:rPr>
            <w:noProof/>
            <w:webHidden/>
          </w:rPr>
          <w:fldChar w:fldCharType="begin"/>
        </w:r>
        <w:r>
          <w:rPr>
            <w:noProof/>
            <w:webHidden/>
          </w:rPr>
          <w:instrText xml:space="preserve"> PAGEREF _Toc157995960 \h </w:instrText>
        </w:r>
        <w:r>
          <w:rPr>
            <w:noProof/>
          </w:rPr>
        </w:r>
        <w:r>
          <w:rPr>
            <w:noProof/>
            <w:webHidden/>
          </w:rPr>
          <w:fldChar w:fldCharType="separate"/>
        </w:r>
        <w:r w:rsidR="00B11C70">
          <w:rPr>
            <w:noProof/>
            <w:webHidden/>
          </w:rPr>
          <w:t>36</w:t>
        </w:r>
        <w:r>
          <w:rPr>
            <w:noProof/>
            <w:webHidden/>
          </w:rPr>
          <w:fldChar w:fldCharType="end"/>
        </w:r>
      </w:hyperlink>
    </w:p>
    <w:p w14:paraId="06578EE5" w14:textId="77777777" w:rsidR="002B0D9D" w:rsidRDefault="002B0D9D">
      <w:pPr>
        <w:pStyle w:val="TOC3"/>
        <w:tabs>
          <w:tab w:val="left" w:pos="1320"/>
          <w:tab w:val="right" w:leader="dot" w:pos="9350"/>
        </w:tabs>
        <w:rPr>
          <w:i w:val="0"/>
          <w:iCs w:val="0"/>
          <w:noProof/>
          <w:sz w:val="24"/>
          <w:lang w:val="en-US"/>
        </w:rPr>
      </w:pPr>
      <w:hyperlink w:anchor="_Toc157995961" w:history="1">
        <w:r w:rsidRPr="00BF630D">
          <w:rPr>
            <w:rStyle w:val="Hyperlink"/>
            <w:noProof/>
          </w:rPr>
          <w:t>7.6.2</w:t>
        </w:r>
        <w:r>
          <w:rPr>
            <w:i w:val="0"/>
            <w:iCs w:val="0"/>
            <w:noProof/>
            <w:sz w:val="24"/>
            <w:lang w:val="en-US"/>
          </w:rPr>
          <w:tab/>
        </w:r>
        <w:r w:rsidRPr="00BF630D">
          <w:rPr>
            <w:rStyle w:val="Hyperlink"/>
            <w:noProof/>
          </w:rPr>
          <w:t>Generate DIP</w:t>
        </w:r>
        <w:r>
          <w:rPr>
            <w:noProof/>
            <w:webHidden/>
          </w:rPr>
          <w:tab/>
        </w:r>
        <w:r>
          <w:rPr>
            <w:noProof/>
            <w:webHidden/>
          </w:rPr>
          <w:fldChar w:fldCharType="begin"/>
        </w:r>
        <w:r>
          <w:rPr>
            <w:noProof/>
            <w:webHidden/>
          </w:rPr>
          <w:instrText xml:space="preserve"> PAGEREF _Toc157995961 \h </w:instrText>
        </w:r>
        <w:r>
          <w:rPr>
            <w:noProof/>
          </w:rPr>
        </w:r>
        <w:r>
          <w:rPr>
            <w:noProof/>
            <w:webHidden/>
          </w:rPr>
          <w:fldChar w:fldCharType="separate"/>
        </w:r>
        <w:r w:rsidR="00B11C70">
          <w:rPr>
            <w:noProof/>
            <w:webHidden/>
          </w:rPr>
          <w:t>41</w:t>
        </w:r>
        <w:r>
          <w:rPr>
            <w:noProof/>
            <w:webHidden/>
          </w:rPr>
          <w:fldChar w:fldCharType="end"/>
        </w:r>
      </w:hyperlink>
    </w:p>
    <w:p w14:paraId="68119EB6" w14:textId="77777777" w:rsidR="002B0D9D" w:rsidRDefault="002B0D9D">
      <w:pPr>
        <w:pStyle w:val="TOC3"/>
        <w:tabs>
          <w:tab w:val="left" w:pos="1320"/>
          <w:tab w:val="right" w:leader="dot" w:pos="9350"/>
        </w:tabs>
        <w:rPr>
          <w:i w:val="0"/>
          <w:iCs w:val="0"/>
          <w:noProof/>
          <w:sz w:val="24"/>
          <w:lang w:val="en-US"/>
        </w:rPr>
      </w:pPr>
      <w:hyperlink w:anchor="_Toc157995962" w:history="1">
        <w:r w:rsidRPr="00BF630D">
          <w:rPr>
            <w:rStyle w:val="Hyperlink"/>
            <w:noProof/>
          </w:rPr>
          <w:t>7.6.3</w:t>
        </w:r>
        <w:r>
          <w:rPr>
            <w:i w:val="0"/>
            <w:iCs w:val="0"/>
            <w:noProof/>
            <w:sz w:val="24"/>
            <w:lang w:val="en-US"/>
          </w:rPr>
          <w:tab/>
        </w:r>
        <w:r w:rsidRPr="00BF630D">
          <w:rPr>
            <w:rStyle w:val="Hyperlink"/>
            <w:noProof/>
          </w:rPr>
          <w:t>Deliver Response</w:t>
        </w:r>
        <w:r>
          <w:rPr>
            <w:noProof/>
            <w:webHidden/>
          </w:rPr>
          <w:tab/>
        </w:r>
        <w:r>
          <w:rPr>
            <w:noProof/>
            <w:webHidden/>
          </w:rPr>
          <w:fldChar w:fldCharType="begin"/>
        </w:r>
        <w:r>
          <w:rPr>
            <w:noProof/>
            <w:webHidden/>
          </w:rPr>
          <w:instrText xml:space="preserve"> PAGEREF _Toc157995962 \h </w:instrText>
        </w:r>
        <w:r>
          <w:rPr>
            <w:noProof/>
          </w:rPr>
        </w:r>
        <w:r>
          <w:rPr>
            <w:noProof/>
            <w:webHidden/>
          </w:rPr>
          <w:fldChar w:fldCharType="separate"/>
        </w:r>
        <w:r w:rsidR="00B11C70">
          <w:rPr>
            <w:noProof/>
            <w:webHidden/>
          </w:rPr>
          <w:t>42</w:t>
        </w:r>
        <w:r>
          <w:rPr>
            <w:noProof/>
            <w:webHidden/>
          </w:rPr>
          <w:fldChar w:fldCharType="end"/>
        </w:r>
      </w:hyperlink>
    </w:p>
    <w:p w14:paraId="07029CD0" w14:textId="77777777" w:rsidR="002B0D9D" w:rsidRDefault="002B0D9D">
      <w:pPr>
        <w:pStyle w:val="TOC1"/>
        <w:tabs>
          <w:tab w:val="left" w:pos="440"/>
          <w:tab w:val="right" w:leader="dot" w:pos="9350"/>
        </w:tabs>
        <w:rPr>
          <w:b w:val="0"/>
          <w:bCs w:val="0"/>
          <w:caps w:val="0"/>
          <w:noProof/>
          <w:sz w:val="24"/>
          <w:lang w:val="en-US"/>
        </w:rPr>
      </w:pPr>
      <w:hyperlink w:anchor="_Toc157995963" w:history="1">
        <w:r w:rsidRPr="00BF630D">
          <w:rPr>
            <w:rStyle w:val="Hyperlink"/>
            <w:noProof/>
          </w:rPr>
          <w:t>8</w:t>
        </w:r>
        <w:r>
          <w:rPr>
            <w:b w:val="0"/>
            <w:bCs w:val="0"/>
            <w:caps w:val="0"/>
            <w:noProof/>
            <w:sz w:val="24"/>
            <w:lang w:val="en-US"/>
          </w:rPr>
          <w:tab/>
        </w:r>
        <w:r w:rsidRPr="00BF630D">
          <w:rPr>
            <w:rStyle w:val="Hyperlink"/>
            <w:noProof/>
          </w:rPr>
          <w:t>Metadata Requirements</w:t>
        </w:r>
        <w:r>
          <w:rPr>
            <w:noProof/>
            <w:webHidden/>
          </w:rPr>
          <w:tab/>
        </w:r>
        <w:r>
          <w:rPr>
            <w:noProof/>
            <w:webHidden/>
          </w:rPr>
          <w:fldChar w:fldCharType="begin"/>
        </w:r>
        <w:r>
          <w:rPr>
            <w:noProof/>
            <w:webHidden/>
          </w:rPr>
          <w:instrText xml:space="preserve"> PAGEREF _Toc157995963 \h </w:instrText>
        </w:r>
        <w:r>
          <w:rPr>
            <w:noProof/>
          </w:rPr>
        </w:r>
        <w:r>
          <w:rPr>
            <w:noProof/>
            <w:webHidden/>
          </w:rPr>
          <w:fldChar w:fldCharType="separate"/>
        </w:r>
        <w:r w:rsidR="00B11C70">
          <w:rPr>
            <w:noProof/>
            <w:webHidden/>
          </w:rPr>
          <w:t>42</w:t>
        </w:r>
        <w:r>
          <w:rPr>
            <w:noProof/>
            <w:webHidden/>
          </w:rPr>
          <w:fldChar w:fldCharType="end"/>
        </w:r>
      </w:hyperlink>
    </w:p>
    <w:p w14:paraId="0A46923C" w14:textId="77777777" w:rsidR="002B0D9D" w:rsidRDefault="002B0D9D">
      <w:pPr>
        <w:pStyle w:val="TOC2"/>
        <w:tabs>
          <w:tab w:val="left" w:pos="880"/>
          <w:tab w:val="right" w:leader="dot" w:pos="9350"/>
        </w:tabs>
        <w:rPr>
          <w:smallCaps w:val="0"/>
          <w:noProof/>
          <w:sz w:val="24"/>
          <w:lang w:val="en-US"/>
        </w:rPr>
      </w:pPr>
      <w:hyperlink w:anchor="_Toc157995964" w:history="1">
        <w:r w:rsidRPr="00BF630D">
          <w:rPr>
            <w:rStyle w:val="Hyperlink"/>
            <w:noProof/>
          </w:rPr>
          <w:t>8.1</w:t>
        </w:r>
        <w:r>
          <w:rPr>
            <w:smallCaps w:val="0"/>
            <w:noProof/>
            <w:sz w:val="24"/>
            <w:lang w:val="en-US"/>
          </w:rPr>
          <w:tab/>
        </w:r>
        <w:r w:rsidRPr="00BF630D">
          <w:rPr>
            <w:rStyle w:val="Hyperlink"/>
            <w:noProof/>
          </w:rPr>
          <w:t>Metadata Requirements</w:t>
        </w:r>
        <w:r>
          <w:rPr>
            <w:noProof/>
            <w:webHidden/>
          </w:rPr>
          <w:tab/>
        </w:r>
        <w:r>
          <w:rPr>
            <w:noProof/>
            <w:webHidden/>
          </w:rPr>
          <w:fldChar w:fldCharType="begin"/>
        </w:r>
        <w:r>
          <w:rPr>
            <w:noProof/>
            <w:webHidden/>
          </w:rPr>
          <w:instrText xml:space="preserve"> PAGEREF _Toc157995964 \h </w:instrText>
        </w:r>
        <w:r>
          <w:rPr>
            <w:noProof/>
          </w:rPr>
        </w:r>
        <w:r>
          <w:rPr>
            <w:noProof/>
            <w:webHidden/>
          </w:rPr>
          <w:fldChar w:fldCharType="separate"/>
        </w:r>
        <w:r w:rsidR="00B11C70">
          <w:rPr>
            <w:noProof/>
            <w:webHidden/>
          </w:rPr>
          <w:t>43</w:t>
        </w:r>
        <w:r>
          <w:rPr>
            <w:noProof/>
            <w:webHidden/>
          </w:rPr>
          <w:fldChar w:fldCharType="end"/>
        </w:r>
      </w:hyperlink>
    </w:p>
    <w:p w14:paraId="5064C3E4" w14:textId="77777777" w:rsidR="002B0D9D" w:rsidRDefault="002B0D9D">
      <w:pPr>
        <w:pStyle w:val="TOC1"/>
        <w:tabs>
          <w:tab w:val="right" w:leader="dot" w:pos="9350"/>
        </w:tabs>
        <w:rPr>
          <w:b w:val="0"/>
          <w:bCs w:val="0"/>
          <w:caps w:val="0"/>
          <w:noProof/>
          <w:sz w:val="24"/>
          <w:lang w:val="en-US"/>
        </w:rPr>
      </w:pPr>
      <w:hyperlink w:anchor="_Toc157995965" w:history="1">
        <w:r w:rsidRPr="00BF630D">
          <w:rPr>
            <w:rStyle w:val="Hyperlink"/>
            <w:noProof/>
          </w:rPr>
          <w:t>Appendix A – Minimum Descriptive Metadata Requirements</w:t>
        </w:r>
        <w:r>
          <w:rPr>
            <w:noProof/>
            <w:webHidden/>
          </w:rPr>
          <w:tab/>
        </w:r>
        <w:r>
          <w:rPr>
            <w:noProof/>
            <w:webHidden/>
          </w:rPr>
          <w:fldChar w:fldCharType="begin"/>
        </w:r>
        <w:r>
          <w:rPr>
            <w:noProof/>
            <w:webHidden/>
          </w:rPr>
          <w:instrText xml:space="preserve"> PAGEREF _Toc157995965 \h </w:instrText>
        </w:r>
        <w:r>
          <w:rPr>
            <w:noProof/>
          </w:rPr>
        </w:r>
        <w:r>
          <w:rPr>
            <w:noProof/>
            <w:webHidden/>
          </w:rPr>
          <w:fldChar w:fldCharType="separate"/>
        </w:r>
        <w:r w:rsidR="00B11C70">
          <w:rPr>
            <w:noProof/>
            <w:webHidden/>
          </w:rPr>
          <w:t>44</w:t>
        </w:r>
        <w:r>
          <w:rPr>
            <w:noProof/>
            <w:webHidden/>
          </w:rPr>
          <w:fldChar w:fldCharType="end"/>
        </w:r>
      </w:hyperlink>
    </w:p>
    <w:p w14:paraId="44BBCF3B" w14:textId="77777777" w:rsidR="002B0D9D" w:rsidRDefault="002B0D9D">
      <w:pPr>
        <w:pStyle w:val="TOC1"/>
        <w:tabs>
          <w:tab w:val="right" w:leader="dot" w:pos="9350"/>
        </w:tabs>
        <w:rPr>
          <w:b w:val="0"/>
          <w:bCs w:val="0"/>
          <w:caps w:val="0"/>
          <w:noProof/>
          <w:sz w:val="24"/>
          <w:lang w:val="en-US"/>
        </w:rPr>
      </w:pPr>
      <w:hyperlink w:anchor="_Toc157995966" w:history="1">
        <w:r w:rsidRPr="00BF630D">
          <w:rPr>
            <w:rStyle w:val="Hyperlink"/>
            <w:noProof/>
          </w:rPr>
          <w:t>Appendix B – NLM Repository Formats</w:t>
        </w:r>
        <w:r>
          <w:rPr>
            <w:noProof/>
            <w:webHidden/>
          </w:rPr>
          <w:tab/>
        </w:r>
        <w:r>
          <w:rPr>
            <w:noProof/>
            <w:webHidden/>
          </w:rPr>
          <w:fldChar w:fldCharType="begin"/>
        </w:r>
        <w:r>
          <w:rPr>
            <w:noProof/>
            <w:webHidden/>
          </w:rPr>
          <w:instrText xml:space="preserve"> PAGEREF _Toc157995966 \h </w:instrText>
        </w:r>
        <w:r>
          <w:rPr>
            <w:noProof/>
          </w:rPr>
        </w:r>
        <w:r>
          <w:rPr>
            <w:noProof/>
            <w:webHidden/>
          </w:rPr>
          <w:fldChar w:fldCharType="separate"/>
        </w:r>
        <w:r w:rsidR="00B11C70">
          <w:rPr>
            <w:noProof/>
            <w:webHidden/>
          </w:rPr>
          <w:t>46</w:t>
        </w:r>
        <w:r>
          <w:rPr>
            <w:noProof/>
            <w:webHidden/>
          </w:rPr>
          <w:fldChar w:fldCharType="end"/>
        </w:r>
      </w:hyperlink>
    </w:p>
    <w:p w14:paraId="7409D642" w14:textId="77777777" w:rsidR="002B0D9D" w:rsidRDefault="002B0D9D">
      <w:pPr>
        <w:pStyle w:val="TOC1"/>
        <w:tabs>
          <w:tab w:val="right" w:leader="dot" w:pos="9350"/>
        </w:tabs>
        <w:rPr>
          <w:b w:val="0"/>
          <w:bCs w:val="0"/>
          <w:caps w:val="0"/>
          <w:noProof/>
          <w:sz w:val="24"/>
          <w:lang w:val="en-US"/>
        </w:rPr>
      </w:pPr>
      <w:hyperlink w:anchor="_Toc157995967" w:history="1">
        <w:r w:rsidRPr="00BF630D">
          <w:rPr>
            <w:rStyle w:val="Hyperlink"/>
            <w:noProof/>
          </w:rPr>
          <w:t>Appendix C – Glossary of Terms</w:t>
        </w:r>
        <w:r>
          <w:rPr>
            <w:noProof/>
            <w:webHidden/>
          </w:rPr>
          <w:tab/>
        </w:r>
        <w:r>
          <w:rPr>
            <w:noProof/>
            <w:webHidden/>
          </w:rPr>
          <w:fldChar w:fldCharType="begin"/>
        </w:r>
        <w:r>
          <w:rPr>
            <w:noProof/>
            <w:webHidden/>
          </w:rPr>
          <w:instrText xml:space="preserve"> PAGEREF _Toc157995967 \h </w:instrText>
        </w:r>
        <w:r>
          <w:rPr>
            <w:noProof/>
          </w:rPr>
        </w:r>
        <w:r>
          <w:rPr>
            <w:noProof/>
            <w:webHidden/>
          </w:rPr>
          <w:fldChar w:fldCharType="separate"/>
        </w:r>
        <w:r w:rsidR="00B11C70">
          <w:rPr>
            <w:noProof/>
            <w:webHidden/>
          </w:rPr>
          <w:t>48</w:t>
        </w:r>
        <w:r>
          <w:rPr>
            <w:noProof/>
            <w:webHidden/>
          </w:rPr>
          <w:fldChar w:fldCharType="end"/>
        </w:r>
      </w:hyperlink>
    </w:p>
    <w:p w14:paraId="386D9B49" w14:textId="77777777" w:rsidR="002B0D9D" w:rsidRDefault="002B0D9D">
      <w:pPr>
        <w:pStyle w:val="TOC1"/>
        <w:tabs>
          <w:tab w:val="right" w:leader="dot" w:pos="9350"/>
        </w:tabs>
        <w:rPr>
          <w:b w:val="0"/>
          <w:bCs w:val="0"/>
          <w:caps w:val="0"/>
          <w:noProof/>
          <w:sz w:val="24"/>
          <w:lang w:val="en-US"/>
        </w:rPr>
      </w:pPr>
      <w:hyperlink w:anchor="_Toc157995968" w:history="1">
        <w:r w:rsidRPr="00BF630D">
          <w:rPr>
            <w:rStyle w:val="Hyperlink"/>
            <w:noProof/>
          </w:rPr>
          <w:t>Appendix D – Technical Metadata</w:t>
        </w:r>
        <w:r>
          <w:rPr>
            <w:noProof/>
            <w:webHidden/>
          </w:rPr>
          <w:tab/>
        </w:r>
        <w:r>
          <w:rPr>
            <w:noProof/>
            <w:webHidden/>
          </w:rPr>
          <w:fldChar w:fldCharType="begin"/>
        </w:r>
        <w:r>
          <w:rPr>
            <w:noProof/>
            <w:webHidden/>
          </w:rPr>
          <w:instrText xml:space="preserve"> PAGEREF _Toc157995968 \h </w:instrText>
        </w:r>
        <w:r>
          <w:rPr>
            <w:noProof/>
          </w:rPr>
        </w:r>
        <w:r>
          <w:rPr>
            <w:noProof/>
            <w:webHidden/>
          </w:rPr>
          <w:fldChar w:fldCharType="separate"/>
        </w:r>
        <w:r w:rsidR="00B11C70">
          <w:rPr>
            <w:noProof/>
            <w:webHidden/>
          </w:rPr>
          <w:t>54</w:t>
        </w:r>
        <w:r>
          <w:rPr>
            <w:noProof/>
            <w:webHidden/>
          </w:rPr>
          <w:fldChar w:fldCharType="end"/>
        </w:r>
      </w:hyperlink>
    </w:p>
    <w:p w14:paraId="5FEB1C5B" w14:textId="77777777" w:rsidR="009C26D9" w:rsidRPr="00B161E2" w:rsidRDefault="002B0D9D" w:rsidP="008E4254">
      <w:pPr>
        <w:tabs>
          <w:tab w:val="left" w:pos="720"/>
          <w:tab w:val="left" w:pos="1080"/>
          <w:tab w:val="left" w:pos="1440"/>
          <w:tab w:val="left" w:pos="1800"/>
          <w:tab w:val="left" w:pos="2160"/>
        </w:tabs>
        <w:rPr>
          <w:rFonts w:ascii="Times New Roman" w:hAnsi="Times New Roman" w:cs="Arial"/>
          <w:b/>
          <w:bCs/>
          <w:caps/>
          <w:sz w:val="24"/>
          <w:szCs w:val="24"/>
        </w:rPr>
      </w:pPr>
      <w:r>
        <w:rPr>
          <w:rFonts w:ascii="Times New Roman" w:hAnsi="Times New Roman" w:cs="Arial"/>
          <w:sz w:val="24"/>
          <w:szCs w:val="24"/>
        </w:rPr>
        <w:fldChar w:fldCharType="end"/>
      </w:r>
    </w:p>
    <w:p w14:paraId="59ABAAEB" w14:textId="77777777" w:rsidR="008926AD" w:rsidRPr="00B161E2" w:rsidRDefault="009C26D9" w:rsidP="008E4254">
      <w:pPr>
        <w:pStyle w:val="Heading1"/>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r w:rsidRPr="00B161E2">
        <w:rPr>
          <w:rFonts w:ascii="Times New Roman" w:hAnsi="Times New Roman"/>
          <w:b w:val="0"/>
          <w:bCs w:val="0"/>
          <w:caps/>
          <w:sz w:val="24"/>
          <w:szCs w:val="24"/>
        </w:rPr>
        <w:br w:type="page"/>
      </w:r>
      <w:bookmarkStart w:id="1" w:name="_Toc157995909"/>
      <w:r w:rsidR="00700E86" w:rsidRPr="00B161E2">
        <w:lastRenderedPageBreak/>
        <w:t>1</w:t>
      </w:r>
      <w:r w:rsidR="00700E86" w:rsidRPr="00B161E2">
        <w:tab/>
      </w:r>
      <w:r w:rsidR="007F3464" w:rsidRPr="00B161E2">
        <w:t>Introduction</w:t>
      </w:r>
      <w:bookmarkEnd w:id="1"/>
    </w:p>
    <w:p w14:paraId="29C8EDBD" w14:textId="77777777" w:rsidR="008926AD" w:rsidRPr="00B161E2" w:rsidRDefault="007F3464" w:rsidP="008E4254">
      <w:pPr>
        <w:pStyle w:val="Heading2"/>
        <w:numPr>
          <w:ilvl w:val="1"/>
          <w:numId w:val="1"/>
        </w:numPr>
        <w:tabs>
          <w:tab w:val="left" w:pos="720"/>
          <w:tab w:val="left" w:pos="1080"/>
          <w:tab w:val="left" w:pos="1440"/>
          <w:tab w:val="left" w:pos="1800"/>
          <w:tab w:val="left" w:pos="2160"/>
        </w:tabs>
        <w:ind w:left="475" w:hanging="475"/>
      </w:pPr>
      <w:bookmarkStart w:id="2" w:name="_Toc157995910"/>
      <w:r w:rsidRPr="00B161E2">
        <w:t xml:space="preserve">The </w:t>
      </w:r>
      <w:r w:rsidR="006D0E78" w:rsidRPr="00B161E2">
        <w:t>N</w:t>
      </w:r>
      <w:r w:rsidRPr="00B161E2">
        <w:t>eed for an NLM Digital Repository</w:t>
      </w:r>
      <w:bookmarkEnd w:id="2"/>
    </w:p>
    <w:p w14:paraId="1C552283" w14:textId="77777777" w:rsidR="007F3464" w:rsidRPr="00B161E2" w:rsidRDefault="007F3464" w:rsidP="008E4254">
      <w:pPr>
        <w:tabs>
          <w:tab w:val="left" w:pos="720"/>
          <w:tab w:val="left" w:pos="1080"/>
          <w:tab w:val="left" w:pos="1440"/>
          <w:tab w:val="left" w:pos="1800"/>
          <w:tab w:val="left" w:pos="2160"/>
        </w:tabs>
      </w:pPr>
    </w:p>
    <w:p w14:paraId="0919AD92" w14:textId="77777777" w:rsidR="008926AD" w:rsidRPr="00B161E2" w:rsidRDefault="008558DD" w:rsidP="008E4254">
      <w:pPr>
        <w:tabs>
          <w:tab w:val="left" w:pos="720"/>
          <w:tab w:val="left" w:pos="1080"/>
          <w:tab w:val="left" w:pos="1440"/>
          <w:tab w:val="left" w:pos="1800"/>
          <w:tab w:val="left" w:pos="2160"/>
        </w:tabs>
      </w:pPr>
      <w:r w:rsidRPr="00B161E2">
        <w:t>The mission of the National Library of Medicine is to acquire, organize, preserve and make accessible the published record of the biomedical sciences and health professions, irrespective of format.</w:t>
      </w:r>
      <w:r w:rsidR="008926AD" w:rsidRPr="00B161E2">
        <w:t xml:space="preserve">  </w:t>
      </w:r>
      <w:r w:rsidRPr="00B161E2">
        <w:t>In order to</w:t>
      </w:r>
      <w:r w:rsidRPr="00B161E2">
        <w:rPr>
          <w:lang w:val="en-US"/>
        </w:rPr>
        <w:t xml:space="preserve"> fulfill</w:t>
      </w:r>
      <w:r w:rsidRPr="00B161E2">
        <w:t xml:space="preserve"> this mandate, it is essential that the Library develop the robust infrastructure needed to manage and preserve a large amount of material in a variety of digital formats.</w:t>
      </w:r>
    </w:p>
    <w:p w14:paraId="3924736F" w14:textId="77777777" w:rsidR="008558DD" w:rsidRPr="00B161E2" w:rsidRDefault="008558DD" w:rsidP="008E4254">
      <w:pPr>
        <w:tabs>
          <w:tab w:val="left" w:pos="720"/>
          <w:tab w:val="left" w:pos="1080"/>
          <w:tab w:val="left" w:pos="1440"/>
          <w:tab w:val="left" w:pos="1800"/>
          <w:tab w:val="left" w:pos="2160"/>
        </w:tabs>
      </w:pPr>
    </w:p>
    <w:p w14:paraId="466D4868" w14:textId="77777777" w:rsidR="008926AD" w:rsidRPr="00B161E2" w:rsidRDefault="008558DD" w:rsidP="008E4254">
      <w:pPr>
        <w:tabs>
          <w:tab w:val="left" w:pos="720"/>
          <w:tab w:val="left" w:pos="1080"/>
          <w:tab w:val="left" w:pos="1440"/>
          <w:tab w:val="left" w:pos="1800"/>
          <w:tab w:val="left" w:pos="2160"/>
        </w:tabs>
      </w:pPr>
      <w:r w:rsidRPr="00B161E2">
        <w:t>A number of program areas within Library Operations are in need of such a digital repository to support their existing digital collections and to expand the ability to collect a growing amount of born-digital resources.</w:t>
      </w:r>
      <w:r w:rsidR="008926AD" w:rsidRPr="00B161E2">
        <w:t xml:space="preserve">  </w:t>
      </w:r>
      <w:r w:rsidRPr="00B161E2">
        <w:rPr>
          <w:lang w:val="en-US"/>
        </w:rPr>
        <w:t>Dozens of digital collections</w:t>
      </w:r>
      <w:r w:rsidR="00B52998" w:rsidRPr="00B161E2">
        <w:rPr>
          <w:lang w:val="en-US"/>
        </w:rPr>
        <w:t xml:space="preserve"> which require long-term management and preservation</w:t>
      </w:r>
      <w:r w:rsidRPr="00B161E2">
        <w:rPr>
          <w:lang w:val="en-US"/>
        </w:rPr>
        <w:t xml:space="preserve"> have already been created by the History of Medicine Division.  </w:t>
      </w:r>
      <w:r w:rsidRPr="00B161E2">
        <w:t>Collection development and acquisitions staffs are seeing an increasing availability of born-digital materials</w:t>
      </w:r>
      <w:r w:rsidR="00303CCA" w:rsidRPr="00B161E2">
        <w:t>, including licensed e-journals and web sites</w:t>
      </w:r>
      <w:r w:rsidRPr="00B161E2">
        <w:t xml:space="preserve"> that NLM needs to add to its collection.  </w:t>
      </w:r>
      <w:r w:rsidR="00303CCA" w:rsidRPr="00B161E2">
        <w:t>N</w:t>
      </w:r>
      <w:r w:rsidRPr="00B161E2">
        <w:t xml:space="preserve">LM’s preservation program has embraced digitization as a preservation </w:t>
      </w:r>
      <w:r w:rsidR="003D29BD">
        <w:t>method</w:t>
      </w:r>
      <w:r w:rsidRPr="00B161E2">
        <w:t xml:space="preserve"> to replace microfilming.  The creation of functional requirements and identification of key policy issues for an NLM Digital Repository are essential next steps to aid in building NLM’s collection in the digital environment.</w:t>
      </w:r>
    </w:p>
    <w:p w14:paraId="697FAAE0" w14:textId="77777777" w:rsidR="006D0E78" w:rsidRPr="00B161E2" w:rsidRDefault="006D0E78" w:rsidP="008E4254">
      <w:pPr>
        <w:tabs>
          <w:tab w:val="left" w:pos="720"/>
          <w:tab w:val="left" w:pos="1080"/>
          <w:tab w:val="left" w:pos="1440"/>
          <w:tab w:val="left" w:pos="1800"/>
          <w:tab w:val="left" w:pos="2160"/>
        </w:tabs>
      </w:pPr>
    </w:p>
    <w:p w14:paraId="61CB3F32" w14:textId="77777777" w:rsidR="006D0E78" w:rsidRPr="00B161E2" w:rsidRDefault="006D0E78" w:rsidP="008E4254">
      <w:pPr>
        <w:tabs>
          <w:tab w:val="left" w:pos="720"/>
          <w:tab w:val="left" w:pos="1080"/>
          <w:tab w:val="left" w:pos="1440"/>
          <w:tab w:val="left" w:pos="1800"/>
          <w:tab w:val="left" w:pos="2160"/>
        </w:tabs>
      </w:pPr>
      <w:r w:rsidRPr="00B161E2">
        <w:t xml:space="preserve">The Library currently has processes in place for the ingest, management, storage, archiving and access of digital material for the following acquisition and ingest streams: electronic journals deposited in PubMedCentral (PMC); digitized back files of PMC journals; </w:t>
      </w:r>
      <w:r w:rsidR="007C2442" w:rsidRPr="00B161E2">
        <w:t xml:space="preserve">NLM Web page archive; </w:t>
      </w:r>
      <w:r w:rsidRPr="00B161E2">
        <w:t>and CIT Videocasts.  At the current time, these are the only processes that have functionality that addresses the major components of OAIS functionality.</w:t>
      </w:r>
    </w:p>
    <w:p w14:paraId="4D44499D" w14:textId="77777777" w:rsidR="006D0E78" w:rsidRPr="00B161E2" w:rsidRDefault="006D0E78" w:rsidP="008E4254">
      <w:pPr>
        <w:tabs>
          <w:tab w:val="left" w:pos="720"/>
          <w:tab w:val="left" w:pos="1080"/>
          <w:tab w:val="left" w:pos="1440"/>
          <w:tab w:val="left" w:pos="1800"/>
          <w:tab w:val="left" w:pos="2160"/>
        </w:tabs>
      </w:pPr>
    </w:p>
    <w:p w14:paraId="4FC8EDD1" w14:textId="77777777" w:rsidR="008926AD" w:rsidRPr="00B161E2" w:rsidRDefault="00761C19" w:rsidP="008E4254">
      <w:pPr>
        <w:tabs>
          <w:tab w:val="left" w:pos="720"/>
          <w:tab w:val="left" w:pos="1080"/>
          <w:tab w:val="left" w:pos="1440"/>
          <w:tab w:val="left" w:pos="1800"/>
          <w:tab w:val="left" w:pos="2160"/>
        </w:tabs>
      </w:pPr>
      <w:r w:rsidRPr="00B161E2">
        <w:t xml:space="preserve">The Library needs to put in place a reliable </w:t>
      </w:r>
      <w:r w:rsidR="00432D06" w:rsidRPr="00B161E2">
        <w:t>repository</w:t>
      </w:r>
      <w:r w:rsidRPr="00B161E2">
        <w:t xml:space="preserve"> for the preservation of digital content </w:t>
      </w:r>
      <w:r w:rsidR="00303CCA" w:rsidRPr="00B161E2">
        <w:t xml:space="preserve">not covered by PMC and the videocast project </w:t>
      </w:r>
      <w:r w:rsidRPr="00B161E2">
        <w:t xml:space="preserve">to ensure ongoing access.  Preserving digital material presents a different set of technological challenges from those of preserving </w:t>
      </w:r>
      <w:r w:rsidRPr="00B161E2">
        <w:rPr>
          <w:lang w:val="en-US"/>
        </w:rPr>
        <w:t>analog</w:t>
      </w:r>
      <w:r w:rsidRPr="00B161E2">
        <w:t xml:space="preserve"> material.  The creation of a comprehensive Digital Repository capable of ingesting digital material, storing and managing that digital material and associated metadata, and ensuring that digital material is accessible for the long term is essential to NLM fulfilling its mission.</w:t>
      </w:r>
    </w:p>
    <w:p w14:paraId="6A584656" w14:textId="77777777" w:rsidR="00761C19" w:rsidRPr="00B161E2" w:rsidRDefault="00761C19" w:rsidP="008E4254">
      <w:pPr>
        <w:tabs>
          <w:tab w:val="left" w:pos="720"/>
          <w:tab w:val="left" w:pos="1080"/>
          <w:tab w:val="left" w:pos="1440"/>
          <w:tab w:val="left" w:pos="1800"/>
          <w:tab w:val="left" w:pos="2160"/>
        </w:tabs>
      </w:pPr>
    </w:p>
    <w:p w14:paraId="578F4228" w14:textId="77777777" w:rsidR="008558DD" w:rsidRPr="00B161E2" w:rsidRDefault="008558DD" w:rsidP="008E4254">
      <w:pPr>
        <w:tabs>
          <w:tab w:val="left" w:pos="720"/>
          <w:tab w:val="left" w:pos="1080"/>
          <w:tab w:val="left" w:pos="1440"/>
          <w:tab w:val="left" w:pos="1800"/>
          <w:tab w:val="left" w:pos="2160"/>
        </w:tabs>
      </w:pPr>
      <w:r w:rsidRPr="00B161E2">
        <w:t>The NLM Digital Repository is envisioned as one or more electronic storage</w:t>
      </w:r>
      <w:r w:rsidR="007C2442" w:rsidRPr="00B161E2">
        <w:t xml:space="preserve"> systems w</w:t>
      </w:r>
      <w:r w:rsidR="007F6CA2" w:rsidRPr="00B161E2">
        <w:t xml:space="preserve">ithin </w:t>
      </w:r>
      <w:r w:rsidRPr="00B161E2">
        <w:t xml:space="preserve">which digitized and born-digital objects </w:t>
      </w:r>
      <w:r w:rsidR="00E375BB" w:rsidRPr="00B161E2">
        <w:t>created or acquired</w:t>
      </w:r>
      <w:r w:rsidRPr="00B161E2">
        <w:t xml:space="preserve"> by NLM reside. </w:t>
      </w:r>
      <w:r w:rsidR="00B9057A" w:rsidRPr="00B161E2">
        <w:t xml:space="preserve"> </w:t>
      </w:r>
      <w:r w:rsidRPr="00B161E2">
        <w:t>The repository has the ability to store, preserve and provide access to all types of digital objects. Functionality includes:</w:t>
      </w:r>
    </w:p>
    <w:p w14:paraId="2DE9EE78" w14:textId="77777777" w:rsidR="008558DD" w:rsidRPr="00B161E2" w:rsidRDefault="008558DD" w:rsidP="008E4254">
      <w:pPr>
        <w:tabs>
          <w:tab w:val="left" w:pos="720"/>
          <w:tab w:val="left" w:pos="1080"/>
          <w:tab w:val="left" w:pos="1440"/>
          <w:tab w:val="left" w:pos="1800"/>
          <w:tab w:val="left" w:pos="2160"/>
        </w:tabs>
      </w:pPr>
    </w:p>
    <w:p w14:paraId="026E47B1" w14:textId="77777777" w:rsidR="008926AD" w:rsidRPr="00B161E2" w:rsidRDefault="008558DD" w:rsidP="008E4254">
      <w:pPr>
        <w:numPr>
          <w:ilvl w:val="0"/>
          <w:numId w:val="2"/>
        </w:numPr>
        <w:tabs>
          <w:tab w:val="left" w:pos="720"/>
          <w:tab w:val="left" w:pos="1080"/>
          <w:tab w:val="left" w:pos="1440"/>
          <w:tab w:val="left" w:pos="1800"/>
          <w:tab w:val="left" w:pos="2160"/>
        </w:tabs>
      </w:pPr>
      <w:r w:rsidRPr="00B161E2">
        <w:t>ingest and management of content as well as the descriptive, administrative and structural metadata associated with stored objects;</w:t>
      </w:r>
    </w:p>
    <w:p w14:paraId="5BC0F976" w14:textId="77777777" w:rsidR="008926AD" w:rsidRPr="00B161E2" w:rsidRDefault="008558DD" w:rsidP="008E4254">
      <w:pPr>
        <w:numPr>
          <w:ilvl w:val="0"/>
          <w:numId w:val="2"/>
        </w:numPr>
        <w:tabs>
          <w:tab w:val="left" w:pos="720"/>
          <w:tab w:val="left" w:pos="1080"/>
          <w:tab w:val="left" w:pos="1440"/>
          <w:tab w:val="left" w:pos="1800"/>
          <w:tab w:val="left" w:pos="2160"/>
        </w:tabs>
      </w:pPr>
      <w:r w:rsidRPr="00B161E2">
        <w:t>preservation of objects in approved formats;</w:t>
      </w:r>
    </w:p>
    <w:p w14:paraId="152F0B80" w14:textId="77777777" w:rsidR="008926AD" w:rsidRPr="00B161E2" w:rsidRDefault="008558DD" w:rsidP="008E4254">
      <w:pPr>
        <w:numPr>
          <w:ilvl w:val="0"/>
          <w:numId w:val="2"/>
        </w:numPr>
        <w:tabs>
          <w:tab w:val="left" w:pos="720"/>
          <w:tab w:val="left" w:pos="1080"/>
          <w:tab w:val="left" w:pos="1440"/>
          <w:tab w:val="left" w:pos="1800"/>
          <w:tab w:val="left" w:pos="2160"/>
        </w:tabs>
      </w:pPr>
      <w:r w:rsidRPr="00B161E2">
        <w:t>migration to new formats to insure objects do not become obsolete;</w:t>
      </w:r>
    </w:p>
    <w:p w14:paraId="48D8D9A2" w14:textId="77777777" w:rsidR="008558DD" w:rsidRPr="00B161E2" w:rsidRDefault="008558DD" w:rsidP="008E4254">
      <w:pPr>
        <w:numPr>
          <w:ilvl w:val="0"/>
          <w:numId w:val="2"/>
        </w:numPr>
        <w:tabs>
          <w:tab w:val="left" w:pos="720"/>
          <w:tab w:val="left" w:pos="1080"/>
          <w:tab w:val="left" w:pos="1440"/>
          <w:tab w:val="left" w:pos="1800"/>
          <w:tab w:val="left" w:pos="2160"/>
        </w:tabs>
      </w:pPr>
      <w:r w:rsidRPr="00B161E2">
        <w:t>controls to insure only permitted access to objects.</w:t>
      </w:r>
    </w:p>
    <w:p w14:paraId="4221F52B" w14:textId="77777777" w:rsidR="00761C19" w:rsidRPr="00B161E2" w:rsidRDefault="00761C19" w:rsidP="008E4254">
      <w:pPr>
        <w:tabs>
          <w:tab w:val="left" w:pos="720"/>
          <w:tab w:val="left" w:pos="1080"/>
          <w:tab w:val="left" w:pos="1440"/>
          <w:tab w:val="left" w:pos="1800"/>
          <w:tab w:val="left" w:pos="2160"/>
        </w:tabs>
      </w:pPr>
    </w:p>
    <w:p w14:paraId="2BC739E1" w14:textId="77777777" w:rsidR="001E1DEA" w:rsidRPr="00B161E2" w:rsidRDefault="008558DD" w:rsidP="008E4254">
      <w:pPr>
        <w:pStyle w:val="Heading2"/>
        <w:numPr>
          <w:ilvl w:val="1"/>
          <w:numId w:val="1"/>
        </w:numPr>
        <w:tabs>
          <w:tab w:val="left" w:pos="720"/>
          <w:tab w:val="left" w:pos="1080"/>
          <w:tab w:val="left" w:pos="1440"/>
          <w:tab w:val="left" w:pos="1800"/>
          <w:tab w:val="left" w:pos="2160"/>
        </w:tabs>
        <w:ind w:left="475" w:hanging="475"/>
      </w:pPr>
      <w:bookmarkStart w:id="3" w:name="_Toc157995911"/>
      <w:r w:rsidRPr="00B161E2">
        <w:t xml:space="preserve">The Purpose </w:t>
      </w:r>
      <w:r w:rsidR="007772C3" w:rsidRPr="00B161E2">
        <w:t xml:space="preserve">and Scope </w:t>
      </w:r>
      <w:r w:rsidRPr="00B161E2">
        <w:t>of this Document</w:t>
      </w:r>
      <w:bookmarkEnd w:id="3"/>
    </w:p>
    <w:p w14:paraId="15043C9D" w14:textId="77777777" w:rsidR="008558DD" w:rsidRPr="00B161E2" w:rsidRDefault="008558DD" w:rsidP="008E4254">
      <w:pPr>
        <w:tabs>
          <w:tab w:val="left" w:pos="720"/>
          <w:tab w:val="left" w:pos="1080"/>
          <w:tab w:val="left" w:pos="1440"/>
          <w:tab w:val="left" w:pos="1800"/>
          <w:tab w:val="left" w:pos="2160"/>
        </w:tabs>
      </w:pPr>
    </w:p>
    <w:p w14:paraId="5E961EA3" w14:textId="77777777" w:rsidR="008558DD" w:rsidRPr="00B161E2" w:rsidRDefault="008558DD" w:rsidP="008E4254">
      <w:pPr>
        <w:tabs>
          <w:tab w:val="left" w:pos="720"/>
          <w:tab w:val="left" w:pos="1080"/>
          <w:tab w:val="left" w:pos="1440"/>
          <w:tab w:val="left" w:pos="1800"/>
          <w:tab w:val="left" w:pos="2160"/>
        </w:tabs>
      </w:pPr>
      <w:r w:rsidRPr="00B161E2">
        <w:lastRenderedPageBreak/>
        <w:t xml:space="preserve">A Working Group was established in May, 2006 to develop </w:t>
      </w:r>
      <w:r w:rsidR="00E375BB" w:rsidRPr="00B161E2">
        <w:t xml:space="preserve">high-level </w:t>
      </w:r>
      <w:r w:rsidRPr="00B161E2">
        <w:t>functional specifications for an NLM Digital Repository for NLM collection materials and to identify policy and management issues related to the creation, design and</w:t>
      </w:r>
      <w:r w:rsidR="00E375BB" w:rsidRPr="00B161E2">
        <w:t xml:space="preserve"> management of the repository.</w:t>
      </w:r>
    </w:p>
    <w:p w14:paraId="4022379E" w14:textId="77777777" w:rsidR="008558DD" w:rsidRPr="00B161E2" w:rsidRDefault="008558DD" w:rsidP="00DE4D96">
      <w:pPr>
        <w:pStyle w:val="Paragraph"/>
      </w:pPr>
    </w:p>
    <w:p w14:paraId="7BBC9185" w14:textId="77777777" w:rsidR="008558DD" w:rsidRPr="00B161E2" w:rsidRDefault="008558DD" w:rsidP="008E4254">
      <w:pPr>
        <w:tabs>
          <w:tab w:val="left" w:pos="720"/>
          <w:tab w:val="left" w:pos="1080"/>
          <w:tab w:val="left" w:pos="1440"/>
          <w:tab w:val="left" w:pos="1800"/>
          <w:tab w:val="left" w:pos="2160"/>
        </w:tabs>
      </w:pPr>
      <w:r w:rsidRPr="00B161E2">
        <w:t>The scope of the working group’s responsibility was limited to digital repository requirements and issues related to the management of collection materials under Library Operations responsibility.  This included: the maintenance of the inventory of existing and planned digital projects; development of functional requirements for digital repository needs; identification of metadata and format standards for digital materials (scanned as well as born-digital); and identification of policy issues related to the digital repository.</w:t>
      </w:r>
      <w:r w:rsidR="008926AD" w:rsidRPr="00B161E2">
        <w:t xml:space="preserve">  </w:t>
      </w:r>
      <w:r w:rsidR="007C2442" w:rsidRPr="00B161E2">
        <w:t>The group considered functionality of software and systems used to handle existing digital collections (e.g., PubMed Central, the Bookshelf, I</w:t>
      </w:r>
      <w:r w:rsidRPr="00B161E2">
        <w:t>mages of the History of Medicine and other HMD digital collections</w:t>
      </w:r>
      <w:r w:rsidR="007C2442" w:rsidRPr="00B161E2">
        <w:t>)</w:t>
      </w:r>
      <w:r w:rsidRPr="00B161E2">
        <w:t xml:space="preserve"> in scope.</w:t>
      </w:r>
    </w:p>
    <w:p w14:paraId="0C279574" w14:textId="77777777" w:rsidR="008558DD" w:rsidRPr="00B161E2" w:rsidRDefault="008558DD" w:rsidP="008E4254">
      <w:pPr>
        <w:tabs>
          <w:tab w:val="left" w:pos="720"/>
          <w:tab w:val="left" w:pos="1080"/>
          <w:tab w:val="left" w:pos="1440"/>
          <w:tab w:val="left" w:pos="1800"/>
          <w:tab w:val="left" w:pos="2160"/>
        </w:tabs>
      </w:pPr>
    </w:p>
    <w:p w14:paraId="659D3976" w14:textId="77777777" w:rsidR="007772C3" w:rsidRPr="00B161E2" w:rsidRDefault="007772C3" w:rsidP="008E4254">
      <w:pPr>
        <w:tabs>
          <w:tab w:val="left" w:pos="720"/>
          <w:tab w:val="left" w:pos="1080"/>
          <w:tab w:val="left" w:pos="1440"/>
          <w:tab w:val="left" w:pos="1800"/>
          <w:tab w:val="left" w:pos="2160"/>
        </w:tabs>
      </w:pPr>
      <w:r w:rsidRPr="00B161E2">
        <w:t>Digital projects, as well as databases, which manage resources that are not part of Library Operations’ collecting responsibility (e.g., the UMLS, Visible Human, image library projects in LHC) are outside the scope of these requirements.</w:t>
      </w:r>
    </w:p>
    <w:p w14:paraId="5BB25828" w14:textId="77777777" w:rsidR="00283F19" w:rsidRPr="00B161E2" w:rsidRDefault="00283F19" w:rsidP="008E4254">
      <w:pPr>
        <w:tabs>
          <w:tab w:val="left" w:pos="720"/>
          <w:tab w:val="left" w:pos="1080"/>
          <w:tab w:val="left" w:pos="1440"/>
          <w:tab w:val="left" w:pos="1800"/>
          <w:tab w:val="left" w:pos="2160"/>
        </w:tabs>
      </w:pPr>
    </w:p>
    <w:p w14:paraId="63ECCCC6" w14:textId="77777777" w:rsidR="008558DD" w:rsidRPr="00B161E2" w:rsidRDefault="008558DD" w:rsidP="008E4254">
      <w:pPr>
        <w:pStyle w:val="Heading2"/>
        <w:numPr>
          <w:ilvl w:val="1"/>
          <w:numId w:val="1"/>
        </w:numPr>
        <w:tabs>
          <w:tab w:val="left" w:pos="720"/>
          <w:tab w:val="left" w:pos="1080"/>
          <w:tab w:val="left" w:pos="1440"/>
          <w:tab w:val="left" w:pos="1800"/>
          <w:tab w:val="left" w:pos="2160"/>
        </w:tabs>
        <w:ind w:left="475" w:hanging="475"/>
      </w:pPr>
      <w:bookmarkStart w:id="4" w:name="_Toc157995912"/>
      <w:r w:rsidRPr="00B161E2">
        <w:t>Use of the OAIS Model to Develop the Requirements</w:t>
      </w:r>
      <w:bookmarkEnd w:id="4"/>
    </w:p>
    <w:p w14:paraId="0E78A465" w14:textId="77777777" w:rsidR="008558DD" w:rsidRPr="00B161E2" w:rsidRDefault="008558DD" w:rsidP="008E4254">
      <w:pPr>
        <w:tabs>
          <w:tab w:val="left" w:pos="720"/>
          <w:tab w:val="left" w:pos="1080"/>
          <w:tab w:val="left" w:pos="1440"/>
          <w:tab w:val="left" w:pos="1800"/>
          <w:tab w:val="left" w:pos="2160"/>
        </w:tabs>
      </w:pPr>
    </w:p>
    <w:p w14:paraId="45476FB6" w14:textId="77777777" w:rsidR="008558DD" w:rsidRPr="00B161E2" w:rsidRDefault="008558DD" w:rsidP="008E4254">
      <w:pPr>
        <w:tabs>
          <w:tab w:val="left" w:pos="720"/>
          <w:tab w:val="left" w:pos="1080"/>
          <w:tab w:val="left" w:pos="1440"/>
          <w:tab w:val="left" w:pos="1800"/>
          <w:tab w:val="left" w:pos="2160"/>
        </w:tabs>
      </w:pPr>
      <w:r w:rsidRPr="00B161E2">
        <w:t xml:space="preserve">This document provides a high-level statement of the Library’s requirements, as known in </w:t>
      </w:r>
      <w:r w:rsidR="00E375BB" w:rsidRPr="00B161E2">
        <w:t>Decem</w:t>
      </w:r>
      <w:r w:rsidRPr="00B161E2">
        <w:t>ber 2006.  The requirements are based upon the Reference Model for an Open Archival Information System (OAIS)</w:t>
      </w:r>
      <w:r w:rsidRPr="00B161E2">
        <w:rPr>
          <w:rStyle w:val="FootnoteReference"/>
        </w:rPr>
        <w:footnoteReference w:id="1"/>
      </w:r>
      <w:r w:rsidRPr="00B161E2">
        <w:t xml:space="preserve"> . The requirements are documented at a high level, and the rationale for any addition or modification to the detailed OAIS functions has been noted. The level of detail of the requirements varies across functions in this document and is based on the group’s knowledge and understanding of needs at the time.  Future iterations of this document may contain additional requirements as they become known.</w:t>
      </w:r>
    </w:p>
    <w:p w14:paraId="60957BB9" w14:textId="77777777" w:rsidR="00DF2256" w:rsidRPr="00B161E2" w:rsidRDefault="00DF2256" w:rsidP="008E4254">
      <w:pPr>
        <w:tabs>
          <w:tab w:val="left" w:pos="720"/>
          <w:tab w:val="left" w:pos="1080"/>
          <w:tab w:val="left" w:pos="1440"/>
          <w:tab w:val="left" w:pos="1800"/>
          <w:tab w:val="left" w:pos="2160"/>
        </w:tabs>
        <w:rPr>
          <w:rFonts w:cs="Arial"/>
          <w:sz w:val="24"/>
          <w:szCs w:val="24"/>
        </w:rPr>
      </w:pPr>
    </w:p>
    <w:p w14:paraId="61B8438B" w14:textId="77777777" w:rsidR="00DF2256" w:rsidRPr="00B161E2" w:rsidRDefault="008558DD" w:rsidP="008E4254">
      <w:pPr>
        <w:pStyle w:val="Heading1"/>
        <w:numPr>
          <w:ilvl w:val="0"/>
          <w:numId w:val="1"/>
        </w:numPr>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bookmarkStart w:id="5" w:name="_Toc157995913"/>
      <w:r w:rsidRPr="00B161E2">
        <w:t>Users of the NLM Digital Repository</w:t>
      </w:r>
      <w:bookmarkEnd w:id="5"/>
    </w:p>
    <w:p w14:paraId="75041571" w14:textId="77777777" w:rsidR="008558DD" w:rsidRPr="00B161E2" w:rsidRDefault="008558DD" w:rsidP="008E4254">
      <w:pPr>
        <w:tabs>
          <w:tab w:val="left" w:pos="720"/>
          <w:tab w:val="left" w:pos="1080"/>
          <w:tab w:val="left" w:pos="1440"/>
          <w:tab w:val="left" w:pos="1800"/>
          <w:tab w:val="left" w:pos="2160"/>
        </w:tabs>
      </w:pPr>
    </w:p>
    <w:p w14:paraId="38B78A1C" w14:textId="77777777" w:rsidR="008926AD" w:rsidRPr="00B161E2" w:rsidRDefault="00613BFF" w:rsidP="00820585">
      <w:pPr>
        <w:tabs>
          <w:tab w:val="left" w:pos="720"/>
          <w:tab w:val="left" w:pos="1080"/>
          <w:tab w:val="left" w:pos="1440"/>
          <w:tab w:val="left" w:pos="1800"/>
          <w:tab w:val="left" w:pos="2160"/>
        </w:tabs>
      </w:pPr>
      <w:r w:rsidRPr="00B161E2">
        <w:t xml:space="preserve">The users of the NLM Digital Repository include both </w:t>
      </w:r>
      <w:r w:rsidR="00283F19" w:rsidRPr="00B161E2">
        <w:t>end-users</w:t>
      </w:r>
      <w:r w:rsidRPr="00B161E2">
        <w:t xml:space="preserve">, such as the general Public and NIH staff, and NLM staff who will be working with and managing the content and repository system.  </w:t>
      </w:r>
      <w:r w:rsidR="008558DD" w:rsidRPr="00B161E2">
        <w:t xml:space="preserve">A crucial feature of a digital repository created and maintained by NLM will be </w:t>
      </w:r>
      <w:r w:rsidRPr="00B161E2">
        <w:t xml:space="preserve">providing the various </w:t>
      </w:r>
      <w:r w:rsidR="008558DD" w:rsidRPr="00B161E2">
        <w:t xml:space="preserve">access </w:t>
      </w:r>
      <w:r w:rsidRPr="00B161E2">
        <w:t>levels required by the different types of users.</w:t>
      </w:r>
      <w:r w:rsidR="008558DD" w:rsidRPr="00B161E2">
        <w:t xml:space="preserve">  </w:t>
      </w:r>
      <w:r w:rsidRPr="00B161E2">
        <w:t xml:space="preserve">NIH staff may need different access levels to some materials than the general public.  </w:t>
      </w:r>
      <w:r w:rsidR="008558DD" w:rsidRPr="00B161E2">
        <w:t xml:space="preserve">NLM staff and system administrators will require access to the NLM Digital Repository in order to ingest, administer, manage, preserve and access objects and their supporting information and structures.  </w:t>
      </w:r>
      <w:r w:rsidR="00820585" w:rsidRPr="00B161E2">
        <w:t>T</w:t>
      </w:r>
      <w:r w:rsidR="008558DD" w:rsidRPr="00B161E2">
        <w:t xml:space="preserve">his will require multiple levels </w:t>
      </w:r>
      <w:r w:rsidR="007F6CA2" w:rsidRPr="00B161E2">
        <w:t xml:space="preserve">of </w:t>
      </w:r>
      <w:r w:rsidR="008558DD" w:rsidRPr="00B161E2">
        <w:t>access to the materials</w:t>
      </w:r>
      <w:r w:rsidR="005D772B" w:rsidRPr="00B161E2">
        <w:t>.</w:t>
      </w:r>
      <w:r w:rsidRPr="00B161E2">
        <w:t xml:space="preserve"> In addition, a primary goal of the NLM Repository is to provide access to the material as an active, regularly used archive, as opposed to a dark archive accessible only under certain exceptions.</w:t>
      </w:r>
    </w:p>
    <w:p w14:paraId="743A29F6" w14:textId="77777777" w:rsidR="008558DD" w:rsidRPr="00B161E2" w:rsidRDefault="008558DD" w:rsidP="008E4254">
      <w:pPr>
        <w:tabs>
          <w:tab w:val="left" w:pos="720"/>
          <w:tab w:val="left" w:pos="1080"/>
          <w:tab w:val="left" w:pos="1440"/>
          <w:tab w:val="left" w:pos="1800"/>
          <w:tab w:val="left" w:pos="2160"/>
        </w:tabs>
      </w:pPr>
    </w:p>
    <w:p w14:paraId="7668C1BE" w14:textId="77777777" w:rsidR="008558DD" w:rsidRPr="00B161E2" w:rsidRDefault="00576185" w:rsidP="008E4254">
      <w:pPr>
        <w:pStyle w:val="Heading2"/>
        <w:numPr>
          <w:ilvl w:val="1"/>
          <w:numId w:val="1"/>
        </w:numPr>
        <w:tabs>
          <w:tab w:val="clear" w:pos="840"/>
          <w:tab w:val="num" w:pos="360"/>
          <w:tab w:val="left" w:pos="720"/>
          <w:tab w:val="left" w:pos="1080"/>
          <w:tab w:val="left" w:pos="1440"/>
          <w:tab w:val="left" w:pos="1800"/>
          <w:tab w:val="left" w:pos="2160"/>
        </w:tabs>
        <w:ind w:left="360" w:hanging="360"/>
      </w:pPr>
      <w:bookmarkStart w:id="6" w:name="_Toc157995914"/>
      <w:r w:rsidRPr="00B161E2">
        <w:lastRenderedPageBreak/>
        <w:t>End-User</w:t>
      </w:r>
      <w:r w:rsidR="008558DD" w:rsidRPr="00B161E2">
        <w:t xml:space="preserve"> Access</w:t>
      </w:r>
      <w:bookmarkEnd w:id="6"/>
    </w:p>
    <w:p w14:paraId="2BDD8E23" w14:textId="77777777" w:rsidR="008558DD" w:rsidRPr="00B161E2" w:rsidRDefault="008558DD" w:rsidP="008E4254">
      <w:pPr>
        <w:tabs>
          <w:tab w:val="left" w:pos="720"/>
          <w:tab w:val="left" w:pos="1080"/>
          <w:tab w:val="left" w:pos="1440"/>
          <w:tab w:val="left" w:pos="1800"/>
          <w:tab w:val="left" w:pos="2160"/>
        </w:tabs>
      </w:pPr>
    </w:p>
    <w:p w14:paraId="6DA28EC8" w14:textId="77777777" w:rsidR="00575ECA" w:rsidRPr="00B161E2" w:rsidRDefault="00575ECA" w:rsidP="008E4254">
      <w:pPr>
        <w:tabs>
          <w:tab w:val="left" w:pos="720"/>
          <w:tab w:val="left" w:pos="1080"/>
          <w:tab w:val="left" w:pos="1440"/>
          <w:tab w:val="left" w:pos="1800"/>
          <w:tab w:val="left" w:pos="2160"/>
        </w:tabs>
      </w:pPr>
      <w:r w:rsidRPr="00B161E2">
        <w:t>End-users will need to access and use the materials residing in the NLM Repository.  B</w:t>
      </w:r>
      <w:r w:rsidR="007A4A6B" w:rsidRPr="00B161E2">
        <w:rPr>
          <w:rFonts w:cs="Arial"/>
          <w:szCs w:val="22"/>
        </w:rPr>
        <w:t>oth onsite access and Internet supported off-site access</w:t>
      </w:r>
      <w:r w:rsidRPr="00B161E2">
        <w:rPr>
          <w:rFonts w:cs="Arial"/>
          <w:szCs w:val="22"/>
        </w:rPr>
        <w:t xml:space="preserve"> is needed for end-user access to the repository</w:t>
      </w:r>
      <w:r w:rsidR="007A4A6B" w:rsidRPr="00B161E2">
        <w:rPr>
          <w:rFonts w:cs="Arial"/>
          <w:szCs w:val="22"/>
        </w:rPr>
        <w:t xml:space="preserve">.  </w:t>
      </w:r>
      <w:r w:rsidR="006B5941" w:rsidRPr="00B161E2">
        <w:rPr>
          <w:rFonts w:cs="Arial"/>
          <w:szCs w:val="22"/>
        </w:rPr>
        <w:t xml:space="preserve">End-users </w:t>
      </w:r>
      <w:r w:rsidR="001C00D1" w:rsidRPr="00B161E2">
        <w:rPr>
          <w:rFonts w:cs="Arial"/>
          <w:szCs w:val="22"/>
        </w:rPr>
        <w:t>will be able to</w:t>
      </w:r>
      <w:r w:rsidR="006B5941" w:rsidRPr="00B161E2">
        <w:rPr>
          <w:rFonts w:cs="Arial"/>
          <w:szCs w:val="22"/>
        </w:rPr>
        <w:t xml:space="preserve"> search </w:t>
      </w:r>
      <w:r w:rsidR="00576185" w:rsidRPr="00B161E2">
        <w:rPr>
          <w:rFonts w:cs="Arial"/>
          <w:szCs w:val="22"/>
        </w:rPr>
        <w:t xml:space="preserve">metadata and </w:t>
      </w:r>
      <w:r w:rsidR="00283F19" w:rsidRPr="00B161E2">
        <w:rPr>
          <w:rFonts w:cs="Arial"/>
          <w:szCs w:val="22"/>
        </w:rPr>
        <w:t>full text</w:t>
      </w:r>
      <w:r w:rsidR="007A4A6B" w:rsidRPr="00B161E2">
        <w:rPr>
          <w:rFonts w:cs="Arial"/>
          <w:szCs w:val="22"/>
        </w:rPr>
        <w:t xml:space="preserve"> within</w:t>
      </w:r>
      <w:r w:rsidR="00576185" w:rsidRPr="00B161E2">
        <w:rPr>
          <w:rFonts w:cs="Arial"/>
          <w:szCs w:val="22"/>
        </w:rPr>
        <w:t xml:space="preserve"> documents (when available), </w:t>
      </w:r>
      <w:r w:rsidR="007A4A6B" w:rsidRPr="00B161E2">
        <w:rPr>
          <w:rFonts w:cs="Arial"/>
          <w:szCs w:val="22"/>
        </w:rPr>
        <w:t xml:space="preserve">and view materials in formats readily available to a wide audience such as </w:t>
      </w:r>
      <w:r w:rsidR="00283F19" w:rsidRPr="00B161E2">
        <w:rPr>
          <w:rFonts w:cs="Arial"/>
          <w:szCs w:val="22"/>
        </w:rPr>
        <w:t>PDF</w:t>
      </w:r>
      <w:r w:rsidR="007A4A6B" w:rsidRPr="00B161E2">
        <w:rPr>
          <w:rFonts w:cs="Arial"/>
          <w:szCs w:val="22"/>
        </w:rPr>
        <w:t xml:space="preserve">, </w:t>
      </w:r>
      <w:r w:rsidR="00283F19" w:rsidRPr="00B161E2">
        <w:rPr>
          <w:rFonts w:cs="Arial"/>
          <w:szCs w:val="22"/>
        </w:rPr>
        <w:t>JPEG</w:t>
      </w:r>
      <w:r w:rsidR="007A4A6B" w:rsidRPr="00B161E2">
        <w:rPr>
          <w:rFonts w:cs="Arial"/>
          <w:szCs w:val="22"/>
        </w:rPr>
        <w:t xml:space="preserve">, and </w:t>
      </w:r>
      <w:r w:rsidR="00283F19" w:rsidRPr="00B161E2">
        <w:rPr>
          <w:rFonts w:cs="Arial"/>
          <w:szCs w:val="22"/>
        </w:rPr>
        <w:t>XML</w:t>
      </w:r>
      <w:r w:rsidR="007A4A6B" w:rsidRPr="00B161E2">
        <w:rPr>
          <w:rFonts w:cs="Arial"/>
          <w:szCs w:val="22"/>
        </w:rPr>
        <w:t xml:space="preserve">.  </w:t>
      </w:r>
      <w:r w:rsidRPr="00B161E2">
        <w:t>However, some end-users may require different access rights to materials.  The 2 major end-user groups that have been identified are:</w:t>
      </w:r>
    </w:p>
    <w:p w14:paraId="104C8618" w14:textId="77777777" w:rsidR="003C0506" w:rsidRPr="00B161E2" w:rsidRDefault="003C0506" w:rsidP="008E4254">
      <w:pPr>
        <w:tabs>
          <w:tab w:val="left" w:pos="720"/>
          <w:tab w:val="left" w:pos="1080"/>
          <w:tab w:val="left" w:pos="1440"/>
          <w:tab w:val="left" w:pos="1800"/>
          <w:tab w:val="left" w:pos="2160"/>
        </w:tabs>
      </w:pPr>
    </w:p>
    <w:p w14:paraId="62C10EB9" w14:textId="77777777" w:rsidR="00576185" w:rsidRPr="00B161E2" w:rsidRDefault="00575ECA" w:rsidP="00E95E08">
      <w:pPr>
        <w:numPr>
          <w:ilvl w:val="0"/>
          <w:numId w:val="15"/>
        </w:numPr>
        <w:tabs>
          <w:tab w:val="left" w:pos="720"/>
          <w:tab w:val="left" w:pos="1080"/>
          <w:tab w:val="left" w:pos="1440"/>
          <w:tab w:val="left" w:pos="1800"/>
          <w:tab w:val="left" w:pos="2160"/>
        </w:tabs>
        <w:ind w:left="720"/>
      </w:pPr>
      <w:r w:rsidRPr="00B161E2">
        <w:rPr>
          <w:b/>
        </w:rPr>
        <w:t>General public</w:t>
      </w:r>
      <w:r w:rsidRPr="00B161E2">
        <w:t>, including both United States users and international users</w:t>
      </w:r>
      <w:r w:rsidR="00576185" w:rsidRPr="00B161E2">
        <w:t>.  Public access to some materials may be restricted by licensing terms, embargo periods, copyright, etc.  This level may be sub-divided into location level access when materials are only available via specific work</w:t>
      </w:r>
      <w:r w:rsidR="00576185" w:rsidRPr="00B161E2">
        <w:rPr>
          <w:b/>
        </w:rPr>
        <w:t xml:space="preserve"> </w:t>
      </w:r>
      <w:r w:rsidR="00576185" w:rsidRPr="00B161E2">
        <w:t>stations or areas, such as the NLM Reading Room due to subscription or purchase requirements and licenses.  There may even be instances where materials are available to U.S. citizens and not international users.</w:t>
      </w:r>
    </w:p>
    <w:p w14:paraId="235EBE67" w14:textId="77777777" w:rsidR="00575ECA" w:rsidRPr="00B161E2" w:rsidRDefault="00575ECA" w:rsidP="008E4254">
      <w:pPr>
        <w:tabs>
          <w:tab w:val="left" w:pos="720"/>
          <w:tab w:val="left" w:pos="1080"/>
          <w:tab w:val="left" w:pos="1440"/>
          <w:tab w:val="left" w:pos="1800"/>
          <w:tab w:val="left" w:pos="2160"/>
        </w:tabs>
        <w:ind w:left="780"/>
      </w:pPr>
    </w:p>
    <w:p w14:paraId="04BB3E2D" w14:textId="77777777" w:rsidR="00575ECA" w:rsidRPr="00B161E2" w:rsidRDefault="00575ECA" w:rsidP="00E95E08">
      <w:pPr>
        <w:numPr>
          <w:ilvl w:val="0"/>
          <w:numId w:val="15"/>
        </w:numPr>
        <w:tabs>
          <w:tab w:val="left" w:pos="720"/>
          <w:tab w:val="left" w:pos="1080"/>
          <w:tab w:val="left" w:pos="1440"/>
          <w:tab w:val="left" w:pos="1800"/>
          <w:tab w:val="left" w:pos="2160"/>
        </w:tabs>
        <w:ind w:left="720"/>
      </w:pPr>
      <w:r w:rsidRPr="00B161E2">
        <w:rPr>
          <w:b/>
        </w:rPr>
        <w:t>NIH staff</w:t>
      </w:r>
      <w:r w:rsidR="00576185" w:rsidRPr="00B161E2">
        <w:t xml:space="preserve">, including NLM staff, </w:t>
      </w:r>
      <w:r w:rsidR="005D772B" w:rsidRPr="00B161E2">
        <w:t>which</w:t>
      </w:r>
      <w:r w:rsidR="00576185" w:rsidRPr="00B161E2">
        <w:t xml:space="preserve"> need to use the </w:t>
      </w:r>
      <w:r w:rsidR="003C0506" w:rsidRPr="00B161E2">
        <w:t>repository</w:t>
      </w:r>
      <w:r w:rsidR="00576185" w:rsidRPr="00B161E2">
        <w:t xml:space="preserve"> materials for research and reference.</w:t>
      </w:r>
      <w:r w:rsidR="003C0506" w:rsidRPr="00B161E2">
        <w:t xml:space="preserve">  This level may be sub-divided into location level access when materials are only available via specific work stations or areas, such as the NLM Reading Room due to subscription or purchase requirements and licenses.</w:t>
      </w:r>
    </w:p>
    <w:p w14:paraId="1E4D0623" w14:textId="77777777" w:rsidR="007A4A6B" w:rsidRPr="00B161E2" w:rsidRDefault="007A4A6B" w:rsidP="008E4254">
      <w:pPr>
        <w:tabs>
          <w:tab w:val="left" w:pos="720"/>
          <w:tab w:val="left" w:pos="1080"/>
          <w:tab w:val="left" w:pos="1440"/>
          <w:tab w:val="left" w:pos="1800"/>
          <w:tab w:val="left" w:pos="2160"/>
        </w:tabs>
        <w:rPr>
          <w:rFonts w:cs="Arial"/>
          <w:sz w:val="24"/>
          <w:szCs w:val="24"/>
        </w:rPr>
      </w:pPr>
    </w:p>
    <w:p w14:paraId="0BF132A0" w14:textId="77777777" w:rsidR="007A4A6B" w:rsidRPr="00B161E2" w:rsidRDefault="007A4A6B" w:rsidP="008E4254">
      <w:pPr>
        <w:pStyle w:val="Heading2"/>
        <w:numPr>
          <w:ilvl w:val="1"/>
          <w:numId w:val="1"/>
        </w:numPr>
        <w:tabs>
          <w:tab w:val="clear" w:pos="840"/>
          <w:tab w:val="num" w:pos="360"/>
          <w:tab w:val="left" w:pos="720"/>
          <w:tab w:val="left" w:pos="1080"/>
          <w:tab w:val="left" w:pos="1440"/>
          <w:tab w:val="left" w:pos="1800"/>
          <w:tab w:val="left" w:pos="2160"/>
        </w:tabs>
        <w:ind w:left="360" w:hanging="360"/>
      </w:pPr>
      <w:bookmarkStart w:id="7" w:name="_Toc157995915"/>
      <w:r w:rsidRPr="00B161E2">
        <w:t>NLM Staff Access</w:t>
      </w:r>
      <w:bookmarkEnd w:id="7"/>
    </w:p>
    <w:p w14:paraId="3F2FE9A9" w14:textId="77777777" w:rsidR="007A4A6B" w:rsidRPr="00B161E2" w:rsidRDefault="007A4A6B" w:rsidP="008E4254">
      <w:pPr>
        <w:tabs>
          <w:tab w:val="left" w:pos="720"/>
          <w:tab w:val="left" w:pos="1080"/>
          <w:tab w:val="left" w:pos="1440"/>
          <w:tab w:val="left" w:pos="1800"/>
          <w:tab w:val="left" w:pos="2160"/>
        </w:tabs>
      </w:pPr>
    </w:p>
    <w:p w14:paraId="2C23C173" w14:textId="77777777" w:rsidR="00041576" w:rsidRPr="00B161E2" w:rsidRDefault="007A4A6B" w:rsidP="008E4254">
      <w:pPr>
        <w:tabs>
          <w:tab w:val="left" w:pos="720"/>
          <w:tab w:val="left" w:pos="1080"/>
          <w:tab w:val="left" w:pos="1440"/>
          <w:tab w:val="left" w:pos="1800"/>
          <w:tab w:val="left" w:pos="2160"/>
        </w:tabs>
      </w:pPr>
      <w:r w:rsidRPr="00B161E2">
        <w:t>A broad NLM staff level access</w:t>
      </w:r>
      <w:r w:rsidR="00041576" w:rsidRPr="00B161E2">
        <w:t xml:space="preserve"> is needed for NLM staff working with the repository and the objects in it.  The 2 identified NLM staff categories are:</w:t>
      </w:r>
    </w:p>
    <w:p w14:paraId="72C1366F" w14:textId="77777777" w:rsidR="00041576" w:rsidRPr="00B161E2" w:rsidRDefault="00041576" w:rsidP="008E4254">
      <w:pPr>
        <w:tabs>
          <w:tab w:val="left" w:pos="720"/>
          <w:tab w:val="left" w:pos="1080"/>
          <w:tab w:val="left" w:pos="1440"/>
          <w:tab w:val="left" w:pos="1800"/>
          <w:tab w:val="left" w:pos="2160"/>
        </w:tabs>
      </w:pPr>
    </w:p>
    <w:p w14:paraId="79524279" w14:textId="77777777" w:rsidR="007A4A6B" w:rsidRPr="00B161E2" w:rsidRDefault="00041576" w:rsidP="00E95E08">
      <w:pPr>
        <w:numPr>
          <w:ilvl w:val="0"/>
          <w:numId w:val="16"/>
        </w:numPr>
        <w:tabs>
          <w:tab w:val="left" w:pos="720"/>
          <w:tab w:val="left" w:pos="1080"/>
          <w:tab w:val="left" w:pos="1440"/>
          <w:tab w:val="left" w:pos="1800"/>
          <w:tab w:val="left" w:pos="2160"/>
        </w:tabs>
      </w:pPr>
      <w:r w:rsidRPr="00B161E2">
        <w:rPr>
          <w:b/>
          <w:bCs/>
        </w:rPr>
        <w:t>Metadata Access</w:t>
      </w:r>
      <w:r w:rsidRPr="00B161E2">
        <w:t xml:space="preserve">, for </w:t>
      </w:r>
      <w:r w:rsidR="007A4A6B" w:rsidRPr="00B161E2">
        <w:t xml:space="preserve">staff </w:t>
      </w:r>
      <w:r w:rsidRPr="00B161E2">
        <w:t>creating, reviewing or editing appropriate metadata about t</w:t>
      </w:r>
      <w:r w:rsidR="007A4A6B" w:rsidRPr="00B161E2">
        <w:t xml:space="preserve">he materials in the repository.  This level will allow NLM staff to view materials and add to or edit metadata without changing the </w:t>
      </w:r>
      <w:r w:rsidRPr="00B161E2">
        <w:t>object</w:t>
      </w:r>
      <w:r w:rsidR="007A4A6B" w:rsidRPr="00B161E2">
        <w:t xml:space="preserve"> itself. There should be multiple levels of access for viewing and editing of data based on varying operator and metadata classes.</w:t>
      </w:r>
    </w:p>
    <w:p w14:paraId="63CD096D" w14:textId="77777777" w:rsidR="003C465C" w:rsidRPr="00B161E2" w:rsidRDefault="003C465C" w:rsidP="003C465C">
      <w:pPr>
        <w:tabs>
          <w:tab w:val="left" w:pos="1080"/>
          <w:tab w:val="left" w:pos="1440"/>
          <w:tab w:val="left" w:pos="1800"/>
          <w:tab w:val="left" w:pos="2160"/>
        </w:tabs>
      </w:pPr>
    </w:p>
    <w:p w14:paraId="4BEF82F9" w14:textId="77777777" w:rsidR="00245912" w:rsidRPr="00B161E2" w:rsidRDefault="00041576" w:rsidP="00E95E08">
      <w:pPr>
        <w:numPr>
          <w:ilvl w:val="0"/>
          <w:numId w:val="16"/>
        </w:numPr>
        <w:tabs>
          <w:tab w:val="left" w:pos="720"/>
          <w:tab w:val="left" w:pos="1080"/>
          <w:tab w:val="left" w:pos="1440"/>
          <w:tab w:val="left" w:pos="1800"/>
          <w:tab w:val="left" w:pos="2160"/>
        </w:tabs>
      </w:pPr>
      <w:r w:rsidRPr="00B161E2">
        <w:rPr>
          <w:b/>
          <w:bCs/>
        </w:rPr>
        <w:t>Object Maintenance Access</w:t>
      </w:r>
      <w:r w:rsidRPr="00B161E2">
        <w:t>, a</w:t>
      </w:r>
      <w:r w:rsidR="00245912" w:rsidRPr="00B161E2">
        <w:t xml:space="preserve"> more restricted NLM staff level, available to </w:t>
      </w:r>
      <w:r w:rsidRPr="00B161E2">
        <w:t>staff</w:t>
      </w:r>
      <w:r w:rsidR="00245912" w:rsidRPr="00B161E2">
        <w:t xml:space="preserve"> work</w:t>
      </w:r>
      <w:r w:rsidRPr="00B161E2">
        <w:t>ing</w:t>
      </w:r>
      <w:r w:rsidR="00245912" w:rsidRPr="00B161E2">
        <w:t xml:space="preserve"> with the </w:t>
      </w:r>
      <w:r w:rsidRPr="00B161E2">
        <w:t>object</w:t>
      </w:r>
      <w:r w:rsidR="00245912" w:rsidRPr="00B161E2">
        <w:t xml:space="preserve"> itself: adding new files, checking the quality of digital files, manipulating images, performing format conversions and migrations (e.g., from tiff to pdf, tiff to jpeg2000, etc.), and investigating problems with the system.</w:t>
      </w:r>
    </w:p>
    <w:p w14:paraId="3E806545" w14:textId="77777777" w:rsidR="00245912" w:rsidRPr="00B161E2" w:rsidRDefault="00245912" w:rsidP="008E4254">
      <w:pPr>
        <w:tabs>
          <w:tab w:val="left" w:pos="720"/>
          <w:tab w:val="left" w:pos="1080"/>
          <w:tab w:val="left" w:pos="1440"/>
          <w:tab w:val="left" w:pos="1800"/>
          <w:tab w:val="left" w:pos="2160"/>
        </w:tabs>
      </w:pPr>
    </w:p>
    <w:p w14:paraId="5EB9E799" w14:textId="77777777" w:rsidR="00245912" w:rsidRPr="00B161E2" w:rsidRDefault="00245912" w:rsidP="008E4254">
      <w:pPr>
        <w:pStyle w:val="Heading2"/>
        <w:numPr>
          <w:ilvl w:val="1"/>
          <w:numId w:val="1"/>
        </w:numPr>
        <w:tabs>
          <w:tab w:val="clear" w:pos="840"/>
          <w:tab w:val="num" w:pos="360"/>
          <w:tab w:val="left" w:pos="720"/>
          <w:tab w:val="left" w:pos="1080"/>
          <w:tab w:val="left" w:pos="1440"/>
          <w:tab w:val="left" w:pos="1800"/>
          <w:tab w:val="left" w:pos="2160"/>
        </w:tabs>
        <w:ind w:left="360" w:hanging="360"/>
      </w:pPr>
      <w:bookmarkStart w:id="8" w:name="_Toc157995916"/>
      <w:r w:rsidRPr="00B161E2">
        <w:t>NLM System Administration/Programming Access</w:t>
      </w:r>
      <w:bookmarkEnd w:id="8"/>
    </w:p>
    <w:p w14:paraId="1CF6C920" w14:textId="77777777" w:rsidR="00245912" w:rsidRPr="00B161E2" w:rsidRDefault="00245912" w:rsidP="008E4254">
      <w:pPr>
        <w:tabs>
          <w:tab w:val="left" w:pos="720"/>
          <w:tab w:val="left" w:pos="1080"/>
          <w:tab w:val="left" w:pos="1440"/>
          <w:tab w:val="left" w:pos="1800"/>
          <w:tab w:val="left" w:pos="2160"/>
        </w:tabs>
      </w:pPr>
    </w:p>
    <w:p w14:paraId="428EA3B8" w14:textId="77777777" w:rsidR="008926AD" w:rsidRPr="00B161E2" w:rsidRDefault="00245912" w:rsidP="008E4254">
      <w:pPr>
        <w:tabs>
          <w:tab w:val="left" w:pos="720"/>
          <w:tab w:val="left" w:pos="1080"/>
          <w:tab w:val="left" w:pos="1440"/>
          <w:tab w:val="left" w:pos="1800"/>
          <w:tab w:val="left" w:pos="2160"/>
        </w:tabs>
      </w:pPr>
      <w:r w:rsidRPr="00B161E2">
        <w:t>The most restrictive NLM staff level providing ultimate rights to the system, required for its management, development, and assigning appropriate rights to users.</w:t>
      </w:r>
    </w:p>
    <w:p w14:paraId="752BB48A" w14:textId="77777777" w:rsidR="00245912" w:rsidRPr="00B161E2" w:rsidRDefault="00245912" w:rsidP="008E4254">
      <w:pPr>
        <w:tabs>
          <w:tab w:val="left" w:pos="720"/>
          <w:tab w:val="left" w:pos="1080"/>
          <w:tab w:val="left" w:pos="1440"/>
          <w:tab w:val="left" w:pos="1800"/>
          <w:tab w:val="left" w:pos="2160"/>
        </w:tabs>
      </w:pPr>
    </w:p>
    <w:p w14:paraId="28BA0526" w14:textId="77777777" w:rsidR="008926AD" w:rsidRPr="00B161E2" w:rsidRDefault="00245912" w:rsidP="00D80702">
      <w:pPr>
        <w:tabs>
          <w:tab w:val="left" w:pos="720"/>
          <w:tab w:val="left" w:pos="1080"/>
          <w:tab w:val="left" w:pos="1440"/>
          <w:tab w:val="left" w:pos="1800"/>
          <w:tab w:val="left" w:pos="2160"/>
        </w:tabs>
      </w:pPr>
      <w:r w:rsidRPr="00B161E2">
        <w:t xml:space="preserve">The following chart of Operational Scenarios and User Classes </w:t>
      </w:r>
      <w:r w:rsidR="00F81AB7" w:rsidRPr="00B161E2">
        <w:t xml:space="preserve">(Figure 1) </w:t>
      </w:r>
      <w:r w:rsidRPr="00B161E2">
        <w:t>illustrates the various types of user interactions expected with the NLM Digital Repository.</w:t>
      </w:r>
      <w:r w:rsidR="00D80702" w:rsidRPr="00B161E2">
        <w:t xml:space="preserve">  Ingest Preparation which is listed in this chart is not a component of the OAIS model but has been included as a necessary function for the NLM Digital Repository.</w:t>
      </w:r>
      <w:r w:rsidR="008926AD" w:rsidRPr="00B161E2">
        <w:t xml:space="preserve">  </w:t>
      </w:r>
      <w:r w:rsidR="00D80702" w:rsidRPr="00B161E2">
        <w:t>Further information on ingest is listed in</w:t>
      </w:r>
      <w:r w:rsidR="006221BD" w:rsidRPr="00B161E2">
        <w:t xml:space="preserve"> Section</w:t>
      </w:r>
      <w:r w:rsidR="00D80702" w:rsidRPr="00B161E2">
        <w:t xml:space="preserve"> 7.1.</w:t>
      </w:r>
    </w:p>
    <w:p w14:paraId="036455C1" w14:textId="77777777" w:rsidR="009C26D9" w:rsidRPr="00B161E2" w:rsidRDefault="009C26D9" w:rsidP="00D80702">
      <w:pPr>
        <w:tabs>
          <w:tab w:val="left" w:pos="720"/>
          <w:tab w:val="left" w:pos="1080"/>
          <w:tab w:val="left" w:pos="1440"/>
          <w:tab w:val="left" w:pos="1800"/>
          <w:tab w:val="left" w:pos="2160"/>
        </w:tabs>
      </w:pPr>
    </w:p>
    <w:p w14:paraId="3B3A8383" w14:textId="77777777" w:rsidR="009C26D9" w:rsidRPr="00B161E2" w:rsidRDefault="009C26D9" w:rsidP="00D80702">
      <w:pPr>
        <w:tabs>
          <w:tab w:val="left" w:pos="720"/>
          <w:tab w:val="left" w:pos="1080"/>
          <w:tab w:val="left" w:pos="1440"/>
          <w:tab w:val="left" w:pos="1800"/>
          <w:tab w:val="left" w:pos="2160"/>
        </w:tabs>
      </w:pPr>
    </w:p>
    <w:p w14:paraId="4ED40D7C" w14:textId="77777777" w:rsidR="009C26D9" w:rsidRPr="00B161E2" w:rsidRDefault="009C26D9" w:rsidP="008E4254">
      <w:pPr>
        <w:tabs>
          <w:tab w:val="left" w:pos="720"/>
          <w:tab w:val="left" w:pos="1080"/>
          <w:tab w:val="left" w:pos="1440"/>
          <w:tab w:val="left" w:pos="1800"/>
          <w:tab w:val="left" w:pos="2160"/>
        </w:tabs>
        <w:rPr>
          <w:rFonts w:cs="Arial"/>
          <w:sz w:val="24"/>
          <w:szCs w:val="24"/>
        </w:rPr>
        <w:sectPr w:rsidR="009C26D9" w:rsidRPr="00B161E2" w:rsidSect="009C26D9">
          <w:headerReference w:type="default" r:id="rId7"/>
          <w:footerReference w:type="even" r:id="rId8"/>
          <w:footerReference w:type="default" r:id="rId9"/>
          <w:pgSz w:w="12240" w:h="15840"/>
          <w:pgMar w:top="1440" w:right="1440" w:bottom="1440" w:left="1440" w:header="720" w:footer="720" w:gutter="0"/>
          <w:cols w:space="720"/>
          <w:titlePg/>
          <w:docGrid w:linePitch="360"/>
        </w:sectPr>
      </w:pPr>
    </w:p>
    <w:p w14:paraId="3816202B" w14:textId="77777777" w:rsidR="00E631FF" w:rsidRPr="00B161E2" w:rsidRDefault="00567F0C" w:rsidP="00C62E33">
      <w:pPr>
        <w:tabs>
          <w:tab w:val="left" w:pos="720"/>
          <w:tab w:val="left" w:pos="1080"/>
          <w:tab w:val="left" w:pos="1440"/>
          <w:tab w:val="left" w:pos="1800"/>
          <w:tab w:val="left" w:pos="2160"/>
        </w:tabs>
        <w:spacing w:before="200"/>
      </w:pPr>
      <w:r w:rsidRPr="00B161E2">
        <w:rPr>
          <w:noProof/>
        </w:rPr>
        <w:object w:dxaOrig="14773" w:dyaOrig="11447" w14:anchorId="1D6285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in;height:430.65pt;mso-width-percent:0;mso-height-percent:0;mso-width-percent:0;mso-height-percent:0" o:ole="">
            <v:imagedata r:id="rId10" o:title=""/>
          </v:shape>
          <o:OLEObject Type="Embed" ProgID="MSPhotoEd.3" ShapeID="_x0000_i1025" DrawAspect="Content" ObjectID="_1832865567" r:id="rId11"/>
        </w:object>
      </w:r>
      <w:r w:rsidR="00EF03B7" w:rsidRPr="00B161E2">
        <w:t>Figure 1 NLM Operational Scenarios – Process and User Classes</w:t>
      </w:r>
    </w:p>
    <w:p w14:paraId="43DCEE75" w14:textId="77777777" w:rsidR="00C62E33" w:rsidRPr="00B161E2" w:rsidRDefault="00C62E33" w:rsidP="008E4254">
      <w:pPr>
        <w:tabs>
          <w:tab w:val="left" w:pos="720"/>
          <w:tab w:val="left" w:pos="1080"/>
          <w:tab w:val="left" w:pos="1440"/>
          <w:tab w:val="left" w:pos="1800"/>
          <w:tab w:val="left" w:pos="2160"/>
        </w:tabs>
      </w:pPr>
    </w:p>
    <w:p w14:paraId="0DB4DA5F" w14:textId="77777777" w:rsidR="00BF4892" w:rsidRPr="00B161E2" w:rsidRDefault="00BF4892" w:rsidP="008E4254">
      <w:pPr>
        <w:tabs>
          <w:tab w:val="left" w:pos="720"/>
          <w:tab w:val="left" w:pos="1080"/>
          <w:tab w:val="left" w:pos="1440"/>
          <w:tab w:val="left" w:pos="1800"/>
          <w:tab w:val="left" w:pos="2160"/>
        </w:tabs>
        <w:sectPr w:rsidR="00BF4892" w:rsidRPr="00B161E2" w:rsidSect="009C26D9">
          <w:pgSz w:w="15840" w:h="12240" w:orient="landscape"/>
          <w:pgMar w:top="1440" w:right="1440" w:bottom="1440" w:left="1440" w:header="720" w:footer="720" w:gutter="0"/>
          <w:cols w:space="720"/>
          <w:titlePg/>
          <w:docGrid w:linePitch="360"/>
        </w:sectPr>
      </w:pPr>
    </w:p>
    <w:p w14:paraId="6E2A1625" w14:textId="77777777" w:rsidR="00F81BAD" w:rsidRPr="00B161E2" w:rsidRDefault="00F81BAD" w:rsidP="008E4254">
      <w:pPr>
        <w:pStyle w:val="Heading1"/>
        <w:numPr>
          <w:ilvl w:val="0"/>
          <w:numId w:val="1"/>
        </w:numPr>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bookmarkStart w:id="9" w:name="_Toc157995917"/>
      <w:r w:rsidRPr="00B161E2">
        <w:lastRenderedPageBreak/>
        <w:t>Project Constraints</w:t>
      </w:r>
      <w:bookmarkEnd w:id="9"/>
    </w:p>
    <w:p w14:paraId="5FA08D04" w14:textId="77777777" w:rsidR="00F81BAD" w:rsidRPr="00B161E2" w:rsidRDefault="00F81BAD" w:rsidP="008E4254">
      <w:pPr>
        <w:tabs>
          <w:tab w:val="left" w:pos="720"/>
          <w:tab w:val="left" w:pos="1080"/>
          <w:tab w:val="left" w:pos="1440"/>
          <w:tab w:val="left" w:pos="1800"/>
          <w:tab w:val="left" w:pos="2160"/>
        </w:tabs>
      </w:pPr>
    </w:p>
    <w:p w14:paraId="2D4EAACC" w14:textId="77777777" w:rsidR="00F81BAD" w:rsidRPr="00B161E2" w:rsidRDefault="00F81BAD" w:rsidP="008E4254">
      <w:pPr>
        <w:pStyle w:val="Heading2"/>
        <w:numPr>
          <w:ilvl w:val="1"/>
          <w:numId w:val="1"/>
        </w:numPr>
        <w:tabs>
          <w:tab w:val="left" w:pos="720"/>
          <w:tab w:val="left" w:pos="1080"/>
          <w:tab w:val="left" w:pos="1440"/>
          <w:tab w:val="left" w:pos="1800"/>
          <w:tab w:val="left" w:pos="2160"/>
        </w:tabs>
        <w:ind w:left="475" w:hanging="475"/>
      </w:pPr>
      <w:bookmarkStart w:id="10" w:name="_Toc157995918"/>
      <w:r w:rsidRPr="00B161E2">
        <w:t>Design Constraints</w:t>
      </w:r>
      <w:bookmarkEnd w:id="10"/>
    </w:p>
    <w:p w14:paraId="3DFB0D81" w14:textId="77777777" w:rsidR="00F81BAD" w:rsidRPr="00B161E2" w:rsidRDefault="00F81BAD" w:rsidP="008E4254">
      <w:pPr>
        <w:tabs>
          <w:tab w:val="left" w:pos="720"/>
          <w:tab w:val="left" w:pos="1080"/>
          <w:tab w:val="left" w:pos="1440"/>
          <w:tab w:val="left" w:pos="1800"/>
          <w:tab w:val="left" w:pos="2160"/>
        </w:tabs>
      </w:pPr>
    </w:p>
    <w:p w14:paraId="6341ECF2" w14:textId="77777777" w:rsidR="00C84CB4" w:rsidRPr="00B161E2" w:rsidRDefault="00E41089" w:rsidP="006B5941">
      <w:pPr>
        <w:numPr>
          <w:ilvl w:val="0"/>
          <w:numId w:val="23"/>
        </w:numPr>
        <w:tabs>
          <w:tab w:val="clear" w:pos="835"/>
          <w:tab w:val="num" w:pos="720"/>
          <w:tab w:val="left" w:pos="1080"/>
          <w:tab w:val="left" w:pos="1440"/>
          <w:tab w:val="left" w:pos="1800"/>
          <w:tab w:val="left" w:pos="2160"/>
        </w:tabs>
        <w:ind w:left="720" w:hanging="245"/>
      </w:pPr>
      <w:r w:rsidRPr="00B161E2">
        <w:t xml:space="preserve">Existing digital repositories for selected portions of the NLM Collection (e.g., PMC, Bookshelf, </w:t>
      </w:r>
      <w:r w:rsidR="005F5EFC" w:rsidRPr="00B161E2">
        <w:t>NIH</w:t>
      </w:r>
      <w:r w:rsidR="00FE4023" w:rsidRPr="00B161E2">
        <w:t xml:space="preserve"> Videocasts.</w:t>
      </w:r>
    </w:p>
    <w:p w14:paraId="732BED02" w14:textId="77777777" w:rsidR="00D23F9B" w:rsidRPr="00B161E2" w:rsidRDefault="00E41089" w:rsidP="006B5941">
      <w:pPr>
        <w:numPr>
          <w:ilvl w:val="0"/>
          <w:numId w:val="6"/>
        </w:numPr>
        <w:tabs>
          <w:tab w:val="clear" w:pos="835"/>
          <w:tab w:val="num" w:pos="720"/>
          <w:tab w:val="left" w:pos="1080"/>
          <w:tab w:val="left" w:pos="1440"/>
          <w:tab w:val="left" w:pos="1800"/>
          <w:tab w:val="left" w:pos="2160"/>
        </w:tabs>
        <w:ind w:left="720" w:hanging="245"/>
      </w:pPr>
      <w:r w:rsidRPr="00B161E2">
        <w:t xml:space="preserve">Lack of </w:t>
      </w:r>
      <w:r w:rsidR="00554BCD" w:rsidRPr="00B161E2">
        <w:t>s</w:t>
      </w:r>
      <w:r w:rsidRPr="00B161E2">
        <w:t>tandards for file types (e.g., e-books)</w:t>
      </w:r>
    </w:p>
    <w:p w14:paraId="7730518C" w14:textId="77777777" w:rsidR="00BF3D1F" w:rsidRPr="00B161E2" w:rsidRDefault="005F5EFC" w:rsidP="006B5941">
      <w:pPr>
        <w:numPr>
          <w:ilvl w:val="0"/>
          <w:numId w:val="6"/>
        </w:numPr>
        <w:tabs>
          <w:tab w:val="clear" w:pos="835"/>
          <w:tab w:val="num" w:pos="720"/>
          <w:tab w:val="left" w:pos="1080"/>
          <w:tab w:val="left" w:pos="1440"/>
          <w:tab w:val="left" w:pos="1800"/>
          <w:tab w:val="left" w:pos="2160"/>
        </w:tabs>
        <w:ind w:left="720" w:hanging="245"/>
      </w:pPr>
      <w:r w:rsidRPr="00B161E2">
        <w:t>M</w:t>
      </w:r>
      <w:r w:rsidR="00BF3D1F" w:rsidRPr="00B161E2">
        <w:t>aterials found in NLM's special collections may require special consideration concerning the type of formats and data files that must be stored within the repository.  Important donations of historical materials may include obsolete or unusual formats.</w:t>
      </w:r>
    </w:p>
    <w:p w14:paraId="13B55063" w14:textId="77777777" w:rsidR="0085733B" w:rsidRPr="00B161E2" w:rsidRDefault="002D58D6" w:rsidP="006B5941">
      <w:pPr>
        <w:numPr>
          <w:ilvl w:val="0"/>
          <w:numId w:val="6"/>
        </w:numPr>
        <w:tabs>
          <w:tab w:val="clear" w:pos="835"/>
          <w:tab w:val="num" w:pos="720"/>
          <w:tab w:val="left" w:pos="1080"/>
          <w:tab w:val="left" w:pos="1440"/>
          <w:tab w:val="left" w:pos="1800"/>
          <w:tab w:val="left" w:pos="2160"/>
        </w:tabs>
        <w:ind w:left="720" w:hanging="245"/>
      </w:pPr>
      <w:r w:rsidRPr="00B161E2">
        <w:t>Bibliographic data will be supplied by NLM’s Integrated Library System</w:t>
      </w:r>
      <w:r w:rsidR="007D2E2F" w:rsidRPr="00B161E2">
        <w:t xml:space="preserve"> (ILS)</w:t>
      </w:r>
      <w:r w:rsidRPr="00B161E2">
        <w:t>.  The repository</w:t>
      </w:r>
      <w:r w:rsidR="007C1151" w:rsidRPr="00B161E2">
        <w:t xml:space="preserve"> should</w:t>
      </w:r>
      <w:r w:rsidRPr="00B161E2">
        <w:t xml:space="preserve"> provide an interface to this data.</w:t>
      </w:r>
    </w:p>
    <w:p w14:paraId="2DD9A86D" w14:textId="77777777" w:rsidR="00194530" w:rsidRPr="00B161E2" w:rsidRDefault="0085733B" w:rsidP="006B5941">
      <w:pPr>
        <w:numPr>
          <w:ilvl w:val="0"/>
          <w:numId w:val="6"/>
        </w:numPr>
        <w:tabs>
          <w:tab w:val="clear" w:pos="835"/>
          <w:tab w:val="num" w:pos="720"/>
          <w:tab w:val="left" w:pos="1080"/>
          <w:tab w:val="left" w:pos="1440"/>
          <w:tab w:val="left" w:pos="1800"/>
          <w:tab w:val="left" w:pos="2160"/>
        </w:tabs>
        <w:ind w:left="720" w:hanging="245"/>
      </w:pPr>
      <w:r w:rsidRPr="00B161E2">
        <w:t>Digital material held in the NLM Digital Repository will be a vital asset for NLM staff and the world.  It is therefore important that a suitable set of security controls and procedures is achieved.  N</w:t>
      </w:r>
      <w:r w:rsidR="00C8453B" w:rsidRPr="00B161E2">
        <w:t>L</w:t>
      </w:r>
      <w:r w:rsidRPr="00B161E2">
        <w:t xml:space="preserve">M follows the HHS/NIH security </w:t>
      </w:r>
      <w:r w:rsidR="007D2E2F" w:rsidRPr="00B161E2">
        <w:t>standards.</w:t>
      </w:r>
    </w:p>
    <w:p w14:paraId="121F3BDC" w14:textId="77777777" w:rsidR="006B5941" w:rsidRPr="00B161E2" w:rsidRDefault="006B5941" w:rsidP="006B5941">
      <w:pPr>
        <w:numPr>
          <w:ilvl w:val="0"/>
          <w:numId w:val="6"/>
        </w:numPr>
        <w:tabs>
          <w:tab w:val="clear" w:pos="835"/>
          <w:tab w:val="num" w:pos="720"/>
          <w:tab w:val="left" w:pos="1080"/>
          <w:tab w:val="left" w:pos="1440"/>
          <w:tab w:val="left" w:pos="1800"/>
          <w:tab w:val="left" w:pos="2160"/>
        </w:tabs>
        <w:ind w:left="720" w:hanging="245"/>
      </w:pPr>
      <w:r w:rsidRPr="00B161E2">
        <w:t>The Library will follow the HHS/NIH/OCCS security policies for the NLM Digital Repository.</w:t>
      </w:r>
    </w:p>
    <w:p w14:paraId="53482DBA" w14:textId="77777777" w:rsidR="006B5941" w:rsidRPr="00B161E2" w:rsidRDefault="006B5941" w:rsidP="006B5941">
      <w:pPr>
        <w:numPr>
          <w:ilvl w:val="0"/>
          <w:numId w:val="6"/>
        </w:numPr>
        <w:tabs>
          <w:tab w:val="clear" w:pos="835"/>
          <w:tab w:val="num" w:pos="720"/>
          <w:tab w:val="left" w:pos="1080"/>
          <w:tab w:val="left" w:pos="1440"/>
          <w:tab w:val="left" w:pos="1800"/>
          <w:tab w:val="left" w:pos="2160"/>
        </w:tabs>
        <w:ind w:left="720" w:hanging="245"/>
      </w:pPr>
      <w:r w:rsidRPr="00B161E2">
        <w:t>The security framework must address functioning with the NIH off-site remote backup facility (NCCS), in both back up and parallel mode.</w:t>
      </w:r>
    </w:p>
    <w:p w14:paraId="130F2B5D" w14:textId="77777777" w:rsidR="008E1636" w:rsidRPr="00B161E2" w:rsidRDefault="008E1636" w:rsidP="008E4254">
      <w:pPr>
        <w:tabs>
          <w:tab w:val="left" w:pos="720"/>
          <w:tab w:val="left" w:pos="1080"/>
          <w:tab w:val="left" w:pos="1440"/>
          <w:tab w:val="left" w:pos="1800"/>
          <w:tab w:val="left" w:pos="2160"/>
        </w:tabs>
      </w:pPr>
    </w:p>
    <w:p w14:paraId="47FF4CC0" w14:textId="77777777" w:rsidR="00E41089" w:rsidRPr="00B161E2" w:rsidRDefault="00E41089" w:rsidP="008E4254">
      <w:pPr>
        <w:pStyle w:val="Heading2"/>
        <w:numPr>
          <w:ilvl w:val="1"/>
          <w:numId w:val="1"/>
        </w:numPr>
        <w:tabs>
          <w:tab w:val="left" w:pos="720"/>
          <w:tab w:val="left" w:pos="1080"/>
          <w:tab w:val="left" w:pos="1440"/>
          <w:tab w:val="left" w:pos="1800"/>
          <w:tab w:val="left" w:pos="2160"/>
        </w:tabs>
        <w:ind w:left="475" w:hanging="475"/>
      </w:pPr>
      <w:bookmarkStart w:id="11" w:name="_Toc157995919"/>
      <w:r w:rsidRPr="00B161E2">
        <w:t>Implementation Timeframe</w:t>
      </w:r>
      <w:r w:rsidR="006C6D15" w:rsidRPr="00B161E2">
        <w:t xml:space="preserve"> Constraints</w:t>
      </w:r>
      <w:bookmarkEnd w:id="11"/>
    </w:p>
    <w:p w14:paraId="283043E8" w14:textId="77777777" w:rsidR="00E41089" w:rsidRPr="00B161E2" w:rsidRDefault="00E41089" w:rsidP="008E4254">
      <w:pPr>
        <w:tabs>
          <w:tab w:val="left" w:pos="720"/>
          <w:tab w:val="left" w:pos="1080"/>
          <w:tab w:val="left" w:pos="1440"/>
          <w:tab w:val="left" w:pos="1800"/>
          <w:tab w:val="left" w:pos="2160"/>
        </w:tabs>
      </w:pPr>
    </w:p>
    <w:p w14:paraId="5EA9F32C" w14:textId="77777777" w:rsidR="008926AD" w:rsidRPr="00B161E2" w:rsidRDefault="005F5EFC" w:rsidP="00E95E08">
      <w:pPr>
        <w:numPr>
          <w:ilvl w:val="0"/>
          <w:numId w:val="7"/>
        </w:numPr>
        <w:tabs>
          <w:tab w:val="left" w:pos="720"/>
          <w:tab w:val="left" w:pos="1080"/>
          <w:tab w:val="left" w:pos="1440"/>
          <w:tab w:val="left" w:pos="1800"/>
          <w:tab w:val="left" w:pos="2160"/>
        </w:tabs>
        <w:rPr>
          <w:lang w:val="en-GB"/>
        </w:rPr>
      </w:pPr>
      <w:r w:rsidRPr="00B161E2">
        <w:rPr>
          <w:lang w:val="en-GB"/>
        </w:rPr>
        <w:t>Phasing: Evaluation and testing of selected commercial and open source software options is expected to occur prior to selection and implementation of a production repository.</w:t>
      </w:r>
    </w:p>
    <w:p w14:paraId="38E2BB4C" w14:textId="77777777" w:rsidR="00C84CB4" w:rsidRPr="00B161E2" w:rsidRDefault="00E41089" w:rsidP="00E95E08">
      <w:pPr>
        <w:numPr>
          <w:ilvl w:val="0"/>
          <w:numId w:val="7"/>
        </w:numPr>
        <w:tabs>
          <w:tab w:val="left" w:pos="720"/>
          <w:tab w:val="left" w:pos="1080"/>
          <w:tab w:val="left" w:pos="1440"/>
          <w:tab w:val="left" w:pos="1800"/>
          <w:tab w:val="left" w:pos="2160"/>
        </w:tabs>
      </w:pPr>
      <w:r w:rsidRPr="00B161E2">
        <w:rPr>
          <w:lang w:val="en-GB"/>
        </w:rPr>
        <w:t>Budget</w:t>
      </w:r>
      <w:r w:rsidR="005F5EFC" w:rsidRPr="00B161E2">
        <w:rPr>
          <w:lang w:val="en-GB"/>
        </w:rPr>
        <w:t>: Budget costs are unknown until evaluation of software options is completed.  Depending on the solution selected, funding may be needed for purchase of software and/or additional programming support</w:t>
      </w:r>
      <w:r w:rsidR="006C6D15" w:rsidRPr="00B161E2">
        <w:rPr>
          <w:lang w:val="en-GB"/>
        </w:rPr>
        <w:t>.</w:t>
      </w:r>
    </w:p>
    <w:p w14:paraId="6D38240E" w14:textId="77777777" w:rsidR="008926AD" w:rsidRPr="00B161E2" w:rsidRDefault="009C7FA3" w:rsidP="008926AD">
      <w:pPr>
        <w:numPr>
          <w:ilvl w:val="0"/>
          <w:numId w:val="7"/>
        </w:numPr>
        <w:tabs>
          <w:tab w:val="left" w:pos="720"/>
          <w:tab w:val="left" w:pos="1080"/>
          <w:tab w:val="left" w:pos="1440"/>
          <w:tab w:val="left" w:pos="1800"/>
          <w:tab w:val="left" w:pos="2160"/>
        </w:tabs>
        <w:rPr>
          <w:lang w:val="en-GB"/>
        </w:rPr>
      </w:pPr>
      <w:r w:rsidRPr="00B161E2">
        <w:rPr>
          <w:lang w:val="en-GB"/>
        </w:rPr>
        <w:t>Staff resources</w:t>
      </w:r>
      <w:r w:rsidR="005F5EFC" w:rsidRPr="00B161E2">
        <w:rPr>
          <w:lang w:val="en-GB"/>
        </w:rPr>
        <w:t xml:space="preserve">: </w:t>
      </w:r>
      <w:r w:rsidR="006C6D15" w:rsidRPr="00B161E2">
        <w:rPr>
          <w:lang w:val="en-GB"/>
        </w:rPr>
        <w:t xml:space="preserve">Lack of availability of </w:t>
      </w:r>
      <w:r w:rsidR="005F5EFC" w:rsidRPr="00B161E2">
        <w:rPr>
          <w:lang w:val="en-GB"/>
        </w:rPr>
        <w:t xml:space="preserve">Library Operations systems staff </w:t>
      </w:r>
      <w:r w:rsidR="006C6D15" w:rsidRPr="00B161E2">
        <w:rPr>
          <w:lang w:val="en-GB"/>
        </w:rPr>
        <w:t>to work on digital repository testing and implementation.</w:t>
      </w:r>
    </w:p>
    <w:p w14:paraId="1DCC17F0" w14:textId="77777777" w:rsidR="00E41089" w:rsidRPr="00B161E2" w:rsidRDefault="00E41089" w:rsidP="008E4254">
      <w:pPr>
        <w:tabs>
          <w:tab w:val="left" w:pos="720"/>
          <w:tab w:val="left" w:pos="1080"/>
          <w:tab w:val="left" w:pos="1440"/>
          <w:tab w:val="left" w:pos="1800"/>
          <w:tab w:val="left" w:pos="2160"/>
        </w:tabs>
      </w:pPr>
    </w:p>
    <w:p w14:paraId="39BF066A" w14:textId="77777777" w:rsidR="00E41089" w:rsidRPr="00B161E2" w:rsidRDefault="00E41089" w:rsidP="008E4254">
      <w:pPr>
        <w:pStyle w:val="Heading1"/>
        <w:numPr>
          <w:ilvl w:val="0"/>
          <w:numId w:val="1"/>
        </w:numPr>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bookmarkStart w:id="12" w:name="_Toc157995920"/>
      <w:r w:rsidRPr="00B161E2">
        <w:t>Standards, Definitions and References</w:t>
      </w:r>
      <w:bookmarkEnd w:id="12"/>
    </w:p>
    <w:p w14:paraId="7065DB22" w14:textId="77777777" w:rsidR="00E41089" w:rsidRPr="00B161E2" w:rsidRDefault="00E41089" w:rsidP="008E4254">
      <w:pPr>
        <w:tabs>
          <w:tab w:val="left" w:pos="720"/>
          <w:tab w:val="left" w:pos="1080"/>
          <w:tab w:val="left" w:pos="1440"/>
          <w:tab w:val="left" w:pos="1800"/>
          <w:tab w:val="left" w:pos="2160"/>
        </w:tabs>
      </w:pPr>
    </w:p>
    <w:p w14:paraId="0E94A443" w14:textId="77777777" w:rsidR="00E41089" w:rsidRPr="00B161E2" w:rsidRDefault="00E41089" w:rsidP="008E4254">
      <w:pPr>
        <w:pStyle w:val="Heading2"/>
        <w:numPr>
          <w:ilvl w:val="1"/>
          <w:numId w:val="1"/>
        </w:numPr>
        <w:tabs>
          <w:tab w:val="left" w:pos="720"/>
          <w:tab w:val="left" w:pos="1080"/>
          <w:tab w:val="left" w:pos="1440"/>
          <w:tab w:val="left" w:pos="1800"/>
          <w:tab w:val="left" w:pos="2160"/>
        </w:tabs>
        <w:ind w:left="475" w:hanging="475"/>
      </w:pPr>
      <w:bookmarkStart w:id="13" w:name="_Toc157995921"/>
      <w:r w:rsidRPr="00B161E2">
        <w:t>Use of Standards</w:t>
      </w:r>
      <w:bookmarkEnd w:id="13"/>
    </w:p>
    <w:p w14:paraId="776E4A05" w14:textId="77777777" w:rsidR="00E41089" w:rsidRPr="00B161E2" w:rsidRDefault="00E41089" w:rsidP="008E4254">
      <w:pPr>
        <w:tabs>
          <w:tab w:val="left" w:pos="720"/>
          <w:tab w:val="left" w:pos="1080"/>
          <w:tab w:val="left" w:pos="1440"/>
          <w:tab w:val="left" w:pos="1800"/>
          <w:tab w:val="left" w:pos="2160"/>
        </w:tabs>
      </w:pPr>
    </w:p>
    <w:p w14:paraId="5D1A9E0C" w14:textId="77777777" w:rsidR="00C95449" w:rsidRPr="00B161E2" w:rsidRDefault="00E41089" w:rsidP="00E95E08">
      <w:pPr>
        <w:numPr>
          <w:ilvl w:val="0"/>
          <w:numId w:val="8"/>
        </w:numPr>
        <w:tabs>
          <w:tab w:val="left" w:pos="720"/>
          <w:tab w:val="left" w:pos="1080"/>
          <w:tab w:val="left" w:pos="1440"/>
          <w:tab w:val="left" w:pos="1800"/>
          <w:tab w:val="left" w:pos="2160"/>
        </w:tabs>
      </w:pPr>
      <w:r w:rsidRPr="00B161E2">
        <w:t xml:space="preserve">The NLM Digital Repository must be designed with regard to international best </w:t>
      </w:r>
      <w:r w:rsidR="00C95449" w:rsidRPr="00B161E2">
        <w:t>practice for digital archives</w:t>
      </w:r>
      <w:r w:rsidR="00432D06" w:rsidRPr="00B161E2">
        <w:t>/repositories</w:t>
      </w:r>
      <w:r w:rsidR="00465051" w:rsidRPr="00B161E2">
        <w:t>.</w:t>
      </w:r>
    </w:p>
    <w:p w14:paraId="612E1257" w14:textId="77777777" w:rsidR="00ED1C05" w:rsidRPr="00B161E2" w:rsidRDefault="00ED1C05" w:rsidP="00E95E08">
      <w:pPr>
        <w:numPr>
          <w:ilvl w:val="0"/>
          <w:numId w:val="8"/>
        </w:numPr>
        <w:tabs>
          <w:tab w:val="left" w:pos="720"/>
          <w:tab w:val="left" w:pos="1080"/>
          <w:tab w:val="left" w:pos="1440"/>
          <w:tab w:val="left" w:pos="1800"/>
          <w:tab w:val="left" w:pos="2160"/>
        </w:tabs>
      </w:pPr>
      <w:r w:rsidRPr="00B161E2">
        <w:t xml:space="preserve">As new standards are developed NLM will </w:t>
      </w:r>
      <w:r w:rsidR="009B3A94" w:rsidRPr="00B161E2">
        <w:t xml:space="preserve">need to </w:t>
      </w:r>
      <w:r w:rsidRPr="00B161E2">
        <w:t xml:space="preserve">review </w:t>
      </w:r>
      <w:r w:rsidR="0041556D" w:rsidRPr="00B161E2">
        <w:t xml:space="preserve">them </w:t>
      </w:r>
      <w:r w:rsidRPr="00B161E2">
        <w:t>for use by the repository.</w:t>
      </w:r>
    </w:p>
    <w:p w14:paraId="3F828798" w14:textId="77777777" w:rsidR="00ED1C05" w:rsidRPr="00B161E2" w:rsidRDefault="00ED1C05" w:rsidP="00E95E08">
      <w:pPr>
        <w:numPr>
          <w:ilvl w:val="0"/>
          <w:numId w:val="8"/>
        </w:numPr>
        <w:tabs>
          <w:tab w:val="left" w:pos="720"/>
          <w:tab w:val="left" w:pos="1080"/>
          <w:tab w:val="left" w:pos="1440"/>
          <w:tab w:val="left" w:pos="1800"/>
          <w:tab w:val="left" w:pos="2160"/>
        </w:tabs>
      </w:pPr>
      <w:r w:rsidRPr="00B161E2">
        <w:t>The following standards are mentioned in this document:</w:t>
      </w:r>
    </w:p>
    <w:p w14:paraId="0D98B2F4" w14:textId="77777777" w:rsidR="005C4EBC" w:rsidRPr="00B161E2" w:rsidRDefault="005C4EBC" w:rsidP="008E0793">
      <w:pPr>
        <w:numPr>
          <w:ilvl w:val="1"/>
          <w:numId w:val="8"/>
        </w:numPr>
        <w:tabs>
          <w:tab w:val="left" w:pos="1080"/>
          <w:tab w:val="left" w:pos="1800"/>
          <w:tab w:val="left" w:pos="2160"/>
        </w:tabs>
      </w:pPr>
      <w:r w:rsidRPr="00B161E2">
        <w:t>Dublin Core</w:t>
      </w:r>
    </w:p>
    <w:p w14:paraId="36160139" w14:textId="77777777" w:rsidR="00B932AD" w:rsidRPr="00B161E2" w:rsidRDefault="00B932AD" w:rsidP="006B5941">
      <w:pPr>
        <w:tabs>
          <w:tab w:val="left" w:pos="1080"/>
          <w:tab w:val="left" w:pos="1800"/>
          <w:tab w:val="left" w:pos="2160"/>
        </w:tabs>
        <w:ind w:left="1800"/>
      </w:pPr>
      <w:r w:rsidRPr="00B161E2">
        <w:t>(http://dublincore.org/)</w:t>
      </w:r>
    </w:p>
    <w:p w14:paraId="0539C599" w14:textId="77777777" w:rsidR="005C4EBC" w:rsidRPr="00B161E2" w:rsidRDefault="005C4EBC" w:rsidP="008E0793">
      <w:pPr>
        <w:numPr>
          <w:ilvl w:val="1"/>
          <w:numId w:val="8"/>
        </w:numPr>
        <w:tabs>
          <w:tab w:val="left" w:pos="1080"/>
          <w:tab w:val="left" w:pos="1800"/>
          <w:tab w:val="left" w:pos="2160"/>
        </w:tabs>
      </w:pPr>
      <w:r w:rsidRPr="00B161E2">
        <w:t>Encoded Archival Description (EAD)</w:t>
      </w:r>
    </w:p>
    <w:p w14:paraId="145E228D" w14:textId="77777777" w:rsidR="00B932AD" w:rsidRPr="00B161E2" w:rsidRDefault="00B932AD" w:rsidP="006B5941">
      <w:pPr>
        <w:tabs>
          <w:tab w:val="left" w:pos="1080"/>
          <w:tab w:val="left" w:pos="1800"/>
          <w:tab w:val="left" w:pos="2160"/>
        </w:tabs>
        <w:ind w:left="1800"/>
      </w:pPr>
      <w:r w:rsidRPr="00B161E2">
        <w:lastRenderedPageBreak/>
        <w:t>(http://www.loc.gov/ead/)</w:t>
      </w:r>
    </w:p>
    <w:p w14:paraId="7A6035E3" w14:textId="77777777" w:rsidR="008926AD" w:rsidRPr="00B161E2" w:rsidRDefault="00B932AD" w:rsidP="008E0793">
      <w:pPr>
        <w:numPr>
          <w:ilvl w:val="1"/>
          <w:numId w:val="8"/>
        </w:numPr>
        <w:tabs>
          <w:tab w:val="left" w:pos="1080"/>
          <w:tab w:val="left" w:pos="1800"/>
          <w:tab w:val="left" w:pos="2160"/>
        </w:tabs>
      </w:pPr>
      <w:r w:rsidRPr="00B161E2">
        <w:t>MARC21 and MARCXML</w:t>
      </w:r>
    </w:p>
    <w:p w14:paraId="58004E48" w14:textId="77777777" w:rsidR="00B932AD" w:rsidRPr="00B161E2" w:rsidRDefault="00B932AD" w:rsidP="006B5941">
      <w:pPr>
        <w:tabs>
          <w:tab w:val="left" w:pos="1080"/>
          <w:tab w:val="left" w:pos="1800"/>
          <w:tab w:val="left" w:pos="2160"/>
        </w:tabs>
        <w:ind w:left="1800"/>
      </w:pPr>
      <w:r w:rsidRPr="00B161E2">
        <w:t>(http://www.loc.gov/standards/)</w:t>
      </w:r>
    </w:p>
    <w:p w14:paraId="1EC813EC" w14:textId="77777777" w:rsidR="006B5941" w:rsidRPr="00B161E2" w:rsidRDefault="008E0793" w:rsidP="006B5941">
      <w:pPr>
        <w:numPr>
          <w:ilvl w:val="1"/>
          <w:numId w:val="8"/>
        </w:numPr>
        <w:tabs>
          <w:tab w:val="left" w:pos="1080"/>
          <w:tab w:val="left" w:pos="1800"/>
          <w:tab w:val="left" w:pos="2160"/>
        </w:tabs>
      </w:pPr>
      <w:r w:rsidRPr="00B161E2">
        <w:t>Metadata Encoding a</w:t>
      </w:r>
      <w:r w:rsidR="006B5941" w:rsidRPr="00B161E2">
        <w:t>nd Transmission Standard (METS)</w:t>
      </w:r>
    </w:p>
    <w:p w14:paraId="7CB1108F" w14:textId="77777777" w:rsidR="008E0793" w:rsidRPr="00B161E2" w:rsidRDefault="008E0793" w:rsidP="006B5941">
      <w:pPr>
        <w:tabs>
          <w:tab w:val="left" w:pos="1080"/>
          <w:tab w:val="left" w:pos="1800"/>
          <w:tab w:val="left" w:pos="2160"/>
        </w:tabs>
        <w:ind w:left="1800"/>
      </w:pPr>
      <w:r w:rsidRPr="00B161E2">
        <w:t>(</w:t>
      </w:r>
      <w:r w:rsidR="005C4EBC" w:rsidRPr="00B161E2">
        <w:t>http://www.loc.gov/standards/mets/</w:t>
      </w:r>
      <w:r w:rsidRPr="00B161E2">
        <w:t>)</w:t>
      </w:r>
    </w:p>
    <w:p w14:paraId="2FD53742" w14:textId="77777777" w:rsidR="005C4EBC" w:rsidRPr="00B161E2" w:rsidRDefault="005C4EBC" w:rsidP="008E0793">
      <w:pPr>
        <w:numPr>
          <w:ilvl w:val="1"/>
          <w:numId w:val="8"/>
        </w:numPr>
        <w:tabs>
          <w:tab w:val="left" w:pos="1080"/>
          <w:tab w:val="left" w:pos="1800"/>
          <w:tab w:val="left" w:pos="2160"/>
        </w:tabs>
      </w:pPr>
      <w:r w:rsidRPr="00B161E2">
        <w:t>Metadata Object Description Schema (MODS)</w:t>
      </w:r>
    </w:p>
    <w:p w14:paraId="21B5BBD1" w14:textId="77777777" w:rsidR="005C4EBC" w:rsidRPr="00B161E2" w:rsidRDefault="005C4EBC" w:rsidP="006B5941">
      <w:pPr>
        <w:tabs>
          <w:tab w:val="left" w:pos="1080"/>
          <w:tab w:val="left" w:pos="1800"/>
          <w:tab w:val="left" w:pos="2160"/>
        </w:tabs>
        <w:ind w:left="1800"/>
      </w:pPr>
      <w:r w:rsidRPr="00B161E2">
        <w:t>(http://www.loc.gov/standards/mods/)</w:t>
      </w:r>
    </w:p>
    <w:p w14:paraId="53F2F66C" w14:textId="77777777" w:rsidR="00AE0721" w:rsidRPr="00B161E2" w:rsidRDefault="00E41089" w:rsidP="005C4EBC">
      <w:pPr>
        <w:numPr>
          <w:ilvl w:val="1"/>
          <w:numId w:val="8"/>
        </w:numPr>
        <w:tabs>
          <w:tab w:val="left" w:pos="1080"/>
          <w:tab w:val="left" w:pos="1800"/>
          <w:tab w:val="left" w:pos="2160"/>
        </w:tabs>
      </w:pPr>
      <w:r w:rsidRPr="00B161E2">
        <w:t>NLM DTDs</w:t>
      </w:r>
      <w:r w:rsidR="009B3A94" w:rsidRPr="00B161E2">
        <w:t xml:space="preserve"> – journal</w:t>
      </w:r>
      <w:r w:rsidR="005C4EBC" w:rsidRPr="00B161E2">
        <w:t xml:space="preserve"> archiving</w:t>
      </w:r>
      <w:r w:rsidR="009B3A94" w:rsidRPr="00B161E2">
        <w:t xml:space="preserve">, book, </w:t>
      </w:r>
      <w:r w:rsidR="005C4EBC" w:rsidRPr="00B161E2">
        <w:t xml:space="preserve">historical book, </w:t>
      </w:r>
      <w:r w:rsidR="009B3A94" w:rsidRPr="00B161E2">
        <w:t xml:space="preserve">and </w:t>
      </w:r>
      <w:r w:rsidR="005C4EBC" w:rsidRPr="00B161E2">
        <w:t>NLMCatalog</w:t>
      </w:r>
    </w:p>
    <w:p w14:paraId="2AE4819A" w14:textId="77777777" w:rsidR="008803F8" w:rsidRPr="00B161E2" w:rsidRDefault="005C4EBC" w:rsidP="006B5941">
      <w:pPr>
        <w:tabs>
          <w:tab w:val="left" w:pos="1080"/>
          <w:tab w:val="left" w:pos="1440"/>
          <w:tab w:val="left" w:pos="1800"/>
          <w:tab w:val="left" w:pos="2160"/>
        </w:tabs>
        <w:ind w:left="1800"/>
      </w:pPr>
      <w:r w:rsidRPr="00B161E2">
        <w:t>(http://dtd.nlm.nih.gov/), (</w:t>
      </w:r>
      <w:r w:rsidR="008803F8" w:rsidRPr="00B161E2">
        <w:t>http://www.nlm.nih.gov/databases/dtd/)</w:t>
      </w:r>
    </w:p>
    <w:p w14:paraId="1B4CA7CC" w14:textId="77777777" w:rsidR="008926AD" w:rsidRPr="00B161E2" w:rsidRDefault="008E0793" w:rsidP="008803F8">
      <w:pPr>
        <w:numPr>
          <w:ilvl w:val="1"/>
          <w:numId w:val="8"/>
        </w:numPr>
        <w:tabs>
          <w:tab w:val="left" w:pos="1080"/>
          <w:tab w:val="left" w:pos="1800"/>
          <w:tab w:val="left" w:pos="2160"/>
        </w:tabs>
      </w:pPr>
      <w:r w:rsidRPr="00B161E2">
        <w:t>ONIX</w:t>
      </w:r>
    </w:p>
    <w:p w14:paraId="66CDEF16" w14:textId="77777777" w:rsidR="008E0793" w:rsidRPr="00B161E2" w:rsidRDefault="008E0793" w:rsidP="006B5941">
      <w:pPr>
        <w:tabs>
          <w:tab w:val="left" w:pos="1080"/>
          <w:tab w:val="left" w:pos="1440"/>
          <w:tab w:val="left" w:pos="1800"/>
          <w:tab w:val="left" w:pos="2160"/>
        </w:tabs>
        <w:ind w:left="1800"/>
      </w:pPr>
      <w:r w:rsidRPr="00B161E2">
        <w:t>(http://www.editeur.org/onix.html)</w:t>
      </w:r>
    </w:p>
    <w:p w14:paraId="0559FEC1" w14:textId="77777777" w:rsidR="006B5941" w:rsidRPr="00B161E2" w:rsidRDefault="003B2B48" w:rsidP="008E0793">
      <w:pPr>
        <w:numPr>
          <w:ilvl w:val="1"/>
          <w:numId w:val="8"/>
        </w:numPr>
        <w:tabs>
          <w:tab w:val="left" w:pos="1080"/>
          <w:tab w:val="left" w:pos="1800"/>
          <w:tab w:val="left" w:pos="2160"/>
        </w:tabs>
        <w:rPr>
          <w:szCs w:val="22"/>
        </w:rPr>
      </w:pPr>
      <w:r w:rsidRPr="00B161E2">
        <w:t xml:space="preserve">The Open Archives Initiative Protocol for Metadata Harvesting </w:t>
      </w:r>
      <w:r w:rsidR="006B5941" w:rsidRPr="00B161E2">
        <w:t>(OAI-PMH)</w:t>
      </w:r>
    </w:p>
    <w:p w14:paraId="688EEAD5" w14:textId="77777777" w:rsidR="003B2B48" w:rsidRPr="00B161E2" w:rsidRDefault="00AE0721" w:rsidP="006B5941">
      <w:pPr>
        <w:tabs>
          <w:tab w:val="left" w:pos="1080"/>
          <w:tab w:val="left" w:pos="1800"/>
          <w:tab w:val="left" w:pos="2160"/>
        </w:tabs>
        <w:ind w:left="1800"/>
        <w:rPr>
          <w:szCs w:val="22"/>
        </w:rPr>
      </w:pPr>
      <w:r w:rsidRPr="00B161E2">
        <w:rPr>
          <w:szCs w:val="22"/>
        </w:rPr>
        <w:t>(http://www.openarchives.</w:t>
      </w:r>
      <w:r w:rsidRPr="00B161E2">
        <w:rPr>
          <w:szCs w:val="22"/>
        </w:rPr>
        <w:t>o</w:t>
      </w:r>
      <w:r w:rsidRPr="00B161E2">
        <w:rPr>
          <w:szCs w:val="22"/>
        </w:rPr>
        <w:t>rg/OAI/openarchivesprotocol.html )</w:t>
      </w:r>
    </w:p>
    <w:p w14:paraId="4DD3DA79" w14:textId="77777777" w:rsidR="00465051" w:rsidRPr="00B161E2" w:rsidRDefault="008E0793" w:rsidP="008E0793">
      <w:pPr>
        <w:numPr>
          <w:ilvl w:val="1"/>
          <w:numId w:val="8"/>
        </w:numPr>
        <w:tabs>
          <w:tab w:val="left" w:pos="1080"/>
          <w:tab w:val="left" w:pos="1800"/>
          <w:tab w:val="left" w:pos="2160"/>
        </w:tabs>
      </w:pPr>
      <w:r w:rsidRPr="00B161E2">
        <w:t>OpenSearch</w:t>
      </w:r>
    </w:p>
    <w:p w14:paraId="53713FC7" w14:textId="77777777" w:rsidR="008E0793" w:rsidRPr="00B161E2" w:rsidRDefault="008E0793" w:rsidP="006B5941">
      <w:pPr>
        <w:tabs>
          <w:tab w:val="left" w:pos="1080"/>
          <w:tab w:val="left" w:pos="1800"/>
          <w:tab w:val="left" w:pos="2160"/>
        </w:tabs>
        <w:ind w:left="1800"/>
      </w:pPr>
      <w:r w:rsidRPr="00B161E2">
        <w:t>(http://www.opensearch.org/)</w:t>
      </w:r>
    </w:p>
    <w:p w14:paraId="3AA89DBE" w14:textId="77777777" w:rsidR="008926AD" w:rsidRPr="00B161E2" w:rsidRDefault="008E0793" w:rsidP="008E0793">
      <w:pPr>
        <w:numPr>
          <w:ilvl w:val="1"/>
          <w:numId w:val="8"/>
        </w:numPr>
        <w:tabs>
          <w:tab w:val="left" w:pos="1080"/>
          <w:tab w:val="left" w:pos="1800"/>
          <w:tab w:val="left" w:pos="2160"/>
        </w:tabs>
      </w:pPr>
      <w:r w:rsidRPr="00B161E2">
        <w:t>OpenURL</w:t>
      </w:r>
    </w:p>
    <w:p w14:paraId="71B863CD" w14:textId="77777777" w:rsidR="008E0793" w:rsidRPr="00B161E2" w:rsidRDefault="008E0793" w:rsidP="006B5941">
      <w:pPr>
        <w:tabs>
          <w:tab w:val="left" w:pos="1080"/>
          <w:tab w:val="left" w:pos="1440"/>
          <w:tab w:val="left" w:pos="1800"/>
          <w:tab w:val="left" w:pos="2160"/>
        </w:tabs>
        <w:ind w:left="1800"/>
      </w:pPr>
      <w:r w:rsidRPr="00B161E2">
        <w:t>(http://www.niso.org/standards/standard_detail.cfm?std_id=783)</w:t>
      </w:r>
    </w:p>
    <w:p w14:paraId="49D9B140" w14:textId="77777777" w:rsidR="008926AD" w:rsidRPr="00B161E2" w:rsidRDefault="008E0793" w:rsidP="00B932AD">
      <w:pPr>
        <w:numPr>
          <w:ilvl w:val="1"/>
          <w:numId w:val="8"/>
        </w:numPr>
        <w:tabs>
          <w:tab w:val="left" w:pos="1080"/>
          <w:tab w:val="left" w:pos="1800"/>
          <w:tab w:val="left" w:pos="2160"/>
        </w:tabs>
      </w:pPr>
      <w:r w:rsidRPr="00B161E2">
        <w:t>PREservation Metadata  Implementation Strategies (PREMIS)</w:t>
      </w:r>
    </w:p>
    <w:p w14:paraId="3F71AECE" w14:textId="77777777" w:rsidR="00B932AD" w:rsidRPr="00B161E2" w:rsidRDefault="00B932AD" w:rsidP="006B5941">
      <w:pPr>
        <w:tabs>
          <w:tab w:val="left" w:pos="1080"/>
          <w:tab w:val="left" w:pos="1800"/>
          <w:tab w:val="left" w:pos="2160"/>
        </w:tabs>
        <w:ind w:left="1800"/>
      </w:pPr>
      <w:r w:rsidRPr="00B161E2">
        <w:t>(http://www.loc.gov/standards/premis/)</w:t>
      </w:r>
    </w:p>
    <w:p w14:paraId="074BE46A" w14:textId="77777777" w:rsidR="00B932AD" w:rsidRPr="00B161E2" w:rsidRDefault="0004050C" w:rsidP="00B932AD">
      <w:pPr>
        <w:numPr>
          <w:ilvl w:val="1"/>
          <w:numId w:val="8"/>
        </w:numPr>
        <w:tabs>
          <w:tab w:val="left" w:pos="1080"/>
          <w:tab w:val="left" w:pos="1800"/>
          <w:tab w:val="left" w:pos="2160"/>
        </w:tabs>
      </w:pPr>
      <w:r w:rsidRPr="00B161E2">
        <w:t>S</w:t>
      </w:r>
      <w:r w:rsidR="00B932AD" w:rsidRPr="00B161E2">
        <w:t>earch/Retrieve via URL (SRU) and Search/Retrieve Web Service (SRW)</w:t>
      </w:r>
    </w:p>
    <w:p w14:paraId="0586663E" w14:textId="77777777" w:rsidR="00B932AD" w:rsidRPr="00B161E2" w:rsidRDefault="00B932AD" w:rsidP="006B5941">
      <w:pPr>
        <w:tabs>
          <w:tab w:val="left" w:pos="1080"/>
          <w:tab w:val="left" w:pos="1440"/>
          <w:tab w:val="left" w:pos="1800"/>
          <w:tab w:val="left" w:pos="2160"/>
        </w:tabs>
        <w:ind w:left="1800"/>
      </w:pPr>
      <w:r w:rsidRPr="00B161E2">
        <w:t>(http://www.loc.gov/standards/sru/)</w:t>
      </w:r>
    </w:p>
    <w:p w14:paraId="100D00B0" w14:textId="77777777" w:rsidR="00B932AD" w:rsidRPr="00B161E2" w:rsidRDefault="00B932AD" w:rsidP="008E0793">
      <w:pPr>
        <w:numPr>
          <w:ilvl w:val="1"/>
          <w:numId w:val="8"/>
        </w:numPr>
        <w:tabs>
          <w:tab w:val="left" w:pos="1080"/>
          <w:tab w:val="left" w:pos="1800"/>
          <w:tab w:val="left" w:pos="2160"/>
        </w:tabs>
      </w:pPr>
      <w:r w:rsidRPr="00B161E2">
        <w:t>Text Encoding Initiative (TEI)</w:t>
      </w:r>
    </w:p>
    <w:p w14:paraId="5DE02133" w14:textId="77777777" w:rsidR="00B932AD" w:rsidRPr="00B161E2" w:rsidRDefault="00B932AD" w:rsidP="006B5941">
      <w:pPr>
        <w:tabs>
          <w:tab w:val="left" w:pos="1080"/>
          <w:tab w:val="left" w:pos="1800"/>
          <w:tab w:val="left" w:pos="2160"/>
        </w:tabs>
        <w:ind w:left="1800"/>
      </w:pPr>
      <w:r w:rsidRPr="00B161E2">
        <w:t>(http://www.tei-c.org/)</w:t>
      </w:r>
    </w:p>
    <w:p w14:paraId="7A668361" w14:textId="77777777" w:rsidR="0004050C" w:rsidRPr="00B161E2" w:rsidRDefault="0004050C" w:rsidP="008E0793">
      <w:pPr>
        <w:numPr>
          <w:ilvl w:val="1"/>
          <w:numId w:val="8"/>
        </w:numPr>
        <w:tabs>
          <w:tab w:val="left" w:pos="1080"/>
          <w:tab w:val="left" w:pos="1800"/>
          <w:tab w:val="left" w:pos="2160"/>
        </w:tabs>
      </w:pPr>
      <w:r w:rsidRPr="00B161E2">
        <w:t>Z39.50</w:t>
      </w:r>
    </w:p>
    <w:p w14:paraId="49CB28FB" w14:textId="77777777" w:rsidR="00E41089" w:rsidRPr="00B161E2" w:rsidRDefault="008803F8" w:rsidP="006B5941">
      <w:pPr>
        <w:tabs>
          <w:tab w:val="left" w:pos="720"/>
          <w:tab w:val="left" w:pos="1080"/>
          <w:tab w:val="left" w:pos="1440"/>
          <w:tab w:val="left" w:pos="1800"/>
          <w:tab w:val="left" w:pos="2160"/>
        </w:tabs>
        <w:ind w:left="1800"/>
      </w:pPr>
      <w:r w:rsidRPr="00B161E2">
        <w:t>(</w:t>
      </w:r>
      <w:r w:rsidR="000C4F1F" w:rsidRPr="00B161E2">
        <w:t>http://www.loc.gov/z3950/agency/</w:t>
      </w:r>
      <w:r w:rsidRPr="00B161E2">
        <w:t>)</w:t>
      </w:r>
    </w:p>
    <w:p w14:paraId="11F0120F" w14:textId="77777777" w:rsidR="000C4F1F" w:rsidRPr="00B161E2" w:rsidRDefault="000C4F1F" w:rsidP="000C4F1F">
      <w:pPr>
        <w:tabs>
          <w:tab w:val="left" w:pos="720"/>
          <w:tab w:val="left" w:pos="1080"/>
          <w:tab w:val="left" w:pos="1440"/>
          <w:tab w:val="left" w:pos="1800"/>
          <w:tab w:val="left" w:pos="2160"/>
        </w:tabs>
      </w:pPr>
    </w:p>
    <w:p w14:paraId="41F17A01" w14:textId="77777777" w:rsidR="00E41089" w:rsidRPr="00B161E2" w:rsidRDefault="00C14483" w:rsidP="00C14483">
      <w:pPr>
        <w:pStyle w:val="Heading2"/>
        <w:numPr>
          <w:ilvl w:val="1"/>
          <w:numId w:val="1"/>
        </w:numPr>
        <w:tabs>
          <w:tab w:val="left" w:pos="720"/>
          <w:tab w:val="left" w:pos="1080"/>
          <w:tab w:val="left" w:pos="1440"/>
          <w:tab w:val="left" w:pos="1800"/>
          <w:tab w:val="left" w:pos="2160"/>
        </w:tabs>
        <w:ind w:left="475" w:hanging="475"/>
      </w:pPr>
      <w:bookmarkStart w:id="14" w:name="_Toc157995922"/>
      <w:r w:rsidRPr="00B161E2">
        <w:t>D</w:t>
      </w:r>
      <w:r w:rsidR="00E41089" w:rsidRPr="00B161E2">
        <w:t>efinitions</w:t>
      </w:r>
      <w:bookmarkEnd w:id="14"/>
    </w:p>
    <w:p w14:paraId="67E246D0" w14:textId="77777777" w:rsidR="00E41089" w:rsidRPr="00B161E2" w:rsidRDefault="00E41089" w:rsidP="008E4254">
      <w:pPr>
        <w:tabs>
          <w:tab w:val="left" w:pos="720"/>
          <w:tab w:val="left" w:pos="1080"/>
          <w:tab w:val="left" w:pos="1440"/>
          <w:tab w:val="left" w:pos="1800"/>
          <w:tab w:val="left" w:pos="2160"/>
        </w:tabs>
      </w:pPr>
    </w:p>
    <w:p w14:paraId="6EC37A38" w14:textId="77777777" w:rsidR="00E41089" w:rsidRPr="00B161E2" w:rsidRDefault="00E41089" w:rsidP="008E4254">
      <w:pPr>
        <w:tabs>
          <w:tab w:val="left" w:pos="720"/>
          <w:tab w:val="left" w:pos="1080"/>
          <w:tab w:val="left" w:pos="1440"/>
          <w:tab w:val="left" w:pos="1800"/>
          <w:tab w:val="left" w:pos="2160"/>
        </w:tabs>
      </w:pPr>
      <w:r w:rsidRPr="00B161E2">
        <w:t xml:space="preserve">A Glossary of Terms is provided as Appendix </w:t>
      </w:r>
      <w:r w:rsidR="000B24F0" w:rsidRPr="00B161E2">
        <w:t>C</w:t>
      </w:r>
      <w:r w:rsidRPr="00B161E2">
        <w:t>.</w:t>
      </w:r>
    </w:p>
    <w:p w14:paraId="5C349C52" w14:textId="77777777" w:rsidR="002D3672" w:rsidRPr="00B161E2" w:rsidRDefault="002D3672" w:rsidP="002D3672">
      <w:pPr>
        <w:tabs>
          <w:tab w:val="left" w:pos="720"/>
          <w:tab w:val="left" w:pos="1080"/>
          <w:tab w:val="left" w:pos="1440"/>
          <w:tab w:val="left" w:pos="1800"/>
          <w:tab w:val="left" w:pos="2160"/>
        </w:tabs>
      </w:pPr>
    </w:p>
    <w:p w14:paraId="695DD7DE" w14:textId="77777777" w:rsidR="000C4F1F" w:rsidRPr="00B161E2" w:rsidRDefault="000C4F1F" w:rsidP="000C4F1F">
      <w:pPr>
        <w:pStyle w:val="Heading2"/>
        <w:numPr>
          <w:ilvl w:val="1"/>
          <w:numId w:val="1"/>
        </w:numPr>
        <w:tabs>
          <w:tab w:val="left" w:pos="720"/>
          <w:tab w:val="left" w:pos="1080"/>
          <w:tab w:val="left" w:pos="1440"/>
          <w:tab w:val="left" w:pos="1800"/>
          <w:tab w:val="left" w:pos="2160"/>
        </w:tabs>
        <w:ind w:left="475" w:hanging="475"/>
      </w:pPr>
      <w:bookmarkStart w:id="15" w:name="_Toc157995923"/>
      <w:r w:rsidRPr="00B161E2">
        <w:t>References</w:t>
      </w:r>
      <w:bookmarkEnd w:id="15"/>
    </w:p>
    <w:p w14:paraId="502F56EF" w14:textId="77777777" w:rsidR="000C4F1F" w:rsidRPr="00B161E2" w:rsidRDefault="000C4F1F" w:rsidP="00C14483">
      <w:pPr>
        <w:tabs>
          <w:tab w:val="left" w:pos="720"/>
          <w:tab w:val="left" w:pos="1080"/>
          <w:tab w:val="left" w:pos="1440"/>
          <w:tab w:val="left" w:pos="1800"/>
          <w:tab w:val="left" w:pos="2160"/>
        </w:tabs>
      </w:pPr>
    </w:p>
    <w:p w14:paraId="4326EF42" w14:textId="77777777" w:rsidR="002D3672" w:rsidRPr="00B161E2" w:rsidRDefault="002D3672" w:rsidP="00C14483">
      <w:pPr>
        <w:tabs>
          <w:tab w:val="left" w:pos="720"/>
          <w:tab w:val="left" w:pos="1080"/>
          <w:tab w:val="left" w:pos="1440"/>
          <w:tab w:val="left" w:pos="1800"/>
          <w:tab w:val="left" w:pos="2160"/>
        </w:tabs>
      </w:pPr>
      <w:r w:rsidRPr="00B161E2">
        <w:t xml:space="preserve">The following is a list of references used </w:t>
      </w:r>
      <w:r w:rsidR="00C14483" w:rsidRPr="00B161E2">
        <w:t>in developing</w:t>
      </w:r>
      <w:r w:rsidRPr="00B161E2">
        <w:t xml:space="preserve"> this document.</w:t>
      </w:r>
    </w:p>
    <w:p w14:paraId="47B5880D" w14:textId="77777777" w:rsidR="002D3672" w:rsidRPr="00B161E2" w:rsidRDefault="002D3672" w:rsidP="002D3672">
      <w:pPr>
        <w:tabs>
          <w:tab w:val="left" w:pos="720"/>
          <w:tab w:val="left" w:pos="1080"/>
          <w:tab w:val="left" w:pos="1440"/>
          <w:tab w:val="left" w:pos="1800"/>
          <w:tab w:val="left" w:pos="2160"/>
        </w:tabs>
      </w:pPr>
    </w:p>
    <w:p w14:paraId="1A3122BB" w14:textId="77777777" w:rsidR="008F7D9D" w:rsidRPr="00B161E2" w:rsidRDefault="008F7D9D" w:rsidP="002D3672">
      <w:pPr>
        <w:tabs>
          <w:tab w:val="left" w:pos="720"/>
          <w:tab w:val="left" w:pos="1080"/>
          <w:tab w:val="left" w:pos="1440"/>
          <w:tab w:val="left" w:pos="1800"/>
          <w:tab w:val="left" w:pos="2160"/>
        </w:tabs>
      </w:pPr>
      <w:r w:rsidRPr="00B161E2">
        <w:t>Association of Research Libraries.  SPEC Kit 292: Institutional Repositories (2006)</w:t>
      </w:r>
    </w:p>
    <w:p w14:paraId="6A0E28C3" w14:textId="77777777" w:rsidR="008F7D9D" w:rsidRPr="00B161E2" w:rsidRDefault="002F28D8" w:rsidP="00C62E33">
      <w:pPr>
        <w:tabs>
          <w:tab w:val="left" w:pos="720"/>
          <w:tab w:val="left" w:pos="1080"/>
          <w:tab w:val="left" w:pos="1440"/>
          <w:tab w:val="left" w:pos="1800"/>
          <w:tab w:val="left" w:pos="2160"/>
        </w:tabs>
      </w:pPr>
      <w:r w:rsidRPr="00B161E2">
        <w:t>http://www.arl.org/pubscat/pr/2006/spec292.html</w:t>
      </w:r>
    </w:p>
    <w:p w14:paraId="3C3EAFF6" w14:textId="77777777" w:rsidR="002F28D8" w:rsidRPr="00B161E2" w:rsidRDefault="002F28D8" w:rsidP="00C62E33">
      <w:pPr>
        <w:tabs>
          <w:tab w:val="left" w:pos="720"/>
          <w:tab w:val="left" w:pos="1080"/>
          <w:tab w:val="left" w:pos="1440"/>
          <w:tab w:val="left" w:pos="1800"/>
          <w:tab w:val="left" w:pos="2160"/>
        </w:tabs>
      </w:pPr>
    </w:p>
    <w:p w14:paraId="4BF13227" w14:textId="77777777" w:rsidR="002F28D8" w:rsidRPr="00B161E2" w:rsidRDefault="002F28D8" w:rsidP="002F28D8">
      <w:pPr>
        <w:rPr>
          <w:rFonts w:cs="Arial"/>
        </w:rPr>
      </w:pPr>
      <w:r w:rsidRPr="00B161E2">
        <w:rPr>
          <w:rFonts w:cs="Arial"/>
        </w:rPr>
        <w:t>Coyle, Karen. Rights in the PREMIS Data Model: A Report for the Library of Congress (2006)</w:t>
      </w:r>
    </w:p>
    <w:p w14:paraId="7F1DEE70" w14:textId="77777777" w:rsidR="002F28D8" w:rsidRPr="00B161E2" w:rsidRDefault="002F28D8" w:rsidP="002F28D8">
      <w:pPr>
        <w:tabs>
          <w:tab w:val="left" w:pos="720"/>
          <w:tab w:val="left" w:pos="1080"/>
          <w:tab w:val="left" w:pos="1440"/>
          <w:tab w:val="left" w:pos="1800"/>
          <w:tab w:val="left" w:pos="2160"/>
        </w:tabs>
        <w:rPr>
          <w:rFonts w:eastAsia="SimSun" w:cs="Arial"/>
          <w:szCs w:val="22"/>
          <w:lang w:val="en-US" w:eastAsia="zh-CN"/>
        </w:rPr>
      </w:pPr>
      <w:r w:rsidRPr="00B161E2">
        <w:rPr>
          <w:rFonts w:eastAsia="SimSun" w:cs="Arial"/>
          <w:szCs w:val="22"/>
          <w:lang w:val="en-US" w:eastAsia="zh-CN"/>
        </w:rPr>
        <w:t>http://www.loc.gov/standards/premis/Rights-in-the-PREMIS-Data-Model.pdf</w:t>
      </w:r>
    </w:p>
    <w:p w14:paraId="3A512A96" w14:textId="77777777" w:rsidR="008F7D9D" w:rsidRPr="00B161E2" w:rsidRDefault="008F7D9D" w:rsidP="002D3672">
      <w:pPr>
        <w:tabs>
          <w:tab w:val="left" w:pos="720"/>
          <w:tab w:val="left" w:pos="1080"/>
          <w:tab w:val="left" w:pos="1440"/>
          <w:tab w:val="left" w:pos="1800"/>
          <w:tab w:val="left" w:pos="2160"/>
        </w:tabs>
      </w:pPr>
    </w:p>
    <w:p w14:paraId="56DB858C" w14:textId="77777777" w:rsidR="00C62E33" w:rsidRPr="00B161E2" w:rsidRDefault="00C14483" w:rsidP="00C14483">
      <w:pPr>
        <w:rPr>
          <w:rFonts w:cs="Arial"/>
        </w:rPr>
      </w:pPr>
      <w:r w:rsidRPr="00B161E2">
        <w:rPr>
          <w:rFonts w:cs="Arial"/>
        </w:rPr>
        <w:t xml:space="preserve">Cornell University Library. Digital Preservation Management: Implementing Short-term Strategies for </w:t>
      </w:r>
      <w:r w:rsidR="00C62E33" w:rsidRPr="00B161E2">
        <w:rPr>
          <w:rFonts w:cs="Arial"/>
        </w:rPr>
        <w:t>Long-term Problems (2004)</w:t>
      </w:r>
    </w:p>
    <w:p w14:paraId="3E9F2985" w14:textId="77777777" w:rsidR="00C14483" w:rsidRPr="00B161E2" w:rsidRDefault="00C14483" w:rsidP="00C62E33">
      <w:pPr>
        <w:rPr>
          <w:rFonts w:cs="Arial"/>
        </w:rPr>
      </w:pPr>
      <w:r w:rsidRPr="00B161E2">
        <w:rPr>
          <w:rFonts w:cs="Arial"/>
        </w:rPr>
        <w:t>http://www.library.cornell.edu/iris/tutorial/dpm/index.html</w:t>
      </w:r>
    </w:p>
    <w:p w14:paraId="7B08AF1A" w14:textId="77777777" w:rsidR="00ED1C05" w:rsidRPr="00B161E2" w:rsidRDefault="00ED1C05" w:rsidP="00ED1C05">
      <w:pPr>
        <w:rPr>
          <w:rFonts w:cs="Arial"/>
        </w:rPr>
      </w:pPr>
    </w:p>
    <w:p w14:paraId="173265D8" w14:textId="77777777" w:rsidR="006B5941" w:rsidRPr="00B161E2" w:rsidRDefault="006B5941" w:rsidP="006B5941">
      <w:pPr>
        <w:rPr>
          <w:rFonts w:cs="Arial"/>
        </w:rPr>
      </w:pPr>
      <w:r w:rsidRPr="00B161E2">
        <w:rPr>
          <w:rFonts w:cs="Arial"/>
        </w:rPr>
        <w:t>Data Dictionary for Preservation Metadata. Final Report of the PREMIS Working Group. (2005)</w:t>
      </w:r>
    </w:p>
    <w:p w14:paraId="0379CA71" w14:textId="77777777" w:rsidR="006B5941" w:rsidRPr="00B161E2" w:rsidRDefault="006B5941" w:rsidP="00C62E33">
      <w:pPr>
        <w:rPr>
          <w:rFonts w:cs="Arial"/>
        </w:rPr>
      </w:pPr>
      <w:r w:rsidRPr="00B161E2">
        <w:rPr>
          <w:rFonts w:cs="Arial"/>
        </w:rPr>
        <w:t>http://www.oclc.org/research/projects/pmwg/premis-final.pdf</w:t>
      </w:r>
    </w:p>
    <w:p w14:paraId="725802A7" w14:textId="77777777" w:rsidR="006B5941" w:rsidRPr="00B161E2" w:rsidRDefault="006B5941" w:rsidP="00ED1C05">
      <w:pPr>
        <w:rPr>
          <w:rFonts w:cs="Arial"/>
        </w:rPr>
      </w:pPr>
    </w:p>
    <w:p w14:paraId="356AA3F3" w14:textId="77777777" w:rsidR="008F7D9D" w:rsidRPr="00B161E2" w:rsidRDefault="008F7D9D" w:rsidP="00ED1C05">
      <w:pPr>
        <w:rPr>
          <w:rFonts w:cs="Arial"/>
        </w:rPr>
      </w:pPr>
      <w:r w:rsidRPr="00B161E2">
        <w:rPr>
          <w:rFonts w:cs="Arial"/>
        </w:rPr>
        <w:lastRenderedPageBreak/>
        <w:t>Electronic Resource Preservation and Access Network.  ERPA Guidance: Ingest Strategy. (2004)</w:t>
      </w:r>
    </w:p>
    <w:p w14:paraId="57206EAD" w14:textId="77777777" w:rsidR="008F7D9D" w:rsidRPr="00B161E2" w:rsidRDefault="008F7D9D" w:rsidP="00C62E33">
      <w:pPr>
        <w:rPr>
          <w:rFonts w:cs="Arial"/>
        </w:rPr>
      </w:pPr>
      <w:r w:rsidRPr="00B161E2">
        <w:rPr>
          <w:rFonts w:cs="Arial"/>
        </w:rPr>
        <w:t>http://www.erpanet.org/guidance/docs/ERPANETIngestTool.pdf</w:t>
      </w:r>
    </w:p>
    <w:p w14:paraId="1242D50B" w14:textId="77777777" w:rsidR="00C62E33" w:rsidRPr="00B161E2" w:rsidRDefault="00C62E33" w:rsidP="00ED1C05">
      <w:pPr>
        <w:rPr>
          <w:rFonts w:cs="Arial"/>
        </w:rPr>
      </w:pPr>
    </w:p>
    <w:p w14:paraId="28F3B395" w14:textId="77777777" w:rsidR="00ED1C05" w:rsidRPr="00B161E2" w:rsidRDefault="00ED1C05" w:rsidP="002F28D8">
      <w:pPr>
        <w:rPr>
          <w:rFonts w:cs="Arial"/>
        </w:rPr>
      </w:pPr>
      <w:r w:rsidRPr="00B161E2">
        <w:rPr>
          <w:rFonts w:cs="Arial"/>
        </w:rPr>
        <w:t xml:space="preserve">McLeod, R. and Wheatley, P. and Ayris, P. Lifecycle information for e-literature: full report from the LIFE project. Research report. LIFE Project, London, UK. </w:t>
      </w:r>
      <w:r w:rsidR="002F28D8" w:rsidRPr="00B161E2">
        <w:rPr>
          <w:rFonts w:cs="Arial"/>
        </w:rPr>
        <w:t xml:space="preserve">(2006) </w:t>
      </w:r>
      <w:r w:rsidRPr="00B161E2">
        <w:rPr>
          <w:rFonts w:cs="Arial"/>
        </w:rPr>
        <w:t>http://eprints.ucl.ac.uk/archive/00001854/</w:t>
      </w:r>
    </w:p>
    <w:p w14:paraId="283D1187" w14:textId="77777777" w:rsidR="00ED1C05" w:rsidRPr="00B161E2" w:rsidRDefault="00ED1C05" w:rsidP="00ED1C05">
      <w:pPr>
        <w:rPr>
          <w:rFonts w:cs="Arial"/>
        </w:rPr>
      </w:pPr>
    </w:p>
    <w:p w14:paraId="49D63CF0" w14:textId="77777777" w:rsidR="00C6420C" w:rsidRPr="00B161E2" w:rsidRDefault="00C6420C" w:rsidP="00C6420C">
      <w:r w:rsidRPr="00B161E2">
        <w:rPr>
          <w:rFonts w:cs="Arial"/>
        </w:rPr>
        <w:t xml:space="preserve">National Digital Information Infrastructure and Preservation Program (NDIIP). </w:t>
      </w:r>
      <w:r w:rsidRPr="00B161E2">
        <w:t>Preserving Our Digital Heritage: Plan for the National Digital Information Infrastructure and Preservation Program (2002)</w:t>
      </w:r>
    </w:p>
    <w:p w14:paraId="3AEC954F" w14:textId="77777777" w:rsidR="00C6420C" w:rsidRPr="00B161E2" w:rsidRDefault="00C6420C" w:rsidP="00ED1C05">
      <w:r w:rsidRPr="00B161E2">
        <w:t>http://www.digitalpreservation.gov/about/planning.html</w:t>
      </w:r>
    </w:p>
    <w:p w14:paraId="2128D48A" w14:textId="77777777" w:rsidR="00C6420C" w:rsidRPr="00B161E2" w:rsidRDefault="00C6420C" w:rsidP="00ED1C05">
      <w:pPr>
        <w:rPr>
          <w:rFonts w:cs="Arial"/>
        </w:rPr>
      </w:pPr>
    </w:p>
    <w:p w14:paraId="366E67A2" w14:textId="77777777" w:rsidR="000E7700" w:rsidRPr="00B161E2" w:rsidRDefault="000E7700" w:rsidP="000E7700">
      <w:pPr>
        <w:pStyle w:val="BodyText3"/>
        <w:rPr>
          <w:b w:val="0"/>
          <w:bCs w:val="0"/>
          <w:sz w:val="22"/>
          <w:szCs w:val="22"/>
        </w:rPr>
      </w:pPr>
      <w:r w:rsidRPr="00B161E2">
        <w:rPr>
          <w:b w:val="0"/>
          <w:bCs w:val="0"/>
          <w:sz w:val="22"/>
          <w:szCs w:val="22"/>
        </w:rPr>
        <w:t>National Library of New Zealand.  National Digital Heritage Archive Programme Business Requirements Specification (2005)</w:t>
      </w:r>
    </w:p>
    <w:p w14:paraId="448A7FDA" w14:textId="77777777" w:rsidR="000E7700" w:rsidRPr="00B161E2" w:rsidRDefault="000E7700" w:rsidP="000E7700">
      <w:pPr>
        <w:pStyle w:val="BodyText3"/>
        <w:rPr>
          <w:b w:val="0"/>
          <w:bCs w:val="0"/>
          <w:sz w:val="22"/>
          <w:szCs w:val="22"/>
        </w:rPr>
      </w:pPr>
      <w:r w:rsidRPr="00B161E2">
        <w:rPr>
          <w:b w:val="0"/>
          <w:bCs w:val="0"/>
          <w:sz w:val="22"/>
          <w:szCs w:val="22"/>
        </w:rPr>
        <w:t>http://www.natlib.govt.nz/</w:t>
      </w:r>
    </w:p>
    <w:p w14:paraId="1057AB69" w14:textId="77777777" w:rsidR="000E7700" w:rsidRPr="00B161E2" w:rsidRDefault="000E7700" w:rsidP="000E7700">
      <w:pPr>
        <w:rPr>
          <w:szCs w:val="22"/>
        </w:rPr>
      </w:pPr>
    </w:p>
    <w:p w14:paraId="0E578D20" w14:textId="77777777" w:rsidR="008F7D9D" w:rsidRPr="00B161E2" w:rsidRDefault="008F7D9D" w:rsidP="000E7700">
      <w:pPr>
        <w:rPr>
          <w:szCs w:val="22"/>
        </w:rPr>
      </w:pPr>
      <w:r w:rsidRPr="00B161E2">
        <w:rPr>
          <w:szCs w:val="22"/>
        </w:rPr>
        <w:t>NISO Framework Advisory Board. A Framework of Guidance for Building Good Digital Collections, 2</w:t>
      </w:r>
      <w:r w:rsidRPr="00B161E2">
        <w:rPr>
          <w:szCs w:val="22"/>
          <w:vertAlign w:val="superscript"/>
        </w:rPr>
        <w:t>nd</w:t>
      </w:r>
      <w:r w:rsidRPr="00B161E2">
        <w:rPr>
          <w:szCs w:val="22"/>
        </w:rPr>
        <w:t xml:space="preserve"> ed. (2004)</w:t>
      </w:r>
    </w:p>
    <w:p w14:paraId="4FCDBE05" w14:textId="77777777" w:rsidR="008F7D9D" w:rsidRPr="00B161E2" w:rsidRDefault="008F7D9D" w:rsidP="000E7700">
      <w:pPr>
        <w:rPr>
          <w:szCs w:val="22"/>
        </w:rPr>
      </w:pPr>
      <w:r w:rsidRPr="00B161E2">
        <w:rPr>
          <w:szCs w:val="22"/>
        </w:rPr>
        <w:t>http://www.niso.org/framework/Framework2.pdf</w:t>
      </w:r>
    </w:p>
    <w:p w14:paraId="22FFA4E7" w14:textId="77777777" w:rsidR="000E7700" w:rsidRPr="00B161E2" w:rsidRDefault="000E7700" w:rsidP="00ED1C05">
      <w:pPr>
        <w:rPr>
          <w:rFonts w:cs="Arial"/>
          <w:szCs w:val="22"/>
        </w:rPr>
      </w:pPr>
    </w:p>
    <w:p w14:paraId="4465F8A6" w14:textId="77777777" w:rsidR="000471BA" w:rsidRPr="00B161E2" w:rsidRDefault="000471BA" w:rsidP="000471BA">
      <w:pPr>
        <w:rPr>
          <w:rFonts w:cs="Arial"/>
        </w:rPr>
      </w:pPr>
      <w:r w:rsidRPr="00B161E2">
        <w:rPr>
          <w:rFonts w:cs="Arial"/>
        </w:rPr>
        <w:t>Open Society Institute Guide to Institutional Repository Software, 3</w:t>
      </w:r>
      <w:r w:rsidRPr="00B161E2">
        <w:rPr>
          <w:rFonts w:cs="Arial"/>
          <w:vertAlign w:val="superscript"/>
        </w:rPr>
        <w:t>rd</w:t>
      </w:r>
      <w:r w:rsidRPr="00B161E2">
        <w:rPr>
          <w:rFonts w:cs="Arial"/>
        </w:rPr>
        <w:t xml:space="preserve"> ed. (2004)</w:t>
      </w:r>
    </w:p>
    <w:p w14:paraId="1700E421" w14:textId="77777777" w:rsidR="000471BA" w:rsidRPr="00B161E2" w:rsidRDefault="000471BA" w:rsidP="00ED1C05">
      <w:pPr>
        <w:rPr>
          <w:rFonts w:cs="Arial"/>
        </w:rPr>
      </w:pPr>
      <w:r w:rsidRPr="00B161E2">
        <w:rPr>
          <w:rFonts w:cs="Arial"/>
        </w:rPr>
        <w:t>http://www.soros.org/openaccess/pdf/OSI_Guide_to_IR_Software_v3.pdf</w:t>
      </w:r>
    </w:p>
    <w:p w14:paraId="183C8814" w14:textId="77777777" w:rsidR="000D421D" w:rsidRPr="00B161E2" w:rsidRDefault="000D421D" w:rsidP="00ED1C05">
      <w:pPr>
        <w:rPr>
          <w:rFonts w:cs="Arial"/>
        </w:rPr>
      </w:pPr>
    </w:p>
    <w:p w14:paraId="653D22AF" w14:textId="77777777" w:rsidR="006B5941" w:rsidRPr="00B161E2" w:rsidRDefault="006B5941" w:rsidP="006B5941">
      <w:pPr>
        <w:rPr>
          <w:rFonts w:cs="Arial"/>
        </w:rPr>
      </w:pPr>
      <w:r w:rsidRPr="00B161E2">
        <w:rPr>
          <w:rFonts w:cs="Arial"/>
        </w:rPr>
        <w:t>Preservation Metadata and the OAIS Information Model: A Metadata Framework to Support the Preservation of Digital Objects. OCLC/RLG Working Group on Preservation Metadata (2002)</w:t>
      </w:r>
    </w:p>
    <w:p w14:paraId="75686EFC" w14:textId="77777777" w:rsidR="006B5941" w:rsidRPr="00B161E2" w:rsidRDefault="006B5941" w:rsidP="006B5941">
      <w:pPr>
        <w:rPr>
          <w:rFonts w:cs="Arial"/>
        </w:rPr>
      </w:pPr>
      <w:r w:rsidRPr="00B161E2">
        <w:rPr>
          <w:rFonts w:cs="Arial"/>
        </w:rPr>
        <w:t>http://www.oclc.org/research/pmwg/</w:t>
      </w:r>
    </w:p>
    <w:p w14:paraId="4276AA77" w14:textId="77777777" w:rsidR="006B5941" w:rsidRPr="00B161E2" w:rsidRDefault="006B5941" w:rsidP="00ED1C05">
      <w:pPr>
        <w:rPr>
          <w:rFonts w:cs="Arial"/>
        </w:rPr>
      </w:pPr>
    </w:p>
    <w:p w14:paraId="5D7666E1" w14:textId="77777777" w:rsidR="00ED1C05" w:rsidRPr="00B161E2" w:rsidRDefault="00ED1C05" w:rsidP="00ED1C05">
      <w:pPr>
        <w:rPr>
          <w:rFonts w:cs="Arial"/>
        </w:rPr>
      </w:pPr>
      <w:r w:rsidRPr="00B161E2">
        <w:rPr>
          <w:rFonts w:cs="Arial"/>
        </w:rPr>
        <w:t>Preserving the Past to Protect the Future: The Strategic Plan of the National Archives and Records Administration 2006-2016</w:t>
      </w:r>
      <w:r w:rsidR="006B5941" w:rsidRPr="00B161E2">
        <w:rPr>
          <w:rFonts w:cs="Arial"/>
        </w:rPr>
        <w:t xml:space="preserve"> (2006)</w:t>
      </w:r>
    </w:p>
    <w:p w14:paraId="2255A2CD" w14:textId="77777777" w:rsidR="00ED1C05" w:rsidRPr="00B161E2" w:rsidRDefault="00ED1C05" w:rsidP="00ED1C05">
      <w:pPr>
        <w:rPr>
          <w:rFonts w:cs="Arial"/>
        </w:rPr>
      </w:pPr>
      <w:r w:rsidRPr="00B161E2">
        <w:rPr>
          <w:rFonts w:cs="Arial"/>
        </w:rPr>
        <w:t>http://www.archives.gov/about/plans-reports/strategic-plan/2007/nara-strategic-plan-2006-2016.pdf</w:t>
      </w:r>
    </w:p>
    <w:p w14:paraId="4A535CE0" w14:textId="77777777" w:rsidR="00ED1C05" w:rsidRPr="00B161E2" w:rsidRDefault="00ED1C05" w:rsidP="00ED1C05">
      <w:pPr>
        <w:rPr>
          <w:rFonts w:cs="Arial"/>
        </w:rPr>
      </w:pPr>
    </w:p>
    <w:p w14:paraId="7B1EE55F" w14:textId="77777777" w:rsidR="00ED1C05" w:rsidRPr="00B161E2" w:rsidRDefault="00ED1C05" w:rsidP="00ED1C05">
      <w:pPr>
        <w:rPr>
          <w:rFonts w:cs="Arial"/>
        </w:rPr>
      </w:pPr>
      <w:r w:rsidRPr="00B161E2">
        <w:rPr>
          <w:rFonts w:cs="Arial"/>
        </w:rPr>
        <w:t xml:space="preserve">Reference Model for an Open Archival Information System (OAIS) </w:t>
      </w:r>
      <w:r w:rsidR="006B5941" w:rsidRPr="00B161E2">
        <w:rPr>
          <w:rFonts w:cs="Arial"/>
        </w:rPr>
        <w:t xml:space="preserve">(2002) </w:t>
      </w:r>
      <w:r w:rsidR="00EE2758" w:rsidRPr="00B161E2">
        <w:rPr>
          <w:rFonts w:cs="Arial"/>
        </w:rPr>
        <w:t>http://public.ccsds.org/publications/archive/650x0b1.pdf</w:t>
      </w:r>
    </w:p>
    <w:p w14:paraId="6B527235" w14:textId="77777777" w:rsidR="00EE2758" w:rsidRPr="00B161E2" w:rsidRDefault="00EE2758" w:rsidP="00ED1C05">
      <w:pPr>
        <w:rPr>
          <w:rFonts w:cs="Arial"/>
        </w:rPr>
      </w:pPr>
    </w:p>
    <w:p w14:paraId="54F44F77" w14:textId="77777777" w:rsidR="00C14483" w:rsidRPr="00B161E2" w:rsidRDefault="00C14483" w:rsidP="00C14483">
      <w:pPr>
        <w:rPr>
          <w:rFonts w:cs="Arial"/>
        </w:rPr>
      </w:pPr>
      <w:r w:rsidRPr="00B161E2">
        <w:rPr>
          <w:rFonts w:cs="Arial"/>
        </w:rPr>
        <w:t>Technical Evaluation of Selected Open Source Repository Solutions</w:t>
      </w:r>
      <w:r w:rsidR="00ED1C05" w:rsidRPr="00B161E2">
        <w:rPr>
          <w:rFonts w:cs="Arial"/>
        </w:rPr>
        <w:t xml:space="preserve"> in New Zealand</w:t>
      </w:r>
      <w:r w:rsidR="00CF028B" w:rsidRPr="00B161E2">
        <w:rPr>
          <w:rFonts w:cs="Arial"/>
        </w:rPr>
        <w:t xml:space="preserve"> (2006)</w:t>
      </w:r>
    </w:p>
    <w:p w14:paraId="3B997DF2" w14:textId="77777777" w:rsidR="00C14483" w:rsidRPr="00B161E2" w:rsidRDefault="00E27173" w:rsidP="00C14483">
      <w:pPr>
        <w:rPr>
          <w:rFonts w:cs="Arial"/>
        </w:rPr>
      </w:pPr>
      <w:r w:rsidRPr="00B161E2">
        <w:rPr>
          <w:rFonts w:cs="Arial"/>
        </w:rPr>
        <w:t>https://eduforge.org/docman/view.php/131/1062/Repository%20Evaluation%20Document.pdf</w:t>
      </w:r>
    </w:p>
    <w:p w14:paraId="0A816E1B" w14:textId="77777777" w:rsidR="00E27173" w:rsidRPr="00B161E2" w:rsidRDefault="00E27173" w:rsidP="00C14483">
      <w:pPr>
        <w:rPr>
          <w:rFonts w:cs="Arial"/>
        </w:rPr>
      </w:pPr>
    </w:p>
    <w:p w14:paraId="2269B656" w14:textId="77777777" w:rsidR="00E27173" w:rsidRPr="00B161E2" w:rsidRDefault="00E27173" w:rsidP="00E27173">
      <w:pPr>
        <w:rPr>
          <w:rFonts w:cs="Arial"/>
        </w:rPr>
      </w:pPr>
      <w:r w:rsidRPr="00B161E2">
        <w:rPr>
          <w:rFonts w:cs="Arial"/>
        </w:rPr>
        <w:t>United States. Government Printing Office. Future Digital System (FDsys) Requirements Document, version 2.0</w:t>
      </w:r>
      <w:r w:rsidR="0096194E" w:rsidRPr="00B161E2">
        <w:rPr>
          <w:rFonts w:cs="Arial"/>
        </w:rPr>
        <w:t xml:space="preserve"> (2006)</w:t>
      </w:r>
    </w:p>
    <w:p w14:paraId="4C84C161" w14:textId="77777777" w:rsidR="00E27173" w:rsidRPr="00B161E2" w:rsidRDefault="00E27173" w:rsidP="00E27173">
      <w:pPr>
        <w:rPr>
          <w:rFonts w:cs="Arial"/>
        </w:rPr>
      </w:pPr>
      <w:r w:rsidRPr="00B161E2">
        <w:rPr>
          <w:rFonts w:cs="Arial"/>
        </w:rPr>
        <w:t>http://www.gpo.gov/projects/pdfs/FDsys_RD_v2.0.pdf</w:t>
      </w:r>
    </w:p>
    <w:p w14:paraId="1BFB92A9" w14:textId="77777777" w:rsidR="00E27173" w:rsidRPr="00B161E2" w:rsidRDefault="00E27173" w:rsidP="00E27173">
      <w:pPr>
        <w:rPr>
          <w:rFonts w:cs="Arial"/>
        </w:rPr>
      </w:pPr>
    </w:p>
    <w:p w14:paraId="1D3630DE" w14:textId="77777777" w:rsidR="0096194E" w:rsidRPr="00B161E2" w:rsidRDefault="0096194E" w:rsidP="00E27173">
      <w:pPr>
        <w:rPr>
          <w:rFonts w:cs="Arial"/>
        </w:rPr>
      </w:pPr>
    </w:p>
    <w:p w14:paraId="42FD7576" w14:textId="77777777" w:rsidR="00E41089" w:rsidRPr="00B161E2" w:rsidRDefault="00E41089" w:rsidP="008E4254">
      <w:pPr>
        <w:pStyle w:val="Heading1"/>
        <w:numPr>
          <w:ilvl w:val="0"/>
          <w:numId w:val="1"/>
        </w:numPr>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bookmarkStart w:id="16" w:name="_Toc157995924"/>
      <w:r w:rsidRPr="00B161E2">
        <w:t>Relevant Assumptions</w:t>
      </w:r>
      <w:bookmarkEnd w:id="16"/>
    </w:p>
    <w:p w14:paraId="10900E48" w14:textId="77777777" w:rsidR="00E41089" w:rsidRPr="00B161E2" w:rsidRDefault="00E41089" w:rsidP="008E4254">
      <w:pPr>
        <w:tabs>
          <w:tab w:val="left" w:pos="720"/>
          <w:tab w:val="left" w:pos="1080"/>
          <w:tab w:val="left" w:pos="1440"/>
          <w:tab w:val="left" w:pos="1800"/>
          <w:tab w:val="left" w:pos="2160"/>
        </w:tabs>
      </w:pPr>
    </w:p>
    <w:p w14:paraId="01808E8A" w14:textId="77777777" w:rsidR="00E41089" w:rsidRPr="00B161E2" w:rsidRDefault="00E41089" w:rsidP="008E4254">
      <w:pPr>
        <w:tabs>
          <w:tab w:val="left" w:pos="720"/>
          <w:tab w:val="left" w:pos="1080"/>
          <w:tab w:val="left" w:pos="1440"/>
          <w:tab w:val="left" w:pos="1800"/>
          <w:tab w:val="left" w:pos="2160"/>
        </w:tabs>
      </w:pPr>
      <w:r w:rsidRPr="00B161E2">
        <w:t>The following assumptions have been identified by the Digital Repository Working Group as relevant to this Requirements Specification.</w:t>
      </w:r>
    </w:p>
    <w:p w14:paraId="3BE90851" w14:textId="77777777" w:rsidR="0096194E" w:rsidRPr="00B161E2" w:rsidRDefault="0096194E" w:rsidP="008E4254">
      <w:pPr>
        <w:tabs>
          <w:tab w:val="left" w:pos="720"/>
          <w:tab w:val="left" w:pos="1080"/>
          <w:tab w:val="left" w:pos="1440"/>
          <w:tab w:val="left" w:pos="1800"/>
          <w:tab w:val="left" w:pos="2160"/>
        </w:tabs>
      </w:pPr>
    </w:p>
    <w:p w14:paraId="75F0F081" w14:textId="77777777" w:rsidR="0096194E" w:rsidRPr="00B161E2" w:rsidRDefault="0096194E" w:rsidP="008E4254">
      <w:pPr>
        <w:tabs>
          <w:tab w:val="left" w:pos="720"/>
          <w:tab w:val="left" w:pos="1080"/>
          <w:tab w:val="left" w:pos="1440"/>
          <w:tab w:val="left" w:pos="1800"/>
          <w:tab w:val="left" w:pos="2160"/>
        </w:tabs>
      </w:pPr>
    </w:p>
    <w:tbl>
      <w:tblPr>
        <w:tblpPr w:leftFromText="180" w:rightFromText="180" w:vertAnchor="text" w:horzAnchor="margin" w:tblpX="576" w:tblpY="3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8"/>
        <w:gridCol w:w="8050"/>
      </w:tblGrid>
      <w:tr w:rsidR="00E41089" w:rsidRPr="00B161E2" w14:paraId="54D9FD7C" w14:textId="77777777" w:rsidTr="00C62E33">
        <w:tblPrEx>
          <w:tblCellMar>
            <w:top w:w="0" w:type="dxa"/>
            <w:bottom w:w="0" w:type="dxa"/>
          </w:tblCellMar>
        </w:tblPrEx>
        <w:trPr>
          <w:trHeight w:val="388"/>
        </w:trPr>
        <w:tc>
          <w:tcPr>
            <w:tcW w:w="878" w:type="dxa"/>
            <w:shd w:val="clear" w:color="auto" w:fill="E0E0E0"/>
          </w:tcPr>
          <w:p w14:paraId="37476B71" w14:textId="77777777" w:rsidR="00E41089" w:rsidRPr="00B161E2" w:rsidRDefault="00E41089" w:rsidP="00C62E33">
            <w:pPr>
              <w:tabs>
                <w:tab w:val="left" w:pos="720"/>
                <w:tab w:val="left" w:pos="1080"/>
                <w:tab w:val="left" w:pos="1440"/>
                <w:tab w:val="left" w:pos="1800"/>
                <w:tab w:val="left" w:pos="2160"/>
              </w:tabs>
              <w:spacing w:before="80" w:after="80"/>
              <w:jc w:val="center"/>
              <w:rPr>
                <w:b/>
              </w:rPr>
            </w:pPr>
            <w:r w:rsidRPr="00B161E2">
              <w:rPr>
                <w:b/>
              </w:rPr>
              <w:t>#</w:t>
            </w:r>
          </w:p>
        </w:tc>
        <w:tc>
          <w:tcPr>
            <w:tcW w:w="8050" w:type="dxa"/>
            <w:shd w:val="clear" w:color="auto" w:fill="E0E0E0"/>
          </w:tcPr>
          <w:p w14:paraId="49F19B27" w14:textId="77777777" w:rsidR="00E41089" w:rsidRPr="00B161E2" w:rsidRDefault="00E41089" w:rsidP="00C62E33">
            <w:pPr>
              <w:tabs>
                <w:tab w:val="left" w:pos="720"/>
                <w:tab w:val="left" w:pos="1080"/>
                <w:tab w:val="left" w:pos="1440"/>
                <w:tab w:val="left" w:pos="1800"/>
                <w:tab w:val="left" w:pos="2160"/>
              </w:tabs>
              <w:spacing w:before="80" w:after="80"/>
              <w:rPr>
                <w:b/>
              </w:rPr>
            </w:pPr>
            <w:r w:rsidRPr="00B161E2">
              <w:rPr>
                <w:b/>
              </w:rPr>
              <w:t>Assumption</w:t>
            </w:r>
          </w:p>
        </w:tc>
      </w:tr>
      <w:tr w:rsidR="00E41089" w:rsidRPr="00B161E2" w14:paraId="20DC171D" w14:textId="77777777" w:rsidTr="008E4254">
        <w:tblPrEx>
          <w:tblCellMar>
            <w:top w:w="0" w:type="dxa"/>
            <w:bottom w:w="0" w:type="dxa"/>
          </w:tblCellMar>
        </w:tblPrEx>
        <w:trPr>
          <w:trHeight w:val="636"/>
        </w:trPr>
        <w:tc>
          <w:tcPr>
            <w:tcW w:w="878" w:type="dxa"/>
          </w:tcPr>
          <w:p w14:paraId="49DE617A" w14:textId="77777777" w:rsidR="00E41089" w:rsidRPr="00B161E2" w:rsidRDefault="00E41089" w:rsidP="00C62E33">
            <w:pPr>
              <w:tabs>
                <w:tab w:val="left" w:pos="720"/>
                <w:tab w:val="left" w:pos="1080"/>
                <w:tab w:val="left" w:pos="1440"/>
                <w:tab w:val="left" w:pos="1800"/>
                <w:tab w:val="left" w:pos="2160"/>
              </w:tabs>
              <w:spacing w:before="80" w:after="80"/>
              <w:jc w:val="center"/>
            </w:pPr>
            <w:r w:rsidRPr="00B161E2">
              <w:t>1</w:t>
            </w:r>
          </w:p>
        </w:tc>
        <w:tc>
          <w:tcPr>
            <w:tcW w:w="8050" w:type="dxa"/>
          </w:tcPr>
          <w:p w14:paraId="734E6095" w14:textId="77777777" w:rsidR="00E41089" w:rsidRPr="00B161E2" w:rsidRDefault="00E41089" w:rsidP="00C62E33">
            <w:pPr>
              <w:tabs>
                <w:tab w:val="left" w:pos="720"/>
                <w:tab w:val="left" w:pos="1080"/>
                <w:tab w:val="left" w:pos="1440"/>
                <w:tab w:val="left" w:pos="1800"/>
                <w:tab w:val="left" w:pos="2160"/>
              </w:tabs>
              <w:spacing w:before="80" w:after="80"/>
            </w:pPr>
            <w:r w:rsidRPr="00B161E2">
              <w:t xml:space="preserve">The NLM Collection Development Policy defines the scope of the NLM Digital Repository. </w:t>
            </w:r>
          </w:p>
        </w:tc>
      </w:tr>
      <w:tr w:rsidR="00E41089" w:rsidRPr="00B161E2" w14:paraId="096FE413" w14:textId="77777777" w:rsidTr="008E4254">
        <w:tblPrEx>
          <w:tblCellMar>
            <w:top w:w="0" w:type="dxa"/>
            <w:bottom w:w="0" w:type="dxa"/>
          </w:tblCellMar>
        </w:tblPrEx>
        <w:trPr>
          <w:trHeight w:val="900"/>
        </w:trPr>
        <w:tc>
          <w:tcPr>
            <w:tcW w:w="878" w:type="dxa"/>
          </w:tcPr>
          <w:p w14:paraId="366F6510" w14:textId="77777777" w:rsidR="00E41089" w:rsidRPr="00B161E2" w:rsidRDefault="00E41089" w:rsidP="00C62E33">
            <w:pPr>
              <w:tabs>
                <w:tab w:val="left" w:pos="720"/>
                <w:tab w:val="left" w:pos="1080"/>
                <w:tab w:val="left" w:pos="1440"/>
                <w:tab w:val="left" w:pos="1800"/>
                <w:tab w:val="left" w:pos="2160"/>
              </w:tabs>
              <w:spacing w:before="80" w:after="80"/>
              <w:jc w:val="center"/>
            </w:pPr>
            <w:r w:rsidRPr="00B161E2">
              <w:t>2</w:t>
            </w:r>
          </w:p>
        </w:tc>
        <w:tc>
          <w:tcPr>
            <w:tcW w:w="8050" w:type="dxa"/>
          </w:tcPr>
          <w:p w14:paraId="6A84F31F" w14:textId="77777777" w:rsidR="00E41089" w:rsidRPr="00B161E2" w:rsidRDefault="00A97945" w:rsidP="00C62E33">
            <w:pPr>
              <w:tabs>
                <w:tab w:val="left" w:pos="720"/>
                <w:tab w:val="left" w:pos="1080"/>
                <w:tab w:val="left" w:pos="1440"/>
                <w:tab w:val="left" w:pos="1800"/>
                <w:tab w:val="left" w:pos="2160"/>
              </w:tabs>
              <w:spacing w:before="80" w:after="80"/>
            </w:pPr>
            <w:r w:rsidRPr="00B161E2">
              <w:t>A primary goal of the c</w:t>
            </w:r>
            <w:r w:rsidR="00E41089" w:rsidRPr="00B161E2">
              <w:t xml:space="preserve">onversion of content for the repository </w:t>
            </w:r>
            <w:r w:rsidRPr="00B161E2">
              <w:t>is the p</w:t>
            </w:r>
            <w:r w:rsidR="00E41089" w:rsidRPr="00B161E2">
              <w:t>reserv</w:t>
            </w:r>
            <w:r w:rsidRPr="00B161E2">
              <w:t xml:space="preserve">ation of the </w:t>
            </w:r>
            <w:r w:rsidR="00E41089" w:rsidRPr="00B161E2">
              <w:t>content</w:t>
            </w:r>
            <w:r w:rsidRPr="00B161E2">
              <w:t>.</w:t>
            </w:r>
            <w:r w:rsidR="00E41089" w:rsidRPr="00B161E2">
              <w:t xml:space="preserve"> Priority will be given to preserving the intellectual content. </w:t>
            </w:r>
            <w:r w:rsidRPr="00B161E2">
              <w:t xml:space="preserve">The preservation of the original "look and feel" of the original source will be considered and reviewed on a case by case basis. </w:t>
            </w:r>
          </w:p>
        </w:tc>
      </w:tr>
      <w:tr w:rsidR="00BD63F1" w:rsidRPr="00B161E2" w14:paraId="7ECBBB36" w14:textId="77777777" w:rsidTr="008E4254">
        <w:tblPrEx>
          <w:tblCellMar>
            <w:top w:w="0" w:type="dxa"/>
            <w:bottom w:w="0" w:type="dxa"/>
          </w:tblCellMar>
        </w:tblPrEx>
        <w:trPr>
          <w:trHeight w:val="388"/>
        </w:trPr>
        <w:tc>
          <w:tcPr>
            <w:tcW w:w="878" w:type="dxa"/>
          </w:tcPr>
          <w:p w14:paraId="248D7164" w14:textId="77777777" w:rsidR="00BD63F1" w:rsidRPr="00B161E2" w:rsidRDefault="00BD63F1" w:rsidP="00C62E33">
            <w:pPr>
              <w:tabs>
                <w:tab w:val="left" w:pos="720"/>
                <w:tab w:val="left" w:pos="1080"/>
                <w:tab w:val="left" w:pos="1440"/>
                <w:tab w:val="left" w:pos="1800"/>
                <w:tab w:val="left" w:pos="2160"/>
              </w:tabs>
              <w:spacing w:before="80" w:after="80"/>
              <w:jc w:val="center"/>
            </w:pPr>
            <w:r w:rsidRPr="00B161E2">
              <w:t>3</w:t>
            </w:r>
          </w:p>
        </w:tc>
        <w:tc>
          <w:tcPr>
            <w:tcW w:w="8050" w:type="dxa"/>
          </w:tcPr>
          <w:p w14:paraId="6143BD8D" w14:textId="77777777" w:rsidR="00BD63F1" w:rsidRPr="00B161E2" w:rsidRDefault="000E5214" w:rsidP="00C62E33">
            <w:pPr>
              <w:tabs>
                <w:tab w:val="left" w:pos="720"/>
                <w:tab w:val="left" w:pos="1080"/>
                <w:tab w:val="left" w:pos="1440"/>
                <w:tab w:val="left" w:pos="1800"/>
                <w:tab w:val="left" w:pos="2160"/>
              </w:tabs>
              <w:spacing w:before="80" w:after="80"/>
            </w:pPr>
            <w:r w:rsidRPr="00B161E2">
              <w:t>NLM</w:t>
            </w:r>
            <w:r w:rsidR="00BD63F1" w:rsidRPr="00B161E2">
              <w:t xml:space="preserve"> originals will be kept in the collection after digitization.</w:t>
            </w:r>
          </w:p>
        </w:tc>
      </w:tr>
      <w:tr w:rsidR="00BD63F1" w:rsidRPr="00B161E2" w14:paraId="5CA39E70" w14:textId="77777777" w:rsidTr="008E4254">
        <w:tblPrEx>
          <w:tblCellMar>
            <w:top w:w="0" w:type="dxa"/>
            <w:bottom w:w="0" w:type="dxa"/>
          </w:tblCellMar>
        </w:tblPrEx>
        <w:trPr>
          <w:trHeight w:val="388"/>
        </w:trPr>
        <w:tc>
          <w:tcPr>
            <w:tcW w:w="878" w:type="dxa"/>
          </w:tcPr>
          <w:p w14:paraId="68DA0385" w14:textId="77777777" w:rsidR="00BD63F1" w:rsidRPr="00B161E2" w:rsidRDefault="00BD63F1" w:rsidP="00C62E33">
            <w:pPr>
              <w:tabs>
                <w:tab w:val="left" w:pos="720"/>
                <w:tab w:val="left" w:pos="1080"/>
                <w:tab w:val="left" w:pos="1440"/>
                <w:tab w:val="left" w:pos="1800"/>
                <w:tab w:val="left" w:pos="2160"/>
              </w:tabs>
              <w:spacing w:before="80" w:after="80"/>
              <w:jc w:val="center"/>
            </w:pPr>
            <w:r w:rsidRPr="00B161E2">
              <w:t>4</w:t>
            </w:r>
          </w:p>
        </w:tc>
        <w:tc>
          <w:tcPr>
            <w:tcW w:w="8050" w:type="dxa"/>
          </w:tcPr>
          <w:p w14:paraId="0EC5FDBB" w14:textId="77777777" w:rsidR="00BD63F1" w:rsidRPr="00B161E2" w:rsidRDefault="00BD63F1" w:rsidP="00C62E33">
            <w:pPr>
              <w:tabs>
                <w:tab w:val="left" w:pos="720"/>
                <w:tab w:val="left" w:pos="1080"/>
                <w:tab w:val="left" w:pos="1440"/>
                <w:tab w:val="left" w:pos="1800"/>
                <w:tab w:val="left" w:pos="2160"/>
              </w:tabs>
              <w:spacing w:before="80" w:after="80"/>
            </w:pPr>
            <w:r w:rsidRPr="00B161E2">
              <w:t>NLM will not provide or maintain special software required to access materials in the NLM Digital Repository (e.g., for audiovisuals or computer applications).</w:t>
            </w:r>
          </w:p>
        </w:tc>
      </w:tr>
      <w:tr w:rsidR="00A97945" w:rsidRPr="00B161E2" w14:paraId="15FFD4E8" w14:textId="77777777" w:rsidTr="008E4254">
        <w:tblPrEx>
          <w:tblCellMar>
            <w:top w:w="0" w:type="dxa"/>
            <w:bottom w:w="0" w:type="dxa"/>
          </w:tblCellMar>
        </w:tblPrEx>
        <w:trPr>
          <w:trHeight w:val="388"/>
        </w:trPr>
        <w:tc>
          <w:tcPr>
            <w:tcW w:w="878" w:type="dxa"/>
          </w:tcPr>
          <w:p w14:paraId="0C020EAD" w14:textId="77777777" w:rsidR="00A97945" w:rsidRPr="00B161E2" w:rsidRDefault="00A97945" w:rsidP="00C62E33">
            <w:pPr>
              <w:tabs>
                <w:tab w:val="left" w:pos="720"/>
                <w:tab w:val="left" w:pos="1080"/>
                <w:tab w:val="left" w:pos="1440"/>
                <w:tab w:val="left" w:pos="1800"/>
                <w:tab w:val="left" w:pos="2160"/>
              </w:tabs>
              <w:spacing w:before="80" w:after="80"/>
              <w:jc w:val="center"/>
            </w:pPr>
            <w:r w:rsidRPr="00B161E2">
              <w:t>5</w:t>
            </w:r>
          </w:p>
        </w:tc>
        <w:tc>
          <w:tcPr>
            <w:tcW w:w="8050" w:type="dxa"/>
          </w:tcPr>
          <w:p w14:paraId="45F9AA1C" w14:textId="77777777" w:rsidR="00A97945" w:rsidRPr="00B161E2" w:rsidRDefault="00A97945" w:rsidP="00C62E33">
            <w:pPr>
              <w:tabs>
                <w:tab w:val="left" w:pos="720"/>
                <w:tab w:val="left" w:pos="1080"/>
                <w:tab w:val="left" w:pos="1440"/>
                <w:tab w:val="left" w:pos="1800"/>
                <w:tab w:val="left" w:pos="2160"/>
              </w:tabs>
              <w:spacing w:before="80" w:after="80"/>
            </w:pPr>
            <w:r w:rsidRPr="00B161E2">
              <w:t xml:space="preserve">The NLM Digital Repository will contain materials digitized by NLM and born-digital materials </w:t>
            </w:r>
            <w:r w:rsidR="0096194E" w:rsidRPr="00B161E2">
              <w:t xml:space="preserve">created or </w:t>
            </w:r>
            <w:r w:rsidRPr="00B161E2">
              <w:t>acquired by NLM.</w:t>
            </w:r>
          </w:p>
        </w:tc>
      </w:tr>
      <w:tr w:rsidR="00153A04" w:rsidRPr="00B161E2" w14:paraId="3D046C50" w14:textId="77777777" w:rsidTr="008E4254">
        <w:tblPrEx>
          <w:tblCellMar>
            <w:top w:w="0" w:type="dxa"/>
            <w:bottom w:w="0" w:type="dxa"/>
          </w:tblCellMar>
        </w:tblPrEx>
        <w:trPr>
          <w:trHeight w:val="636"/>
        </w:trPr>
        <w:tc>
          <w:tcPr>
            <w:tcW w:w="878" w:type="dxa"/>
          </w:tcPr>
          <w:p w14:paraId="12978EDE" w14:textId="77777777" w:rsidR="00153A04" w:rsidRPr="00B161E2" w:rsidRDefault="00153A04" w:rsidP="00C62E33">
            <w:pPr>
              <w:tabs>
                <w:tab w:val="left" w:pos="720"/>
                <w:tab w:val="left" w:pos="1080"/>
                <w:tab w:val="left" w:pos="1440"/>
                <w:tab w:val="left" w:pos="1800"/>
                <w:tab w:val="left" w:pos="2160"/>
              </w:tabs>
              <w:spacing w:before="80" w:after="80"/>
              <w:jc w:val="center"/>
            </w:pPr>
            <w:r w:rsidRPr="00B161E2">
              <w:t>6</w:t>
            </w:r>
          </w:p>
        </w:tc>
        <w:tc>
          <w:tcPr>
            <w:tcW w:w="8050" w:type="dxa"/>
          </w:tcPr>
          <w:p w14:paraId="5B50922B" w14:textId="77777777" w:rsidR="00153A04" w:rsidRPr="00B161E2" w:rsidRDefault="00153A04" w:rsidP="00C62E33">
            <w:pPr>
              <w:tabs>
                <w:tab w:val="left" w:pos="720"/>
                <w:tab w:val="left" w:pos="1080"/>
                <w:tab w:val="left" w:pos="1440"/>
                <w:tab w:val="left" w:pos="1800"/>
                <w:tab w:val="left" w:pos="2160"/>
              </w:tabs>
              <w:spacing w:before="80" w:after="80"/>
            </w:pPr>
            <w:r w:rsidRPr="00B161E2">
              <w:t xml:space="preserve">NLM will undertake a distributed custodial model for some digital materials.  Not all digital objects will be stored in the NLM Digital Repository, but the metadata for those objects will be stored in an NLM-managed system, such as the Integrated Library System (ILS). </w:t>
            </w:r>
          </w:p>
        </w:tc>
      </w:tr>
      <w:tr w:rsidR="00153A04" w:rsidRPr="00B161E2" w14:paraId="5034A4BF" w14:textId="77777777" w:rsidTr="008E4254">
        <w:tblPrEx>
          <w:tblCellMar>
            <w:top w:w="0" w:type="dxa"/>
            <w:bottom w:w="0" w:type="dxa"/>
          </w:tblCellMar>
        </w:tblPrEx>
        <w:trPr>
          <w:trHeight w:val="652"/>
        </w:trPr>
        <w:tc>
          <w:tcPr>
            <w:tcW w:w="878" w:type="dxa"/>
          </w:tcPr>
          <w:p w14:paraId="6DBC1A18" w14:textId="77777777" w:rsidR="00153A04" w:rsidRPr="00B161E2" w:rsidRDefault="00153A04" w:rsidP="00C62E33">
            <w:pPr>
              <w:tabs>
                <w:tab w:val="left" w:pos="720"/>
                <w:tab w:val="left" w:pos="1080"/>
                <w:tab w:val="left" w:pos="1440"/>
                <w:tab w:val="left" w:pos="1800"/>
                <w:tab w:val="left" w:pos="2160"/>
              </w:tabs>
              <w:spacing w:before="80" w:after="80"/>
              <w:jc w:val="center"/>
            </w:pPr>
            <w:r w:rsidRPr="00B161E2">
              <w:t>7</w:t>
            </w:r>
          </w:p>
        </w:tc>
        <w:tc>
          <w:tcPr>
            <w:tcW w:w="8050" w:type="dxa"/>
          </w:tcPr>
          <w:p w14:paraId="6441ED2C" w14:textId="77777777" w:rsidR="00153A04" w:rsidRPr="00B161E2" w:rsidRDefault="00153A04" w:rsidP="00C62E33">
            <w:pPr>
              <w:tabs>
                <w:tab w:val="left" w:pos="720"/>
                <w:tab w:val="left" w:pos="1080"/>
                <w:tab w:val="left" w:pos="1440"/>
                <w:tab w:val="left" w:pos="1800"/>
                <w:tab w:val="left" w:pos="2160"/>
              </w:tabs>
              <w:spacing w:before="80" w:after="80"/>
            </w:pPr>
            <w:r w:rsidRPr="00B161E2">
              <w:t xml:space="preserve">At a minimum, the original </w:t>
            </w:r>
            <w:r w:rsidR="005522B1" w:rsidRPr="00B161E2">
              <w:t xml:space="preserve">normalized </w:t>
            </w:r>
            <w:r w:rsidRPr="00B161E2">
              <w:t xml:space="preserve">object, the most recent migrated version and the next-to-the-last migrated version will be kept.  Other intermediary versions may be discarded, and in some cases all versions may need to be retained.  </w:t>
            </w:r>
          </w:p>
        </w:tc>
      </w:tr>
      <w:tr w:rsidR="00153A04" w:rsidRPr="00B161E2" w14:paraId="38B62FE1" w14:textId="77777777" w:rsidTr="008E4254">
        <w:tblPrEx>
          <w:tblCellMar>
            <w:top w:w="0" w:type="dxa"/>
            <w:bottom w:w="0" w:type="dxa"/>
          </w:tblCellMar>
        </w:tblPrEx>
        <w:trPr>
          <w:trHeight w:val="372"/>
        </w:trPr>
        <w:tc>
          <w:tcPr>
            <w:tcW w:w="878" w:type="dxa"/>
          </w:tcPr>
          <w:p w14:paraId="0EA12595" w14:textId="77777777" w:rsidR="00153A04" w:rsidRPr="00B161E2" w:rsidRDefault="00BD63F1" w:rsidP="00C62E33">
            <w:pPr>
              <w:tabs>
                <w:tab w:val="left" w:pos="720"/>
                <w:tab w:val="left" w:pos="1080"/>
                <w:tab w:val="left" w:pos="1440"/>
                <w:tab w:val="left" w:pos="1800"/>
                <w:tab w:val="left" w:pos="2160"/>
              </w:tabs>
              <w:spacing w:before="80" w:after="80"/>
              <w:jc w:val="center"/>
            </w:pPr>
            <w:r w:rsidRPr="00B161E2">
              <w:t>8</w:t>
            </w:r>
          </w:p>
        </w:tc>
        <w:tc>
          <w:tcPr>
            <w:tcW w:w="8050" w:type="dxa"/>
          </w:tcPr>
          <w:p w14:paraId="572B71B6" w14:textId="77777777" w:rsidR="00153A04" w:rsidRPr="00B161E2" w:rsidRDefault="00BD63F1" w:rsidP="00C62E33">
            <w:pPr>
              <w:tabs>
                <w:tab w:val="left" w:pos="720"/>
                <w:tab w:val="left" w:pos="1080"/>
                <w:tab w:val="left" w:pos="1440"/>
                <w:tab w:val="left" w:pos="1800"/>
                <w:tab w:val="left" w:pos="2160"/>
              </w:tabs>
              <w:spacing w:before="80" w:after="80"/>
            </w:pPr>
            <w:r w:rsidRPr="00B161E2">
              <w:t>All digital objects must have an NLM unique internal identifier (UID).</w:t>
            </w:r>
          </w:p>
        </w:tc>
      </w:tr>
      <w:tr w:rsidR="00BD63F1" w:rsidRPr="00B161E2" w14:paraId="4F6ABC4B" w14:textId="77777777" w:rsidTr="008E4254">
        <w:tblPrEx>
          <w:tblCellMar>
            <w:top w:w="0" w:type="dxa"/>
            <w:bottom w:w="0" w:type="dxa"/>
          </w:tblCellMar>
        </w:tblPrEx>
        <w:trPr>
          <w:trHeight w:val="652"/>
        </w:trPr>
        <w:tc>
          <w:tcPr>
            <w:tcW w:w="878" w:type="dxa"/>
          </w:tcPr>
          <w:p w14:paraId="40579FA2" w14:textId="77777777" w:rsidR="00BD63F1" w:rsidRPr="00B161E2" w:rsidRDefault="00BD63F1" w:rsidP="00C62E33">
            <w:pPr>
              <w:tabs>
                <w:tab w:val="left" w:pos="720"/>
                <w:tab w:val="left" w:pos="1080"/>
                <w:tab w:val="left" w:pos="1440"/>
                <w:tab w:val="left" w:pos="1800"/>
                <w:tab w:val="left" w:pos="2160"/>
              </w:tabs>
              <w:spacing w:before="80" w:after="80"/>
              <w:jc w:val="center"/>
            </w:pPr>
            <w:r w:rsidRPr="00B161E2">
              <w:t>9</w:t>
            </w:r>
          </w:p>
        </w:tc>
        <w:tc>
          <w:tcPr>
            <w:tcW w:w="8050" w:type="dxa"/>
          </w:tcPr>
          <w:p w14:paraId="7C93DBF8" w14:textId="77777777" w:rsidR="00BD63F1" w:rsidRPr="00B161E2" w:rsidRDefault="00BD63F1" w:rsidP="00C62E33">
            <w:pPr>
              <w:tabs>
                <w:tab w:val="left" w:pos="720"/>
                <w:tab w:val="left" w:pos="1080"/>
                <w:tab w:val="left" w:pos="1440"/>
                <w:tab w:val="left" w:pos="1800"/>
                <w:tab w:val="left" w:pos="2160"/>
              </w:tabs>
              <w:spacing w:before="80" w:after="80"/>
            </w:pPr>
            <w:r w:rsidRPr="00B161E2">
              <w:t>The system design and architecture should minimize duplicate data entry of any metadata for objects in the NLM Digital Repository.</w:t>
            </w:r>
          </w:p>
        </w:tc>
      </w:tr>
      <w:tr w:rsidR="00153A04" w:rsidRPr="00B161E2" w14:paraId="7FDD2C15" w14:textId="77777777" w:rsidTr="008E4254">
        <w:tblPrEx>
          <w:tblCellMar>
            <w:top w:w="0" w:type="dxa"/>
            <w:bottom w:w="0" w:type="dxa"/>
          </w:tblCellMar>
        </w:tblPrEx>
        <w:trPr>
          <w:trHeight w:val="652"/>
        </w:trPr>
        <w:tc>
          <w:tcPr>
            <w:tcW w:w="878" w:type="dxa"/>
          </w:tcPr>
          <w:p w14:paraId="4CC6652F" w14:textId="77777777" w:rsidR="00153A04" w:rsidRPr="00B161E2" w:rsidRDefault="00153A04" w:rsidP="00C62E33">
            <w:pPr>
              <w:tabs>
                <w:tab w:val="left" w:pos="720"/>
                <w:tab w:val="left" w:pos="1080"/>
                <w:tab w:val="left" w:pos="1440"/>
                <w:tab w:val="left" w:pos="1800"/>
                <w:tab w:val="left" w:pos="2160"/>
              </w:tabs>
              <w:spacing w:before="80" w:after="80"/>
              <w:jc w:val="center"/>
            </w:pPr>
            <w:r w:rsidRPr="00B161E2">
              <w:t>10</w:t>
            </w:r>
          </w:p>
        </w:tc>
        <w:tc>
          <w:tcPr>
            <w:tcW w:w="8050" w:type="dxa"/>
          </w:tcPr>
          <w:p w14:paraId="7224910A" w14:textId="77777777" w:rsidR="00153A04" w:rsidRPr="00B161E2" w:rsidRDefault="00153A04" w:rsidP="00C62E33">
            <w:pPr>
              <w:tabs>
                <w:tab w:val="left" w:pos="720"/>
                <w:tab w:val="left" w:pos="1080"/>
                <w:tab w:val="left" w:pos="1440"/>
                <w:tab w:val="left" w:pos="1800"/>
                <w:tab w:val="left" w:pos="2160"/>
              </w:tabs>
              <w:spacing w:before="80" w:after="80"/>
            </w:pPr>
            <w:r w:rsidRPr="00B161E2">
              <w:t xml:space="preserve">Master images and descriptive/structural/administrative metadata that meet NLM’s specifications are created for all digital content that is produced from NLM analog collections and intended for permanent retention. </w:t>
            </w:r>
          </w:p>
        </w:tc>
      </w:tr>
      <w:tr w:rsidR="00153A04" w:rsidRPr="00B161E2" w14:paraId="6A367383" w14:textId="77777777" w:rsidTr="008E4254">
        <w:tblPrEx>
          <w:tblCellMar>
            <w:top w:w="0" w:type="dxa"/>
            <w:bottom w:w="0" w:type="dxa"/>
          </w:tblCellMar>
        </w:tblPrEx>
        <w:trPr>
          <w:trHeight w:val="388"/>
        </w:trPr>
        <w:tc>
          <w:tcPr>
            <w:tcW w:w="878" w:type="dxa"/>
          </w:tcPr>
          <w:p w14:paraId="62F120C8" w14:textId="77777777" w:rsidR="00153A04" w:rsidRPr="00B161E2" w:rsidRDefault="00153A04" w:rsidP="00C62E33">
            <w:pPr>
              <w:tabs>
                <w:tab w:val="left" w:pos="720"/>
                <w:tab w:val="left" w:pos="1080"/>
                <w:tab w:val="left" w:pos="1440"/>
                <w:tab w:val="left" w:pos="1800"/>
                <w:tab w:val="left" w:pos="2160"/>
              </w:tabs>
              <w:spacing w:before="80" w:after="80"/>
              <w:jc w:val="center"/>
            </w:pPr>
            <w:r w:rsidRPr="00B161E2">
              <w:t>11</w:t>
            </w:r>
          </w:p>
        </w:tc>
        <w:tc>
          <w:tcPr>
            <w:tcW w:w="8050" w:type="dxa"/>
          </w:tcPr>
          <w:p w14:paraId="57837BEF" w14:textId="77777777" w:rsidR="00153A04" w:rsidRPr="00B161E2" w:rsidRDefault="00BD63F1" w:rsidP="00C62E33">
            <w:pPr>
              <w:tabs>
                <w:tab w:val="left" w:pos="720"/>
                <w:tab w:val="left" w:pos="1080"/>
                <w:tab w:val="left" w:pos="1440"/>
                <w:tab w:val="left" w:pos="1800"/>
                <w:tab w:val="left" w:pos="2160"/>
              </w:tabs>
              <w:spacing w:before="80" w:after="80"/>
            </w:pPr>
            <w:r w:rsidRPr="00B161E2">
              <w:t xml:space="preserve">The NLM Digital Repository will contain objects of varying levels of permanence, including ones that will not be permanently retained.  </w:t>
            </w:r>
            <w:r w:rsidR="00153A04" w:rsidRPr="00B161E2">
              <w:t>NLM will assign permanence ratings to objects stored in the NLM Digital Repository</w:t>
            </w:r>
            <w:r w:rsidRPr="00B161E2">
              <w:t>.</w:t>
            </w:r>
          </w:p>
        </w:tc>
      </w:tr>
      <w:tr w:rsidR="00830203" w:rsidRPr="00B161E2" w14:paraId="303FE1E0" w14:textId="77777777" w:rsidTr="008E4254">
        <w:tblPrEx>
          <w:tblCellMar>
            <w:top w:w="0" w:type="dxa"/>
            <w:bottom w:w="0" w:type="dxa"/>
          </w:tblCellMar>
        </w:tblPrEx>
        <w:trPr>
          <w:trHeight w:val="388"/>
        </w:trPr>
        <w:tc>
          <w:tcPr>
            <w:tcW w:w="878" w:type="dxa"/>
          </w:tcPr>
          <w:p w14:paraId="45FA53D0" w14:textId="77777777" w:rsidR="00830203" w:rsidRPr="00B161E2" w:rsidRDefault="00830203" w:rsidP="00C62E33">
            <w:pPr>
              <w:tabs>
                <w:tab w:val="left" w:pos="720"/>
                <w:tab w:val="left" w:pos="1080"/>
                <w:tab w:val="left" w:pos="1440"/>
                <w:tab w:val="left" w:pos="1800"/>
                <w:tab w:val="left" w:pos="2160"/>
              </w:tabs>
              <w:spacing w:before="80" w:after="80"/>
              <w:jc w:val="center"/>
            </w:pPr>
            <w:r w:rsidRPr="00B161E2">
              <w:t>12</w:t>
            </w:r>
          </w:p>
        </w:tc>
        <w:tc>
          <w:tcPr>
            <w:tcW w:w="8050" w:type="dxa"/>
          </w:tcPr>
          <w:p w14:paraId="2F6E29A1" w14:textId="77777777" w:rsidR="00C216F5" w:rsidRPr="00B161E2" w:rsidRDefault="00830203" w:rsidP="00C62E33">
            <w:pPr>
              <w:tabs>
                <w:tab w:val="left" w:pos="720"/>
                <w:tab w:val="left" w:pos="1080"/>
                <w:tab w:val="left" w:pos="1440"/>
                <w:tab w:val="left" w:pos="1800"/>
                <w:tab w:val="left" w:pos="2160"/>
              </w:tabs>
              <w:spacing w:before="80" w:after="80"/>
            </w:pPr>
            <w:r w:rsidRPr="00B161E2">
              <w:t>The Repository must support the use of multiple languages and non-Roman scripts for ingest, maintenance and access of digital objects and associated metadata.</w:t>
            </w:r>
          </w:p>
        </w:tc>
      </w:tr>
      <w:tr w:rsidR="00C216F5" w:rsidRPr="00B161E2" w14:paraId="2044DF23" w14:textId="77777777" w:rsidTr="008E4254">
        <w:tblPrEx>
          <w:tblCellMar>
            <w:top w:w="0" w:type="dxa"/>
            <w:bottom w:w="0" w:type="dxa"/>
          </w:tblCellMar>
        </w:tblPrEx>
        <w:trPr>
          <w:trHeight w:val="388"/>
        </w:trPr>
        <w:tc>
          <w:tcPr>
            <w:tcW w:w="878" w:type="dxa"/>
          </w:tcPr>
          <w:p w14:paraId="1DC926CB" w14:textId="77777777" w:rsidR="00C216F5" w:rsidRPr="00B161E2" w:rsidRDefault="00C216F5" w:rsidP="00C62E33">
            <w:pPr>
              <w:tabs>
                <w:tab w:val="left" w:pos="720"/>
                <w:tab w:val="left" w:pos="1080"/>
                <w:tab w:val="left" w:pos="1440"/>
                <w:tab w:val="left" w:pos="1800"/>
                <w:tab w:val="left" w:pos="2160"/>
              </w:tabs>
              <w:spacing w:before="80" w:after="80"/>
              <w:jc w:val="center"/>
            </w:pPr>
            <w:r w:rsidRPr="00B161E2">
              <w:t>13</w:t>
            </w:r>
          </w:p>
        </w:tc>
        <w:tc>
          <w:tcPr>
            <w:tcW w:w="8050" w:type="dxa"/>
          </w:tcPr>
          <w:p w14:paraId="48E1FA1C" w14:textId="77777777" w:rsidR="00C216F5" w:rsidRPr="00B161E2" w:rsidRDefault="00C216F5" w:rsidP="00C62E33">
            <w:pPr>
              <w:tabs>
                <w:tab w:val="left" w:pos="720"/>
                <w:tab w:val="left" w:pos="1080"/>
                <w:tab w:val="left" w:pos="1440"/>
                <w:tab w:val="left" w:pos="1800"/>
                <w:tab w:val="left" w:pos="2160"/>
              </w:tabs>
              <w:spacing w:before="80" w:after="80"/>
            </w:pPr>
            <w:r w:rsidRPr="00B161E2">
              <w:t xml:space="preserve">Web harvesting functionality is outside the scope of the Digital Repository requirements.  NLM expects to use separate software for web harvesting. </w:t>
            </w:r>
            <w:r w:rsidR="0096194E" w:rsidRPr="00B161E2">
              <w:t xml:space="preserve"> Harvested data/web pages will be stored in the repository.</w:t>
            </w:r>
          </w:p>
        </w:tc>
      </w:tr>
      <w:tr w:rsidR="00C216F5" w:rsidRPr="00B161E2" w14:paraId="16E99CB4" w14:textId="77777777" w:rsidTr="00C216F5">
        <w:tblPrEx>
          <w:tblCellMar>
            <w:top w:w="0" w:type="dxa"/>
            <w:bottom w:w="0" w:type="dxa"/>
          </w:tblCellMar>
        </w:tblPrEx>
        <w:trPr>
          <w:trHeight w:val="827"/>
        </w:trPr>
        <w:tc>
          <w:tcPr>
            <w:tcW w:w="878" w:type="dxa"/>
          </w:tcPr>
          <w:p w14:paraId="0D3108D3" w14:textId="77777777" w:rsidR="00C216F5" w:rsidRPr="00B161E2" w:rsidRDefault="00C216F5" w:rsidP="00C62E33">
            <w:pPr>
              <w:tabs>
                <w:tab w:val="left" w:pos="720"/>
                <w:tab w:val="left" w:pos="1080"/>
                <w:tab w:val="left" w:pos="1440"/>
                <w:tab w:val="left" w:pos="1800"/>
                <w:tab w:val="left" w:pos="2160"/>
              </w:tabs>
              <w:spacing w:before="80" w:after="80"/>
              <w:jc w:val="center"/>
            </w:pPr>
            <w:r w:rsidRPr="00B161E2">
              <w:t>14</w:t>
            </w:r>
          </w:p>
        </w:tc>
        <w:tc>
          <w:tcPr>
            <w:tcW w:w="8050" w:type="dxa"/>
          </w:tcPr>
          <w:p w14:paraId="2D2C4897" w14:textId="77777777" w:rsidR="00C216F5" w:rsidRPr="00B161E2" w:rsidRDefault="00C216F5" w:rsidP="00C62E33">
            <w:pPr>
              <w:tabs>
                <w:tab w:val="left" w:pos="720"/>
                <w:tab w:val="left" w:pos="1080"/>
                <w:tab w:val="left" w:pos="1440"/>
                <w:tab w:val="left" w:pos="1800"/>
                <w:tab w:val="left" w:pos="2160"/>
              </w:tabs>
              <w:spacing w:before="80" w:after="80"/>
            </w:pPr>
            <w:r w:rsidRPr="00B161E2">
              <w:t>The NLM Digital Repository will not be a dark archive.  Objects in the repository will</w:t>
            </w:r>
            <w:r w:rsidR="005D772B" w:rsidRPr="00B161E2">
              <w:t xml:space="preserve"> be</w:t>
            </w:r>
            <w:r w:rsidRPr="00B161E2">
              <w:t xml:space="preserve"> available for use, although access to specific objects may be </w:t>
            </w:r>
            <w:r w:rsidR="00B52998" w:rsidRPr="00B161E2">
              <w:t>restricted to</w:t>
            </w:r>
            <w:r w:rsidR="0096194E" w:rsidRPr="00B161E2">
              <w:t xml:space="preserve"> on-site use or for a set period of time due to embargo.</w:t>
            </w:r>
          </w:p>
        </w:tc>
      </w:tr>
      <w:tr w:rsidR="0085733B" w:rsidRPr="00B161E2" w14:paraId="38B568DB" w14:textId="77777777" w:rsidTr="008E4254">
        <w:tblPrEx>
          <w:tblCellMar>
            <w:top w:w="0" w:type="dxa"/>
            <w:bottom w:w="0" w:type="dxa"/>
          </w:tblCellMar>
        </w:tblPrEx>
        <w:trPr>
          <w:trHeight w:val="388"/>
        </w:trPr>
        <w:tc>
          <w:tcPr>
            <w:tcW w:w="878" w:type="dxa"/>
          </w:tcPr>
          <w:p w14:paraId="1B2D62AF" w14:textId="77777777" w:rsidR="0085733B" w:rsidRPr="00B161E2" w:rsidRDefault="0085733B" w:rsidP="00C62E33">
            <w:pPr>
              <w:tabs>
                <w:tab w:val="left" w:pos="720"/>
                <w:tab w:val="left" w:pos="1080"/>
                <w:tab w:val="left" w:pos="1440"/>
                <w:tab w:val="left" w:pos="1800"/>
                <w:tab w:val="left" w:pos="2160"/>
              </w:tabs>
              <w:spacing w:before="80" w:after="80"/>
              <w:jc w:val="center"/>
            </w:pPr>
            <w:r w:rsidRPr="00B161E2">
              <w:lastRenderedPageBreak/>
              <w:t>1</w:t>
            </w:r>
            <w:r w:rsidR="00C216F5" w:rsidRPr="00B161E2">
              <w:t>5</w:t>
            </w:r>
          </w:p>
        </w:tc>
        <w:tc>
          <w:tcPr>
            <w:tcW w:w="8050" w:type="dxa"/>
          </w:tcPr>
          <w:p w14:paraId="372F9D61" w14:textId="77777777" w:rsidR="0085733B" w:rsidRPr="00B161E2" w:rsidRDefault="0085733B" w:rsidP="00C62E33">
            <w:pPr>
              <w:tabs>
                <w:tab w:val="left" w:pos="720"/>
                <w:tab w:val="left" w:pos="1080"/>
                <w:tab w:val="left" w:pos="1440"/>
                <w:tab w:val="left" w:pos="1800"/>
                <w:tab w:val="left" w:pos="2160"/>
              </w:tabs>
              <w:spacing w:before="80" w:after="80"/>
            </w:pPr>
            <w:r w:rsidRPr="00B161E2">
              <w:t>The Repository system must follow HHS/NIH standards concerning software and systems security.</w:t>
            </w:r>
          </w:p>
        </w:tc>
      </w:tr>
      <w:tr w:rsidR="009A08FF" w:rsidRPr="00B161E2" w14:paraId="24D27F46" w14:textId="77777777" w:rsidTr="008E4254">
        <w:tblPrEx>
          <w:tblCellMar>
            <w:top w:w="0" w:type="dxa"/>
            <w:bottom w:w="0" w:type="dxa"/>
          </w:tblCellMar>
        </w:tblPrEx>
        <w:trPr>
          <w:trHeight w:val="388"/>
        </w:trPr>
        <w:tc>
          <w:tcPr>
            <w:tcW w:w="878" w:type="dxa"/>
          </w:tcPr>
          <w:p w14:paraId="22847280" w14:textId="77777777" w:rsidR="009A08FF" w:rsidRPr="00B161E2" w:rsidRDefault="009A08FF" w:rsidP="00C62E33">
            <w:pPr>
              <w:tabs>
                <w:tab w:val="left" w:pos="720"/>
                <w:tab w:val="left" w:pos="1080"/>
                <w:tab w:val="left" w:pos="1440"/>
                <w:tab w:val="left" w:pos="1800"/>
                <w:tab w:val="left" w:pos="2160"/>
              </w:tabs>
              <w:spacing w:before="80" w:after="80"/>
              <w:jc w:val="center"/>
            </w:pPr>
            <w:r w:rsidRPr="00B161E2">
              <w:t>16</w:t>
            </w:r>
          </w:p>
        </w:tc>
        <w:tc>
          <w:tcPr>
            <w:tcW w:w="8050" w:type="dxa"/>
          </w:tcPr>
          <w:p w14:paraId="4E296347" w14:textId="77777777" w:rsidR="009A08FF" w:rsidRPr="00B161E2" w:rsidRDefault="009A08FF" w:rsidP="00C62E33">
            <w:pPr>
              <w:tabs>
                <w:tab w:val="left" w:pos="720"/>
                <w:tab w:val="left" w:pos="1080"/>
                <w:tab w:val="left" w:pos="1440"/>
                <w:tab w:val="left" w:pos="1800"/>
                <w:tab w:val="left" w:pos="2160"/>
              </w:tabs>
              <w:spacing w:before="80" w:after="80"/>
            </w:pPr>
            <w:r w:rsidRPr="00B161E2">
              <w:t>To the extent possible, automation should be used for the extraction of des</w:t>
            </w:r>
            <w:r w:rsidR="00730A14" w:rsidRPr="00B161E2">
              <w:t>criptive and technical metadata</w:t>
            </w:r>
            <w:r w:rsidRPr="00B161E2">
              <w:t>.</w:t>
            </w:r>
          </w:p>
        </w:tc>
      </w:tr>
    </w:tbl>
    <w:p w14:paraId="3A696A29" w14:textId="77777777" w:rsidR="00157E06" w:rsidRPr="00B161E2" w:rsidRDefault="00157E06" w:rsidP="008E4254">
      <w:pPr>
        <w:tabs>
          <w:tab w:val="left" w:pos="720"/>
          <w:tab w:val="left" w:pos="1080"/>
          <w:tab w:val="left" w:pos="1440"/>
          <w:tab w:val="left" w:pos="1800"/>
          <w:tab w:val="left" w:pos="2160"/>
        </w:tabs>
      </w:pPr>
    </w:p>
    <w:p w14:paraId="791A768A" w14:textId="77777777" w:rsidR="00C216F5" w:rsidRPr="00B161E2" w:rsidRDefault="00C216F5" w:rsidP="008E4254">
      <w:pPr>
        <w:tabs>
          <w:tab w:val="left" w:pos="720"/>
          <w:tab w:val="left" w:pos="1080"/>
          <w:tab w:val="left" w:pos="1440"/>
          <w:tab w:val="left" w:pos="1800"/>
          <w:tab w:val="left" w:pos="2160"/>
        </w:tabs>
      </w:pPr>
    </w:p>
    <w:p w14:paraId="07428F90" w14:textId="77777777" w:rsidR="008926AD" w:rsidRPr="00B161E2" w:rsidRDefault="007772C3" w:rsidP="008E4254">
      <w:pPr>
        <w:pStyle w:val="Heading1"/>
        <w:numPr>
          <w:ilvl w:val="0"/>
          <w:numId w:val="1"/>
        </w:numPr>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bookmarkStart w:id="17" w:name="_Toc157995925"/>
      <w:r w:rsidRPr="00B161E2">
        <w:t>Policies</w:t>
      </w:r>
      <w:bookmarkEnd w:id="17"/>
    </w:p>
    <w:p w14:paraId="1F8A2B5B" w14:textId="77777777" w:rsidR="00BF3EFB" w:rsidRPr="00B161E2" w:rsidRDefault="00BF3EFB" w:rsidP="008E4254">
      <w:pPr>
        <w:tabs>
          <w:tab w:val="left" w:pos="720"/>
          <w:tab w:val="left" w:pos="1080"/>
          <w:tab w:val="left" w:pos="1440"/>
          <w:tab w:val="left" w:pos="1800"/>
          <w:tab w:val="left" w:pos="2160"/>
        </w:tabs>
      </w:pPr>
    </w:p>
    <w:p w14:paraId="12AE03B3" w14:textId="77777777" w:rsidR="008926AD" w:rsidRPr="00B161E2" w:rsidRDefault="00761C19" w:rsidP="008E4254">
      <w:pPr>
        <w:pStyle w:val="Heading2"/>
        <w:numPr>
          <w:ilvl w:val="1"/>
          <w:numId w:val="1"/>
        </w:numPr>
        <w:tabs>
          <w:tab w:val="left" w:pos="720"/>
          <w:tab w:val="left" w:pos="1080"/>
          <w:tab w:val="left" w:pos="1440"/>
          <w:tab w:val="left" w:pos="1800"/>
          <w:tab w:val="left" w:pos="2160"/>
        </w:tabs>
        <w:ind w:left="475" w:hanging="475"/>
      </w:pPr>
      <w:bookmarkStart w:id="18" w:name="_Toc157995926"/>
      <w:r w:rsidRPr="00B161E2">
        <w:t>Existing Policies Related to the Digit</w:t>
      </w:r>
      <w:r w:rsidR="00BF3EFB" w:rsidRPr="00B161E2">
        <w:t>al Repository</w:t>
      </w:r>
      <w:bookmarkEnd w:id="18"/>
    </w:p>
    <w:p w14:paraId="38D0A200" w14:textId="77777777" w:rsidR="008926AD" w:rsidRPr="00B161E2" w:rsidRDefault="00763545" w:rsidP="00E95E08">
      <w:pPr>
        <w:numPr>
          <w:ilvl w:val="0"/>
          <w:numId w:val="26"/>
        </w:numPr>
        <w:tabs>
          <w:tab w:val="num" w:pos="720"/>
          <w:tab w:val="left" w:pos="1080"/>
          <w:tab w:val="left" w:pos="1800"/>
          <w:tab w:val="left" w:pos="2160"/>
        </w:tabs>
        <w:ind w:hanging="540"/>
        <w:rPr>
          <w:i/>
        </w:rPr>
      </w:pPr>
      <w:r w:rsidRPr="00B161E2">
        <w:rPr>
          <w:i/>
        </w:rPr>
        <w:t>Collection Development Manual</w:t>
      </w:r>
      <w:r w:rsidR="00825BF5" w:rsidRPr="00B161E2">
        <w:rPr>
          <w:i/>
        </w:rPr>
        <w:t xml:space="preserve"> of the National Library of Medicine</w:t>
      </w:r>
    </w:p>
    <w:p w14:paraId="36E3A7C7" w14:textId="77777777" w:rsidR="005C0D49" w:rsidRPr="00B161E2" w:rsidRDefault="00B61A04" w:rsidP="005C0D49">
      <w:pPr>
        <w:tabs>
          <w:tab w:val="left" w:pos="720"/>
          <w:tab w:val="left" w:pos="1080"/>
          <w:tab w:val="left" w:pos="1440"/>
          <w:tab w:val="left" w:pos="1800"/>
          <w:tab w:val="left" w:pos="2160"/>
        </w:tabs>
        <w:ind w:left="720"/>
        <w:rPr>
          <w:rFonts w:cs="Arial"/>
        </w:rPr>
      </w:pPr>
      <w:r w:rsidRPr="00B161E2">
        <w:rPr>
          <w:rFonts w:cs="Arial"/>
        </w:rPr>
        <w:t xml:space="preserve">The </w:t>
      </w:r>
      <w:r w:rsidRPr="00B161E2">
        <w:rPr>
          <w:rFonts w:cs="Arial"/>
          <w:i/>
          <w:iCs/>
        </w:rPr>
        <w:t>Collection Development Manual of the National Library of Medicine</w:t>
      </w:r>
      <w:r w:rsidRPr="00B161E2">
        <w:rPr>
          <w:rFonts w:cs="Arial"/>
        </w:rPr>
        <w:t xml:space="preserve"> (CDM), fourth edition (2004), establishes boundaries for the Library's permanent collection and provides a conceptual and philosophical framework for the selection of biomedical materials. </w:t>
      </w:r>
      <w:r w:rsidR="005C0D49" w:rsidRPr="00B161E2">
        <w:rPr>
          <w:rFonts w:cs="Arial"/>
        </w:rPr>
        <w:t xml:space="preserve"> It is intended primarily as a working document for NLM staff and defines the range of subjects to be acquired and the extent of the Library's collecting effort within these subjects. It also addresses selection issues presented by a range of formats and literature types.</w:t>
      </w:r>
    </w:p>
    <w:p w14:paraId="56A84599" w14:textId="77777777" w:rsidR="005C0D49" w:rsidRPr="00B161E2" w:rsidRDefault="005C0D49" w:rsidP="00BC2D13">
      <w:pPr>
        <w:tabs>
          <w:tab w:val="left" w:pos="720"/>
          <w:tab w:val="left" w:pos="1080"/>
          <w:tab w:val="left" w:pos="1440"/>
          <w:tab w:val="left" w:pos="1800"/>
          <w:tab w:val="left" w:pos="2160"/>
        </w:tabs>
        <w:ind w:left="720"/>
        <w:rPr>
          <w:rFonts w:cs="Arial"/>
          <w:sz w:val="20"/>
        </w:rPr>
      </w:pPr>
    </w:p>
    <w:p w14:paraId="1082E34A" w14:textId="77777777" w:rsidR="005C0D49" w:rsidRPr="00B161E2" w:rsidRDefault="00B61A04" w:rsidP="005C0D49">
      <w:pPr>
        <w:ind w:left="720"/>
        <w:textAlignment w:val="baseline"/>
        <w:rPr>
          <w:rFonts w:cs="Arial"/>
          <w:szCs w:val="22"/>
          <w:lang w:val="en-US"/>
        </w:rPr>
      </w:pPr>
      <w:r w:rsidRPr="00B161E2">
        <w:rPr>
          <w:rFonts w:cs="Arial"/>
          <w:szCs w:val="22"/>
        </w:rPr>
        <w:t xml:space="preserve">The CDM is based on the </w:t>
      </w:r>
      <w:hyperlink r:id="rId12" w:anchor="1080823" w:history="1">
        <w:r w:rsidRPr="00B161E2">
          <w:rPr>
            <w:rStyle w:val="Hyperlink"/>
            <w:rFonts w:cs="Arial"/>
            <w:color w:val="auto"/>
            <w:szCs w:val="22"/>
          </w:rPr>
          <w:t>Collection Development Policy adopted by the NLM Board of Regents</w:t>
        </w:r>
      </w:hyperlink>
      <w:r w:rsidRPr="00B161E2">
        <w:rPr>
          <w:rFonts w:cs="Arial"/>
          <w:szCs w:val="22"/>
        </w:rPr>
        <w:t xml:space="preserve"> in 1976 and amended in 1983 and 1992</w:t>
      </w:r>
      <w:r w:rsidR="005C0D49" w:rsidRPr="00B161E2">
        <w:rPr>
          <w:rFonts w:cs="Arial"/>
          <w:szCs w:val="22"/>
        </w:rPr>
        <w:t>.  The NLM Board of Regents policy</w:t>
      </w:r>
      <w:bookmarkStart w:id="19" w:name="1080831"/>
      <w:bookmarkEnd w:id="19"/>
      <w:r w:rsidR="005C0D49" w:rsidRPr="00B161E2">
        <w:rPr>
          <w:rFonts w:cs="Arial"/>
          <w:szCs w:val="22"/>
        </w:rPr>
        <w:t xml:space="preserve"> statement that “t</w:t>
      </w:r>
      <w:r w:rsidR="005C0D49" w:rsidRPr="00B161E2">
        <w:rPr>
          <w:rFonts w:cs="Arial"/>
          <w:szCs w:val="22"/>
          <w:lang w:val="en-US"/>
        </w:rPr>
        <w:t>he National Library of Medicine has the responsibility for acquiring the biomedical literature in any format deemed appropriate to the fulfillment of its mission” pr</w:t>
      </w:r>
      <w:r w:rsidR="004B08A2" w:rsidRPr="00B161E2">
        <w:rPr>
          <w:rFonts w:cs="Arial"/>
          <w:szCs w:val="22"/>
          <w:lang w:val="en-US"/>
        </w:rPr>
        <w:t xml:space="preserve">ovides the underpinning for following the </w:t>
      </w:r>
      <w:r w:rsidR="005C0D49" w:rsidRPr="00B161E2">
        <w:rPr>
          <w:rFonts w:cs="Arial"/>
          <w:szCs w:val="22"/>
          <w:lang w:val="en-US"/>
        </w:rPr>
        <w:t xml:space="preserve">CDM </w:t>
      </w:r>
      <w:r w:rsidR="004B08A2" w:rsidRPr="00B161E2">
        <w:rPr>
          <w:rFonts w:cs="Arial"/>
          <w:szCs w:val="22"/>
          <w:lang w:val="en-US"/>
        </w:rPr>
        <w:t xml:space="preserve">policies </w:t>
      </w:r>
      <w:r w:rsidR="005C0D49" w:rsidRPr="00B161E2">
        <w:rPr>
          <w:rFonts w:cs="Arial"/>
          <w:szCs w:val="22"/>
          <w:lang w:val="en-US"/>
        </w:rPr>
        <w:t>for selection of materials for the NLM Digital Repository</w:t>
      </w:r>
      <w:r w:rsidR="00730A14" w:rsidRPr="00B161E2">
        <w:rPr>
          <w:rFonts w:cs="Arial"/>
          <w:szCs w:val="22"/>
          <w:lang w:val="en-US"/>
        </w:rPr>
        <w:t xml:space="preserve"> (</w:t>
      </w:r>
      <w:r w:rsidR="004B08A2" w:rsidRPr="00B161E2">
        <w:t>http://www.nlm.nih.gov/tsd/acquisitions/cdm/</w:t>
      </w:r>
      <w:r w:rsidR="00730A14" w:rsidRPr="00B161E2">
        <w:t>).</w:t>
      </w:r>
    </w:p>
    <w:p w14:paraId="08564628" w14:textId="77777777" w:rsidR="005C0D49" w:rsidRPr="00B161E2" w:rsidRDefault="005C0D49" w:rsidP="005C0D49">
      <w:pPr>
        <w:tabs>
          <w:tab w:val="left" w:pos="720"/>
          <w:tab w:val="left" w:pos="1080"/>
          <w:tab w:val="left" w:pos="1440"/>
          <w:tab w:val="left" w:pos="1800"/>
          <w:tab w:val="left" w:pos="2160"/>
        </w:tabs>
        <w:ind w:left="720"/>
        <w:rPr>
          <w:rFonts w:cs="Arial"/>
          <w:szCs w:val="22"/>
        </w:rPr>
      </w:pPr>
    </w:p>
    <w:p w14:paraId="70CE2FD0" w14:textId="77777777" w:rsidR="00825BF5" w:rsidRPr="00B161E2" w:rsidRDefault="00825BF5" w:rsidP="008E4254">
      <w:pPr>
        <w:tabs>
          <w:tab w:val="left" w:pos="720"/>
          <w:tab w:val="left" w:pos="1080"/>
          <w:tab w:val="left" w:pos="1440"/>
          <w:tab w:val="left" w:pos="1800"/>
          <w:tab w:val="left" w:pos="2160"/>
        </w:tabs>
        <w:ind w:left="720"/>
      </w:pPr>
    </w:p>
    <w:p w14:paraId="310D431D" w14:textId="77777777" w:rsidR="008926AD" w:rsidRPr="00B161E2" w:rsidRDefault="00763545" w:rsidP="00E95E08">
      <w:pPr>
        <w:numPr>
          <w:ilvl w:val="0"/>
          <w:numId w:val="26"/>
        </w:numPr>
        <w:tabs>
          <w:tab w:val="clear" w:pos="1080"/>
          <w:tab w:val="left" w:pos="720"/>
          <w:tab w:val="left" w:pos="1800"/>
          <w:tab w:val="left" w:pos="2160"/>
        </w:tabs>
        <w:ind w:hanging="540"/>
        <w:rPr>
          <w:i/>
        </w:rPr>
      </w:pPr>
      <w:r w:rsidRPr="00B161E2">
        <w:rPr>
          <w:i/>
        </w:rPr>
        <w:t>N</w:t>
      </w:r>
      <w:r w:rsidR="00825BF5" w:rsidRPr="00B161E2">
        <w:rPr>
          <w:i/>
        </w:rPr>
        <w:t xml:space="preserve">ational </w:t>
      </w:r>
      <w:r w:rsidRPr="00B161E2">
        <w:rPr>
          <w:i/>
        </w:rPr>
        <w:t>L</w:t>
      </w:r>
      <w:r w:rsidR="00825BF5" w:rsidRPr="00B161E2">
        <w:rPr>
          <w:i/>
        </w:rPr>
        <w:t xml:space="preserve">ibrary of </w:t>
      </w:r>
      <w:r w:rsidRPr="00B161E2">
        <w:rPr>
          <w:i/>
        </w:rPr>
        <w:t>M</w:t>
      </w:r>
      <w:r w:rsidR="00825BF5" w:rsidRPr="00B161E2">
        <w:rPr>
          <w:i/>
        </w:rPr>
        <w:t>edicine</w:t>
      </w:r>
      <w:r w:rsidRPr="00B161E2">
        <w:rPr>
          <w:i/>
        </w:rPr>
        <w:t xml:space="preserve"> Selection Criteria for Digital Reformatting</w:t>
      </w:r>
    </w:p>
    <w:p w14:paraId="64D46F72" w14:textId="77777777" w:rsidR="00AF20F0" w:rsidRPr="00B161E2" w:rsidRDefault="00730A14" w:rsidP="0050274F">
      <w:pPr>
        <w:tabs>
          <w:tab w:val="left" w:pos="720"/>
          <w:tab w:val="left" w:pos="1080"/>
          <w:tab w:val="left" w:pos="1440"/>
          <w:tab w:val="left" w:pos="1800"/>
          <w:tab w:val="left" w:pos="2160"/>
        </w:tabs>
        <w:ind w:left="720"/>
        <w:rPr>
          <w:i/>
        </w:rPr>
      </w:pPr>
      <w:r w:rsidRPr="00B161E2">
        <w:t xml:space="preserve">The </w:t>
      </w:r>
      <w:r w:rsidRPr="00B161E2">
        <w:rPr>
          <w:i/>
        </w:rPr>
        <w:t xml:space="preserve">National Library of Medicine Selection Criteria for Digital Reformatting </w:t>
      </w:r>
      <w:r w:rsidRPr="00B161E2">
        <w:t>(</w:t>
      </w:r>
      <w:r w:rsidR="00620FC9" w:rsidRPr="00B161E2">
        <w:t>http://nlm.nih.gov/psd/pcm/digitizationcriteria.pdf</w:t>
      </w:r>
      <w:r w:rsidRPr="00B161E2">
        <w:t>)</w:t>
      </w:r>
      <w:r w:rsidR="00AF20F0" w:rsidRPr="00B161E2">
        <w:rPr>
          <w:i/>
        </w:rPr>
        <w:t xml:space="preserve"> </w:t>
      </w:r>
      <w:r w:rsidR="00E95613" w:rsidRPr="00B161E2">
        <w:t>sets the priorities for the selection of materials from NLM’s collection to be digitized both for access and for preservation.  The goals of N</w:t>
      </w:r>
      <w:r w:rsidR="00AF20F0" w:rsidRPr="00B161E2">
        <w:t xml:space="preserve">LM’s </w:t>
      </w:r>
      <w:r w:rsidR="00E95613" w:rsidRPr="00B161E2">
        <w:t>d</w:t>
      </w:r>
      <w:r w:rsidR="00AF20F0" w:rsidRPr="00B161E2">
        <w:t>igitization program are to increase access to its collections and provide wider use of its rich resources in the areas of medicine, health care and public health while preserving rare, valuable and fragile materials.</w:t>
      </w:r>
    </w:p>
    <w:p w14:paraId="44C4664B" w14:textId="77777777" w:rsidR="00AF20F0" w:rsidRPr="00B161E2" w:rsidRDefault="00AF20F0" w:rsidP="00AF20F0">
      <w:pPr>
        <w:ind w:left="720"/>
      </w:pPr>
    </w:p>
    <w:p w14:paraId="3D952B14" w14:textId="77777777" w:rsidR="00AF20F0" w:rsidRPr="00B161E2" w:rsidRDefault="00AF20F0" w:rsidP="00AF20F0">
      <w:pPr>
        <w:ind w:left="720"/>
      </w:pPr>
      <w:r w:rsidRPr="00B161E2">
        <w:t>Selection of materials for digital reformatting is based on monetary, scholarly and historical value; bibliographic control; frequency of use; physical condition; the existence of digital copies elsewhere; copyright status; and the appropriateness of digital reproductions for use and access.</w:t>
      </w:r>
    </w:p>
    <w:p w14:paraId="1EA28452" w14:textId="77777777" w:rsidR="00AF20F0" w:rsidRPr="00B161E2" w:rsidRDefault="00AF20F0" w:rsidP="00AF20F0">
      <w:pPr>
        <w:ind w:firstLine="720"/>
      </w:pPr>
    </w:p>
    <w:p w14:paraId="5BBB0066" w14:textId="77777777" w:rsidR="008926AD" w:rsidRPr="00B161E2" w:rsidRDefault="00AF20F0" w:rsidP="00AF20F0">
      <w:pPr>
        <w:ind w:left="720"/>
      </w:pPr>
      <w:r w:rsidRPr="00B161E2">
        <w:t xml:space="preserve">Because selection criteria for </w:t>
      </w:r>
      <w:r w:rsidRPr="00B161E2">
        <w:rPr>
          <w:i/>
        </w:rPr>
        <w:t>access</w:t>
      </w:r>
      <w:r w:rsidRPr="00B161E2">
        <w:t xml:space="preserve"> are often different from those for </w:t>
      </w:r>
      <w:r w:rsidRPr="00B161E2">
        <w:rPr>
          <w:i/>
        </w:rPr>
        <w:t>preservation</w:t>
      </w:r>
      <w:r w:rsidRPr="00B161E2">
        <w:t>, the Library has created a different set of selection criteria for each mission.  Each approach focuses on all types of materials in the Library’s collections including but not limited to printed monographs and journals, manuscripts and archives, prints and photographs, and audiovisuals.</w:t>
      </w:r>
    </w:p>
    <w:p w14:paraId="300B3541" w14:textId="77777777" w:rsidR="00825BF5" w:rsidRPr="00B161E2" w:rsidRDefault="00825BF5" w:rsidP="008E4254">
      <w:pPr>
        <w:tabs>
          <w:tab w:val="left" w:pos="720"/>
          <w:tab w:val="left" w:pos="1080"/>
          <w:tab w:val="left" w:pos="1440"/>
          <w:tab w:val="left" w:pos="1800"/>
          <w:tab w:val="left" w:pos="2160"/>
        </w:tabs>
        <w:ind w:left="720"/>
      </w:pPr>
    </w:p>
    <w:p w14:paraId="3906BD2E" w14:textId="77777777" w:rsidR="00B66844" w:rsidRPr="00B161E2" w:rsidRDefault="00B66844" w:rsidP="008E4254">
      <w:pPr>
        <w:tabs>
          <w:tab w:val="left" w:pos="720"/>
          <w:tab w:val="left" w:pos="1080"/>
          <w:tab w:val="left" w:pos="1440"/>
          <w:tab w:val="left" w:pos="1800"/>
          <w:tab w:val="left" w:pos="2160"/>
        </w:tabs>
        <w:ind w:left="720"/>
      </w:pPr>
    </w:p>
    <w:p w14:paraId="52945AE3" w14:textId="77777777" w:rsidR="008926AD" w:rsidRPr="00B161E2" w:rsidRDefault="00763545" w:rsidP="00E95E08">
      <w:pPr>
        <w:numPr>
          <w:ilvl w:val="0"/>
          <w:numId w:val="26"/>
        </w:numPr>
        <w:tabs>
          <w:tab w:val="left" w:pos="720"/>
          <w:tab w:val="left" w:pos="1080"/>
          <w:tab w:val="left" w:pos="1800"/>
          <w:tab w:val="left" w:pos="2160"/>
        </w:tabs>
        <w:ind w:hanging="540"/>
      </w:pPr>
      <w:r w:rsidRPr="00B161E2">
        <w:lastRenderedPageBreak/>
        <w:t xml:space="preserve">NLM </w:t>
      </w:r>
      <w:r w:rsidR="00CC7CE0" w:rsidRPr="00B161E2">
        <w:t>Permanence</w:t>
      </w:r>
      <w:r w:rsidRPr="00B161E2">
        <w:t xml:space="preserve"> </w:t>
      </w:r>
      <w:r w:rsidR="00B66844" w:rsidRPr="00B161E2">
        <w:t>Levels</w:t>
      </w:r>
    </w:p>
    <w:p w14:paraId="206F93C1" w14:textId="77777777" w:rsidR="00763545" w:rsidRPr="00B161E2" w:rsidRDefault="00B66844" w:rsidP="00B66844">
      <w:pPr>
        <w:tabs>
          <w:tab w:val="left" w:pos="720"/>
          <w:tab w:val="left" w:pos="1440"/>
          <w:tab w:val="left" w:pos="1800"/>
          <w:tab w:val="left" w:pos="2160"/>
        </w:tabs>
        <w:ind w:left="720"/>
        <w:rPr>
          <w:rFonts w:cs="Arial"/>
        </w:rPr>
      </w:pPr>
      <w:r w:rsidRPr="00B161E2">
        <w:rPr>
          <w:rFonts w:cs="Arial"/>
        </w:rPr>
        <w:t xml:space="preserve">Permanence levels assigned to objects in the NLM Digital Repository should be based on the rating system developed by NLM to indicate to users which of its Web documents will be kept permanently available and whether the contents and identifiers of those documents could change over time.  </w:t>
      </w:r>
      <w:r w:rsidR="00825BF5" w:rsidRPr="00B161E2">
        <w:rPr>
          <w:rFonts w:cs="Arial"/>
        </w:rPr>
        <w:t>http://www.nlm.nih.gov/psd/pcm/devpermanence.html</w:t>
      </w:r>
    </w:p>
    <w:p w14:paraId="73840C0E" w14:textId="77777777" w:rsidR="00825BF5" w:rsidRPr="00B161E2" w:rsidRDefault="00825BF5" w:rsidP="007336ED">
      <w:pPr>
        <w:tabs>
          <w:tab w:val="left" w:pos="720"/>
          <w:tab w:val="left" w:pos="1080"/>
          <w:tab w:val="left" w:pos="1440"/>
          <w:tab w:val="left" w:pos="1800"/>
          <w:tab w:val="left" w:pos="2160"/>
        </w:tabs>
      </w:pPr>
    </w:p>
    <w:p w14:paraId="2BCF7717" w14:textId="77777777" w:rsidR="008926AD" w:rsidRPr="00B161E2" w:rsidRDefault="00763545" w:rsidP="000C588A">
      <w:pPr>
        <w:numPr>
          <w:ilvl w:val="0"/>
          <w:numId w:val="27"/>
        </w:numPr>
        <w:tabs>
          <w:tab w:val="left" w:pos="720"/>
          <w:tab w:val="left" w:pos="1080"/>
          <w:tab w:val="left" w:pos="1800"/>
          <w:tab w:val="left" w:pos="2160"/>
        </w:tabs>
        <w:ind w:hanging="900"/>
      </w:pPr>
      <w:r w:rsidRPr="00B161E2">
        <w:t>Security</w:t>
      </w:r>
    </w:p>
    <w:p w14:paraId="51186686" w14:textId="77777777" w:rsidR="00A30219" w:rsidRPr="00B161E2" w:rsidRDefault="00A30219" w:rsidP="008E4254">
      <w:pPr>
        <w:tabs>
          <w:tab w:val="left" w:pos="720"/>
          <w:tab w:val="left" w:pos="1080"/>
          <w:tab w:val="left" w:pos="1440"/>
          <w:tab w:val="left" w:pos="1800"/>
          <w:tab w:val="left" w:pos="2160"/>
        </w:tabs>
        <w:ind w:left="720"/>
      </w:pPr>
      <w:r w:rsidRPr="00B161E2">
        <w:t>The Library will follow the HHS/NIH/OCCS security policies for the NLM Digital Repository.</w:t>
      </w:r>
    </w:p>
    <w:p w14:paraId="30221339" w14:textId="77777777" w:rsidR="000C588A" w:rsidRPr="00B161E2" w:rsidRDefault="000C588A" w:rsidP="008E4254">
      <w:pPr>
        <w:pStyle w:val="Heading2"/>
        <w:numPr>
          <w:ilvl w:val="1"/>
          <w:numId w:val="1"/>
        </w:numPr>
        <w:tabs>
          <w:tab w:val="left" w:pos="720"/>
          <w:tab w:val="left" w:pos="1080"/>
          <w:tab w:val="left" w:pos="1440"/>
          <w:tab w:val="left" w:pos="1800"/>
          <w:tab w:val="left" w:pos="2160"/>
        </w:tabs>
        <w:ind w:left="475" w:hanging="475"/>
      </w:pPr>
      <w:bookmarkStart w:id="20" w:name="_Toc157995927"/>
      <w:r w:rsidRPr="00B161E2">
        <w:t>Policies to be Reviewed</w:t>
      </w:r>
      <w:bookmarkEnd w:id="20"/>
    </w:p>
    <w:p w14:paraId="264844CE" w14:textId="77777777" w:rsidR="008926AD" w:rsidRPr="00B161E2" w:rsidRDefault="00DF4FF4" w:rsidP="00DF4FF4">
      <w:pPr>
        <w:numPr>
          <w:ilvl w:val="0"/>
          <w:numId w:val="27"/>
        </w:numPr>
        <w:tabs>
          <w:tab w:val="clear" w:pos="1440"/>
          <w:tab w:val="num" w:pos="720"/>
        </w:tabs>
        <w:ind w:hanging="900"/>
      </w:pPr>
      <w:r w:rsidRPr="00B161E2">
        <w:t>NLM DTD book formats</w:t>
      </w:r>
    </w:p>
    <w:p w14:paraId="3D84572C" w14:textId="77777777" w:rsidR="008926AD" w:rsidRDefault="00DF4FF4" w:rsidP="006221BD">
      <w:pPr>
        <w:ind w:left="720"/>
      </w:pPr>
      <w:r w:rsidRPr="00B161E2">
        <w:t xml:space="preserve">The NLM Digital Repository will require more </w:t>
      </w:r>
      <w:r w:rsidR="002B24CF" w:rsidRPr="00B161E2">
        <w:t xml:space="preserve">expansive, </w:t>
      </w:r>
      <w:r w:rsidRPr="00B161E2">
        <w:t xml:space="preserve">robust DTD </w:t>
      </w:r>
      <w:r w:rsidR="002B24CF" w:rsidRPr="00B161E2">
        <w:t xml:space="preserve">encoding </w:t>
      </w:r>
      <w:r w:rsidRPr="00B161E2">
        <w:t xml:space="preserve">for textual materials than is currently available </w:t>
      </w:r>
      <w:r w:rsidR="002B24CF" w:rsidRPr="00B161E2">
        <w:t>with the NLM Book and Histor</w:t>
      </w:r>
      <w:r w:rsidR="006221BD" w:rsidRPr="00B161E2">
        <w:t>ical Book</w:t>
      </w:r>
      <w:r w:rsidR="002B24CF" w:rsidRPr="00B161E2">
        <w:t xml:space="preserve"> DTDs. The group </w:t>
      </w:r>
      <w:r w:rsidRPr="00B161E2">
        <w:t>recommend</w:t>
      </w:r>
      <w:r w:rsidR="002B24CF" w:rsidRPr="00B161E2">
        <w:t>s</w:t>
      </w:r>
      <w:r w:rsidRPr="00B161E2">
        <w:t xml:space="preserve"> the </w:t>
      </w:r>
      <w:r w:rsidR="002B24CF" w:rsidRPr="00B161E2">
        <w:t xml:space="preserve">use of the </w:t>
      </w:r>
      <w:r w:rsidRPr="00B161E2">
        <w:t xml:space="preserve">TEI DTD </w:t>
      </w:r>
      <w:r w:rsidR="00932680">
        <w:t xml:space="preserve"> </w:t>
      </w:r>
      <w:r w:rsidR="00932680" w:rsidRPr="000C019B">
        <w:t xml:space="preserve">in addition </w:t>
      </w:r>
      <w:r w:rsidRPr="00B161E2">
        <w:t>to the NLM Book and NLM Histor</w:t>
      </w:r>
      <w:r w:rsidR="006221BD" w:rsidRPr="00B161E2">
        <w:t>ical Book</w:t>
      </w:r>
      <w:r w:rsidRPr="00B161E2">
        <w:t xml:space="preserve"> DTDs for encoding</w:t>
      </w:r>
      <w:r w:rsidR="00932680">
        <w:t xml:space="preserve"> </w:t>
      </w:r>
      <w:r w:rsidR="00932680" w:rsidRPr="000C019B">
        <w:t xml:space="preserve">certain </w:t>
      </w:r>
      <w:r w:rsidRPr="00B161E2">
        <w:t xml:space="preserve">text materials. </w:t>
      </w:r>
      <w:r w:rsidR="002B24CF" w:rsidRPr="00B161E2">
        <w:t>A more detailed justification is included in the report accompanying these requirements.</w:t>
      </w:r>
    </w:p>
    <w:p w14:paraId="1910FFA4" w14:textId="77777777" w:rsidR="007329EE" w:rsidRDefault="007329EE" w:rsidP="006221BD">
      <w:pPr>
        <w:ind w:left="720"/>
      </w:pPr>
    </w:p>
    <w:p w14:paraId="3C2BE316" w14:textId="77777777" w:rsidR="007329EE" w:rsidRPr="007329EE" w:rsidRDefault="007329EE" w:rsidP="007329EE">
      <w:pPr>
        <w:numPr>
          <w:ilvl w:val="0"/>
          <w:numId w:val="27"/>
        </w:numPr>
        <w:tabs>
          <w:tab w:val="clear" w:pos="1440"/>
          <w:tab w:val="num" w:pos="720"/>
        </w:tabs>
        <w:ind w:hanging="900"/>
      </w:pPr>
      <w:r w:rsidRPr="007329EE">
        <w:t>NLM Metadata Schemes</w:t>
      </w:r>
    </w:p>
    <w:p w14:paraId="7AB398C8" w14:textId="77777777" w:rsidR="000A5EDA" w:rsidRPr="000A5EDA" w:rsidRDefault="007329EE" w:rsidP="000A5EDA">
      <w:pPr>
        <w:autoSpaceDE w:val="0"/>
        <w:autoSpaceDN w:val="0"/>
        <w:adjustRightInd w:val="0"/>
        <w:ind w:left="720"/>
      </w:pPr>
      <w:r w:rsidRPr="007329EE">
        <w:t>The NLM Metadata scheme should be reviewed to see if it meets current needs.  NLM has published an approved metadata schema based on Dublin Core (</w:t>
      </w:r>
      <w:hyperlink r:id="rId13" w:history="1">
        <w:r w:rsidRPr="007329EE">
          <w:t>http://www.nlm.nih.gov/tsd/cataloging/metafilenew.html</w:t>
        </w:r>
      </w:hyperlink>
      <w:r w:rsidRPr="007329EE">
        <w:t>).  The needs of the Repository may require a new schema or additional schemas, more congruent with the existing NLMCommon DTD and the NLMCatalogRecord DTD.</w:t>
      </w:r>
      <w:r w:rsidR="000A5EDA">
        <w:t xml:space="preserve"> </w:t>
      </w:r>
      <w:r w:rsidR="000A5EDA" w:rsidRPr="000A5EDA">
        <w:rPr>
          <w:rFonts w:cs="Arial"/>
          <w:sz w:val="20"/>
          <w:lang w:val="en-US"/>
        </w:rPr>
        <w:t>(</w:t>
      </w:r>
      <w:r w:rsidR="000A5EDA">
        <w:rPr>
          <w:rFonts w:cs="Arial"/>
          <w:sz w:val="20"/>
          <w:lang w:val="en-US"/>
        </w:rPr>
        <w:t>A</w:t>
      </w:r>
      <w:r w:rsidR="000A5EDA" w:rsidRPr="000A5EDA">
        <w:t xml:space="preserve">vailable at  </w:t>
      </w:r>
      <w:hyperlink r:id="rId14" w:history="1">
        <w:r w:rsidR="000A5EDA" w:rsidRPr="000A5EDA">
          <w:t>http://www.nlm.nih.gov/bsd/licensee.html</w:t>
        </w:r>
      </w:hyperlink>
      <w:r w:rsidR="000A5EDA">
        <w:t>)</w:t>
      </w:r>
      <w:r w:rsidR="000A5EDA" w:rsidRPr="000A5EDA">
        <w:t xml:space="preserve"> </w:t>
      </w:r>
    </w:p>
    <w:p w14:paraId="56F93009" w14:textId="77777777" w:rsidR="007329EE" w:rsidRPr="007329EE" w:rsidRDefault="007329EE" w:rsidP="007329EE">
      <w:pPr>
        <w:ind w:left="720"/>
      </w:pPr>
    </w:p>
    <w:p w14:paraId="30B49B04" w14:textId="77777777" w:rsidR="007329EE" w:rsidRPr="007329EE" w:rsidRDefault="007329EE" w:rsidP="007329EE">
      <w:pPr>
        <w:ind w:left="720"/>
      </w:pPr>
    </w:p>
    <w:p w14:paraId="1BABC8D0" w14:textId="77777777" w:rsidR="00763545" w:rsidRPr="00B161E2" w:rsidRDefault="00763545" w:rsidP="008E4254">
      <w:pPr>
        <w:pStyle w:val="Heading2"/>
        <w:numPr>
          <w:ilvl w:val="1"/>
          <w:numId w:val="1"/>
        </w:numPr>
        <w:tabs>
          <w:tab w:val="left" w:pos="720"/>
          <w:tab w:val="left" w:pos="1080"/>
          <w:tab w:val="left" w:pos="1440"/>
          <w:tab w:val="left" w:pos="1800"/>
          <w:tab w:val="left" w:pos="2160"/>
        </w:tabs>
        <w:ind w:left="475" w:hanging="475"/>
      </w:pPr>
      <w:bookmarkStart w:id="21" w:name="_Toc157995928"/>
      <w:r w:rsidRPr="00B161E2">
        <w:t>Policies to be Developed</w:t>
      </w:r>
      <w:bookmarkEnd w:id="21"/>
    </w:p>
    <w:p w14:paraId="28439DAB" w14:textId="77777777" w:rsidR="008926AD" w:rsidRPr="00B161E2" w:rsidRDefault="00763545" w:rsidP="000C588A">
      <w:pPr>
        <w:numPr>
          <w:ilvl w:val="0"/>
          <w:numId w:val="27"/>
        </w:numPr>
        <w:tabs>
          <w:tab w:val="clear" w:pos="1440"/>
          <w:tab w:val="num" w:pos="720"/>
          <w:tab w:val="left" w:pos="1080"/>
          <w:tab w:val="left" w:pos="1800"/>
          <w:tab w:val="left" w:pos="2160"/>
        </w:tabs>
        <w:ind w:hanging="900"/>
      </w:pPr>
      <w:r w:rsidRPr="00B161E2">
        <w:t>Migration Strategies/Methodologies</w:t>
      </w:r>
    </w:p>
    <w:p w14:paraId="45047540" w14:textId="77777777" w:rsidR="008926AD" w:rsidRPr="00B161E2" w:rsidRDefault="000C588A" w:rsidP="000C588A">
      <w:pPr>
        <w:tabs>
          <w:tab w:val="num" w:pos="720"/>
        </w:tabs>
        <w:ind w:left="720"/>
      </w:pPr>
      <w:r w:rsidRPr="00B161E2">
        <w:rPr>
          <w:rFonts w:cs="Arial"/>
        </w:rPr>
        <w:t>A key area identified that will need policy development is migration strategies and methodologies.  Digital preservation is a combination of storing objects in formats that can be migrated, recording appropriate metadata to be able to manage the objects</w:t>
      </w:r>
      <w:r w:rsidR="00D77636" w:rsidRPr="00B161E2">
        <w:rPr>
          <w:rFonts w:cs="Arial"/>
        </w:rPr>
        <w:t>,</w:t>
      </w:r>
      <w:r w:rsidRPr="00B161E2">
        <w:rPr>
          <w:rFonts w:cs="Arial"/>
        </w:rPr>
        <w:t xml:space="preserve"> ongoing monitoring for</w:t>
      </w:r>
      <w:r w:rsidR="000F3A1C" w:rsidRPr="00B161E2">
        <w:rPr>
          <w:rFonts w:cs="Arial"/>
        </w:rPr>
        <w:t xml:space="preserve"> bit and media degradation and</w:t>
      </w:r>
      <w:r w:rsidRPr="00B161E2">
        <w:rPr>
          <w:rFonts w:cs="Arial"/>
        </w:rPr>
        <w:t xml:space="preserve"> technology obsolescence</w:t>
      </w:r>
      <w:r w:rsidR="002334FF" w:rsidRPr="00B161E2">
        <w:rPr>
          <w:rFonts w:cs="Arial"/>
        </w:rPr>
        <w:t xml:space="preserve">, </w:t>
      </w:r>
      <w:r w:rsidR="002334FF" w:rsidRPr="00B161E2">
        <w:t>and migrating the files to newer hardware and software environments as needed to ensure their continued availability</w:t>
      </w:r>
      <w:r w:rsidR="000F3A1C" w:rsidRPr="00B161E2">
        <w:t xml:space="preserve">. </w:t>
      </w:r>
      <w:r w:rsidR="00D01C42" w:rsidRPr="00B161E2">
        <w:t xml:space="preserve"> </w:t>
      </w:r>
      <w:r w:rsidR="000F3A1C" w:rsidRPr="00B161E2">
        <w:t>The preservation planning section of the functional requirements outlines the policy areas that need to be developed including monitoring changes in technology, evaluating the content in the archive, participating in standards development and developing migration plans, including goals, methods and schedules.</w:t>
      </w:r>
      <w:r w:rsidRPr="00B161E2">
        <w:rPr>
          <w:rFonts w:cs="Arial"/>
        </w:rPr>
        <w:t xml:space="preserve"> </w:t>
      </w:r>
      <w:r w:rsidR="00D01C42" w:rsidRPr="00B161E2">
        <w:rPr>
          <w:rFonts w:cs="Arial"/>
        </w:rPr>
        <w:t xml:space="preserve">Policies will also be needed on the decision-making process </w:t>
      </w:r>
      <w:r w:rsidR="00A229B9" w:rsidRPr="00B161E2">
        <w:rPr>
          <w:rFonts w:cs="Arial"/>
        </w:rPr>
        <w:t>about</w:t>
      </w:r>
      <w:r w:rsidR="00D01C42" w:rsidRPr="00B161E2">
        <w:rPr>
          <w:rFonts w:cs="Arial"/>
        </w:rPr>
        <w:t xml:space="preserve"> whether or when new repos</w:t>
      </w:r>
      <w:r w:rsidR="00A229B9" w:rsidRPr="00B161E2">
        <w:rPr>
          <w:rFonts w:cs="Arial"/>
        </w:rPr>
        <w:t xml:space="preserve">itory standards will be adopted and when an object can be removed from the repository. </w:t>
      </w:r>
      <w:r w:rsidR="0092637C" w:rsidRPr="00B161E2">
        <w:t>S</w:t>
      </w:r>
      <w:r w:rsidR="006221BD" w:rsidRPr="00B161E2">
        <w:t>ee S</w:t>
      </w:r>
      <w:r w:rsidR="0092637C" w:rsidRPr="00B161E2">
        <w:t>ection</w:t>
      </w:r>
      <w:r w:rsidR="006A4801" w:rsidRPr="00B161E2">
        <w:t xml:space="preserve">s 7.4.4 and </w:t>
      </w:r>
      <w:r w:rsidR="0092637C" w:rsidRPr="00B161E2">
        <w:t xml:space="preserve">7.5 for </w:t>
      </w:r>
      <w:r w:rsidR="000F3A1C" w:rsidRPr="00B161E2">
        <w:t xml:space="preserve">more details on </w:t>
      </w:r>
      <w:r w:rsidR="0092637C" w:rsidRPr="00B161E2">
        <w:t>specific policy areas</w:t>
      </w:r>
      <w:r w:rsidRPr="00B161E2">
        <w:t>.</w:t>
      </w:r>
    </w:p>
    <w:p w14:paraId="5712E0B4" w14:textId="77777777" w:rsidR="00BF3EFB" w:rsidRPr="00B161E2" w:rsidRDefault="00BF3EFB" w:rsidP="008E4254">
      <w:pPr>
        <w:tabs>
          <w:tab w:val="left" w:pos="720"/>
          <w:tab w:val="left" w:pos="1080"/>
          <w:tab w:val="left" w:pos="1440"/>
          <w:tab w:val="left" w:pos="1800"/>
          <w:tab w:val="left" w:pos="2160"/>
        </w:tabs>
      </w:pPr>
    </w:p>
    <w:p w14:paraId="0A434C09" w14:textId="77777777" w:rsidR="00BF3EFB" w:rsidRPr="00B161E2" w:rsidRDefault="000F3A1C" w:rsidP="000F3A1C">
      <w:pPr>
        <w:numPr>
          <w:ilvl w:val="0"/>
          <w:numId w:val="27"/>
        </w:numPr>
        <w:tabs>
          <w:tab w:val="left" w:pos="720"/>
          <w:tab w:val="left" w:pos="1080"/>
          <w:tab w:val="left" w:pos="1800"/>
          <w:tab w:val="left" w:pos="2160"/>
        </w:tabs>
        <w:ind w:hanging="900"/>
      </w:pPr>
      <w:r w:rsidRPr="00B161E2">
        <w:t>Ingest Policies</w:t>
      </w:r>
    </w:p>
    <w:p w14:paraId="52C8A54C" w14:textId="77777777" w:rsidR="000F3A1C" w:rsidRPr="00B161E2" w:rsidRDefault="000F3A1C" w:rsidP="000F3A1C">
      <w:pPr>
        <w:ind w:left="720"/>
      </w:pPr>
      <w:r w:rsidRPr="00B161E2">
        <w:t>Policy development will be needed regarding ingest into the repository, including which staff will be authorized to negotiate submission agreements</w:t>
      </w:r>
      <w:r w:rsidR="00A229B9" w:rsidRPr="00B161E2">
        <w:t xml:space="preserve">, </w:t>
      </w:r>
      <w:r w:rsidRPr="00B161E2">
        <w:t>minimum requirements for content submit</w:t>
      </w:r>
      <w:r w:rsidR="00A229B9" w:rsidRPr="00B161E2">
        <w:t>ted by producers outside of N</w:t>
      </w:r>
      <w:r w:rsidR="008926AD" w:rsidRPr="00B161E2">
        <w:t>LM and maximum embargo periods.</w:t>
      </w:r>
    </w:p>
    <w:p w14:paraId="767A3F01" w14:textId="77777777" w:rsidR="000F3A1C" w:rsidRPr="00B161E2" w:rsidRDefault="000F3A1C" w:rsidP="000F3A1C"/>
    <w:p w14:paraId="4AD006DE" w14:textId="77777777" w:rsidR="000F3A1C" w:rsidRPr="00B161E2" w:rsidRDefault="000F3A1C" w:rsidP="008926AD">
      <w:pPr>
        <w:tabs>
          <w:tab w:val="left" w:pos="720"/>
          <w:tab w:val="left" w:pos="1080"/>
          <w:tab w:val="left" w:pos="1440"/>
          <w:tab w:val="left" w:pos="1800"/>
          <w:tab w:val="left" w:pos="2160"/>
        </w:tabs>
      </w:pPr>
    </w:p>
    <w:p w14:paraId="29A45614" w14:textId="77777777" w:rsidR="00BF3EFB" w:rsidRPr="00B161E2" w:rsidRDefault="00BF3EFB" w:rsidP="008E4254">
      <w:pPr>
        <w:pStyle w:val="Heading1"/>
        <w:numPr>
          <w:ilvl w:val="0"/>
          <w:numId w:val="1"/>
        </w:numPr>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bookmarkStart w:id="22" w:name="_Toc157995929"/>
      <w:r w:rsidRPr="00B161E2">
        <w:t>Functional Requirements</w:t>
      </w:r>
      <w:bookmarkEnd w:id="22"/>
    </w:p>
    <w:p w14:paraId="20871888" w14:textId="77777777" w:rsidR="00BF3EFB" w:rsidRPr="00B161E2" w:rsidRDefault="00BF3EFB" w:rsidP="008E4254">
      <w:pPr>
        <w:tabs>
          <w:tab w:val="left" w:pos="720"/>
          <w:tab w:val="left" w:pos="1080"/>
          <w:tab w:val="left" w:pos="1440"/>
          <w:tab w:val="left" w:pos="1800"/>
          <w:tab w:val="left" w:pos="2160"/>
        </w:tabs>
      </w:pPr>
    </w:p>
    <w:p w14:paraId="79C4D605" w14:textId="77777777" w:rsidR="00BF3EFB" w:rsidRPr="00B161E2" w:rsidRDefault="00BF3EFB" w:rsidP="008E4254">
      <w:pPr>
        <w:tabs>
          <w:tab w:val="left" w:pos="720"/>
          <w:tab w:val="left" w:pos="1080"/>
          <w:tab w:val="left" w:pos="1440"/>
          <w:tab w:val="left" w:pos="1800"/>
          <w:tab w:val="left" w:pos="2160"/>
        </w:tabs>
      </w:pPr>
      <w:r w:rsidRPr="00B161E2">
        <w:t xml:space="preserve">The functional requirements for </w:t>
      </w:r>
      <w:r w:rsidR="005F1E50" w:rsidRPr="00B161E2">
        <w:t>the</w:t>
      </w:r>
      <w:r w:rsidRPr="00B161E2">
        <w:t xml:space="preserve"> Digital Repository are based on the Reference Model for an Open Archival Information System (OAIS) model and include ingestion of digitized and born-digital materials, metadata generation, data management, archival storage, access, preservation planning, and administration.</w:t>
      </w:r>
    </w:p>
    <w:p w14:paraId="0F537C00" w14:textId="77777777" w:rsidR="008926AD" w:rsidRPr="00B161E2" w:rsidRDefault="008926AD" w:rsidP="008E4254">
      <w:pPr>
        <w:tabs>
          <w:tab w:val="left" w:pos="720"/>
          <w:tab w:val="left" w:pos="1080"/>
          <w:tab w:val="left" w:pos="1440"/>
          <w:tab w:val="left" w:pos="1800"/>
          <w:tab w:val="left" w:pos="2160"/>
        </w:tabs>
      </w:pPr>
    </w:p>
    <w:p w14:paraId="10C8BAFC" w14:textId="77777777" w:rsidR="00BF3EFB" w:rsidRPr="00B161E2" w:rsidRDefault="002334FF" w:rsidP="008E4254">
      <w:pPr>
        <w:tabs>
          <w:tab w:val="left" w:pos="720"/>
          <w:tab w:val="left" w:pos="1080"/>
          <w:tab w:val="left" w:pos="1440"/>
          <w:tab w:val="left" w:pos="1800"/>
          <w:tab w:val="left" w:pos="2160"/>
        </w:tabs>
      </w:pPr>
      <w:r w:rsidRPr="00B161E2">
        <w:t xml:space="preserve">An OAIS-compliant repository is </w:t>
      </w:r>
      <w:r w:rsidR="00BF3EFB" w:rsidRPr="00B161E2">
        <w:t>an organization of people and systems, which has accepted the responsibility to preserve information and make it available for a Designated Community.  OAIS provides a conceptual framework from which the Library can define the core requirements of the NLM Digital Repository.</w:t>
      </w:r>
    </w:p>
    <w:p w14:paraId="7FBA04C0" w14:textId="77777777" w:rsidR="00BF3EFB" w:rsidRPr="00B161E2" w:rsidRDefault="00BF3EFB" w:rsidP="008E4254">
      <w:pPr>
        <w:tabs>
          <w:tab w:val="left" w:pos="720"/>
          <w:tab w:val="left" w:pos="1080"/>
          <w:tab w:val="left" w:pos="1440"/>
          <w:tab w:val="left" w:pos="1800"/>
          <w:tab w:val="left" w:pos="2160"/>
        </w:tabs>
      </w:pPr>
    </w:p>
    <w:p w14:paraId="1E55243A" w14:textId="77777777" w:rsidR="00BD63F1" w:rsidRPr="00B161E2" w:rsidRDefault="00BF3EFB" w:rsidP="008E4254">
      <w:pPr>
        <w:tabs>
          <w:tab w:val="left" w:pos="720"/>
          <w:tab w:val="left" w:pos="1080"/>
          <w:tab w:val="left" w:pos="1440"/>
          <w:tab w:val="left" w:pos="1800"/>
          <w:tab w:val="left" w:pos="2160"/>
        </w:tabs>
      </w:pPr>
      <w:r w:rsidRPr="00B161E2">
        <w:t>The OAIS functional model (Figure 2) is separated into six functional entities and related interfaces.</w:t>
      </w:r>
    </w:p>
    <w:p w14:paraId="435B7CE4" w14:textId="77777777" w:rsidR="00BF3EFB" w:rsidRPr="00B161E2" w:rsidRDefault="00BF3EFB" w:rsidP="008E4254">
      <w:pPr>
        <w:tabs>
          <w:tab w:val="left" w:pos="720"/>
          <w:tab w:val="left" w:pos="1080"/>
          <w:tab w:val="left" w:pos="1440"/>
          <w:tab w:val="left" w:pos="1800"/>
          <w:tab w:val="left" w:pos="2160"/>
        </w:tabs>
      </w:pPr>
    </w:p>
    <w:p w14:paraId="27D31D08" w14:textId="77777777" w:rsidR="00BF3EFB" w:rsidRPr="00B161E2" w:rsidRDefault="00033E18" w:rsidP="008E4254">
      <w:pPr>
        <w:tabs>
          <w:tab w:val="left" w:pos="720"/>
          <w:tab w:val="left" w:pos="1080"/>
          <w:tab w:val="left" w:pos="1440"/>
          <w:tab w:val="left" w:pos="1800"/>
          <w:tab w:val="left" w:pos="2160"/>
        </w:tabs>
      </w:pPr>
      <w:r w:rsidRPr="00B161E2">
        <w:rPr>
          <w:noProof/>
          <w:lang w:val="en-US"/>
        </w:rPr>
        <w:drawing>
          <wp:anchor distT="0" distB="0" distL="114300" distR="114300" simplePos="0" relativeHeight="251657728" behindDoc="0" locked="0" layoutInCell="1" allowOverlap="1" wp14:anchorId="0E9ED3B6" wp14:editId="7E2CAB28">
            <wp:simplePos x="0" y="0"/>
            <wp:positionH relativeFrom="column">
              <wp:posOffset>0</wp:posOffset>
            </wp:positionH>
            <wp:positionV relativeFrom="paragraph">
              <wp:posOffset>311785</wp:posOffset>
            </wp:positionV>
            <wp:extent cx="6057900" cy="3047365"/>
            <wp:effectExtent l="0" t="0" r="0" b="0"/>
            <wp:wrapTopAndBottom/>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57900" cy="3047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0D8C74" w14:textId="77777777" w:rsidR="00BD63F1" w:rsidRPr="00B161E2" w:rsidRDefault="00BD63F1" w:rsidP="008E4254">
      <w:pPr>
        <w:tabs>
          <w:tab w:val="left" w:pos="720"/>
          <w:tab w:val="left" w:pos="1080"/>
          <w:tab w:val="left" w:pos="1440"/>
          <w:tab w:val="left" w:pos="1800"/>
          <w:tab w:val="left" w:pos="2160"/>
        </w:tabs>
      </w:pPr>
    </w:p>
    <w:p w14:paraId="47D22218" w14:textId="77777777" w:rsidR="00BF3EFB" w:rsidRPr="00B161E2" w:rsidRDefault="00BF3EFB" w:rsidP="008E4254">
      <w:pPr>
        <w:tabs>
          <w:tab w:val="left" w:pos="720"/>
          <w:tab w:val="left" w:pos="1080"/>
          <w:tab w:val="left" w:pos="1440"/>
          <w:tab w:val="left" w:pos="1800"/>
          <w:tab w:val="left" w:pos="2160"/>
        </w:tabs>
        <w:jc w:val="center"/>
      </w:pPr>
      <w:r w:rsidRPr="00B161E2">
        <w:t>Figure 2 OAIS Functional Entities (OAIS Figure 4.1)</w:t>
      </w:r>
    </w:p>
    <w:p w14:paraId="6372D865" w14:textId="77777777" w:rsidR="008E4254" w:rsidRPr="00B161E2" w:rsidRDefault="008E4254" w:rsidP="008E4254">
      <w:pPr>
        <w:tabs>
          <w:tab w:val="left" w:pos="720"/>
          <w:tab w:val="left" w:pos="1080"/>
          <w:tab w:val="left" w:pos="1440"/>
          <w:tab w:val="left" w:pos="1800"/>
          <w:tab w:val="left" w:pos="2160"/>
        </w:tabs>
        <w:jc w:val="center"/>
      </w:pPr>
    </w:p>
    <w:tbl>
      <w:tblPr>
        <w:tblStyle w:val="TableGrid"/>
        <w:tblW w:w="0" w:type="auto"/>
        <w:tblInd w:w="2448" w:type="dxa"/>
        <w:tblLook w:val="01E0" w:firstRow="1" w:lastRow="1" w:firstColumn="1" w:lastColumn="1" w:noHBand="0" w:noVBand="0"/>
      </w:tblPr>
      <w:tblGrid>
        <w:gridCol w:w="4680"/>
      </w:tblGrid>
      <w:tr w:rsidR="00C62E33" w:rsidRPr="00B161E2" w14:paraId="442BA49C" w14:textId="77777777" w:rsidTr="00C62E33">
        <w:tc>
          <w:tcPr>
            <w:tcW w:w="4680" w:type="dxa"/>
          </w:tcPr>
          <w:p w14:paraId="47E48730" w14:textId="77777777" w:rsidR="00C62E33" w:rsidRPr="00B161E2" w:rsidRDefault="00C62E33" w:rsidP="00C62E33">
            <w:pPr>
              <w:tabs>
                <w:tab w:val="left" w:pos="720"/>
                <w:tab w:val="left" w:pos="1080"/>
                <w:tab w:val="left" w:pos="1440"/>
                <w:tab w:val="left" w:pos="1800"/>
                <w:tab w:val="left" w:pos="2160"/>
              </w:tabs>
              <w:spacing w:before="120"/>
              <w:jc w:val="center"/>
            </w:pPr>
            <w:r w:rsidRPr="00B161E2">
              <w:t>LEGEND:</w:t>
            </w:r>
          </w:p>
          <w:p w14:paraId="252316E1" w14:textId="77777777" w:rsidR="00C62E33" w:rsidRPr="00B161E2" w:rsidRDefault="00C62E33" w:rsidP="00C62E33">
            <w:pPr>
              <w:tabs>
                <w:tab w:val="left" w:pos="720"/>
                <w:tab w:val="left" w:pos="1080"/>
                <w:tab w:val="left" w:pos="1440"/>
                <w:tab w:val="left" w:pos="1800"/>
                <w:tab w:val="left" w:pos="2160"/>
              </w:tabs>
              <w:jc w:val="center"/>
            </w:pPr>
            <w:r w:rsidRPr="00B161E2">
              <w:t>SIP - Submission Information Package</w:t>
            </w:r>
          </w:p>
          <w:p w14:paraId="4E31726E" w14:textId="77777777" w:rsidR="00C62E33" w:rsidRPr="00B161E2" w:rsidRDefault="00C62E33" w:rsidP="00C62E33">
            <w:pPr>
              <w:tabs>
                <w:tab w:val="left" w:pos="720"/>
                <w:tab w:val="left" w:pos="1080"/>
                <w:tab w:val="left" w:pos="1440"/>
                <w:tab w:val="left" w:pos="1800"/>
                <w:tab w:val="left" w:pos="2160"/>
              </w:tabs>
              <w:jc w:val="center"/>
            </w:pPr>
            <w:r w:rsidRPr="00B161E2">
              <w:t>AIP - Archival Information Package</w:t>
            </w:r>
          </w:p>
          <w:p w14:paraId="59FFC4BE" w14:textId="77777777" w:rsidR="00C62E33" w:rsidRPr="00B161E2" w:rsidRDefault="00C62E33" w:rsidP="00C62E33">
            <w:pPr>
              <w:tabs>
                <w:tab w:val="left" w:pos="720"/>
                <w:tab w:val="left" w:pos="1080"/>
                <w:tab w:val="left" w:pos="1440"/>
                <w:tab w:val="left" w:pos="1800"/>
                <w:tab w:val="left" w:pos="2160"/>
              </w:tabs>
              <w:spacing w:after="120"/>
              <w:jc w:val="center"/>
            </w:pPr>
            <w:r w:rsidRPr="00B161E2">
              <w:t>DIP - Dissemination Information Package</w:t>
            </w:r>
          </w:p>
        </w:tc>
      </w:tr>
    </w:tbl>
    <w:p w14:paraId="5956CA9D" w14:textId="77777777" w:rsidR="00C62E33" w:rsidRPr="00B161E2" w:rsidRDefault="00C62E33" w:rsidP="008E4254">
      <w:pPr>
        <w:tabs>
          <w:tab w:val="left" w:pos="720"/>
          <w:tab w:val="left" w:pos="1080"/>
          <w:tab w:val="left" w:pos="1440"/>
          <w:tab w:val="left" w:pos="1800"/>
          <w:tab w:val="left" w:pos="2160"/>
        </w:tabs>
        <w:jc w:val="center"/>
      </w:pPr>
    </w:p>
    <w:p w14:paraId="71A7CFFC" w14:textId="77777777" w:rsidR="00BD63F1" w:rsidRPr="00B161E2" w:rsidRDefault="00BD63F1" w:rsidP="008E4254">
      <w:pPr>
        <w:tabs>
          <w:tab w:val="left" w:pos="720"/>
          <w:tab w:val="left" w:pos="1080"/>
          <w:tab w:val="left" w:pos="1440"/>
          <w:tab w:val="left" w:pos="1800"/>
          <w:tab w:val="left" w:pos="2160"/>
        </w:tabs>
      </w:pPr>
    </w:p>
    <w:p w14:paraId="4DE2E66A" w14:textId="77777777" w:rsidR="008926AD" w:rsidRPr="00B161E2" w:rsidRDefault="003339B0" w:rsidP="008E4254">
      <w:pPr>
        <w:tabs>
          <w:tab w:val="left" w:pos="720"/>
          <w:tab w:val="left" w:pos="1080"/>
          <w:tab w:val="left" w:pos="1440"/>
          <w:tab w:val="left" w:pos="1800"/>
          <w:tab w:val="left" w:pos="2160"/>
        </w:tabs>
      </w:pPr>
      <w:r w:rsidRPr="00B161E2">
        <w:lastRenderedPageBreak/>
        <w:t>The requirements of the Library are noted for each of the OAIS functional areas. The Library’s functional requirements are presented as a series of statements regarding the capabilities needed in the NLM Digital Repository.</w:t>
      </w:r>
    </w:p>
    <w:p w14:paraId="14AE51B1" w14:textId="77777777" w:rsidR="00C95449" w:rsidRPr="00B161E2" w:rsidRDefault="00C95449" w:rsidP="008E4254">
      <w:pPr>
        <w:tabs>
          <w:tab w:val="left" w:pos="720"/>
          <w:tab w:val="left" w:pos="1080"/>
          <w:tab w:val="left" w:pos="1440"/>
          <w:tab w:val="left" w:pos="1800"/>
          <w:tab w:val="left" w:pos="2160"/>
        </w:tabs>
      </w:pPr>
    </w:p>
    <w:p w14:paraId="7E80BD54" w14:textId="77777777" w:rsidR="003339B0" w:rsidRPr="00B161E2" w:rsidRDefault="003339B0" w:rsidP="008E4254">
      <w:pPr>
        <w:tabs>
          <w:tab w:val="left" w:pos="720"/>
          <w:tab w:val="left" w:pos="1080"/>
          <w:tab w:val="left" w:pos="1440"/>
          <w:tab w:val="left" w:pos="1800"/>
          <w:tab w:val="left" w:pos="2160"/>
        </w:tabs>
      </w:pPr>
      <w:r w:rsidRPr="00B161E2">
        <w:t xml:space="preserve">For reference purposes the OAIS function descriptions are reproduced using </w:t>
      </w:r>
      <w:r w:rsidRPr="00B161E2">
        <w:rPr>
          <w:i/>
          <w:iCs/>
        </w:rPr>
        <w:t>Italic font</w:t>
      </w:r>
      <w:r w:rsidRPr="00B161E2">
        <w:t>.  The requirements of the Library are documented in non-italic font.</w:t>
      </w:r>
    </w:p>
    <w:p w14:paraId="2BEC2B0A" w14:textId="77777777" w:rsidR="00C95449" w:rsidRPr="00B161E2" w:rsidRDefault="00C95449" w:rsidP="008E4254">
      <w:pPr>
        <w:tabs>
          <w:tab w:val="left" w:pos="720"/>
          <w:tab w:val="left" w:pos="1080"/>
          <w:tab w:val="left" w:pos="1440"/>
          <w:tab w:val="left" w:pos="1800"/>
          <w:tab w:val="left" w:pos="2160"/>
        </w:tabs>
      </w:pPr>
    </w:p>
    <w:p w14:paraId="1E3BEB49" w14:textId="77777777" w:rsidR="00BF3EFB" w:rsidRPr="00B161E2" w:rsidRDefault="003339B0" w:rsidP="008E4254">
      <w:pPr>
        <w:tabs>
          <w:tab w:val="left" w:pos="720"/>
          <w:tab w:val="left" w:pos="1080"/>
          <w:tab w:val="left" w:pos="1440"/>
          <w:tab w:val="left" w:pos="1800"/>
          <w:tab w:val="left" w:pos="2160"/>
        </w:tabs>
      </w:pPr>
      <w:r w:rsidRPr="00B161E2">
        <w:t>A requirement reference number is noted to the left of text that describes the requirement.</w:t>
      </w:r>
    </w:p>
    <w:p w14:paraId="7BBE2263" w14:textId="77777777" w:rsidR="003339B0" w:rsidRPr="00B161E2" w:rsidRDefault="003339B0" w:rsidP="008E4254">
      <w:pPr>
        <w:tabs>
          <w:tab w:val="left" w:pos="720"/>
          <w:tab w:val="left" w:pos="1080"/>
          <w:tab w:val="left" w:pos="1440"/>
          <w:tab w:val="left" w:pos="1800"/>
          <w:tab w:val="left" w:pos="2160"/>
        </w:tabs>
      </w:pPr>
    </w:p>
    <w:p w14:paraId="483A2C1F" w14:textId="77777777" w:rsidR="003339B0" w:rsidRPr="00B161E2" w:rsidRDefault="003339B0" w:rsidP="008E4254">
      <w:pPr>
        <w:pStyle w:val="Heading2"/>
        <w:numPr>
          <w:ilvl w:val="1"/>
          <w:numId w:val="1"/>
        </w:numPr>
        <w:tabs>
          <w:tab w:val="clear" w:pos="840"/>
          <w:tab w:val="num" w:pos="540"/>
          <w:tab w:val="left" w:pos="720"/>
          <w:tab w:val="left" w:pos="1080"/>
          <w:tab w:val="left" w:pos="1440"/>
          <w:tab w:val="left" w:pos="1800"/>
          <w:tab w:val="left" w:pos="2160"/>
        </w:tabs>
        <w:ind w:hanging="840"/>
      </w:pPr>
      <w:bookmarkStart w:id="23" w:name="_Toc157995930"/>
      <w:r w:rsidRPr="00B161E2">
        <w:t>Ingest</w:t>
      </w:r>
      <w:bookmarkEnd w:id="23"/>
    </w:p>
    <w:p w14:paraId="7ABB7A59" w14:textId="77777777" w:rsidR="003339B0" w:rsidRPr="00B161E2" w:rsidRDefault="003339B0" w:rsidP="008E4254">
      <w:pPr>
        <w:tabs>
          <w:tab w:val="left" w:pos="720"/>
          <w:tab w:val="left" w:pos="1080"/>
          <w:tab w:val="left" w:pos="1440"/>
          <w:tab w:val="left" w:pos="1800"/>
          <w:tab w:val="left" w:pos="2160"/>
        </w:tabs>
      </w:pPr>
    </w:p>
    <w:p w14:paraId="0551A76A" w14:textId="77777777" w:rsidR="003339B0" w:rsidRPr="00B161E2" w:rsidRDefault="003339B0" w:rsidP="00DE4D96">
      <w:pPr>
        <w:pStyle w:val="Longcitation"/>
      </w:pPr>
      <w:r w:rsidRPr="00B161E2">
        <w:t>Ingest provides the services and functions to accept Submission Information Packages (SIPs) from producers (or from internal elements under Administration control) and prepare the contents for storage and management within the archive.  Ingest functions include receiving SIPs, performing quality assurance on SIPs, generating an Archival Information Package (AIP) which complies with the archive's data formatting and document standards, extracting Descriptive Information from the AIPs for inclusion in the archive database, and coordinating updates to Archival Storage and Data Management.</w:t>
      </w:r>
    </w:p>
    <w:p w14:paraId="28904362" w14:textId="77777777" w:rsidR="008B3AAA" w:rsidRPr="00B161E2" w:rsidRDefault="008B3AAA" w:rsidP="008E4254">
      <w:pPr>
        <w:tabs>
          <w:tab w:val="left" w:pos="720"/>
          <w:tab w:val="left" w:pos="1080"/>
          <w:tab w:val="left" w:pos="1440"/>
          <w:tab w:val="left" w:pos="1800"/>
          <w:tab w:val="left" w:pos="2160"/>
        </w:tabs>
      </w:pPr>
    </w:p>
    <w:p w14:paraId="4175D115" w14:textId="77777777" w:rsidR="0039154F" w:rsidRPr="00B161E2" w:rsidRDefault="0039154F" w:rsidP="00DE2521">
      <w:pPr>
        <w:tabs>
          <w:tab w:val="left" w:pos="720"/>
          <w:tab w:val="left" w:pos="1080"/>
          <w:tab w:val="left" w:pos="1440"/>
          <w:tab w:val="left" w:pos="1800"/>
          <w:tab w:val="left" w:pos="2160"/>
        </w:tabs>
      </w:pPr>
      <w:r w:rsidRPr="00B161E2">
        <w:t>For the NLM Digital Repository, the process of Ingestion is composed of several different functions</w:t>
      </w:r>
      <w:r w:rsidR="002334FF" w:rsidRPr="00B161E2">
        <w:t xml:space="preserve"> involved with the </w:t>
      </w:r>
      <w:r w:rsidRPr="00B161E2">
        <w:t>processing</w:t>
      </w:r>
      <w:r w:rsidR="00DE2521" w:rsidRPr="00B161E2">
        <w:t xml:space="preserve"> of</w:t>
      </w:r>
      <w:r w:rsidRPr="00B161E2">
        <w:t xml:space="preserve"> selected material to be</w:t>
      </w:r>
      <w:r w:rsidR="002334FF" w:rsidRPr="00B161E2">
        <w:t xml:space="preserve"> added to t</w:t>
      </w:r>
      <w:r w:rsidRPr="00B161E2">
        <w:t>he repository.  The actually workflow for this section will vary, depending upon how and when materials are selected and acquired.  In general, the Ingest process will include the following phases:</w:t>
      </w:r>
    </w:p>
    <w:p w14:paraId="5FE2DB3C" w14:textId="77777777" w:rsidR="0039154F" w:rsidRPr="00B161E2" w:rsidRDefault="0039154F" w:rsidP="008E4254">
      <w:pPr>
        <w:tabs>
          <w:tab w:val="left" w:pos="720"/>
          <w:tab w:val="left" w:pos="1080"/>
          <w:tab w:val="left" w:pos="1440"/>
          <w:tab w:val="left" w:pos="1800"/>
          <w:tab w:val="left" w:pos="2160"/>
        </w:tabs>
      </w:pPr>
    </w:p>
    <w:p w14:paraId="1D016703" w14:textId="77777777" w:rsidR="008926AD" w:rsidRPr="00B161E2" w:rsidRDefault="0039154F" w:rsidP="00E95E08">
      <w:pPr>
        <w:numPr>
          <w:ilvl w:val="0"/>
          <w:numId w:val="17"/>
        </w:numPr>
        <w:tabs>
          <w:tab w:val="left" w:pos="720"/>
          <w:tab w:val="left" w:pos="1080"/>
          <w:tab w:val="left" w:pos="1440"/>
          <w:tab w:val="left" w:pos="1800"/>
          <w:tab w:val="left" w:pos="2160"/>
        </w:tabs>
      </w:pPr>
      <w:r w:rsidRPr="00B161E2">
        <w:t>Material Selection and Format Preparation</w:t>
      </w:r>
    </w:p>
    <w:p w14:paraId="59D9AC3D" w14:textId="77777777" w:rsidR="0039154F" w:rsidRPr="00B161E2" w:rsidRDefault="0039154F" w:rsidP="00E95E08">
      <w:pPr>
        <w:numPr>
          <w:ilvl w:val="1"/>
          <w:numId w:val="17"/>
        </w:numPr>
        <w:tabs>
          <w:tab w:val="left" w:pos="720"/>
          <w:tab w:val="left" w:pos="1080"/>
          <w:tab w:val="left" w:pos="1440"/>
          <w:tab w:val="left" w:pos="1800"/>
          <w:tab w:val="left" w:pos="2160"/>
        </w:tabs>
      </w:pPr>
      <w:r w:rsidRPr="00B161E2">
        <w:t>Selecting content</w:t>
      </w:r>
    </w:p>
    <w:p w14:paraId="0EB18B50" w14:textId="77777777" w:rsidR="0039154F" w:rsidRPr="00B161E2" w:rsidRDefault="0039154F" w:rsidP="00E95E08">
      <w:pPr>
        <w:numPr>
          <w:ilvl w:val="1"/>
          <w:numId w:val="17"/>
        </w:numPr>
        <w:tabs>
          <w:tab w:val="left" w:pos="720"/>
          <w:tab w:val="left" w:pos="1080"/>
          <w:tab w:val="left" w:pos="1440"/>
          <w:tab w:val="left" w:pos="1800"/>
          <w:tab w:val="left" w:pos="2160"/>
        </w:tabs>
      </w:pPr>
      <w:r w:rsidRPr="00B161E2">
        <w:t>Working with content producers and donors to establish acceptable formats and transmissions processes</w:t>
      </w:r>
    </w:p>
    <w:p w14:paraId="4C3A25CC" w14:textId="77777777" w:rsidR="0039154F" w:rsidRPr="00B161E2" w:rsidRDefault="0039154F" w:rsidP="00E95E08">
      <w:pPr>
        <w:numPr>
          <w:ilvl w:val="1"/>
          <w:numId w:val="17"/>
        </w:numPr>
        <w:tabs>
          <w:tab w:val="left" w:pos="720"/>
          <w:tab w:val="left" w:pos="1080"/>
          <w:tab w:val="left" w:pos="1440"/>
          <w:tab w:val="left" w:pos="1800"/>
          <w:tab w:val="left" w:pos="2160"/>
        </w:tabs>
      </w:pPr>
      <w:r w:rsidRPr="00B161E2">
        <w:t>Negotiation of submission agreements</w:t>
      </w:r>
    </w:p>
    <w:p w14:paraId="6DC8E39D" w14:textId="77777777" w:rsidR="0039154F" w:rsidRPr="00B161E2" w:rsidRDefault="0039154F" w:rsidP="00E95E08">
      <w:pPr>
        <w:numPr>
          <w:ilvl w:val="1"/>
          <w:numId w:val="17"/>
        </w:numPr>
        <w:tabs>
          <w:tab w:val="left" w:pos="720"/>
          <w:tab w:val="left" w:pos="1080"/>
          <w:tab w:val="left" w:pos="1440"/>
          <w:tab w:val="left" w:pos="1800"/>
          <w:tab w:val="left" w:pos="2160"/>
        </w:tabs>
      </w:pPr>
      <w:r w:rsidRPr="00B161E2">
        <w:t>Review of licensing and registration process</w:t>
      </w:r>
    </w:p>
    <w:p w14:paraId="4ED0FC70" w14:textId="77777777" w:rsidR="0039154F" w:rsidRPr="00B161E2" w:rsidRDefault="0039154F" w:rsidP="008E4254">
      <w:pPr>
        <w:tabs>
          <w:tab w:val="left" w:pos="720"/>
          <w:tab w:val="left" w:pos="1080"/>
          <w:tab w:val="left" w:pos="1440"/>
          <w:tab w:val="left" w:pos="1800"/>
          <w:tab w:val="left" w:pos="2160"/>
        </w:tabs>
      </w:pPr>
    </w:p>
    <w:p w14:paraId="42713F03" w14:textId="77777777" w:rsidR="0039154F" w:rsidRPr="00B161E2" w:rsidRDefault="0039154F" w:rsidP="00E95E08">
      <w:pPr>
        <w:numPr>
          <w:ilvl w:val="0"/>
          <w:numId w:val="17"/>
        </w:numPr>
        <w:tabs>
          <w:tab w:val="left" w:pos="720"/>
          <w:tab w:val="left" w:pos="1080"/>
          <w:tab w:val="left" w:pos="1440"/>
          <w:tab w:val="left" w:pos="1800"/>
          <w:tab w:val="left" w:pos="2160"/>
        </w:tabs>
      </w:pPr>
      <w:r w:rsidRPr="00B161E2">
        <w:t>Material Submission and Review</w:t>
      </w:r>
    </w:p>
    <w:p w14:paraId="0D8B2644" w14:textId="77777777" w:rsidR="0039154F" w:rsidRPr="00B161E2" w:rsidRDefault="0039154F" w:rsidP="00E95E08">
      <w:pPr>
        <w:numPr>
          <w:ilvl w:val="0"/>
          <w:numId w:val="18"/>
        </w:numPr>
        <w:tabs>
          <w:tab w:val="left" w:pos="720"/>
          <w:tab w:val="left" w:pos="1080"/>
          <w:tab w:val="left" w:pos="1440"/>
          <w:tab w:val="left" w:pos="1800"/>
          <w:tab w:val="left" w:pos="2160"/>
        </w:tabs>
      </w:pPr>
      <w:r w:rsidRPr="00B161E2">
        <w:t>Authentication of materials</w:t>
      </w:r>
    </w:p>
    <w:p w14:paraId="2E47BFD1" w14:textId="77777777" w:rsidR="0039154F" w:rsidRPr="00B161E2" w:rsidRDefault="0039154F" w:rsidP="00E95E08">
      <w:pPr>
        <w:numPr>
          <w:ilvl w:val="0"/>
          <w:numId w:val="18"/>
        </w:numPr>
        <w:tabs>
          <w:tab w:val="left" w:pos="720"/>
          <w:tab w:val="left" w:pos="1080"/>
          <w:tab w:val="left" w:pos="1440"/>
          <w:tab w:val="left" w:pos="1800"/>
          <w:tab w:val="left" w:pos="2160"/>
        </w:tabs>
      </w:pPr>
      <w:r w:rsidRPr="00B161E2">
        <w:t>Content inventory and virus checking of submitted material.</w:t>
      </w:r>
    </w:p>
    <w:p w14:paraId="119688D9" w14:textId="77777777" w:rsidR="0039154F" w:rsidRPr="00B161E2" w:rsidRDefault="0039154F" w:rsidP="00E95E08">
      <w:pPr>
        <w:numPr>
          <w:ilvl w:val="0"/>
          <w:numId w:val="18"/>
        </w:numPr>
        <w:tabs>
          <w:tab w:val="left" w:pos="720"/>
          <w:tab w:val="left" w:pos="1080"/>
          <w:tab w:val="left" w:pos="1440"/>
          <w:tab w:val="left" w:pos="1800"/>
          <w:tab w:val="left" w:pos="2160"/>
        </w:tabs>
      </w:pPr>
      <w:r w:rsidRPr="00B161E2">
        <w:t>Reviewing submitted materials for acceptance/approval</w:t>
      </w:r>
    </w:p>
    <w:p w14:paraId="570CB117" w14:textId="77777777" w:rsidR="008926AD" w:rsidRPr="00B161E2" w:rsidRDefault="0039154F" w:rsidP="00E95E08">
      <w:pPr>
        <w:numPr>
          <w:ilvl w:val="0"/>
          <w:numId w:val="18"/>
        </w:numPr>
        <w:tabs>
          <w:tab w:val="left" w:pos="720"/>
          <w:tab w:val="left" w:pos="1080"/>
          <w:tab w:val="left" w:pos="1440"/>
          <w:tab w:val="left" w:pos="1800"/>
          <w:tab w:val="left" w:pos="2160"/>
        </w:tabs>
      </w:pPr>
      <w:r w:rsidRPr="00B161E2">
        <w:t>Reviewing materials for correct file formats</w:t>
      </w:r>
    </w:p>
    <w:p w14:paraId="1CF2AB68" w14:textId="77777777" w:rsidR="0039154F" w:rsidRPr="00B161E2" w:rsidRDefault="0039154F" w:rsidP="008E4254">
      <w:pPr>
        <w:tabs>
          <w:tab w:val="left" w:pos="720"/>
          <w:tab w:val="left" w:pos="1080"/>
          <w:tab w:val="left" w:pos="1440"/>
          <w:tab w:val="left" w:pos="1800"/>
          <w:tab w:val="left" w:pos="2160"/>
        </w:tabs>
      </w:pPr>
    </w:p>
    <w:p w14:paraId="24A66569" w14:textId="77777777" w:rsidR="0039154F" w:rsidRPr="00B161E2" w:rsidRDefault="0039154F" w:rsidP="00E95E08">
      <w:pPr>
        <w:numPr>
          <w:ilvl w:val="0"/>
          <w:numId w:val="17"/>
        </w:numPr>
        <w:tabs>
          <w:tab w:val="left" w:pos="720"/>
          <w:tab w:val="left" w:pos="1080"/>
          <w:tab w:val="left" w:pos="1440"/>
          <w:tab w:val="left" w:pos="1800"/>
          <w:tab w:val="left" w:pos="2160"/>
        </w:tabs>
      </w:pPr>
      <w:r w:rsidRPr="00B161E2">
        <w:t>Ingest of Material</w:t>
      </w:r>
    </w:p>
    <w:p w14:paraId="1E8D4291" w14:textId="77777777" w:rsidR="0039154F" w:rsidRPr="00B161E2" w:rsidRDefault="0039154F" w:rsidP="00E95E08">
      <w:pPr>
        <w:numPr>
          <w:ilvl w:val="0"/>
          <w:numId w:val="19"/>
        </w:numPr>
        <w:tabs>
          <w:tab w:val="left" w:pos="720"/>
          <w:tab w:val="left" w:pos="1080"/>
          <w:tab w:val="left" w:pos="1440"/>
          <w:tab w:val="left" w:pos="1800"/>
          <w:tab w:val="left" w:pos="2160"/>
        </w:tabs>
      </w:pPr>
      <w:r w:rsidRPr="00B161E2">
        <w:t>Archival Information Package Generation</w:t>
      </w:r>
    </w:p>
    <w:p w14:paraId="2C3F6ADA" w14:textId="77777777" w:rsidR="0039154F" w:rsidRPr="00B161E2" w:rsidRDefault="002334FF" w:rsidP="00E95E08">
      <w:pPr>
        <w:numPr>
          <w:ilvl w:val="0"/>
          <w:numId w:val="19"/>
        </w:numPr>
        <w:tabs>
          <w:tab w:val="left" w:pos="720"/>
          <w:tab w:val="left" w:pos="1080"/>
          <w:tab w:val="left" w:pos="1440"/>
          <w:tab w:val="left" w:pos="1800"/>
          <w:tab w:val="left" w:pos="2160"/>
        </w:tabs>
      </w:pPr>
      <w:r w:rsidRPr="00B161E2">
        <w:t xml:space="preserve">Metadata </w:t>
      </w:r>
      <w:r w:rsidR="0039154F" w:rsidRPr="00B161E2">
        <w:t>Generation</w:t>
      </w:r>
    </w:p>
    <w:p w14:paraId="17F2ED30" w14:textId="77777777" w:rsidR="0039154F" w:rsidRPr="00B161E2" w:rsidRDefault="0039154F" w:rsidP="00E95E08">
      <w:pPr>
        <w:numPr>
          <w:ilvl w:val="0"/>
          <w:numId w:val="19"/>
        </w:numPr>
        <w:tabs>
          <w:tab w:val="left" w:pos="720"/>
          <w:tab w:val="left" w:pos="1080"/>
          <w:tab w:val="left" w:pos="1440"/>
          <w:tab w:val="left" w:pos="1800"/>
          <w:tab w:val="left" w:pos="2160"/>
        </w:tabs>
      </w:pPr>
      <w:r w:rsidRPr="00B161E2">
        <w:t>Coordination</w:t>
      </w:r>
      <w:r w:rsidR="002334FF" w:rsidRPr="00B161E2">
        <w:t xml:space="preserve"> of Updates</w:t>
      </w:r>
    </w:p>
    <w:p w14:paraId="5D82028F" w14:textId="77777777" w:rsidR="0039154F" w:rsidRPr="00B161E2" w:rsidRDefault="0039154F" w:rsidP="008E4254">
      <w:pPr>
        <w:tabs>
          <w:tab w:val="left" w:pos="720"/>
          <w:tab w:val="left" w:pos="1080"/>
          <w:tab w:val="left" w:pos="1440"/>
          <w:tab w:val="left" w:pos="1800"/>
          <w:tab w:val="left" w:pos="2160"/>
        </w:tabs>
      </w:pPr>
    </w:p>
    <w:p w14:paraId="5FA903A9" w14:textId="77777777" w:rsidR="008926AD" w:rsidRPr="00B161E2" w:rsidRDefault="0039154F" w:rsidP="008E4254">
      <w:pPr>
        <w:tabs>
          <w:tab w:val="left" w:pos="720"/>
          <w:tab w:val="left" w:pos="1080"/>
          <w:tab w:val="left" w:pos="1440"/>
          <w:tab w:val="left" w:pos="1800"/>
          <w:tab w:val="left" w:pos="2160"/>
        </w:tabs>
      </w:pPr>
      <w:r w:rsidRPr="00B161E2">
        <w:t>The repository will have multiple ingest streams, including:</w:t>
      </w:r>
    </w:p>
    <w:p w14:paraId="71FE50D2" w14:textId="77777777" w:rsidR="0039154F" w:rsidRPr="00B161E2" w:rsidRDefault="0039154F" w:rsidP="00E95E08">
      <w:pPr>
        <w:numPr>
          <w:ilvl w:val="0"/>
          <w:numId w:val="20"/>
        </w:numPr>
        <w:tabs>
          <w:tab w:val="left" w:pos="720"/>
          <w:tab w:val="left" w:pos="1080"/>
          <w:tab w:val="left" w:pos="1440"/>
          <w:tab w:val="left" w:pos="1800"/>
          <w:tab w:val="left" w:pos="2160"/>
        </w:tabs>
      </w:pPr>
      <w:r w:rsidRPr="00B161E2">
        <w:t>e-journals and e-books</w:t>
      </w:r>
    </w:p>
    <w:p w14:paraId="446F6DBE" w14:textId="77777777" w:rsidR="0039154F" w:rsidRPr="00B161E2" w:rsidRDefault="0039154F" w:rsidP="00E95E08">
      <w:pPr>
        <w:numPr>
          <w:ilvl w:val="0"/>
          <w:numId w:val="20"/>
        </w:numPr>
        <w:tabs>
          <w:tab w:val="left" w:pos="720"/>
          <w:tab w:val="left" w:pos="1080"/>
          <w:tab w:val="left" w:pos="1440"/>
          <w:tab w:val="left" w:pos="1800"/>
          <w:tab w:val="left" w:pos="2160"/>
        </w:tabs>
      </w:pPr>
      <w:r w:rsidRPr="00B161E2">
        <w:t>harvested Web sites and files</w:t>
      </w:r>
    </w:p>
    <w:p w14:paraId="01D1E99E" w14:textId="77777777" w:rsidR="0039154F" w:rsidRPr="00B161E2" w:rsidRDefault="0039154F" w:rsidP="00E95E08">
      <w:pPr>
        <w:numPr>
          <w:ilvl w:val="0"/>
          <w:numId w:val="20"/>
        </w:numPr>
        <w:tabs>
          <w:tab w:val="left" w:pos="720"/>
          <w:tab w:val="left" w:pos="1080"/>
          <w:tab w:val="left" w:pos="1440"/>
          <w:tab w:val="left" w:pos="1800"/>
          <w:tab w:val="left" w:pos="2160"/>
        </w:tabs>
      </w:pPr>
      <w:r w:rsidRPr="00B161E2">
        <w:t>unpublished manuscript material</w:t>
      </w:r>
    </w:p>
    <w:p w14:paraId="6CFC12D6" w14:textId="77777777" w:rsidR="0039154F" w:rsidRPr="00B161E2" w:rsidRDefault="0039154F" w:rsidP="00E95E08">
      <w:pPr>
        <w:numPr>
          <w:ilvl w:val="0"/>
          <w:numId w:val="20"/>
        </w:numPr>
        <w:tabs>
          <w:tab w:val="left" w:pos="720"/>
          <w:tab w:val="left" w:pos="1080"/>
          <w:tab w:val="left" w:pos="1440"/>
          <w:tab w:val="left" w:pos="1800"/>
          <w:tab w:val="left" w:pos="2160"/>
        </w:tabs>
      </w:pPr>
      <w:r w:rsidRPr="00B161E2">
        <w:t>videos</w:t>
      </w:r>
    </w:p>
    <w:p w14:paraId="1D6B7DAE" w14:textId="77777777" w:rsidR="0039154F" w:rsidRPr="00B161E2" w:rsidRDefault="0039154F" w:rsidP="00E95E08">
      <w:pPr>
        <w:numPr>
          <w:ilvl w:val="0"/>
          <w:numId w:val="20"/>
        </w:numPr>
        <w:tabs>
          <w:tab w:val="left" w:pos="720"/>
          <w:tab w:val="left" w:pos="1080"/>
          <w:tab w:val="left" w:pos="1440"/>
          <w:tab w:val="left" w:pos="1800"/>
          <w:tab w:val="left" w:pos="2160"/>
        </w:tabs>
      </w:pPr>
      <w:r w:rsidRPr="00B161E2">
        <w:t>images</w:t>
      </w:r>
    </w:p>
    <w:p w14:paraId="3FC12FD6" w14:textId="77777777" w:rsidR="0039154F" w:rsidRPr="00B161E2" w:rsidRDefault="0039154F" w:rsidP="00E95E08">
      <w:pPr>
        <w:numPr>
          <w:ilvl w:val="0"/>
          <w:numId w:val="20"/>
        </w:numPr>
        <w:tabs>
          <w:tab w:val="left" w:pos="720"/>
          <w:tab w:val="left" w:pos="1080"/>
          <w:tab w:val="left" w:pos="1440"/>
          <w:tab w:val="left" w:pos="1800"/>
          <w:tab w:val="left" w:pos="2160"/>
        </w:tabs>
      </w:pPr>
      <w:r w:rsidRPr="00B161E2">
        <w:t>sound material</w:t>
      </w:r>
    </w:p>
    <w:p w14:paraId="71550459" w14:textId="77777777" w:rsidR="0039154F" w:rsidRPr="00B161E2" w:rsidRDefault="0039154F" w:rsidP="00E95E08">
      <w:pPr>
        <w:numPr>
          <w:ilvl w:val="0"/>
          <w:numId w:val="20"/>
        </w:numPr>
        <w:tabs>
          <w:tab w:val="left" w:pos="720"/>
          <w:tab w:val="left" w:pos="1080"/>
          <w:tab w:val="left" w:pos="1440"/>
          <w:tab w:val="left" w:pos="1800"/>
          <w:tab w:val="left" w:pos="2160"/>
        </w:tabs>
      </w:pPr>
      <w:r w:rsidRPr="00B161E2">
        <w:t>digitized items from NLM’s existing collections</w:t>
      </w:r>
    </w:p>
    <w:p w14:paraId="6594C1D7" w14:textId="77777777" w:rsidR="0039154F" w:rsidRPr="00B161E2" w:rsidRDefault="0039154F" w:rsidP="008E4254">
      <w:pPr>
        <w:tabs>
          <w:tab w:val="left" w:pos="720"/>
          <w:tab w:val="left" w:pos="1080"/>
          <w:tab w:val="left" w:pos="1440"/>
          <w:tab w:val="left" w:pos="1800"/>
          <w:tab w:val="left" w:pos="2160"/>
        </w:tabs>
      </w:pPr>
    </w:p>
    <w:p w14:paraId="16DD4A85" w14:textId="77777777" w:rsidR="0039154F" w:rsidRPr="00B161E2" w:rsidRDefault="0039154F" w:rsidP="005C4EBC">
      <w:pPr>
        <w:tabs>
          <w:tab w:val="left" w:pos="720"/>
          <w:tab w:val="left" w:pos="1080"/>
          <w:tab w:val="left" w:pos="1440"/>
          <w:tab w:val="left" w:pos="1800"/>
          <w:tab w:val="left" w:pos="2160"/>
        </w:tabs>
      </w:pPr>
      <w:r w:rsidRPr="00B161E2">
        <w:t xml:space="preserve">The Library may develop other ingest streams in the future.  All material that is stored in the </w:t>
      </w:r>
      <w:r w:rsidR="00432D06" w:rsidRPr="00B161E2">
        <w:t>repository</w:t>
      </w:r>
      <w:r w:rsidRPr="00B161E2">
        <w:t xml:space="preserve"> will enter </w:t>
      </w:r>
      <w:r w:rsidR="00432D06" w:rsidRPr="00B161E2">
        <w:t xml:space="preserve">it </w:t>
      </w:r>
      <w:r w:rsidRPr="00B161E2">
        <w:t xml:space="preserve">via the Ingest function.  The function must support the bulk ingest of material as well as ingest of individual objects.  </w:t>
      </w:r>
      <w:r w:rsidR="00E9145F" w:rsidRPr="00B161E2">
        <w:t>The materials submitted must undergo several different quality assurance review processes and potentia</w:t>
      </w:r>
      <w:r w:rsidR="00A31A23" w:rsidRPr="00B161E2">
        <w:t>l</w:t>
      </w:r>
      <w:r w:rsidR="00E9145F" w:rsidRPr="00B161E2">
        <w:t xml:space="preserve"> file conversion in preparation for being stored in the repository</w:t>
      </w:r>
      <w:r w:rsidR="00A31A23" w:rsidRPr="00B161E2">
        <w:t>.</w:t>
      </w:r>
    </w:p>
    <w:p w14:paraId="42809BFF" w14:textId="77777777" w:rsidR="0039154F" w:rsidRPr="00B161E2" w:rsidRDefault="0039154F" w:rsidP="008E4254">
      <w:pPr>
        <w:tabs>
          <w:tab w:val="left" w:pos="720"/>
          <w:tab w:val="left" w:pos="1080"/>
          <w:tab w:val="left" w:pos="1440"/>
          <w:tab w:val="left" w:pos="1800"/>
          <w:tab w:val="left" w:pos="2160"/>
        </w:tabs>
      </w:pPr>
    </w:p>
    <w:p w14:paraId="5AED4AA5" w14:textId="77777777" w:rsidR="008926AD" w:rsidRPr="00B161E2" w:rsidRDefault="0039154F" w:rsidP="008E4254">
      <w:pPr>
        <w:tabs>
          <w:tab w:val="left" w:pos="720"/>
          <w:tab w:val="left" w:pos="1080"/>
          <w:tab w:val="left" w:pos="1440"/>
          <w:tab w:val="left" w:pos="1800"/>
          <w:tab w:val="left" w:pos="2160"/>
        </w:tabs>
      </w:pPr>
      <w:r w:rsidRPr="00B161E2">
        <w:t xml:space="preserve">See Appendix </w:t>
      </w:r>
      <w:r w:rsidR="00537767" w:rsidRPr="00B161E2">
        <w:t>B</w:t>
      </w:r>
      <w:r w:rsidRPr="00B161E2">
        <w:t xml:space="preserve"> for the list of formats categorized by level of support.</w:t>
      </w:r>
    </w:p>
    <w:p w14:paraId="5C5580F1" w14:textId="77777777" w:rsidR="003339B0" w:rsidRPr="00B161E2" w:rsidRDefault="003339B0" w:rsidP="008E4254">
      <w:pPr>
        <w:tabs>
          <w:tab w:val="left" w:pos="720"/>
          <w:tab w:val="left" w:pos="1080"/>
          <w:tab w:val="left" w:pos="1440"/>
          <w:tab w:val="left" w:pos="1800"/>
          <w:tab w:val="left" w:pos="2160"/>
        </w:tabs>
      </w:pPr>
    </w:p>
    <w:p w14:paraId="5740980F" w14:textId="77777777" w:rsidR="000F4DAC" w:rsidRPr="00B161E2" w:rsidRDefault="0003765E" w:rsidP="008E4254">
      <w:pPr>
        <w:pStyle w:val="Heading3"/>
        <w:numPr>
          <w:ilvl w:val="2"/>
          <w:numId w:val="1"/>
        </w:numPr>
        <w:tabs>
          <w:tab w:val="left" w:pos="720"/>
          <w:tab w:val="left" w:pos="1080"/>
          <w:tab w:val="left" w:pos="1440"/>
          <w:tab w:val="left" w:pos="1800"/>
          <w:tab w:val="left" w:pos="2160"/>
        </w:tabs>
      </w:pPr>
      <w:bookmarkStart w:id="24" w:name="_Toc157995931"/>
      <w:r w:rsidRPr="00B161E2">
        <w:t>Receive Submission</w:t>
      </w:r>
      <w:bookmarkEnd w:id="24"/>
    </w:p>
    <w:p w14:paraId="6416509D" w14:textId="77777777" w:rsidR="005538E3" w:rsidRPr="00B161E2" w:rsidRDefault="005538E3" w:rsidP="008E4254">
      <w:pPr>
        <w:tabs>
          <w:tab w:val="left" w:pos="720"/>
          <w:tab w:val="left" w:pos="1080"/>
          <w:tab w:val="left" w:pos="1440"/>
          <w:tab w:val="left" w:pos="1800"/>
          <w:tab w:val="left" w:pos="2160"/>
        </w:tabs>
      </w:pPr>
    </w:p>
    <w:p w14:paraId="471F76B8" w14:textId="77777777" w:rsidR="0003765E" w:rsidRPr="00B161E2" w:rsidRDefault="00133378" w:rsidP="00DE4D96">
      <w:pPr>
        <w:pStyle w:val="Longcitation"/>
      </w:pPr>
      <w:r w:rsidRPr="00B161E2">
        <w:t>T</w:t>
      </w:r>
      <w:r w:rsidR="0003765E" w:rsidRPr="00B161E2">
        <w:t>he Receive Submission</w:t>
      </w:r>
      <w:r w:rsidR="0003765E" w:rsidRPr="00B161E2">
        <w:rPr>
          <w:b/>
          <w:bCs/>
        </w:rPr>
        <w:t xml:space="preserve"> </w:t>
      </w:r>
      <w:r w:rsidR="0003765E" w:rsidRPr="00B161E2">
        <w:t xml:space="preserve">function provides the appropriate storage capability or devices to receive a </w:t>
      </w:r>
      <w:r w:rsidR="0003765E" w:rsidRPr="00B161E2">
        <w:rPr>
          <w:iCs/>
        </w:rPr>
        <w:t xml:space="preserve">SIP </w:t>
      </w:r>
      <w:r w:rsidR="0003765E" w:rsidRPr="00B161E2">
        <w:t>from the Producer (or from Administration). Digital SIPs may be delivered via electronic transfer (e.g., FTP), loaded from media submitted to the archive, or simply mounted (e.g., CD-ROM) on the archive file system for access. Non-digital SIPs would likely be delivered by conventional shipping procedures. The Receive Submission function may represent a legal transfer of custody for the Content Information in the SIP, and may require that special access controls be placed on the contents. This function provides a confirmation of receipt of a SIP to the Producer, which may include a request to resubmit</w:t>
      </w:r>
      <w:r w:rsidR="0003765E" w:rsidRPr="00B161E2">
        <w:rPr>
          <w:iCs/>
        </w:rPr>
        <w:t xml:space="preserve"> </w:t>
      </w:r>
      <w:r w:rsidR="0003765E" w:rsidRPr="00B161E2">
        <w:t>a SIP in the case of errors resulting from the SIP submission.</w:t>
      </w:r>
    </w:p>
    <w:p w14:paraId="1D1A48F6" w14:textId="77777777" w:rsidR="0039154F" w:rsidRPr="00B161E2" w:rsidRDefault="0039154F" w:rsidP="008E4254">
      <w:pPr>
        <w:tabs>
          <w:tab w:val="left" w:pos="720"/>
          <w:tab w:val="left" w:pos="1080"/>
          <w:tab w:val="left" w:pos="1440"/>
          <w:tab w:val="left" w:pos="1800"/>
          <w:tab w:val="left" w:pos="2160"/>
        </w:tabs>
      </w:pPr>
    </w:p>
    <w:p w14:paraId="146DD039" w14:textId="77777777" w:rsidR="00283F19" w:rsidRPr="00B161E2" w:rsidRDefault="00283F19" w:rsidP="008E4254">
      <w:pPr>
        <w:tabs>
          <w:tab w:val="left" w:pos="720"/>
          <w:tab w:val="left" w:pos="1080"/>
          <w:tab w:val="left" w:pos="1440"/>
          <w:tab w:val="left" w:pos="1800"/>
          <w:tab w:val="left" w:pos="2160"/>
        </w:tabs>
      </w:pPr>
    </w:p>
    <w:p w14:paraId="53D9DFCA" w14:textId="77777777" w:rsidR="008926AD" w:rsidRPr="00B161E2" w:rsidRDefault="00584B1D" w:rsidP="008E4254">
      <w:pPr>
        <w:tabs>
          <w:tab w:val="left" w:pos="720"/>
          <w:tab w:val="left" w:pos="1080"/>
          <w:tab w:val="left" w:pos="1440"/>
          <w:tab w:val="left" w:pos="1800"/>
          <w:tab w:val="left" w:pos="2160"/>
        </w:tabs>
      </w:pPr>
      <w:r w:rsidRPr="00B161E2">
        <w:t xml:space="preserve">In general, the Content Originators </w:t>
      </w:r>
      <w:r w:rsidR="00E9145F" w:rsidRPr="00B161E2">
        <w:t xml:space="preserve">with whom NLM </w:t>
      </w:r>
      <w:r w:rsidR="002334FF" w:rsidRPr="00B161E2">
        <w:t xml:space="preserve">negotiates submission agreements (as detailed in </w:t>
      </w:r>
      <w:r w:rsidR="00C62E33" w:rsidRPr="00B161E2">
        <w:t>Section</w:t>
      </w:r>
      <w:r w:rsidR="002334FF" w:rsidRPr="00B161E2">
        <w:t xml:space="preserve"> </w:t>
      </w:r>
      <w:r w:rsidR="004D7E85" w:rsidRPr="00B161E2">
        <w:t>7.4</w:t>
      </w:r>
      <w:r w:rsidR="002334FF" w:rsidRPr="00B161E2">
        <w:t xml:space="preserve">.1) are the </w:t>
      </w:r>
      <w:r w:rsidR="00E9145F" w:rsidRPr="00B161E2">
        <w:t>content producers (those producing published material, i.e. publishers) and content donors</w:t>
      </w:r>
      <w:r w:rsidR="001C00D1" w:rsidRPr="00B161E2">
        <w:t xml:space="preserve">. </w:t>
      </w:r>
      <w:r w:rsidR="00E9145F" w:rsidRPr="00B161E2">
        <w:t xml:space="preserve">The Library will proactively work with </w:t>
      </w:r>
      <w:r w:rsidR="00050C07" w:rsidRPr="00B161E2">
        <w:t>p</w:t>
      </w:r>
      <w:r w:rsidR="00E9145F" w:rsidRPr="00B161E2">
        <w:t>roducers and donors to agree on the content, quality and format of digital material</w:t>
      </w:r>
      <w:r w:rsidR="002334FF" w:rsidRPr="00B161E2">
        <w:t xml:space="preserve"> and submission schedules</w:t>
      </w:r>
      <w:r w:rsidR="00E9145F" w:rsidRPr="00B161E2">
        <w:t>.  Some Content Providers may have irregular schedules and will submit material on an ad-hoc basis.</w:t>
      </w:r>
    </w:p>
    <w:p w14:paraId="686B345A" w14:textId="77777777" w:rsidR="00E9145F" w:rsidRPr="00B161E2" w:rsidRDefault="00E9145F" w:rsidP="008E4254">
      <w:pPr>
        <w:tabs>
          <w:tab w:val="left" w:pos="720"/>
          <w:tab w:val="left" w:pos="1080"/>
          <w:tab w:val="left" w:pos="1440"/>
          <w:tab w:val="left" w:pos="1800"/>
          <w:tab w:val="left" w:pos="2160"/>
        </w:tabs>
      </w:pPr>
    </w:p>
    <w:p w14:paraId="73C45714" w14:textId="77777777" w:rsidR="008926AD" w:rsidRPr="00B161E2" w:rsidRDefault="00E9145F" w:rsidP="00DE2521">
      <w:pPr>
        <w:tabs>
          <w:tab w:val="left" w:pos="720"/>
          <w:tab w:val="left" w:pos="1080"/>
          <w:tab w:val="left" w:pos="1440"/>
          <w:tab w:val="left" w:pos="1800"/>
          <w:tab w:val="left" w:pos="2160"/>
        </w:tabs>
      </w:pPr>
      <w:r w:rsidRPr="00B161E2">
        <w:t>The Library will specify preferred formats for the receipt of digital material.  However, the NLM Digital Repository must support the acceptance and preservation of material that is provided in non-preferred formats or non-standard formats; these instances should be the exception and are anticipated to be rare occurrences.  The Library may want to accept important digital materials in non-standard formats in case we are able to migrate them to a more usable format in the future. For example, scientific data or holographs may be submitted as part of the modern manuscripts program.</w:t>
      </w:r>
    </w:p>
    <w:p w14:paraId="4E4D9A2B" w14:textId="77777777" w:rsidR="00E9145F" w:rsidRPr="00B161E2" w:rsidRDefault="00E9145F" w:rsidP="008E4254">
      <w:pPr>
        <w:tabs>
          <w:tab w:val="left" w:pos="720"/>
          <w:tab w:val="left" w:pos="1080"/>
          <w:tab w:val="left" w:pos="1440"/>
          <w:tab w:val="left" w:pos="1800"/>
          <w:tab w:val="left" w:pos="2160"/>
        </w:tabs>
      </w:pPr>
    </w:p>
    <w:p w14:paraId="12203FDC" w14:textId="77777777" w:rsidR="00E9145F" w:rsidRPr="00B161E2" w:rsidRDefault="00E9145F" w:rsidP="008E4254">
      <w:pPr>
        <w:tabs>
          <w:tab w:val="left" w:pos="720"/>
          <w:tab w:val="left" w:pos="1080"/>
          <w:tab w:val="left" w:pos="1440"/>
          <w:tab w:val="left" w:pos="1800"/>
          <w:tab w:val="left" w:pos="2160"/>
        </w:tabs>
      </w:pPr>
      <w:r w:rsidRPr="00B161E2">
        <w:t xml:space="preserve">Once material has arrived, it must undergo several reviews, including virus checking, format </w:t>
      </w:r>
      <w:r w:rsidR="00B52998" w:rsidRPr="00B161E2">
        <w:t>compliance</w:t>
      </w:r>
      <w:r w:rsidRPr="00B161E2">
        <w:t xml:space="preserve"> and anticipate</w:t>
      </w:r>
      <w:r w:rsidR="005D772B" w:rsidRPr="00B161E2">
        <w:t>d</w:t>
      </w:r>
      <w:r w:rsidRPr="00B161E2">
        <w:t xml:space="preserve"> content and file type.  In some cases, the review and approval step will also include approval of the submitted content.  In other cases, the content type may already have been approved and this aspect does not need to be reviewed again.</w:t>
      </w:r>
    </w:p>
    <w:p w14:paraId="7A3EA566" w14:textId="77777777" w:rsidR="00E9145F" w:rsidRPr="00B161E2" w:rsidRDefault="00E9145F" w:rsidP="008E4254">
      <w:pPr>
        <w:tabs>
          <w:tab w:val="left" w:pos="720"/>
          <w:tab w:val="left" w:pos="1080"/>
          <w:tab w:val="left" w:pos="1440"/>
          <w:tab w:val="left" w:pos="1800"/>
          <w:tab w:val="left" w:pos="2160"/>
        </w:tabs>
      </w:pPr>
    </w:p>
    <w:p w14:paraId="505C2906" w14:textId="77777777" w:rsidR="00E9145F" w:rsidRPr="00B161E2" w:rsidRDefault="00E9145F" w:rsidP="008E4254">
      <w:pPr>
        <w:tabs>
          <w:tab w:val="left" w:pos="720"/>
          <w:tab w:val="left" w:pos="1080"/>
          <w:tab w:val="left" w:pos="1440"/>
          <w:tab w:val="left" w:pos="1800"/>
          <w:tab w:val="left" w:pos="2160"/>
        </w:tabs>
      </w:pPr>
      <w:r w:rsidRPr="00B161E2">
        <w:t>The repository system must include the ability to record all actions and decisions made concerning the submitted material.  The reasons for rejection will be provided back to the Content Provider.  In some cases, the provider can then resubmit corrected materials, while in other instances the rejection criteria should prevent the provider from submitting the same or similar material at a later time period.</w:t>
      </w:r>
    </w:p>
    <w:p w14:paraId="7A9EA577" w14:textId="77777777" w:rsidR="00E9145F" w:rsidRPr="00B161E2" w:rsidRDefault="00E9145F" w:rsidP="008E4254">
      <w:pPr>
        <w:tabs>
          <w:tab w:val="left" w:pos="720"/>
          <w:tab w:val="left" w:pos="1080"/>
          <w:tab w:val="left" w:pos="1440"/>
          <w:tab w:val="left" w:pos="1800"/>
          <w:tab w:val="left" w:pos="2160"/>
        </w:tabs>
      </w:pPr>
    </w:p>
    <w:p w14:paraId="333EC1B7" w14:textId="77777777" w:rsidR="00E9145F" w:rsidRPr="00B161E2" w:rsidRDefault="00E9145F" w:rsidP="008E4254">
      <w:pPr>
        <w:tabs>
          <w:tab w:val="left" w:pos="720"/>
          <w:tab w:val="left" w:pos="1080"/>
          <w:tab w:val="left" w:pos="1440"/>
          <w:tab w:val="left" w:pos="1800"/>
          <w:tab w:val="left" w:pos="2160"/>
        </w:tabs>
      </w:pPr>
      <w:r w:rsidRPr="00B161E2">
        <w:t xml:space="preserve">When submitted material is approved, it will be processed/prepared for ingestion into the repository.  This procedure will include the generation of the Archival Information Package (AIP) that ensures that the material conforms to the repository data formatting and documentation </w:t>
      </w:r>
      <w:r w:rsidRPr="00B161E2">
        <w:lastRenderedPageBreak/>
        <w:t xml:space="preserve">standards.  </w:t>
      </w:r>
      <w:r w:rsidR="004D7E85" w:rsidRPr="00B161E2">
        <w:t>M</w:t>
      </w:r>
      <w:r w:rsidRPr="00B161E2">
        <w:t>etadata will be generated, and the components of the AIP</w:t>
      </w:r>
      <w:r w:rsidR="008926AD" w:rsidRPr="00B161E2">
        <w:t xml:space="preserve"> will be stored in the system.</w:t>
      </w:r>
    </w:p>
    <w:p w14:paraId="099A4A26" w14:textId="77777777" w:rsidR="00E9145F" w:rsidRPr="00B161E2" w:rsidRDefault="00E9145F" w:rsidP="008E4254">
      <w:pPr>
        <w:tabs>
          <w:tab w:val="left" w:pos="720"/>
          <w:tab w:val="left" w:pos="1080"/>
          <w:tab w:val="left" w:pos="1440"/>
          <w:tab w:val="left" w:pos="1800"/>
          <w:tab w:val="left" w:pos="2160"/>
        </w:tabs>
      </w:pPr>
    </w:p>
    <w:p w14:paraId="7F1B3DE9" w14:textId="77777777" w:rsidR="0039154F" w:rsidRPr="00B161E2" w:rsidRDefault="0039154F" w:rsidP="008E4254">
      <w:pPr>
        <w:tabs>
          <w:tab w:val="left" w:pos="720"/>
          <w:tab w:val="left" w:pos="1080"/>
          <w:tab w:val="left" w:pos="1440"/>
          <w:tab w:val="left" w:pos="1800"/>
          <w:tab w:val="left" w:pos="2160"/>
        </w:tabs>
      </w:pPr>
      <w:r w:rsidRPr="00B161E2">
        <w:t>Data will be converted to accepted file formats, as needed.  Two types of conversions that have been identified are: upgrading the version of file format being submitted (e.g., TIFF5 to TIFF6) or converting from one format to another (e.g., JPEG files to TIFF).  A primary goal of the conversion of content for the repository is the preservation of the content. Priority will be given to preserving the intellectual content. The preservation of the original "look and feel" of the original source will be considered and rev</w:t>
      </w:r>
      <w:r w:rsidR="008926AD" w:rsidRPr="00B161E2">
        <w:t>iewed on a case by case basis.</w:t>
      </w:r>
    </w:p>
    <w:p w14:paraId="532316FE" w14:textId="77777777" w:rsidR="0003765E" w:rsidRPr="00B161E2" w:rsidRDefault="0003765E" w:rsidP="008E4254">
      <w:pPr>
        <w:tabs>
          <w:tab w:val="left" w:pos="720"/>
          <w:tab w:val="left" w:pos="1080"/>
          <w:tab w:val="left" w:pos="1440"/>
          <w:tab w:val="left" w:pos="1800"/>
          <w:tab w:val="left" w:pos="2160"/>
        </w:tabs>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9"/>
        <w:gridCol w:w="7601"/>
      </w:tblGrid>
      <w:tr w:rsidR="00E9145F" w:rsidRPr="00B161E2" w14:paraId="7FEB11E7" w14:textId="77777777" w:rsidTr="005538E3">
        <w:tblPrEx>
          <w:tblCellMar>
            <w:top w:w="0" w:type="dxa"/>
            <w:bottom w:w="0" w:type="dxa"/>
          </w:tblCellMar>
        </w:tblPrEx>
        <w:tc>
          <w:tcPr>
            <w:tcW w:w="1039" w:type="dxa"/>
          </w:tcPr>
          <w:p w14:paraId="0435F827" w14:textId="77777777" w:rsidR="00E9145F" w:rsidRPr="00B161E2" w:rsidRDefault="00E506E7" w:rsidP="00DE4D96">
            <w:pPr>
              <w:pStyle w:val="Paragraph"/>
            </w:pPr>
            <w:r w:rsidRPr="00B161E2">
              <w:t>7.1.</w:t>
            </w:r>
            <w:r w:rsidR="00E9145F" w:rsidRPr="00B161E2">
              <w:t>1</w:t>
            </w:r>
            <w:r w:rsidR="00DE4D96" w:rsidRPr="00B161E2">
              <w:t>.1</w:t>
            </w:r>
          </w:p>
        </w:tc>
        <w:tc>
          <w:tcPr>
            <w:tcW w:w="7601" w:type="dxa"/>
          </w:tcPr>
          <w:p w14:paraId="257D9689" w14:textId="77777777" w:rsidR="008926AD" w:rsidRPr="00B161E2" w:rsidRDefault="00E9145F" w:rsidP="008E4254">
            <w:pPr>
              <w:tabs>
                <w:tab w:val="left" w:pos="720"/>
                <w:tab w:val="left" w:pos="1080"/>
                <w:tab w:val="left" w:pos="1440"/>
                <w:tab w:val="left" w:pos="1800"/>
                <w:tab w:val="left" w:pos="2160"/>
              </w:tabs>
              <w:spacing w:beforeLines="40" w:before="96" w:afterLines="40" w:after="96"/>
            </w:pPr>
            <w:r w:rsidRPr="00B161E2">
              <w:t xml:space="preserve">Allows resources to be reviewed before a decision is made whether </w:t>
            </w:r>
            <w:r w:rsidR="009C26D9" w:rsidRPr="00B161E2">
              <w:t xml:space="preserve">they </w:t>
            </w:r>
            <w:r w:rsidRPr="00B161E2">
              <w:t>should be retained.</w:t>
            </w:r>
          </w:p>
          <w:p w14:paraId="5E04B93E" w14:textId="77777777" w:rsidR="00E9145F" w:rsidRPr="00B161E2" w:rsidRDefault="00E9145F" w:rsidP="008E4254">
            <w:pPr>
              <w:numPr>
                <w:ilvl w:val="1"/>
                <w:numId w:val="3"/>
              </w:numPr>
              <w:tabs>
                <w:tab w:val="left" w:pos="720"/>
                <w:tab w:val="num" w:pos="792"/>
                <w:tab w:val="left" w:pos="1080"/>
                <w:tab w:val="left" w:pos="1440"/>
                <w:tab w:val="left" w:pos="1800"/>
                <w:tab w:val="left" w:pos="2160"/>
              </w:tabs>
              <w:spacing w:beforeLines="40" w:before="96" w:afterLines="40" w:after="96"/>
              <w:ind w:left="792"/>
            </w:pPr>
            <w:r w:rsidRPr="00B161E2">
              <w:t>Some metadata checks and data conversion may be necessary to allow initial materials to be reviewed</w:t>
            </w:r>
          </w:p>
          <w:p w14:paraId="7643778E" w14:textId="77777777" w:rsidR="008926AD" w:rsidRPr="00B161E2" w:rsidRDefault="00E9145F" w:rsidP="008E4254">
            <w:pPr>
              <w:numPr>
                <w:ilvl w:val="1"/>
                <w:numId w:val="3"/>
              </w:numPr>
              <w:tabs>
                <w:tab w:val="left" w:pos="720"/>
                <w:tab w:val="num" w:pos="792"/>
                <w:tab w:val="left" w:pos="1080"/>
                <w:tab w:val="left" w:pos="1440"/>
                <w:tab w:val="left" w:pos="1800"/>
                <w:tab w:val="left" w:pos="2160"/>
              </w:tabs>
              <w:spacing w:beforeLines="40" w:before="96" w:afterLines="40" w:after="96"/>
              <w:ind w:left="792"/>
            </w:pPr>
            <w:r w:rsidRPr="00B161E2">
              <w:t>Allows for a definition of the audience for whom the information is intended, who is given access rights, and length of retention</w:t>
            </w:r>
          </w:p>
          <w:p w14:paraId="154E8257" w14:textId="77777777" w:rsidR="00E9145F" w:rsidRPr="00B161E2" w:rsidRDefault="00E9145F" w:rsidP="00DE4D96">
            <w:pPr>
              <w:pStyle w:val="Paragraph"/>
            </w:pPr>
            <w:r w:rsidRPr="00B161E2">
              <w:t>Allows for temporary storage outside of the repository (this is optiona</w:t>
            </w:r>
            <w:r w:rsidR="008926AD" w:rsidRPr="00B161E2">
              <w:t>l for certain NLM collections).</w:t>
            </w:r>
          </w:p>
        </w:tc>
      </w:tr>
      <w:tr w:rsidR="00E9145F" w:rsidRPr="00B161E2" w14:paraId="6CE67F28" w14:textId="77777777" w:rsidTr="005538E3">
        <w:tblPrEx>
          <w:tblCellMar>
            <w:top w:w="0" w:type="dxa"/>
            <w:bottom w:w="0" w:type="dxa"/>
          </w:tblCellMar>
        </w:tblPrEx>
        <w:tc>
          <w:tcPr>
            <w:tcW w:w="1039" w:type="dxa"/>
          </w:tcPr>
          <w:p w14:paraId="781AC400" w14:textId="77777777" w:rsidR="00E9145F" w:rsidRPr="00B161E2" w:rsidRDefault="00E506E7" w:rsidP="00DE4D96">
            <w:pPr>
              <w:pStyle w:val="Paragraph"/>
            </w:pPr>
            <w:r w:rsidRPr="00B161E2">
              <w:t>7.1.</w:t>
            </w:r>
            <w:r w:rsidR="00DE4D96" w:rsidRPr="00B161E2">
              <w:t>1.</w:t>
            </w:r>
            <w:r w:rsidR="00E9145F" w:rsidRPr="00B161E2">
              <w:t>2</w:t>
            </w:r>
          </w:p>
        </w:tc>
        <w:tc>
          <w:tcPr>
            <w:tcW w:w="7601" w:type="dxa"/>
          </w:tcPr>
          <w:p w14:paraId="35DE2238" w14:textId="77777777" w:rsidR="008926AD" w:rsidRPr="00B161E2" w:rsidRDefault="00E9145F" w:rsidP="00DE4D96">
            <w:pPr>
              <w:pStyle w:val="Paragraph"/>
            </w:pPr>
            <w:r w:rsidRPr="00B161E2">
              <w:t>Supports workflow of digital objects in this order:</w:t>
            </w:r>
          </w:p>
          <w:p w14:paraId="25D39FAD" w14:textId="77777777" w:rsidR="00E9145F" w:rsidRPr="00B161E2" w:rsidRDefault="00E9145F" w:rsidP="00DE4D96">
            <w:pPr>
              <w:pStyle w:val="Paragraph"/>
            </w:pPr>
            <w:r w:rsidRPr="00B161E2">
              <w:t>Receive and track content from producers</w:t>
            </w:r>
          </w:p>
          <w:p w14:paraId="42A187D0" w14:textId="77777777" w:rsidR="00E9145F" w:rsidRPr="00B161E2" w:rsidRDefault="00E9145F" w:rsidP="00DE4D96">
            <w:pPr>
              <w:pStyle w:val="Paragraph"/>
            </w:pPr>
            <w:r w:rsidRPr="00B161E2">
              <w:t xml:space="preserve">Normalize content –  the conversion into a common format for final ingestion into the </w:t>
            </w:r>
            <w:r w:rsidR="00432D06" w:rsidRPr="00B161E2">
              <w:t>repository</w:t>
            </w:r>
          </w:p>
          <w:p w14:paraId="49E419D8" w14:textId="77777777" w:rsidR="00E9145F" w:rsidRPr="00B161E2" w:rsidRDefault="00E9145F" w:rsidP="00DE4D96">
            <w:pPr>
              <w:pStyle w:val="Paragraph"/>
            </w:pPr>
            <w:r w:rsidRPr="00B161E2">
              <w:t>Validate content based on submitter, expected format, file quality, duplication (e.g., existence of object in repository), and completeness.</w:t>
            </w:r>
          </w:p>
          <w:p w14:paraId="4EC040CB" w14:textId="77777777" w:rsidR="00E9145F" w:rsidRPr="00B161E2" w:rsidRDefault="00E9145F" w:rsidP="00DE4D96">
            <w:pPr>
              <w:pStyle w:val="Paragraph"/>
            </w:pPr>
            <w:r w:rsidRPr="00B161E2">
              <w:t>Review content as a method of the selection process</w:t>
            </w:r>
          </w:p>
          <w:p w14:paraId="408296F8" w14:textId="77777777" w:rsidR="00E9145F" w:rsidRPr="00B161E2" w:rsidRDefault="00E9145F" w:rsidP="00DE4D96">
            <w:pPr>
              <w:pStyle w:val="Paragraph"/>
            </w:pPr>
            <w:r w:rsidRPr="00B161E2">
              <w:t>Accept or reject content</w:t>
            </w:r>
            <w:r w:rsidR="009C26D9" w:rsidRPr="00B161E2">
              <w:t xml:space="preserve"> or file format</w:t>
            </w:r>
            <w:r w:rsidRPr="00B161E2">
              <w:t xml:space="preserve">. </w:t>
            </w:r>
          </w:p>
        </w:tc>
      </w:tr>
      <w:tr w:rsidR="00E9145F" w:rsidRPr="00B161E2" w14:paraId="5E28C5A3" w14:textId="77777777" w:rsidTr="005538E3">
        <w:tblPrEx>
          <w:tblCellMar>
            <w:top w:w="0" w:type="dxa"/>
            <w:bottom w:w="0" w:type="dxa"/>
          </w:tblCellMar>
        </w:tblPrEx>
        <w:tc>
          <w:tcPr>
            <w:tcW w:w="1039" w:type="dxa"/>
          </w:tcPr>
          <w:p w14:paraId="61A92448" w14:textId="77777777" w:rsidR="00E9145F" w:rsidRPr="00B161E2" w:rsidRDefault="00E506E7" w:rsidP="00DE4D96">
            <w:pPr>
              <w:pStyle w:val="Paragraph"/>
            </w:pPr>
            <w:r w:rsidRPr="00B161E2">
              <w:t>7.1.</w:t>
            </w:r>
            <w:r w:rsidR="00DE4D96" w:rsidRPr="00B161E2">
              <w:t>1.</w:t>
            </w:r>
            <w:r w:rsidR="00E9145F" w:rsidRPr="00B161E2">
              <w:t>3</w:t>
            </w:r>
          </w:p>
        </w:tc>
        <w:tc>
          <w:tcPr>
            <w:tcW w:w="7601" w:type="dxa"/>
          </w:tcPr>
          <w:p w14:paraId="30E1B6A6" w14:textId="77777777" w:rsidR="00E9145F" w:rsidRPr="00B161E2" w:rsidRDefault="009C26D9" w:rsidP="008E4254">
            <w:pPr>
              <w:tabs>
                <w:tab w:val="left" w:pos="720"/>
                <w:tab w:val="left" w:pos="1080"/>
                <w:tab w:val="left" w:pos="1440"/>
                <w:tab w:val="left" w:pos="1800"/>
                <w:tab w:val="left" w:pos="2160"/>
              </w:tabs>
              <w:spacing w:beforeLines="40" w:before="96" w:afterLines="40" w:after="96"/>
              <w:rPr>
                <w:i/>
                <w:iCs/>
              </w:rPr>
            </w:pPr>
            <w:r w:rsidRPr="00B161E2">
              <w:t>A minimal set of identifying information/metadata c</w:t>
            </w:r>
            <w:r w:rsidR="00E9145F" w:rsidRPr="00B161E2">
              <w:t>oncerning rejection decisions must be recorded.</w:t>
            </w:r>
          </w:p>
        </w:tc>
      </w:tr>
      <w:tr w:rsidR="00E9145F" w:rsidRPr="00B161E2" w14:paraId="49B3FA3D" w14:textId="77777777" w:rsidTr="005538E3">
        <w:tblPrEx>
          <w:tblCellMar>
            <w:top w:w="0" w:type="dxa"/>
            <w:bottom w:w="0" w:type="dxa"/>
          </w:tblCellMar>
        </w:tblPrEx>
        <w:tc>
          <w:tcPr>
            <w:tcW w:w="1039" w:type="dxa"/>
          </w:tcPr>
          <w:p w14:paraId="5D32D50E" w14:textId="77777777" w:rsidR="00E9145F" w:rsidRPr="00B161E2" w:rsidRDefault="00E506E7" w:rsidP="00DE4D96">
            <w:pPr>
              <w:pStyle w:val="Paragraph"/>
            </w:pPr>
            <w:r w:rsidRPr="00B161E2">
              <w:t>7.1.</w:t>
            </w:r>
            <w:r w:rsidR="00DE4D96" w:rsidRPr="00B161E2">
              <w:t>1.</w:t>
            </w:r>
            <w:r w:rsidR="00E9145F" w:rsidRPr="00B161E2">
              <w:t>4</w:t>
            </w:r>
          </w:p>
        </w:tc>
        <w:tc>
          <w:tcPr>
            <w:tcW w:w="7601" w:type="dxa"/>
          </w:tcPr>
          <w:p w14:paraId="022467EF" w14:textId="77777777" w:rsidR="00E9145F" w:rsidRPr="00B161E2" w:rsidRDefault="009C26D9" w:rsidP="008E4254">
            <w:pPr>
              <w:tabs>
                <w:tab w:val="left" w:pos="720"/>
                <w:tab w:val="left" w:pos="1080"/>
                <w:tab w:val="left" w:pos="1440"/>
                <w:tab w:val="left" w:pos="1800"/>
                <w:tab w:val="left" w:pos="2160"/>
              </w:tabs>
              <w:spacing w:beforeLines="40" w:before="96" w:afterLines="40" w:after="96"/>
            </w:pPr>
            <w:r w:rsidRPr="00B161E2">
              <w:t>A minimal set of identifying information/metadata c</w:t>
            </w:r>
            <w:r w:rsidR="00E9145F" w:rsidRPr="00B161E2">
              <w:t>oncerning reject</w:t>
            </w:r>
            <w:r w:rsidR="004D7E85" w:rsidRPr="00B161E2">
              <w:t>ed submissions</w:t>
            </w:r>
            <w:r w:rsidR="00E9145F" w:rsidRPr="00B161E2">
              <w:t xml:space="preserve"> should provide </w:t>
            </w:r>
            <w:r w:rsidR="004D7E85" w:rsidRPr="00B161E2">
              <w:t xml:space="preserve">a </w:t>
            </w:r>
            <w:r w:rsidR="00E9145F" w:rsidRPr="00B161E2">
              <w:t>mechanism to eliminate the need to review some resubmissions. Certain reasons for rejection should prevent a possible resubmission.</w:t>
            </w:r>
          </w:p>
        </w:tc>
      </w:tr>
      <w:tr w:rsidR="00E9145F" w:rsidRPr="00B161E2" w14:paraId="17144602" w14:textId="77777777" w:rsidTr="005538E3">
        <w:tblPrEx>
          <w:tblCellMar>
            <w:top w:w="0" w:type="dxa"/>
            <w:bottom w:w="0" w:type="dxa"/>
          </w:tblCellMar>
        </w:tblPrEx>
        <w:tc>
          <w:tcPr>
            <w:tcW w:w="1039" w:type="dxa"/>
          </w:tcPr>
          <w:p w14:paraId="1893DBC5" w14:textId="77777777" w:rsidR="00E9145F" w:rsidRPr="00B161E2" w:rsidRDefault="00E506E7" w:rsidP="00DE4D96">
            <w:pPr>
              <w:pStyle w:val="Paragraph"/>
            </w:pPr>
            <w:r w:rsidRPr="00B161E2">
              <w:t>7.1.</w:t>
            </w:r>
            <w:r w:rsidR="00DE4D96" w:rsidRPr="00B161E2">
              <w:t>1.</w:t>
            </w:r>
            <w:r w:rsidR="00E9145F" w:rsidRPr="00B161E2">
              <w:t xml:space="preserve">5 </w:t>
            </w:r>
          </w:p>
        </w:tc>
        <w:tc>
          <w:tcPr>
            <w:tcW w:w="7601" w:type="dxa"/>
          </w:tcPr>
          <w:p w14:paraId="7B62C45E" w14:textId="77777777" w:rsidR="00E9145F" w:rsidRPr="00B161E2" w:rsidRDefault="00E9145F" w:rsidP="008E4254">
            <w:pPr>
              <w:tabs>
                <w:tab w:val="left" w:pos="720"/>
                <w:tab w:val="left" w:pos="1080"/>
                <w:tab w:val="left" w:pos="1440"/>
                <w:tab w:val="left" w:pos="1800"/>
                <w:tab w:val="left" w:pos="2160"/>
              </w:tabs>
              <w:spacing w:beforeLines="40" w:before="96" w:afterLines="40" w:after="96"/>
            </w:pPr>
            <w:r w:rsidRPr="00B161E2">
              <w:t xml:space="preserve">Allows notification of producers and donors about rejected content. </w:t>
            </w:r>
          </w:p>
        </w:tc>
      </w:tr>
      <w:tr w:rsidR="0003765E" w:rsidRPr="00B161E2" w14:paraId="52D33D7D" w14:textId="77777777" w:rsidTr="005538E3">
        <w:tblPrEx>
          <w:tblCellMar>
            <w:top w:w="0" w:type="dxa"/>
            <w:bottom w:w="0" w:type="dxa"/>
          </w:tblCellMar>
          <w:tblLook w:val="01E0" w:firstRow="1" w:lastRow="1" w:firstColumn="1" w:lastColumn="1" w:noHBand="0" w:noVBand="0"/>
        </w:tblPrEx>
        <w:trPr>
          <w:cantSplit/>
        </w:trPr>
        <w:tc>
          <w:tcPr>
            <w:tcW w:w="1039" w:type="dxa"/>
          </w:tcPr>
          <w:p w14:paraId="7FCE77F0" w14:textId="77777777" w:rsidR="0003765E" w:rsidRPr="00B161E2" w:rsidRDefault="00E506E7" w:rsidP="008E4254">
            <w:pPr>
              <w:tabs>
                <w:tab w:val="left" w:pos="720"/>
                <w:tab w:val="left" w:pos="1080"/>
                <w:tab w:val="left" w:pos="1440"/>
                <w:tab w:val="left" w:pos="1800"/>
                <w:tab w:val="left" w:pos="2160"/>
              </w:tabs>
              <w:spacing w:beforeLines="40" w:before="96" w:afterLines="40" w:after="96"/>
              <w:rPr>
                <w:sz w:val="20"/>
              </w:rPr>
            </w:pPr>
            <w:r w:rsidRPr="00B161E2">
              <w:rPr>
                <w:sz w:val="20"/>
              </w:rPr>
              <w:t>7.1.</w:t>
            </w:r>
            <w:r w:rsidR="00DE4D96" w:rsidRPr="00B161E2">
              <w:rPr>
                <w:sz w:val="20"/>
              </w:rPr>
              <w:t>1.</w:t>
            </w:r>
            <w:r w:rsidR="00BF3D1F" w:rsidRPr="00B161E2">
              <w:rPr>
                <w:sz w:val="20"/>
              </w:rPr>
              <w:t>6</w:t>
            </w:r>
          </w:p>
        </w:tc>
        <w:tc>
          <w:tcPr>
            <w:tcW w:w="7601" w:type="dxa"/>
          </w:tcPr>
          <w:p w14:paraId="2EDC41C0" w14:textId="77777777" w:rsidR="0003765E" w:rsidRPr="00B161E2" w:rsidRDefault="0003765E" w:rsidP="008E4254">
            <w:pPr>
              <w:tabs>
                <w:tab w:val="left" w:pos="720"/>
                <w:tab w:val="left" w:pos="1080"/>
                <w:tab w:val="left" w:pos="1440"/>
                <w:tab w:val="left" w:pos="1800"/>
                <w:tab w:val="left" w:pos="2160"/>
              </w:tabs>
              <w:spacing w:beforeLines="40" w:before="96" w:afterLines="40" w:after="96"/>
              <w:rPr>
                <w:lang w:val="en-US"/>
              </w:rPr>
            </w:pPr>
            <w:r w:rsidRPr="00B161E2">
              <w:t xml:space="preserve">Accepts </w:t>
            </w:r>
            <w:r w:rsidR="005635B0" w:rsidRPr="00B161E2">
              <w:t>content f</w:t>
            </w:r>
            <w:r w:rsidRPr="00B161E2">
              <w:t>rom physical media (DVDs, external drives, etc.) or via electronic transfer (FTP) from producers.</w:t>
            </w:r>
          </w:p>
        </w:tc>
      </w:tr>
      <w:tr w:rsidR="0003765E" w:rsidRPr="00B161E2" w14:paraId="27AC24FC" w14:textId="77777777" w:rsidTr="005538E3">
        <w:tblPrEx>
          <w:tblCellMar>
            <w:top w:w="0" w:type="dxa"/>
            <w:bottom w:w="0" w:type="dxa"/>
          </w:tblCellMar>
          <w:tblLook w:val="01E0" w:firstRow="1" w:lastRow="1" w:firstColumn="1" w:lastColumn="1" w:noHBand="0" w:noVBand="0"/>
        </w:tblPrEx>
        <w:trPr>
          <w:cantSplit/>
        </w:trPr>
        <w:tc>
          <w:tcPr>
            <w:tcW w:w="1039" w:type="dxa"/>
          </w:tcPr>
          <w:p w14:paraId="0CEABCFB" w14:textId="77777777" w:rsidR="0003765E" w:rsidRPr="00B161E2" w:rsidRDefault="00E506E7" w:rsidP="008E4254">
            <w:pPr>
              <w:tabs>
                <w:tab w:val="left" w:pos="720"/>
                <w:tab w:val="left" w:pos="1080"/>
                <w:tab w:val="left" w:pos="1440"/>
                <w:tab w:val="left" w:pos="1800"/>
                <w:tab w:val="left" w:pos="2160"/>
              </w:tabs>
              <w:spacing w:beforeLines="40" w:before="96" w:afterLines="40" w:after="96"/>
              <w:rPr>
                <w:sz w:val="20"/>
              </w:rPr>
            </w:pPr>
            <w:r w:rsidRPr="00B161E2">
              <w:rPr>
                <w:sz w:val="20"/>
              </w:rPr>
              <w:t>7.1.</w:t>
            </w:r>
            <w:r w:rsidR="00DE4D96" w:rsidRPr="00B161E2">
              <w:rPr>
                <w:sz w:val="20"/>
              </w:rPr>
              <w:t>1.</w:t>
            </w:r>
            <w:r w:rsidR="00BF3D1F" w:rsidRPr="00B161E2">
              <w:rPr>
                <w:sz w:val="20"/>
              </w:rPr>
              <w:t>7</w:t>
            </w:r>
          </w:p>
        </w:tc>
        <w:tc>
          <w:tcPr>
            <w:tcW w:w="7601" w:type="dxa"/>
          </w:tcPr>
          <w:p w14:paraId="2460911F" w14:textId="77777777" w:rsidR="0003765E" w:rsidRPr="00B161E2" w:rsidRDefault="0003765E" w:rsidP="008E4254">
            <w:pPr>
              <w:tabs>
                <w:tab w:val="left" w:pos="720"/>
                <w:tab w:val="left" w:pos="1080"/>
                <w:tab w:val="left" w:pos="1440"/>
                <w:tab w:val="left" w:pos="1800"/>
                <w:tab w:val="left" w:pos="2160"/>
              </w:tabs>
              <w:spacing w:beforeLines="40" w:before="96" w:afterLines="40" w:after="96"/>
            </w:pPr>
            <w:r w:rsidRPr="00B161E2">
              <w:t xml:space="preserve">Accepts </w:t>
            </w:r>
            <w:r w:rsidR="005635B0" w:rsidRPr="00B161E2">
              <w:t>c</w:t>
            </w:r>
            <w:r w:rsidRPr="00B161E2">
              <w:t xml:space="preserve">ontent in numerous file types/formats: TIFF images for storage, XML text, audio, streaming video, and </w:t>
            </w:r>
            <w:r w:rsidR="005635B0" w:rsidRPr="00B161E2">
              <w:t>PDF</w:t>
            </w:r>
            <w:r w:rsidRPr="00B161E2">
              <w:t>.</w:t>
            </w:r>
          </w:p>
        </w:tc>
      </w:tr>
      <w:tr w:rsidR="0003765E" w:rsidRPr="00B161E2" w14:paraId="771AA4D8" w14:textId="77777777" w:rsidTr="005538E3">
        <w:tblPrEx>
          <w:tblCellMar>
            <w:top w:w="0" w:type="dxa"/>
            <w:bottom w:w="0" w:type="dxa"/>
          </w:tblCellMar>
          <w:tblLook w:val="01E0" w:firstRow="1" w:lastRow="1" w:firstColumn="1" w:lastColumn="1" w:noHBand="0" w:noVBand="0"/>
        </w:tblPrEx>
        <w:trPr>
          <w:cantSplit/>
        </w:trPr>
        <w:tc>
          <w:tcPr>
            <w:tcW w:w="1039" w:type="dxa"/>
          </w:tcPr>
          <w:p w14:paraId="12139F68" w14:textId="77777777" w:rsidR="0003765E" w:rsidRPr="00B161E2" w:rsidRDefault="00E506E7" w:rsidP="008E4254">
            <w:pPr>
              <w:tabs>
                <w:tab w:val="left" w:pos="720"/>
                <w:tab w:val="left" w:pos="1080"/>
                <w:tab w:val="left" w:pos="1440"/>
                <w:tab w:val="left" w:pos="1800"/>
                <w:tab w:val="left" w:pos="2160"/>
              </w:tabs>
              <w:spacing w:beforeLines="40" w:before="96" w:afterLines="40" w:after="96"/>
              <w:rPr>
                <w:sz w:val="20"/>
              </w:rPr>
            </w:pPr>
            <w:r w:rsidRPr="00B161E2">
              <w:rPr>
                <w:sz w:val="20"/>
              </w:rPr>
              <w:t>7.1.</w:t>
            </w:r>
            <w:r w:rsidR="00DE4D96" w:rsidRPr="00B161E2">
              <w:rPr>
                <w:sz w:val="20"/>
              </w:rPr>
              <w:t>1.</w:t>
            </w:r>
            <w:r w:rsidR="00BF3D1F" w:rsidRPr="00B161E2">
              <w:rPr>
                <w:sz w:val="20"/>
              </w:rPr>
              <w:t>8</w:t>
            </w:r>
          </w:p>
        </w:tc>
        <w:tc>
          <w:tcPr>
            <w:tcW w:w="7601" w:type="dxa"/>
          </w:tcPr>
          <w:p w14:paraId="15D713AE" w14:textId="77777777" w:rsidR="0003765E" w:rsidRPr="00B161E2" w:rsidRDefault="005635B0" w:rsidP="008E4254">
            <w:pPr>
              <w:tabs>
                <w:tab w:val="left" w:pos="720"/>
                <w:tab w:val="left" w:pos="1080"/>
                <w:tab w:val="left" w:pos="1440"/>
                <w:tab w:val="left" w:pos="1800"/>
                <w:tab w:val="left" w:pos="2160"/>
              </w:tabs>
              <w:spacing w:beforeLines="40" w:before="96" w:afterLines="40" w:after="96"/>
              <w:rPr>
                <w:lang w:val="en-US"/>
              </w:rPr>
            </w:pPr>
            <w:r w:rsidRPr="00B161E2">
              <w:t>A</w:t>
            </w:r>
            <w:r w:rsidR="0003765E" w:rsidRPr="00B161E2">
              <w:t>ccept</w:t>
            </w:r>
            <w:r w:rsidRPr="00B161E2">
              <w:t>s</w:t>
            </w:r>
            <w:r w:rsidR="0003765E" w:rsidRPr="00B161E2">
              <w:t xml:space="preserve"> </w:t>
            </w:r>
            <w:r w:rsidR="00AE3072" w:rsidRPr="00B161E2">
              <w:t>SIPS in the following formats:  XML, MARC, MARC XML, MODS, EAD, DC, TEI, etc.</w:t>
            </w:r>
            <w:r w:rsidR="0003765E" w:rsidRPr="00B161E2">
              <w:t xml:space="preserve"> </w:t>
            </w:r>
          </w:p>
        </w:tc>
      </w:tr>
      <w:tr w:rsidR="0003765E" w:rsidRPr="00B161E2" w14:paraId="18DAA5D9" w14:textId="77777777" w:rsidTr="005538E3">
        <w:tblPrEx>
          <w:tblCellMar>
            <w:top w:w="0" w:type="dxa"/>
            <w:bottom w:w="0" w:type="dxa"/>
          </w:tblCellMar>
          <w:tblLook w:val="01E0" w:firstRow="1" w:lastRow="1" w:firstColumn="1" w:lastColumn="1" w:noHBand="0" w:noVBand="0"/>
        </w:tblPrEx>
        <w:trPr>
          <w:cantSplit/>
        </w:trPr>
        <w:tc>
          <w:tcPr>
            <w:tcW w:w="1039" w:type="dxa"/>
          </w:tcPr>
          <w:p w14:paraId="5432D9DE" w14:textId="77777777" w:rsidR="0003765E" w:rsidRPr="00B161E2" w:rsidRDefault="00E506E7" w:rsidP="008E4254">
            <w:pPr>
              <w:tabs>
                <w:tab w:val="left" w:pos="720"/>
                <w:tab w:val="left" w:pos="1080"/>
                <w:tab w:val="left" w:pos="1440"/>
                <w:tab w:val="left" w:pos="1800"/>
                <w:tab w:val="left" w:pos="2160"/>
              </w:tabs>
              <w:spacing w:beforeLines="40" w:before="96" w:afterLines="40" w:after="96"/>
              <w:rPr>
                <w:sz w:val="20"/>
              </w:rPr>
            </w:pPr>
            <w:r w:rsidRPr="00B161E2">
              <w:rPr>
                <w:sz w:val="20"/>
              </w:rPr>
              <w:lastRenderedPageBreak/>
              <w:t>7.1.</w:t>
            </w:r>
            <w:r w:rsidR="00DE4D96" w:rsidRPr="00B161E2">
              <w:rPr>
                <w:sz w:val="20"/>
              </w:rPr>
              <w:t xml:space="preserve"> 1.</w:t>
            </w:r>
            <w:r w:rsidR="00BF3D1F" w:rsidRPr="00B161E2">
              <w:rPr>
                <w:sz w:val="20"/>
              </w:rPr>
              <w:t>9</w:t>
            </w:r>
          </w:p>
        </w:tc>
        <w:tc>
          <w:tcPr>
            <w:tcW w:w="7601" w:type="dxa"/>
          </w:tcPr>
          <w:p w14:paraId="3DDD0CF7" w14:textId="77777777" w:rsidR="005635B0" w:rsidRPr="00B161E2" w:rsidRDefault="0003765E" w:rsidP="008E4254">
            <w:pPr>
              <w:tabs>
                <w:tab w:val="left" w:pos="720"/>
                <w:tab w:val="left" w:pos="1080"/>
                <w:tab w:val="left" w:pos="1440"/>
                <w:tab w:val="left" w:pos="1800"/>
                <w:tab w:val="left" w:pos="2160"/>
              </w:tabs>
              <w:spacing w:beforeLines="40" w:before="96" w:afterLines="40" w:after="96"/>
            </w:pPr>
            <w:r w:rsidRPr="00B161E2">
              <w:t>Accepts the following types of digital objects:</w:t>
            </w:r>
          </w:p>
          <w:p w14:paraId="6447281C" w14:textId="77777777" w:rsidR="0003765E" w:rsidRPr="00B161E2" w:rsidRDefault="0003765E" w:rsidP="008E4254">
            <w:pPr>
              <w:tabs>
                <w:tab w:val="left" w:pos="720"/>
                <w:tab w:val="left" w:pos="1080"/>
                <w:tab w:val="left" w:pos="1440"/>
                <w:tab w:val="left" w:pos="1800"/>
                <w:tab w:val="left" w:pos="2160"/>
              </w:tabs>
              <w:spacing w:beforeLines="40" w:before="96" w:afterLines="40" w:after="96"/>
              <w:rPr>
                <w:lang w:val="en-US"/>
              </w:rPr>
            </w:pPr>
            <w:r w:rsidRPr="00B161E2">
              <w:t>Articles, journals, images, monographs, audio files, video files, websites, numeric data,</w:t>
            </w:r>
            <w:r w:rsidR="005635B0" w:rsidRPr="00B161E2">
              <w:t xml:space="preserve"> text files, </w:t>
            </w:r>
            <w:r w:rsidR="004B041B" w:rsidRPr="00B161E2">
              <w:t>and</w:t>
            </w:r>
            <w:r w:rsidRPr="00B161E2">
              <w:t xml:space="preserve"> databases</w:t>
            </w:r>
            <w:r w:rsidR="0014786F" w:rsidRPr="00B161E2">
              <w:t>.</w:t>
            </w:r>
          </w:p>
        </w:tc>
      </w:tr>
      <w:tr w:rsidR="009C26D9" w:rsidRPr="00B161E2" w14:paraId="10856385" w14:textId="77777777" w:rsidTr="005538E3">
        <w:tblPrEx>
          <w:tblCellMar>
            <w:top w:w="0" w:type="dxa"/>
            <w:bottom w:w="0" w:type="dxa"/>
          </w:tblCellMar>
          <w:tblLook w:val="01E0" w:firstRow="1" w:lastRow="1" w:firstColumn="1" w:lastColumn="1" w:noHBand="0" w:noVBand="0"/>
        </w:tblPrEx>
        <w:trPr>
          <w:cantSplit/>
        </w:trPr>
        <w:tc>
          <w:tcPr>
            <w:tcW w:w="1039" w:type="dxa"/>
          </w:tcPr>
          <w:p w14:paraId="171929FC" w14:textId="77777777" w:rsidR="009C26D9" w:rsidRPr="00B161E2" w:rsidRDefault="009C26D9" w:rsidP="00DE4D96">
            <w:pPr>
              <w:pStyle w:val="Paragraph"/>
            </w:pPr>
            <w:r w:rsidRPr="00B161E2">
              <w:t>7.1.1.10</w:t>
            </w:r>
          </w:p>
        </w:tc>
        <w:tc>
          <w:tcPr>
            <w:tcW w:w="7601" w:type="dxa"/>
          </w:tcPr>
          <w:p w14:paraId="3B6C6C35" w14:textId="77777777" w:rsidR="009C26D9" w:rsidRPr="00B161E2" w:rsidRDefault="009C26D9" w:rsidP="009C26D9">
            <w:pPr>
              <w:tabs>
                <w:tab w:val="left" w:pos="720"/>
                <w:tab w:val="left" w:pos="1080"/>
                <w:tab w:val="left" w:pos="1440"/>
                <w:tab w:val="left" w:pos="1800"/>
                <w:tab w:val="left" w:pos="2160"/>
              </w:tabs>
              <w:spacing w:beforeLines="40" w:before="96" w:afterLines="40" w:after="96"/>
              <w:ind w:left="66"/>
            </w:pPr>
            <w:r w:rsidRPr="00B161E2">
              <w:t>Converts data to accepted file formats [see Appendix B] as needed.</w:t>
            </w:r>
          </w:p>
          <w:p w14:paraId="498007EB" w14:textId="77777777" w:rsidR="009C26D9" w:rsidRPr="00B161E2" w:rsidRDefault="009C26D9" w:rsidP="009C26D9">
            <w:pPr>
              <w:numPr>
                <w:ilvl w:val="0"/>
                <w:numId w:val="5"/>
              </w:numPr>
              <w:tabs>
                <w:tab w:val="left" w:pos="720"/>
                <w:tab w:val="left" w:pos="1080"/>
                <w:tab w:val="left" w:pos="1440"/>
                <w:tab w:val="left" w:pos="1800"/>
                <w:tab w:val="left" w:pos="2160"/>
              </w:tabs>
              <w:spacing w:beforeLines="40" w:before="96" w:afterLines="40" w:after="96"/>
            </w:pPr>
            <w:r w:rsidRPr="00B161E2">
              <w:t>Examples of conversions may include: upgrading the version of software being submitted; converting one program to another</w:t>
            </w:r>
          </w:p>
          <w:p w14:paraId="4FBC93F8" w14:textId="77777777" w:rsidR="009C26D9" w:rsidRPr="00B161E2" w:rsidRDefault="009C26D9" w:rsidP="009C26D9">
            <w:pPr>
              <w:numPr>
                <w:ilvl w:val="0"/>
                <w:numId w:val="5"/>
              </w:numPr>
              <w:tabs>
                <w:tab w:val="left" w:pos="720"/>
                <w:tab w:val="left" w:pos="1080"/>
                <w:tab w:val="left" w:pos="1440"/>
                <w:tab w:val="left" w:pos="1800"/>
                <w:tab w:val="left" w:pos="2160"/>
              </w:tabs>
              <w:spacing w:beforeLines="40" w:before="96" w:afterLines="40" w:after="96"/>
            </w:pPr>
            <w:r w:rsidRPr="00B161E2">
              <w:t>Conversion needs only to preserve content, not the look, feel and experience of the original</w:t>
            </w:r>
          </w:p>
        </w:tc>
      </w:tr>
      <w:tr w:rsidR="0003765E" w:rsidRPr="00B161E2" w14:paraId="204BECAA" w14:textId="77777777" w:rsidTr="005538E3">
        <w:tblPrEx>
          <w:tblCellMar>
            <w:top w:w="0" w:type="dxa"/>
            <w:bottom w:w="0" w:type="dxa"/>
          </w:tblCellMar>
          <w:tblLook w:val="01E0" w:firstRow="1" w:lastRow="1" w:firstColumn="1" w:lastColumn="1" w:noHBand="0" w:noVBand="0"/>
        </w:tblPrEx>
        <w:trPr>
          <w:cantSplit/>
        </w:trPr>
        <w:tc>
          <w:tcPr>
            <w:tcW w:w="1039" w:type="dxa"/>
          </w:tcPr>
          <w:p w14:paraId="6847914C" w14:textId="77777777" w:rsidR="0003765E" w:rsidRPr="00B161E2" w:rsidRDefault="00E506E7" w:rsidP="00DE4D96">
            <w:pPr>
              <w:pStyle w:val="Paragraph"/>
            </w:pPr>
            <w:r w:rsidRPr="00B161E2">
              <w:t>7.1.</w:t>
            </w:r>
            <w:r w:rsidR="00DE4D96" w:rsidRPr="00B161E2">
              <w:t>1.</w:t>
            </w:r>
            <w:r w:rsidR="00BF3D1F" w:rsidRPr="00B161E2">
              <w:t>11</w:t>
            </w:r>
          </w:p>
        </w:tc>
        <w:tc>
          <w:tcPr>
            <w:tcW w:w="7601" w:type="dxa"/>
          </w:tcPr>
          <w:p w14:paraId="1C9E025A" w14:textId="77777777" w:rsidR="008926AD" w:rsidRPr="00B161E2" w:rsidRDefault="0003765E" w:rsidP="008E4254">
            <w:pPr>
              <w:tabs>
                <w:tab w:val="left" w:pos="720"/>
                <w:tab w:val="left" w:pos="1080"/>
                <w:tab w:val="left" w:pos="1440"/>
                <w:tab w:val="left" w:pos="1800"/>
                <w:tab w:val="left" w:pos="2160"/>
              </w:tabs>
              <w:spacing w:beforeLines="40" w:before="96" w:afterLines="40" w:after="96"/>
            </w:pPr>
            <w:r w:rsidRPr="00B161E2">
              <w:t>Prompts a request for resubmission</w:t>
            </w:r>
            <w:r w:rsidR="00E80E18" w:rsidRPr="00B161E2">
              <w:t xml:space="preserve"> to the Content Originator</w:t>
            </w:r>
            <w:r w:rsidRPr="00B161E2">
              <w:t xml:space="preserve"> if an error of transmission or receipt occurs</w:t>
            </w:r>
          </w:p>
          <w:p w14:paraId="74CD0631" w14:textId="77777777" w:rsidR="008926AD" w:rsidRPr="00B161E2" w:rsidRDefault="0003765E" w:rsidP="00DE4D96">
            <w:pPr>
              <w:pStyle w:val="Paragraph"/>
            </w:pPr>
            <w:r w:rsidRPr="00B161E2">
              <w:t>Error message feature is configurable for all types of errors.</w:t>
            </w:r>
          </w:p>
          <w:p w14:paraId="78737B49" w14:textId="77777777" w:rsidR="008926AD" w:rsidRPr="00B161E2" w:rsidRDefault="0003765E" w:rsidP="00DE4D96">
            <w:pPr>
              <w:pStyle w:val="Paragraph"/>
            </w:pPr>
            <w:r w:rsidRPr="00B161E2">
              <w:t>System generates an error log.</w:t>
            </w:r>
          </w:p>
          <w:p w14:paraId="014D9888" w14:textId="77777777" w:rsidR="008926AD" w:rsidRPr="00B161E2" w:rsidRDefault="0003765E" w:rsidP="00DE4D96">
            <w:pPr>
              <w:pStyle w:val="Paragraph"/>
            </w:pPr>
            <w:r w:rsidRPr="00B161E2">
              <w:t>Allows retention of metadata for files rejected but not replaced.</w:t>
            </w:r>
          </w:p>
          <w:p w14:paraId="18E15A5F" w14:textId="77777777" w:rsidR="008926AD" w:rsidRPr="00B161E2" w:rsidRDefault="00C42B40" w:rsidP="00DE4D96">
            <w:pPr>
              <w:pStyle w:val="Paragraph"/>
            </w:pPr>
            <w:r w:rsidRPr="00B161E2">
              <w:t>T</w:t>
            </w:r>
            <w:r w:rsidR="0003765E" w:rsidRPr="00B161E2">
              <w:t>ransmission problems allow rejection of entire packages.</w:t>
            </w:r>
          </w:p>
          <w:p w14:paraId="1854B480" w14:textId="77777777" w:rsidR="008926AD" w:rsidRPr="00B161E2" w:rsidRDefault="00C42B40" w:rsidP="00DE4D96">
            <w:pPr>
              <w:pStyle w:val="Paragraph"/>
            </w:pPr>
            <w:r w:rsidRPr="00B161E2">
              <w:t>Other problems will allow rejection of entire package or part of a package, depending on content.</w:t>
            </w:r>
          </w:p>
          <w:p w14:paraId="049D4425" w14:textId="77777777" w:rsidR="0003765E" w:rsidRPr="00B161E2" w:rsidRDefault="00E80E18" w:rsidP="00DE4D96">
            <w:pPr>
              <w:pStyle w:val="Paragraph"/>
            </w:pPr>
            <w:r w:rsidRPr="00B161E2">
              <w:t>Maintains log of messages sent concerning resubmissions.</w:t>
            </w:r>
          </w:p>
        </w:tc>
      </w:tr>
      <w:tr w:rsidR="0003765E" w:rsidRPr="00B161E2" w14:paraId="35BD6943" w14:textId="77777777" w:rsidTr="005538E3">
        <w:tblPrEx>
          <w:tblCellMar>
            <w:top w:w="0" w:type="dxa"/>
            <w:bottom w:w="0" w:type="dxa"/>
          </w:tblCellMar>
          <w:tblLook w:val="01E0" w:firstRow="1" w:lastRow="1" w:firstColumn="1" w:lastColumn="1" w:noHBand="0" w:noVBand="0"/>
        </w:tblPrEx>
        <w:trPr>
          <w:cantSplit/>
        </w:trPr>
        <w:tc>
          <w:tcPr>
            <w:tcW w:w="1039" w:type="dxa"/>
          </w:tcPr>
          <w:p w14:paraId="1BC2EDD8" w14:textId="77777777" w:rsidR="0003765E" w:rsidRPr="00B161E2" w:rsidRDefault="00E506E7" w:rsidP="00DE4D96">
            <w:pPr>
              <w:pStyle w:val="Paragraph"/>
            </w:pPr>
            <w:r w:rsidRPr="00B161E2">
              <w:t>7.1.</w:t>
            </w:r>
            <w:r w:rsidR="00DE4D96" w:rsidRPr="00B161E2">
              <w:t>1.</w:t>
            </w:r>
            <w:r w:rsidR="00BF3D1F" w:rsidRPr="00B161E2">
              <w:t>12</w:t>
            </w:r>
          </w:p>
        </w:tc>
        <w:tc>
          <w:tcPr>
            <w:tcW w:w="7601" w:type="dxa"/>
          </w:tcPr>
          <w:p w14:paraId="202B3C84" w14:textId="77777777" w:rsidR="0003765E" w:rsidRPr="00B161E2" w:rsidRDefault="0003765E" w:rsidP="00DE4D96">
            <w:pPr>
              <w:pStyle w:val="Paragraph"/>
            </w:pPr>
            <w:r w:rsidRPr="00B161E2">
              <w:t>Accommodates a resubmitted SIP in case of errors resulting from the SIP submission.</w:t>
            </w:r>
          </w:p>
        </w:tc>
      </w:tr>
      <w:tr w:rsidR="0003765E" w:rsidRPr="00B161E2" w14:paraId="5B70743B" w14:textId="77777777" w:rsidTr="005538E3">
        <w:tblPrEx>
          <w:tblCellMar>
            <w:top w:w="0" w:type="dxa"/>
            <w:bottom w:w="0" w:type="dxa"/>
          </w:tblCellMar>
          <w:tblLook w:val="01E0" w:firstRow="1" w:lastRow="1" w:firstColumn="1" w:lastColumn="1" w:noHBand="0" w:noVBand="0"/>
        </w:tblPrEx>
        <w:trPr>
          <w:cantSplit/>
        </w:trPr>
        <w:tc>
          <w:tcPr>
            <w:tcW w:w="1039" w:type="dxa"/>
          </w:tcPr>
          <w:p w14:paraId="3E7BEE3E" w14:textId="77777777" w:rsidR="0003765E" w:rsidRPr="00B161E2" w:rsidRDefault="00E506E7" w:rsidP="00DE4D96">
            <w:pPr>
              <w:pStyle w:val="Paragraph"/>
            </w:pPr>
            <w:r w:rsidRPr="00B161E2">
              <w:t>7.1.</w:t>
            </w:r>
            <w:r w:rsidR="00DB678A" w:rsidRPr="00B161E2">
              <w:t>1.</w:t>
            </w:r>
            <w:r w:rsidR="00BF3D1F" w:rsidRPr="00B161E2">
              <w:t>13</w:t>
            </w:r>
          </w:p>
        </w:tc>
        <w:tc>
          <w:tcPr>
            <w:tcW w:w="7601" w:type="dxa"/>
          </w:tcPr>
          <w:p w14:paraId="336F99EA" w14:textId="77777777" w:rsidR="0003765E" w:rsidRPr="00B161E2" w:rsidRDefault="0003765E" w:rsidP="00656F4E">
            <w:pPr>
              <w:tabs>
                <w:tab w:val="left" w:pos="720"/>
                <w:tab w:val="left" w:pos="1080"/>
                <w:tab w:val="left" w:pos="1440"/>
                <w:tab w:val="left" w:pos="1800"/>
                <w:tab w:val="left" w:pos="2160"/>
              </w:tabs>
              <w:spacing w:beforeLines="40" w:before="96" w:afterLines="40" w:after="96"/>
            </w:pPr>
            <w:r w:rsidRPr="00B161E2">
              <w:t xml:space="preserve">Has the option of sending a configurable automatic system confirmation receipt of SIP to producer based on type of resource, file, producer, etc.  </w:t>
            </w:r>
          </w:p>
        </w:tc>
      </w:tr>
      <w:tr w:rsidR="0003765E" w:rsidRPr="00B161E2" w14:paraId="0FE7B36A" w14:textId="77777777" w:rsidTr="005538E3">
        <w:tblPrEx>
          <w:tblCellMar>
            <w:top w:w="0" w:type="dxa"/>
            <w:bottom w:w="0" w:type="dxa"/>
          </w:tblCellMar>
          <w:tblLook w:val="01E0" w:firstRow="1" w:lastRow="1" w:firstColumn="1" w:lastColumn="1" w:noHBand="0" w:noVBand="0"/>
        </w:tblPrEx>
        <w:trPr>
          <w:cantSplit/>
        </w:trPr>
        <w:tc>
          <w:tcPr>
            <w:tcW w:w="1039" w:type="dxa"/>
          </w:tcPr>
          <w:p w14:paraId="0427ED8E" w14:textId="77777777" w:rsidR="0003765E" w:rsidRPr="00B161E2" w:rsidRDefault="00E506E7" w:rsidP="00DE4D96">
            <w:pPr>
              <w:pStyle w:val="Paragraph"/>
            </w:pPr>
            <w:r w:rsidRPr="00B161E2">
              <w:t>7.1.</w:t>
            </w:r>
            <w:r w:rsidR="00DE4D96" w:rsidRPr="00B161E2">
              <w:t>1.</w:t>
            </w:r>
            <w:r w:rsidR="00BF3D1F" w:rsidRPr="00B161E2">
              <w:t>14</w:t>
            </w:r>
          </w:p>
        </w:tc>
        <w:tc>
          <w:tcPr>
            <w:tcW w:w="7601" w:type="dxa"/>
          </w:tcPr>
          <w:p w14:paraId="0AD10634" w14:textId="77777777" w:rsidR="00DC5707" w:rsidRPr="00B161E2" w:rsidRDefault="0003765E" w:rsidP="008E4254">
            <w:pPr>
              <w:tabs>
                <w:tab w:val="left" w:pos="720"/>
                <w:tab w:val="left" w:pos="1080"/>
                <w:tab w:val="left" w:pos="1440"/>
                <w:tab w:val="left" w:pos="1800"/>
                <w:tab w:val="left" w:pos="2160"/>
              </w:tabs>
              <w:spacing w:beforeLines="40" w:before="96" w:afterLines="40" w:after="96"/>
            </w:pPr>
            <w:r w:rsidRPr="00B161E2">
              <w:t>Stores and tracks versions of a document/file/image.</w:t>
            </w:r>
            <w:r w:rsidR="00E80E18" w:rsidRPr="00B161E2">
              <w:t xml:space="preserve">  Links /connections between versions are created and maintained.</w:t>
            </w:r>
            <w:r w:rsidR="00DC5707" w:rsidRPr="00B161E2">
              <w:t xml:space="preserve"> </w:t>
            </w:r>
          </w:p>
        </w:tc>
      </w:tr>
      <w:tr w:rsidR="00107A27" w:rsidRPr="00B161E2" w14:paraId="53DC7C7F" w14:textId="77777777" w:rsidTr="005538E3">
        <w:tblPrEx>
          <w:tblCellMar>
            <w:top w:w="0" w:type="dxa"/>
            <w:bottom w:w="0" w:type="dxa"/>
          </w:tblCellMar>
          <w:tblLook w:val="01E0" w:firstRow="1" w:lastRow="1" w:firstColumn="1" w:lastColumn="1" w:noHBand="0" w:noVBand="0"/>
        </w:tblPrEx>
        <w:trPr>
          <w:cantSplit/>
        </w:trPr>
        <w:tc>
          <w:tcPr>
            <w:tcW w:w="1039" w:type="dxa"/>
          </w:tcPr>
          <w:p w14:paraId="46DA97AA" w14:textId="77777777" w:rsidR="00107A27" w:rsidRPr="00B161E2" w:rsidRDefault="00E506E7" w:rsidP="00DE4D96">
            <w:pPr>
              <w:pStyle w:val="Paragraph"/>
            </w:pPr>
            <w:r w:rsidRPr="00B161E2">
              <w:t>7.1.</w:t>
            </w:r>
            <w:r w:rsidR="00DE4D96" w:rsidRPr="00B161E2">
              <w:t>1.</w:t>
            </w:r>
            <w:r w:rsidR="00BF3D1F" w:rsidRPr="00B161E2">
              <w:t>15</w:t>
            </w:r>
          </w:p>
        </w:tc>
        <w:tc>
          <w:tcPr>
            <w:tcW w:w="7601" w:type="dxa"/>
          </w:tcPr>
          <w:p w14:paraId="4AF92A67" w14:textId="77777777" w:rsidR="00107A27" w:rsidRPr="00B161E2" w:rsidRDefault="00107A27" w:rsidP="008E4254">
            <w:pPr>
              <w:tabs>
                <w:tab w:val="left" w:pos="720"/>
                <w:tab w:val="left" w:pos="1080"/>
                <w:tab w:val="left" w:pos="1440"/>
                <w:tab w:val="left" w:pos="1800"/>
                <w:tab w:val="left" w:pos="2160"/>
              </w:tabs>
              <w:spacing w:beforeLines="40" w:before="96" w:afterLines="40" w:after="96"/>
            </w:pPr>
            <w:r w:rsidRPr="00B161E2">
              <w:t>Assigns a unique identifier</w:t>
            </w:r>
            <w:r w:rsidR="00E80E18" w:rsidRPr="00B161E2">
              <w:t xml:space="preserve"> to each object.  Submitted content may be composed of multiple items, and the system must maintain the relationship between the parent object and any subsequent child objects (i.e., tracking of unique identifiers for child objects and the parent object; possible inheritance of parent object identifier to child objects).</w:t>
            </w:r>
          </w:p>
        </w:tc>
      </w:tr>
      <w:tr w:rsidR="009C26D9" w:rsidRPr="00B161E2" w14:paraId="1BF3CBF2" w14:textId="77777777" w:rsidTr="005538E3">
        <w:tblPrEx>
          <w:tblCellMar>
            <w:top w:w="0" w:type="dxa"/>
            <w:bottom w:w="0" w:type="dxa"/>
          </w:tblCellMar>
          <w:tblLook w:val="01E0" w:firstRow="1" w:lastRow="1" w:firstColumn="1" w:lastColumn="1" w:noHBand="0" w:noVBand="0"/>
        </w:tblPrEx>
        <w:trPr>
          <w:cantSplit/>
          <w:trHeight w:val="422"/>
        </w:trPr>
        <w:tc>
          <w:tcPr>
            <w:tcW w:w="1039" w:type="dxa"/>
          </w:tcPr>
          <w:p w14:paraId="4CA0EE20" w14:textId="77777777" w:rsidR="009C26D9" w:rsidRPr="00B161E2" w:rsidRDefault="009C26D9" w:rsidP="009C26D9">
            <w:pPr>
              <w:pStyle w:val="Paragraph"/>
            </w:pPr>
            <w:r w:rsidRPr="00B161E2">
              <w:t>7.1.1.16</w:t>
            </w:r>
          </w:p>
        </w:tc>
        <w:tc>
          <w:tcPr>
            <w:tcW w:w="7601" w:type="dxa"/>
          </w:tcPr>
          <w:p w14:paraId="54DC213C" w14:textId="77777777" w:rsidR="009C26D9" w:rsidRPr="00B161E2" w:rsidRDefault="0003765E" w:rsidP="009C26D9">
            <w:pPr>
              <w:tabs>
                <w:tab w:val="left" w:pos="720"/>
                <w:tab w:val="left" w:pos="1080"/>
                <w:tab w:val="left" w:pos="1440"/>
                <w:tab w:val="left" w:pos="1800"/>
                <w:tab w:val="left" w:pos="2160"/>
              </w:tabs>
              <w:spacing w:beforeLines="40" w:before="96" w:afterLines="40" w:after="96"/>
            </w:pPr>
            <w:r w:rsidRPr="00B161E2">
              <w:t xml:space="preserve">Keeps an audit trail of all </w:t>
            </w:r>
            <w:r w:rsidR="007C6C4D" w:rsidRPr="00B161E2">
              <w:t>actions</w:t>
            </w:r>
            <w:r w:rsidR="009C26D9" w:rsidRPr="00B161E2">
              <w:t>.</w:t>
            </w:r>
          </w:p>
        </w:tc>
      </w:tr>
    </w:tbl>
    <w:p w14:paraId="72E3D1E3" w14:textId="77777777" w:rsidR="007C6C4D" w:rsidRPr="00B161E2" w:rsidRDefault="007C6C4D" w:rsidP="007C6C4D">
      <w:pPr>
        <w:tabs>
          <w:tab w:val="left" w:pos="720"/>
          <w:tab w:val="left" w:pos="1080"/>
          <w:tab w:val="left" w:pos="1440"/>
          <w:tab w:val="left" w:pos="1800"/>
          <w:tab w:val="left" w:pos="2160"/>
        </w:tabs>
        <w:rPr>
          <w:b/>
        </w:rPr>
      </w:pPr>
    </w:p>
    <w:p w14:paraId="28F7DC8A" w14:textId="77777777" w:rsidR="007C6C4D" w:rsidRPr="00B161E2" w:rsidRDefault="007C6C4D" w:rsidP="008E4254">
      <w:pPr>
        <w:tabs>
          <w:tab w:val="left" w:pos="720"/>
          <w:tab w:val="left" w:pos="1080"/>
          <w:tab w:val="left" w:pos="1440"/>
          <w:tab w:val="left" w:pos="1800"/>
          <w:tab w:val="left" w:pos="2160"/>
        </w:tabs>
      </w:pPr>
    </w:p>
    <w:p w14:paraId="47D46356" w14:textId="77777777" w:rsidR="0003765E" w:rsidRPr="00B161E2" w:rsidRDefault="000E0D80" w:rsidP="008E4254">
      <w:pPr>
        <w:pStyle w:val="Heading3"/>
        <w:numPr>
          <w:ilvl w:val="2"/>
          <w:numId w:val="1"/>
        </w:numPr>
        <w:tabs>
          <w:tab w:val="left" w:pos="720"/>
          <w:tab w:val="left" w:pos="1080"/>
          <w:tab w:val="left" w:pos="1440"/>
          <w:tab w:val="left" w:pos="1800"/>
          <w:tab w:val="left" w:pos="2160"/>
        </w:tabs>
      </w:pPr>
      <w:bookmarkStart w:id="25" w:name="_Toc157995932"/>
      <w:r w:rsidRPr="00B161E2">
        <w:t>Quality Assurance</w:t>
      </w:r>
      <w:bookmarkEnd w:id="25"/>
    </w:p>
    <w:p w14:paraId="39F3C5D7" w14:textId="77777777" w:rsidR="000E0D80" w:rsidRPr="00B161E2" w:rsidRDefault="000E0D80" w:rsidP="008E4254">
      <w:pPr>
        <w:tabs>
          <w:tab w:val="left" w:pos="720"/>
          <w:tab w:val="left" w:pos="1080"/>
          <w:tab w:val="left" w:pos="1440"/>
          <w:tab w:val="left" w:pos="1800"/>
          <w:tab w:val="left" w:pos="2160"/>
        </w:tabs>
      </w:pPr>
    </w:p>
    <w:p w14:paraId="57F99CA6" w14:textId="77777777" w:rsidR="000E0D80" w:rsidRPr="00B161E2" w:rsidRDefault="000E0D80" w:rsidP="00DE4D96">
      <w:pPr>
        <w:pStyle w:val="Longcitation"/>
      </w:pPr>
      <w:r w:rsidRPr="00B161E2">
        <w:t xml:space="preserve">The </w:t>
      </w:r>
      <w:r w:rsidRPr="00B161E2">
        <w:rPr>
          <w:rFonts w:ascii="TimesNewRoman,Bold" w:hAnsi="TimesNewRoman,Bold"/>
        </w:rPr>
        <w:t>Quality Assurance</w:t>
      </w:r>
      <w:r w:rsidRPr="00B161E2">
        <w:rPr>
          <w:rFonts w:ascii="TimesNewRoman,Bold" w:hAnsi="TimesNewRoman,Bold"/>
          <w:b/>
          <w:bCs/>
        </w:rPr>
        <w:t xml:space="preserve"> </w:t>
      </w:r>
      <w:r w:rsidRPr="00B161E2">
        <w:t>function validates (</w:t>
      </w:r>
      <w:r w:rsidRPr="00B161E2">
        <w:rPr>
          <w:rFonts w:ascii="TimesNewRoman,Italic" w:hAnsi="TimesNewRoman,Italic"/>
        </w:rPr>
        <w:t>QA results</w:t>
      </w:r>
      <w:r w:rsidRPr="00B161E2">
        <w:t xml:space="preserve">) the successful transfer of the </w:t>
      </w:r>
      <w:r w:rsidRPr="00B161E2">
        <w:rPr>
          <w:rFonts w:ascii="TimesNewRoman,Italic" w:hAnsi="TimesNewRoman,Italic"/>
          <w:iCs/>
        </w:rPr>
        <w:t xml:space="preserve">SIP </w:t>
      </w:r>
      <w:r w:rsidRPr="00B161E2">
        <w:t>to the staging area. For digital submissions, these mechanisms might include Cyclic Redundancy Checks (CRCs) or checksums associated with each data file, or the use of system log files to record and identify any file transfer or media read/write errors.</w:t>
      </w:r>
    </w:p>
    <w:p w14:paraId="1DFB7A74" w14:textId="77777777" w:rsidR="008B3AAA" w:rsidRPr="00B161E2" w:rsidRDefault="008B3AAA" w:rsidP="008E4254">
      <w:pPr>
        <w:tabs>
          <w:tab w:val="left" w:pos="720"/>
          <w:tab w:val="left" w:pos="1080"/>
          <w:tab w:val="left" w:pos="1440"/>
          <w:tab w:val="left" w:pos="1800"/>
          <w:tab w:val="left" w:pos="2160"/>
        </w:tabs>
        <w:rPr>
          <w:sz w:val="20"/>
        </w:rPr>
      </w:pPr>
    </w:p>
    <w:p w14:paraId="53956811" w14:textId="77777777" w:rsidR="000E0D80" w:rsidRPr="00B161E2" w:rsidRDefault="000E0D80" w:rsidP="008E4254">
      <w:pPr>
        <w:tabs>
          <w:tab w:val="left" w:pos="720"/>
          <w:tab w:val="left" w:pos="1080"/>
          <w:tab w:val="left" w:pos="1440"/>
          <w:tab w:val="left" w:pos="1800"/>
          <w:tab w:val="left" w:pos="2160"/>
        </w:tabs>
      </w:pPr>
      <w:r w:rsidRPr="00B161E2">
        <w:t>The purpose of Quality Assurance (QA) is to assure the Library that digital material is of sufficient quality to be stored in the NLM Digital Repository.  Since manual QA is very time-</w:t>
      </w:r>
      <w:r w:rsidRPr="00B161E2">
        <w:lastRenderedPageBreak/>
        <w:t>consuming, QA activities should be as automated as possible, with the ability to override for manual QA when needed.</w:t>
      </w:r>
      <w:r w:rsidR="008926AD" w:rsidRPr="00B161E2">
        <w:t xml:space="preserve">  </w:t>
      </w:r>
      <w:r w:rsidR="00C324B5" w:rsidRPr="00B161E2">
        <w:t>Manual QA processes must be adjustable depending upon the origin of the file, which could dictate the level of QA required.</w:t>
      </w:r>
    </w:p>
    <w:p w14:paraId="25C6294C" w14:textId="77777777" w:rsidR="000E0D80" w:rsidRPr="00B161E2" w:rsidRDefault="000E0D80" w:rsidP="008E4254">
      <w:pPr>
        <w:tabs>
          <w:tab w:val="left" w:pos="720"/>
          <w:tab w:val="left" w:pos="1080"/>
          <w:tab w:val="left" w:pos="1440"/>
          <w:tab w:val="left" w:pos="1800"/>
          <w:tab w:val="left" w:pos="2160"/>
        </w:tabs>
        <w:rPr>
          <w:lang w:val="en-US"/>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
        <w:gridCol w:w="7614"/>
      </w:tblGrid>
      <w:tr w:rsidR="000E0D80" w:rsidRPr="00B161E2" w14:paraId="348384E8" w14:textId="77777777" w:rsidTr="000E0D80">
        <w:trPr>
          <w:cantSplit/>
        </w:trPr>
        <w:tc>
          <w:tcPr>
            <w:tcW w:w="1026" w:type="dxa"/>
          </w:tcPr>
          <w:p w14:paraId="3E2B0946"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283F19" w:rsidRPr="00B161E2">
              <w:t>2</w:t>
            </w:r>
            <w:r w:rsidR="000E0D80" w:rsidRPr="00B161E2">
              <w:t>.1</w:t>
            </w:r>
          </w:p>
        </w:tc>
        <w:tc>
          <w:tcPr>
            <w:tcW w:w="7614" w:type="dxa"/>
          </w:tcPr>
          <w:p w14:paraId="140F92E8" w14:textId="77777777" w:rsidR="000E0D80" w:rsidRPr="00B161E2" w:rsidRDefault="000E0D80" w:rsidP="008E4254">
            <w:pPr>
              <w:tabs>
                <w:tab w:val="left" w:pos="720"/>
                <w:tab w:val="left" w:pos="1080"/>
                <w:tab w:val="left" w:pos="1440"/>
                <w:tab w:val="left" w:pos="1800"/>
                <w:tab w:val="left" w:pos="2160"/>
              </w:tabs>
              <w:spacing w:before="40" w:after="40"/>
            </w:pPr>
            <w:r w:rsidRPr="00B161E2">
              <w:t>Performs virus checking on SIP.</w:t>
            </w:r>
          </w:p>
        </w:tc>
      </w:tr>
      <w:tr w:rsidR="000E0D80" w:rsidRPr="00B161E2" w14:paraId="2F897CE8" w14:textId="77777777" w:rsidTr="000E0D80">
        <w:trPr>
          <w:cantSplit/>
        </w:trPr>
        <w:tc>
          <w:tcPr>
            <w:tcW w:w="1026" w:type="dxa"/>
          </w:tcPr>
          <w:p w14:paraId="348E7BB8"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283F19" w:rsidRPr="00B161E2">
              <w:t>2</w:t>
            </w:r>
            <w:r w:rsidR="000E0D80" w:rsidRPr="00B161E2">
              <w:t>.2</w:t>
            </w:r>
          </w:p>
        </w:tc>
        <w:tc>
          <w:tcPr>
            <w:tcW w:w="7614" w:type="dxa"/>
          </w:tcPr>
          <w:p w14:paraId="592D079A" w14:textId="77777777" w:rsidR="000E0D80" w:rsidRPr="00B161E2" w:rsidRDefault="000E0D80" w:rsidP="008E4254">
            <w:pPr>
              <w:tabs>
                <w:tab w:val="left" w:pos="720"/>
                <w:tab w:val="left" w:pos="1080"/>
                <w:tab w:val="left" w:pos="1440"/>
                <w:tab w:val="left" w:pos="1800"/>
                <w:tab w:val="left" w:pos="2160"/>
              </w:tabs>
              <w:spacing w:before="40" w:after="40"/>
            </w:pPr>
            <w:r w:rsidRPr="00B161E2">
              <w:t>Validates automatically the successful transfer of the SIP to a staging area using Cyclic Redundancy Check (CRCs) or checksums associated with each data file.</w:t>
            </w:r>
          </w:p>
        </w:tc>
      </w:tr>
      <w:tr w:rsidR="000E0D80" w:rsidRPr="00B161E2" w14:paraId="5949DAAD" w14:textId="77777777" w:rsidTr="000E0D80">
        <w:trPr>
          <w:cantSplit/>
        </w:trPr>
        <w:tc>
          <w:tcPr>
            <w:tcW w:w="1026" w:type="dxa"/>
          </w:tcPr>
          <w:p w14:paraId="4889A194"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283F19" w:rsidRPr="00B161E2">
              <w:t>2</w:t>
            </w:r>
            <w:r w:rsidR="000E0D80" w:rsidRPr="00B161E2">
              <w:t>.3</w:t>
            </w:r>
          </w:p>
        </w:tc>
        <w:tc>
          <w:tcPr>
            <w:tcW w:w="7614" w:type="dxa"/>
          </w:tcPr>
          <w:p w14:paraId="630887AD" w14:textId="77777777" w:rsidR="000E0D80" w:rsidRPr="00B161E2" w:rsidRDefault="000E0D80" w:rsidP="008E4254">
            <w:pPr>
              <w:tabs>
                <w:tab w:val="left" w:pos="720"/>
                <w:tab w:val="left" w:pos="1080"/>
                <w:tab w:val="left" w:pos="1440"/>
                <w:tab w:val="left" w:pos="1800"/>
                <w:tab w:val="left" w:pos="2160"/>
              </w:tabs>
              <w:spacing w:before="40" w:after="40"/>
            </w:pPr>
            <w:r w:rsidRPr="00B161E2">
              <w:t>Verifies the validity of the submission based on submitter, expected format, file quality, duplication (e.g., existence of object in repository), and completeness.</w:t>
            </w:r>
          </w:p>
        </w:tc>
      </w:tr>
      <w:tr w:rsidR="000E0D80" w:rsidRPr="00B161E2" w14:paraId="60456C5E" w14:textId="77777777" w:rsidTr="000E0D80">
        <w:trPr>
          <w:cantSplit/>
        </w:trPr>
        <w:tc>
          <w:tcPr>
            <w:tcW w:w="1026" w:type="dxa"/>
          </w:tcPr>
          <w:p w14:paraId="01570F18"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283F19" w:rsidRPr="00B161E2">
              <w:t>2</w:t>
            </w:r>
            <w:r w:rsidR="000E0D80" w:rsidRPr="00B161E2">
              <w:t>.4</w:t>
            </w:r>
          </w:p>
        </w:tc>
        <w:tc>
          <w:tcPr>
            <w:tcW w:w="7614" w:type="dxa"/>
          </w:tcPr>
          <w:p w14:paraId="03EAC2F2" w14:textId="77777777" w:rsidR="000E0D80" w:rsidRPr="00B161E2" w:rsidRDefault="000E0D80" w:rsidP="008E4254">
            <w:pPr>
              <w:tabs>
                <w:tab w:val="left" w:pos="720"/>
                <w:tab w:val="left" w:pos="1080"/>
                <w:tab w:val="left" w:pos="1440"/>
                <w:tab w:val="left" w:pos="1800"/>
                <w:tab w:val="left" w:pos="2160"/>
              </w:tabs>
              <w:spacing w:before="40" w:after="40"/>
            </w:pPr>
            <w:r w:rsidRPr="00B161E2">
              <w:t xml:space="preserve"> Allows NLM staff to display and perform manual/visual quality control assurance on staged SIPs via a user-friendly GUI interface.</w:t>
            </w:r>
          </w:p>
        </w:tc>
      </w:tr>
      <w:tr w:rsidR="000E0D80" w:rsidRPr="00B161E2" w14:paraId="1D720BB0" w14:textId="77777777" w:rsidTr="000E0D80">
        <w:trPr>
          <w:cantSplit/>
        </w:trPr>
        <w:tc>
          <w:tcPr>
            <w:tcW w:w="1026" w:type="dxa"/>
          </w:tcPr>
          <w:p w14:paraId="625B4F2A"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283F19" w:rsidRPr="00B161E2">
              <w:t>2</w:t>
            </w:r>
            <w:r w:rsidR="000E0D80" w:rsidRPr="00B161E2">
              <w:t>.</w:t>
            </w:r>
            <w:r w:rsidR="00C95449" w:rsidRPr="00B161E2">
              <w:t>5</w:t>
            </w:r>
          </w:p>
        </w:tc>
        <w:tc>
          <w:tcPr>
            <w:tcW w:w="7614" w:type="dxa"/>
          </w:tcPr>
          <w:p w14:paraId="63F8EDE6" w14:textId="77777777" w:rsidR="008926AD" w:rsidRPr="00B161E2" w:rsidRDefault="000E0D80" w:rsidP="008E4254">
            <w:pPr>
              <w:tabs>
                <w:tab w:val="left" w:pos="720"/>
                <w:tab w:val="left" w:pos="1080"/>
                <w:tab w:val="left" w:pos="1440"/>
                <w:tab w:val="left" w:pos="1800"/>
                <w:tab w:val="left" w:pos="2160"/>
              </w:tabs>
              <w:spacing w:before="40" w:after="40"/>
            </w:pPr>
            <w:r w:rsidRPr="00B161E2">
              <w:t>Any QA errors shall prompt a request for resubmission and/or internal action.</w:t>
            </w:r>
          </w:p>
          <w:p w14:paraId="5FCB831E" w14:textId="77777777" w:rsidR="000E0D80" w:rsidRPr="00B161E2" w:rsidRDefault="000E0D80" w:rsidP="00E95E08">
            <w:pPr>
              <w:numPr>
                <w:ilvl w:val="0"/>
                <w:numId w:val="4"/>
              </w:numPr>
              <w:tabs>
                <w:tab w:val="left" w:pos="720"/>
                <w:tab w:val="left" w:pos="1080"/>
                <w:tab w:val="left" w:pos="1440"/>
                <w:tab w:val="left" w:pos="1800"/>
                <w:tab w:val="left" w:pos="2160"/>
              </w:tabs>
              <w:spacing w:before="40" w:after="40"/>
            </w:pPr>
            <w:r w:rsidRPr="00B161E2">
              <w:t>Internal action may result in creation of a digital object in another preferred format.</w:t>
            </w:r>
          </w:p>
        </w:tc>
      </w:tr>
      <w:tr w:rsidR="000E0D80" w:rsidRPr="00B161E2" w14:paraId="2FAA6DED" w14:textId="77777777" w:rsidTr="000E0D80">
        <w:trPr>
          <w:cantSplit/>
        </w:trPr>
        <w:tc>
          <w:tcPr>
            <w:tcW w:w="1026" w:type="dxa"/>
          </w:tcPr>
          <w:p w14:paraId="3B372718"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283F19" w:rsidRPr="00B161E2">
              <w:t>2</w:t>
            </w:r>
            <w:r w:rsidR="000E0D80" w:rsidRPr="00B161E2">
              <w:t>.</w:t>
            </w:r>
            <w:r w:rsidR="00F307E4" w:rsidRPr="00B161E2">
              <w:t>6</w:t>
            </w:r>
          </w:p>
        </w:tc>
        <w:tc>
          <w:tcPr>
            <w:tcW w:w="7614" w:type="dxa"/>
          </w:tcPr>
          <w:p w14:paraId="4DE39A7C" w14:textId="77777777" w:rsidR="000E0D80" w:rsidRPr="00B161E2" w:rsidRDefault="000E0D80" w:rsidP="008E4254">
            <w:pPr>
              <w:tabs>
                <w:tab w:val="left" w:pos="720"/>
                <w:tab w:val="left" w:pos="1080"/>
                <w:tab w:val="left" w:pos="1440"/>
                <w:tab w:val="left" w:pos="1800"/>
                <w:tab w:val="left" w:pos="2160"/>
              </w:tabs>
              <w:spacing w:before="40" w:after="40"/>
            </w:pPr>
            <w:r w:rsidRPr="00B161E2">
              <w:t>Allows NLM staff to accept or reject the SIPs at file or batch level.</w:t>
            </w:r>
          </w:p>
        </w:tc>
      </w:tr>
      <w:tr w:rsidR="000E0D80" w:rsidRPr="00B161E2" w14:paraId="1D29FB51" w14:textId="77777777" w:rsidTr="000E0D80">
        <w:trPr>
          <w:cantSplit/>
        </w:trPr>
        <w:tc>
          <w:tcPr>
            <w:tcW w:w="1026" w:type="dxa"/>
          </w:tcPr>
          <w:p w14:paraId="3847DFA3"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283F19" w:rsidRPr="00B161E2">
              <w:t>2</w:t>
            </w:r>
            <w:r w:rsidR="000E0D80" w:rsidRPr="00B161E2">
              <w:t>.</w:t>
            </w:r>
            <w:r w:rsidR="00F307E4" w:rsidRPr="00B161E2">
              <w:t>7</w:t>
            </w:r>
          </w:p>
        </w:tc>
        <w:tc>
          <w:tcPr>
            <w:tcW w:w="7614" w:type="dxa"/>
          </w:tcPr>
          <w:p w14:paraId="385B2F15" w14:textId="77777777" w:rsidR="000E0D80" w:rsidRPr="00B161E2" w:rsidRDefault="000E0D80" w:rsidP="008E4254">
            <w:pPr>
              <w:tabs>
                <w:tab w:val="left" w:pos="720"/>
                <w:tab w:val="left" w:pos="1080"/>
                <w:tab w:val="left" w:pos="1440"/>
                <w:tab w:val="left" w:pos="1800"/>
                <w:tab w:val="left" w:pos="2160"/>
              </w:tabs>
              <w:spacing w:before="40" w:after="40"/>
            </w:pPr>
            <w:r w:rsidRPr="00B161E2">
              <w:t>Generates statistical and error reports.</w:t>
            </w:r>
          </w:p>
        </w:tc>
      </w:tr>
      <w:tr w:rsidR="000E0D80" w:rsidRPr="00B161E2" w14:paraId="2438894B" w14:textId="77777777" w:rsidTr="000E0D80">
        <w:trPr>
          <w:cantSplit/>
        </w:trPr>
        <w:tc>
          <w:tcPr>
            <w:tcW w:w="1026" w:type="dxa"/>
          </w:tcPr>
          <w:p w14:paraId="6E9B1F3A"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283F19" w:rsidRPr="00B161E2">
              <w:t>2</w:t>
            </w:r>
            <w:r w:rsidR="000E0D80" w:rsidRPr="00B161E2">
              <w:t>.</w:t>
            </w:r>
            <w:r w:rsidR="00F307E4" w:rsidRPr="00B161E2">
              <w:t>8</w:t>
            </w:r>
          </w:p>
        </w:tc>
        <w:tc>
          <w:tcPr>
            <w:tcW w:w="7614" w:type="dxa"/>
          </w:tcPr>
          <w:p w14:paraId="5009D4E1" w14:textId="77777777" w:rsidR="000E0D80" w:rsidRPr="00B161E2" w:rsidRDefault="000E0D80" w:rsidP="008E4254">
            <w:pPr>
              <w:tabs>
                <w:tab w:val="left" w:pos="720"/>
                <w:tab w:val="left" w:pos="1080"/>
                <w:tab w:val="left" w:pos="1440"/>
                <w:tab w:val="left" w:pos="1800"/>
                <w:tab w:val="left" w:pos="2160"/>
              </w:tabs>
              <w:spacing w:before="40" w:after="40"/>
            </w:pPr>
            <w:r w:rsidRPr="00B161E2">
              <w:t>Ability to adjust the level of manual quality control needed based on the origin of the file.</w:t>
            </w:r>
          </w:p>
        </w:tc>
      </w:tr>
      <w:tr w:rsidR="000E0D80" w:rsidRPr="00B161E2" w14:paraId="5C3C663C" w14:textId="77777777" w:rsidTr="000E0D80">
        <w:trPr>
          <w:cantSplit/>
        </w:trPr>
        <w:tc>
          <w:tcPr>
            <w:tcW w:w="1026" w:type="dxa"/>
          </w:tcPr>
          <w:p w14:paraId="27F7B5A6"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283F19" w:rsidRPr="00B161E2">
              <w:t>2</w:t>
            </w:r>
            <w:r w:rsidR="000E0D80" w:rsidRPr="00B161E2">
              <w:t>.</w:t>
            </w:r>
            <w:r w:rsidR="00F307E4" w:rsidRPr="00B161E2">
              <w:t>9</w:t>
            </w:r>
          </w:p>
        </w:tc>
        <w:tc>
          <w:tcPr>
            <w:tcW w:w="7614" w:type="dxa"/>
          </w:tcPr>
          <w:p w14:paraId="65006C02" w14:textId="77777777" w:rsidR="000E0D80" w:rsidRPr="00B161E2" w:rsidRDefault="000E0D80" w:rsidP="008E4254">
            <w:pPr>
              <w:tabs>
                <w:tab w:val="left" w:pos="720"/>
                <w:tab w:val="left" w:pos="1080"/>
                <w:tab w:val="left" w:pos="1440"/>
                <w:tab w:val="left" w:pos="1800"/>
                <w:tab w:val="left" w:pos="2160"/>
              </w:tabs>
              <w:spacing w:before="40" w:after="40"/>
            </w:pPr>
            <w:r w:rsidRPr="00B161E2">
              <w:t xml:space="preserve"> Keeps an audit trail of all actions.</w:t>
            </w:r>
          </w:p>
        </w:tc>
      </w:tr>
    </w:tbl>
    <w:p w14:paraId="142B0003" w14:textId="77777777" w:rsidR="000E0D80" w:rsidRPr="00B161E2" w:rsidRDefault="000E0D80" w:rsidP="008E4254">
      <w:pPr>
        <w:tabs>
          <w:tab w:val="left" w:pos="720"/>
          <w:tab w:val="left" w:pos="1080"/>
          <w:tab w:val="left" w:pos="1440"/>
          <w:tab w:val="left" w:pos="1800"/>
          <w:tab w:val="left" w:pos="2160"/>
        </w:tabs>
      </w:pPr>
    </w:p>
    <w:p w14:paraId="50AC425D" w14:textId="77777777" w:rsidR="000E0D80" w:rsidRPr="00B161E2" w:rsidRDefault="000E0D80" w:rsidP="008E4254">
      <w:pPr>
        <w:pStyle w:val="Heading3"/>
        <w:numPr>
          <w:ilvl w:val="2"/>
          <w:numId w:val="1"/>
        </w:numPr>
        <w:tabs>
          <w:tab w:val="left" w:pos="720"/>
          <w:tab w:val="left" w:pos="1080"/>
          <w:tab w:val="left" w:pos="1440"/>
          <w:tab w:val="left" w:pos="1800"/>
          <w:tab w:val="left" w:pos="2160"/>
        </w:tabs>
      </w:pPr>
      <w:bookmarkStart w:id="26" w:name="_Toc157995933"/>
      <w:r w:rsidRPr="00B161E2">
        <w:t>Generate Archival Information Package (AIP)</w:t>
      </w:r>
      <w:bookmarkEnd w:id="26"/>
    </w:p>
    <w:p w14:paraId="7B7ACA5D" w14:textId="77777777" w:rsidR="000E0D80" w:rsidRPr="00B161E2" w:rsidRDefault="000E0D80" w:rsidP="008E4254">
      <w:pPr>
        <w:tabs>
          <w:tab w:val="left" w:pos="720"/>
          <w:tab w:val="left" w:pos="1080"/>
          <w:tab w:val="left" w:pos="1440"/>
          <w:tab w:val="left" w:pos="1800"/>
          <w:tab w:val="left" w:pos="2160"/>
        </w:tabs>
      </w:pPr>
    </w:p>
    <w:p w14:paraId="30B25729" w14:textId="77777777" w:rsidR="000E0D80" w:rsidRPr="00B161E2" w:rsidRDefault="000E0D80" w:rsidP="00DE4D96">
      <w:pPr>
        <w:pStyle w:val="Longcitation"/>
      </w:pPr>
      <w:r w:rsidRPr="00B161E2">
        <w:t>The Generate AIP</w:t>
      </w:r>
      <w:r w:rsidRPr="00B161E2">
        <w:rPr>
          <w:b/>
          <w:bCs/>
        </w:rPr>
        <w:t xml:space="preserve"> </w:t>
      </w:r>
      <w:r w:rsidRPr="00B161E2">
        <w:t>function transforms one or more SIPs</w:t>
      </w:r>
      <w:r w:rsidRPr="00B161E2">
        <w:rPr>
          <w:iCs/>
        </w:rPr>
        <w:t xml:space="preserve"> </w:t>
      </w:r>
      <w:r w:rsidRPr="00B161E2">
        <w:t>into one or more AIPs</w:t>
      </w:r>
      <w:r w:rsidRPr="00B161E2">
        <w:rPr>
          <w:iCs/>
        </w:rPr>
        <w:t xml:space="preserve"> </w:t>
      </w:r>
      <w:r w:rsidRPr="00B161E2">
        <w:t>that conform to the archive’s data formatting and documentation standards. This may involve file format conversions, data representation conversions or reorganization of the content information in the SIPs. The Generate AIP function may issue report requests</w:t>
      </w:r>
      <w:r w:rsidRPr="00B161E2">
        <w:rPr>
          <w:iCs/>
        </w:rPr>
        <w:t xml:space="preserve"> </w:t>
      </w:r>
      <w:r w:rsidRPr="00B161E2">
        <w:t>to Data Management to obtain reports of information needed by the Generate AIP function to produce the Descriptive Information that completes the AIP. This function sends SIPs</w:t>
      </w:r>
      <w:r w:rsidRPr="00B161E2">
        <w:rPr>
          <w:iCs/>
        </w:rPr>
        <w:t xml:space="preserve"> or </w:t>
      </w:r>
      <w:r w:rsidRPr="00B161E2">
        <w:t>AIPs</w:t>
      </w:r>
      <w:r w:rsidRPr="00B161E2">
        <w:rPr>
          <w:iCs/>
        </w:rPr>
        <w:t xml:space="preserve"> </w:t>
      </w:r>
      <w:r w:rsidRPr="00B161E2">
        <w:t>for audit</w:t>
      </w:r>
      <w:r w:rsidRPr="00B161E2">
        <w:rPr>
          <w:iCs/>
        </w:rPr>
        <w:t xml:space="preserve"> </w:t>
      </w:r>
      <w:r w:rsidRPr="00B161E2">
        <w:t>to the Audit Submission function in Administration, and receives back an audit report.</w:t>
      </w:r>
    </w:p>
    <w:p w14:paraId="44C67FA9" w14:textId="77777777" w:rsidR="00283F19" w:rsidRPr="00B161E2" w:rsidRDefault="00283F19" w:rsidP="008E4254">
      <w:pPr>
        <w:tabs>
          <w:tab w:val="left" w:pos="720"/>
          <w:tab w:val="left" w:pos="1080"/>
          <w:tab w:val="left" w:pos="1440"/>
          <w:tab w:val="left" w:pos="1800"/>
          <w:tab w:val="left" w:pos="2160"/>
        </w:tabs>
      </w:pPr>
    </w:p>
    <w:p w14:paraId="0E1C3FFA" w14:textId="77777777" w:rsidR="00C95449" w:rsidRPr="00B161E2" w:rsidRDefault="00C324B5" w:rsidP="00DE2521">
      <w:pPr>
        <w:tabs>
          <w:tab w:val="left" w:pos="720"/>
          <w:tab w:val="left" w:pos="1080"/>
          <w:tab w:val="left" w:pos="1440"/>
          <w:tab w:val="left" w:pos="1800"/>
          <w:tab w:val="left" w:pos="2160"/>
        </w:tabs>
      </w:pPr>
      <w:r w:rsidRPr="00B161E2">
        <w:t xml:space="preserve">Archival Information Packets (AIP) are information packets of content converted to the archive standards identified in </w:t>
      </w:r>
      <w:r w:rsidR="006A4801" w:rsidRPr="00B161E2">
        <w:t>Appendix B</w:t>
      </w:r>
      <w:r w:rsidRPr="00B161E2">
        <w:t>.  Generating the AIPs deal</w:t>
      </w:r>
      <w:r w:rsidR="00537767" w:rsidRPr="00B161E2">
        <w:t>s</w:t>
      </w:r>
      <w:r w:rsidRPr="00B161E2">
        <w:t xml:space="preserve"> with transforming or </w:t>
      </w:r>
      <w:r w:rsidR="000E0D80" w:rsidRPr="00B161E2">
        <w:t xml:space="preserve">repackaging of data to the current </w:t>
      </w:r>
      <w:r w:rsidR="00DE2521" w:rsidRPr="00B161E2">
        <w:t xml:space="preserve">NLM </w:t>
      </w:r>
      <w:r w:rsidR="000E0D80" w:rsidRPr="00B161E2">
        <w:t>archival</w:t>
      </w:r>
      <w:r w:rsidR="008B0A0E" w:rsidRPr="00B161E2">
        <w:t xml:space="preserve"> </w:t>
      </w:r>
      <w:r w:rsidR="000E0D80" w:rsidRPr="00B161E2">
        <w:t>standard</w:t>
      </w:r>
      <w:r w:rsidR="00DE2521" w:rsidRPr="00B161E2">
        <w:t>s</w:t>
      </w:r>
      <w:r w:rsidR="000E0D80" w:rsidRPr="00B161E2">
        <w:t xml:space="preserve">.  </w:t>
      </w:r>
      <w:r w:rsidR="00ED021E" w:rsidRPr="00B161E2">
        <w:t>The system also provides reports containing metadata that may be used in later processes and functions.</w:t>
      </w:r>
    </w:p>
    <w:p w14:paraId="6CCF1B88" w14:textId="77777777" w:rsidR="008B0A0E" w:rsidRPr="00B161E2" w:rsidRDefault="008B0A0E" w:rsidP="008E4254">
      <w:pPr>
        <w:tabs>
          <w:tab w:val="left" w:pos="720"/>
          <w:tab w:val="left" w:pos="1080"/>
          <w:tab w:val="left" w:pos="1440"/>
          <w:tab w:val="left" w:pos="1800"/>
          <w:tab w:val="left" w:pos="2160"/>
        </w:tabs>
      </w:pPr>
    </w:p>
    <w:p w14:paraId="606015B5" w14:textId="77777777" w:rsidR="008926AD" w:rsidRPr="00B161E2" w:rsidRDefault="000E0D80" w:rsidP="008E4254">
      <w:pPr>
        <w:tabs>
          <w:tab w:val="left" w:pos="720"/>
          <w:tab w:val="left" w:pos="1080"/>
          <w:tab w:val="left" w:pos="1440"/>
          <w:tab w:val="left" w:pos="1800"/>
          <w:tab w:val="left" w:pos="2160"/>
        </w:tabs>
      </w:pPr>
      <w:r w:rsidRPr="00B161E2">
        <w:t>The Library will develop policies that govern where the individual components of an AIP are stored.</w:t>
      </w:r>
      <w:r w:rsidR="008926AD" w:rsidRPr="00B161E2">
        <w:t xml:space="preserve">  </w:t>
      </w:r>
      <w:r w:rsidRPr="00B161E2">
        <w:t>The policy may vary dependent upon a number of factors; for example, the type of digital object, access rights, and conditions of use.</w:t>
      </w:r>
    </w:p>
    <w:p w14:paraId="612DB0C5" w14:textId="77777777" w:rsidR="00ED021E" w:rsidRPr="00B161E2" w:rsidRDefault="00ED021E"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0E0D80" w:rsidRPr="00B161E2" w14:paraId="385CBC97" w14:textId="77777777" w:rsidTr="000E0D80">
        <w:trPr>
          <w:cantSplit/>
        </w:trPr>
        <w:tc>
          <w:tcPr>
            <w:tcW w:w="904" w:type="dxa"/>
          </w:tcPr>
          <w:p w14:paraId="30E3649D"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0E0D80" w:rsidRPr="00B161E2">
              <w:t>3.1</w:t>
            </w:r>
          </w:p>
        </w:tc>
        <w:tc>
          <w:tcPr>
            <w:tcW w:w="7736" w:type="dxa"/>
          </w:tcPr>
          <w:p w14:paraId="1E9795DB" w14:textId="77777777" w:rsidR="000E0D80" w:rsidRPr="00B161E2" w:rsidRDefault="000E0D80" w:rsidP="008E4254">
            <w:pPr>
              <w:tabs>
                <w:tab w:val="left" w:pos="720"/>
                <w:tab w:val="left" w:pos="1080"/>
                <w:tab w:val="left" w:pos="1440"/>
                <w:tab w:val="left" w:pos="1800"/>
                <w:tab w:val="left" w:pos="2160"/>
              </w:tabs>
              <w:spacing w:before="40" w:after="40"/>
            </w:pPr>
            <w:r w:rsidRPr="00B161E2">
              <w:t xml:space="preserve">Generates AIPs for </w:t>
            </w:r>
            <w:r w:rsidR="00432D06" w:rsidRPr="00B161E2">
              <w:t>Repository</w:t>
            </w:r>
            <w:r w:rsidRPr="00B161E2">
              <w:t xml:space="preserve"> Storage by transforming SIPs to conform to repository’s data formatting standards.</w:t>
            </w:r>
          </w:p>
        </w:tc>
      </w:tr>
      <w:tr w:rsidR="00AE3072" w:rsidRPr="00B161E2" w14:paraId="77D8CECE" w14:textId="77777777" w:rsidTr="000E0D80">
        <w:trPr>
          <w:cantSplit/>
        </w:trPr>
        <w:tc>
          <w:tcPr>
            <w:tcW w:w="904" w:type="dxa"/>
          </w:tcPr>
          <w:p w14:paraId="58BBB203" w14:textId="77777777" w:rsidR="00AE3072" w:rsidRPr="00B161E2" w:rsidRDefault="00AE3072" w:rsidP="008E4254">
            <w:pPr>
              <w:tabs>
                <w:tab w:val="left" w:pos="720"/>
                <w:tab w:val="left" w:pos="1080"/>
                <w:tab w:val="left" w:pos="1440"/>
                <w:tab w:val="left" w:pos="1800"/>
                <w:tab w:val="left" w:pos="2160"/>
              </w:tabs>
              <w:spacing w:before="40" w:after="40"/>
            </w:pPr>
            <w:r w:rsidRPr="00B161E2">
              <w:lastRenderedPageBreak/>
              <w:t>7.1.3.2</w:t>
            </w:r>
          </w:p>
        </w:tc>
        <w:tc>
          <w:tcPr>
            <w:tcW w:w="7736" w:type="dxa"/>
          </w:tcPr>
          <w:p w14:paraId="33A91008" w14:textId="77777777" w:rsidR="00AE3072" w:rsidRPr="00B161E2" w:rsidRDefault="00AE3072" w:rsidP="008E4254">
            <w:pPr>
              <w:tabs>
                <w:tab w:val="left" w:pos="720"/>
                <w:tab w:val="left" w:pos="1080"/>
                <w:tab w:val="left" w:pos="1440"/>
                <w:tab w:val="left" w:pos="1800"/>
                <w:tab w:val="left" w:pos="2160"/>
              </w:tabs>
              <w:spacing w:before="40" w:after="40"/>
            </w:pPr>
            <w:r w:rsidRPr="00B161E2">
              <w:t>Issues report requests to Data Management to obtain reports of information to produce Descriptive Information (metadata) that completes the AIP, as covered in 7.1.1.10 and 7.1.1.13.</w:t>
            </w:r>
          </w:p>
        </w:tc>
      </w:tr>
      <w:tr w:rsidR="00AE3072" w:rsidRPr="00B161E2" w14:paraId="19D97D9E" w14:textId="77777777" w:rsidTr="000E0D80">
        <w:trPr>
          <w:cantSplit/>
        </w:trPr>
        <w:tc>
          <w:tcPr>
            <w:tcW w:w="904" w:type="dxa"/>
          </w:tcPr>
          <w:p w14:paraId="5382B51D" w14:textId="77777777" w:rsidR="00AE3072" w:rsidRPr="00B161E2" w:rsidRDefault="00AE3072" w:rsidP="008E4254">
            <w:pPr>
              <w:tabs>
                <w:tab w:val="left" w:pos="720"/>
                <w:tab w:val="left" w:pos="1080"/>
                <w:tab w:val="left" w:pos="1440"/>
                <w:tab w:val="left" w:pos="1800"/>
                <w:tab w:val="left" w:pos="2160"/>
              </w:tabs>
              <w:spacing w:before="40" w:after="40"/>
            </w:pPr>
            <w:r w:rsidRPr="00B161E2">
              <w:t>7.1.3.3</w:t>
            </w:r>
          </w:p>
        </w:tc>
        <w:tc>
          <w:tcPr>
            <w:tcW w:w="7736" w:type="dxa"/>
          </w:tcPr>
          <w:p w14:paraId="586AF22D" w14:textId="77777777" w:rsidR="00AE3072" w:rsidRPr="00B161E2" w:rsidRDefault="00AE3072" w:rsidP="008E4254">
            <w:pPr>
              <w:tabs>
                <w:tab w:val="left" w:pos="720"/>
                <w:tab w:val="left" w:pos="1080"/>
                <w:tab w:val="left" w:pos="1440"/>
                <w:tab w:val="left" w:pos="1800"/>
                <w:tab w:val="left" w:pos="2160"/>
              </w:tabs>
              <w:spacing w:before="40" w:after="40"/>
            </w:pPr>
            <w:r w:rsidRPr="00B161E2">
              <w:t>Capable of interacting with other parts of the system to obtain additional information as needed.</w:t>
            </w:r>
          </w:p>
        </w:tc>
      </w:tr>
      <w:tr w:rsidR="00AE3072" w:rsidRPr="00B161E2" w14:paraId="09832A2C" w14:textId="77777777" w:rsidTr="000E0D80">
        <w:trPr>
          <w:cantSplit/>
        </w:trPr>
        <w:tc>
          <w:tcPr>
            <w:tcW w:w="904" w:type="dxa"/>
          </w:tcPr>
          <w:p w14:paraId="47B4E500" w14:textId="77777777" w:rsidR="00AE3072" w:rsidRPr="00B161E2" w:rsidRDefault="00AE3072" w:rsidP="008E4254">
            <w:pPr>
              <w:tabs>
                <w:tab w:val="left" w:pos="720"/>
                <w:tab w:val="left" w:pos="1080"/>
                <w:tab w:val="left" w:pos="1440"/>
                <w:tab w:val="left" w:pos="1800"/>
                <w:tab w:val="left" w:pos="2160"/>
              </w:tabs>
              <w:spacing w:before="40" w:after="40"/>
            </w:pPr>
            <w:r w:rsidRPr="00B161E2">
              <w:t>7.1.3.4</w:t>
            </w:r>
          </w:p>
        </w:tc>
        <w:tc>
          <w:tcPr>
            <w:tcW w:w="7736" w:type="dxa"/>
          </w:tcPr>
          <w:p w14:paraId="01C1F93C" w14:textId="77777777" w:rsidR="00AE3072" w:rsidRPr="00B161E2" w:rsidRDefault="00AE3072" w:rsidP="008E4254">
            <w:pPr>
              <w:tabs>
                <w:tab w:val="left" w:pos="720"/>
                <w:tab w:val="left" w:pos="1080"/>
                <w:tab w:val="left" w:pos="1440"/>
                <w:tab w:val="left" w:pos="1800"/>
                <w:tab w:val="left" w:pos="2160"/>
              </w:tabs>
              <w:spacing w:before="40" w:after="40"/>
            </w:pPr>
            <w:r w:rsidRPr="00B161E2">
              <w:t>Keeps an audit trail of all actions.</w:t>
            </w:r>
          </w:p>
        </w:tc>
      </w:tr>
      <w:tr w:rsidR="00AE3072" w:rsidRPr="00B161E2" w14:paraId="7E4811D2" w14:textId="77777777" w:rsidTr="000E0D80">
        <w:trPr>
          <w:cantSplit/>
        </w:trPr>
        <w:tc>
          <w:tcPr>
            <w:tcW w:w="904" w:type="dxa"/>
          </w:tcPr>
          <w:p w14:paraId="07F59662" w14:textId="77777777" w:rsidR="00AE3072" w:rsidRPr="00B161E2" w:rsidRDefault="00AE3072" w:rsidP="008E4254">
            <w:pPr>
              <w:tabs>
                <w:tab w:val="left" w:pos="720"/>
                <w:tab w:val="left" w:pos="1080"/>
                <w:tab w:val="left" w:pos="1440"/>
                <w:tab w:val="left" w:pos="1800"/>
                <w:tab w:val="left" w:pos="2160"/>
              </w:tabs>
              <w:spacing w:before="40" w:after="40"/>
            </w:pPr>
            <w:r w:rsidRPr="00B161E2">
              <w:t>7.1.3.5</w:t>
            </w:r>
          </w:p>
        </w:tc>
        <w:tc>
          <w:tcPr>
            <w:tcW w:w="7736" w:type="dxa"/>
          </w:tcPr>
          <w:p w14:paraId="7396E124" w14:textId="77777777" w:rsidR="00AE3072" w:rsidRPr="00B161E2" w:rsidRDefault="00AE3072" w:rsidP="008E4254">
            <w:pPr>
              <w:tabs>
                <w:tab w:val="left" w:pos="720"/>
                <w:tab w:val="left" w:pos="1080"/>
                <w:tab w:val="left" w:pos="1440"/>
                <w:tab w:val="left" w:pos="1800"/>
                <w:tab w:val="left" w:pos="2160"/>
              </w:tabs>
              <w:spacing w:before="40" w:after="40"/>
            </w:pPr>
            <w:r w:rsidRPr="00B161E2">
              <w:t>Converts data as described in 7.1.1.10.</w:t>
            </w:r>
          </w:p>
        </w:tc>
      </w:tr>
      <w:tr w:rsidR="00AE3072" w:rsidRPr="00B161E2" w14:paraId="73298594" w14:textId="77777777" w:rsidTr="000E0D80">
        <w:trPr>
          <w:cantSplit/>
        </w:trPr>
        <w:tc>
          <w:tcPr>
            <w:tcW w:w="904" w:type="dxa"/>
          </w:tcPr>
          <w:p w14:paraId="2DE0A63E" w14:textId="77777777" w:rsidR="00AE3072" w:rsidRPr="00B161E2" w:rsidRDefault="00AE3072" w:rsidP="008E4254">
            <w:pPr>
              <w:tabs>
                <w:tab w:val="left" w:pos="720"/>
                <w:tab w:val="left" w:pos="1080"/>
                <w:tab w:val="left" w:pos="1440"/>
                <w:tab w:val="left" w:pos="1800"/>
                <w:tab w:val="left" w:pos="2160"/>
              </w:tabs>
              <w:spacing w:before="40" w:after="40"/>
            </w:pPr>
            <w:r w:rsidRPr="00B161E2">
              <w:t>7.1.3.6</w:t>
            </w:r>
          </w:p>
        </w:tc>
        <w:tc>
          <w:tcPr>
            <w:tcW w:w="7736" w:type="dxa"/>
          </w:tcPr>
          <w:p w14:paraId="1E56633B" w14:textId="77777777" w:rsidR="00AE3072" w:rsidRPr="00B161E2" w:rsidRDefault="00AE3072" w:rsidP="008E4254">
            <w:pPr>
              <w:tabs>
                <w:tab w:val="left" w:pos="720"/>
                <w:tab w:val="left" w:pos="1080"/>
                <w:tab w:val="left" w:pos="1440"/>
                <w:tab w:val="left" w:pos="1800"/>
                <w:tab w:val="left" w:pos="2160"/>
              </w:tabs>
              <w:spacing w:before="40" w:after="40"/>
            </w:pPr>
            <w:r w:rsidRPr="00B161E2">
              <w:t>AIPs may consist of both masters files and derivatives.</w:t>
            </w:r>
          </w:p>
        </w:tc>
      </w:tr>
    </w:tbl>
    <w:p w14:paraId="1AF672FB" w14:textId="77777777" w:rsidR="000E0D80" w:rsidRPr="00B161E2" w:rsidRDefault="000E0D80" w:rsidP="008E4254">
      <w:pPr>
        <w:tabs>
          <w:tab w:val="left" w:pos="720"/>
          <w:tab w:val="left" w:pos="1080"/>
          <w:tab w:val="left" w:pos="1440"/>
          <w:tab w:val="left" w:pos="1800"/>
          <w:tab w:val="left" w:pos="2160"/>
        </w:tabs>
      </w:pPr>
    </w:p>
    <w:p w14:paraId="7BA5D688" w14:textId="77777777" w:rsidR="008926AD" w:rsidRPr="00B161E2" w:rsidRDefault="000E0D80" w:rsidP="008E4254">
      <w:pPr>
        <w:pStyle w:val="Heading3"/>
        <w:numPr>
          <w:ilvl w:val="2"/>
          <w:numId w:val="1"/>
        </w:numPr>
        <w:tabs>
          <w:tab w:val="left" w:pos="720"/>
          <w:tab w:val="left" w:pos="1080"/>
          <w:tab w:val="left" w:pos="1440"/>
          <w:tab w:val="left" w:pos="1800"/>
          <w:tab w:val="left" w:pos="2160"/>
        </w:tabs>
      </w:pPr>
      <w:bookmarkStart w:id="27" w:name="_Toc157995934"/>
      <w:r w:rsidRPr="00B161E2">
        <w:t xml:space="preserve">Generate Descriptive </w:t>
      </w:r>
      <w:r w:rsidR="00CA79F4" w:rsidRPr="00B161E2">
        <w:t>Information</w:t>
      </w:r>
      <w:r w:rsidR="00AE3072" w:rsidRPr="00B161E2">
        <w:t>/Metadata</w:t>
      </w:r>
      <w:bookmarkEnd w:id="27"/>
    </w:p>
    <w:p w14:paraId="242406F6" w14:textId="77777777" w:rsidR="00D5119C" w:rsidRPr="00B161E2" w:rsidRDefault="00D5119C" w:rsidP="00D5119C"/>
    <w:p w14:paraId="152BBFE5" w14:textId="77777777" w:rsidR="000E0D80" w:rsidRPr="00B161E2" w:rsidRDefault="000E0D80" w:rsidP="00DE4D96">
      <w:pPr>
        <w:pStyle w:val="Longcitation"/>
      </w:pPr>
      <w:r w:rsidRPr="00B161E2">
        <w:t>The Generate Descriptive Information</w:t>
      </w:r>
      <w:r w:rsidRPr="00B161E2">
        <w:rPr>
          <w:b/>
          <w:bCs/>
        </w:rPr>
        <w:t xml:space="preserve"> </w:t>
      </w:r>
      <w:r w:rsidRPr="00B161E2">
        <w:t>function extracts Descriptive Information from the AIPs</w:t>
      </w:r>
      <w:r w:rsidRPr="00B161E2">
        <w:rPr>
          <w:iCs/>
        </w:rPr>
        <w:t xml:space="preserve"> </w:t>
      </w:r>
      <w:r w:rsidRPr="00B161E2">
        <w:t>and collects Descriptive Information</w:t>
      </w:r>
      <w:r w:rsidRPr="00B161E2">
        <w:rPr>
          <w:iCs/>
        </w:rPr>
        <w:t xml:space="preserve"> </w:t>
      </w:r>
      <w:r w:rsidRPr="00B161E2">
        <w:t>from other sources to provide to Coordinate Updates, and ultimately Data Management. This includes metadata to support searching and retrieving AIPs (e.g., who, what, when, where, why), and could also include special browse products (thumbnails, images) to be used by Finding Aids.</w:t>
      </w:r>
    </w:p>
    <w:p w14:paraId="4A6D7454" w14:textId="77777777" w:rsidR="00CF028B" w:rsidRPr="00B161E2" w:rsidRDefault="00CF028B" w:rsidP="00CF028B">
      <w:pPr>
        <w:tabs>
          <w:tab w:val="left" w:pos="720"/>
          <w:tab w:val="left" w:pos="1080"/>
          <w:tab w:val="left" w:pos="1440"/>
          <w:tab w:val="left" w:pos="1800"/>
          <w:tab w:val="left" w:pos="2160"/>
        </w:tabs>
        <w:rPr>
          <w:bCs/>
          <w:lang w:val="en-US"/>
        </w:rPr>
      </w:pPr>
    </w:p>
    <w:p w14:paraId="6414A6EF" w14:textId="77777777" w:rsidR="00CF028B" w:rsidRPr="00B161E2" w:rsidRDefault="00CF028B" w:rsidP="00CF028B">
      <w:pPr>
        <w:tabs>
          <w:tab w:val="left" w:pos="720"/>
          <w:tab w:val="left" w:pos="1080"/>
          <w:tab w:val="left" w:pos="1440"/>
          <w:tab w:val="left" w:pos="1800"/>
          <w:tab w:val="left" w:pos="2160"/>
        </w:tabs>
        <w:rPr>
          <w:bCs/>
          <w:lang w:val="en-US"/>
        </w:rPr>
      </w:pPr>
      <w:r w:rsidRPr="00B161E2">
        <w:rPr>
          <w:bCs/>
          <w:lang w:val="en-US"/>
        </w:rPr>
        <w:t xml:space="preserve">NLM broadly interprets the term Descriptive Information to include descriptive, administrative and structural metadata needed for retrieval and management of digital objects (See Appendix </w:t>
      </w:r>
      <w:r w:rsidR="000B24F0" w:rsidRPr="00B161E2">
        <w:rPr>
          <w:bCs/>
          <w:lang w:val="en-US"/>
        </w:rPr>
        <w:t>C</w:t>
      </w:r>
      <w:r w:rsidRPr="00B161E2">
        <w:rPr>
          <w:bCs/>
          <w:lang w:val="en-US"/>
        </w:rPr>
        <w:t xml:space="preserve"> for metadata definitions.)</w:t>
      </w:r>
    </w:p>
    <w:p w14:paraId="075518A9" w14:textId="77777777" w:rsidR="00283F19" w:rsidRPr="00B161E2" w:rsidRDefault="00283F19" w:rsidP="008E4254">
      <w:pPr>
        <w:tabs>
          <w:tab w:val="left" w:pos="720"/>
          <w:tab w:val="left" w:pos="1080"/>
          <w:tab w:val="left" w:pos="1440"/>
          <w:tab w:val="left" w:pos="1800"/>
          <w:tab w:val="left" w:pos="2160"/>
        </w:tabs>
        <w:rPr>
          <w:lang w:val="en-US"/>
        </w:rPr>
      </w:pPr>
    </w:p>
    <w:p w14:paraId="669FCC35" w14:textId="77777777" w:rsidR="000E0D80" w:rsidRPr="00B161E2" w:rsidRDefault="000E0D80" w:rsidP="008E4254">
      <w:pPr>
        <w:tabs>
          <w:tab w:val="left" w:pos="720"/>
          <w:tab w:val="left" w:pos="1080"/>
          <w:tab w:val="left" w:pos="1440"/>
          <w:tab w:val="left" w:pos="1800"/>
          <w:tab w:val="left" w:pos="2160"/>
        </w:tabs>
        <w:rPr>
          <w:lang w:val="en-US"/>
        </w:rPr>
      </w:pPr>
      <w:r w:rsidRPr="00B161E2">
        <w:rPr>
          <w:lang w:val="en-US"/>
        </w:rPr>
        <w:t>Metadata is generated during the Generate Archival Information Package functions.</w:t>
      </w:r>
    </w:p>
    <w:p w14:paraId="1B69EBAB" w14:textId="77777777" w:rsidR="000E0D80" w:rsidRPr="00B161E2" w:rsidRDefault="000E0D80" w:rsidP="008E4254">
      <w:pPr>
        <w:tabs>
          <w:tab w:val="left" w:pos="720"/>
          <w:tab w:val="left" w:pos="1080"/>
          <w:tab w:val="left" w:pos="1440"/>
          <w:tab w:val="left" w:pos="1800"/>
          <w:tab w:val="left" w:pos="2160"/>
        </w:tabs>
        <w:rPr>
          <w:lang w:val="en-US"/>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
        <w:gridCol w:w="7614"/>
      </w:tblGrid>
      <w:tr w:rsidR="00922A1A" w:rsidRPr="00B161E2" w14:paraId="7DC09B6F" w14:textId="77777777" w:rsidTr="00922A1A">
        <w:trPr>
          <w:cantSplit/>
          <w:trHeight w:val="1169"/>
        </w:trPr>
        <w:tc>
          <w:tcPr>
            <w:tcW w:w="1026" w:type="dxa"/>
          </w:tcPr>
          <w:p w14:paraId="4982AD80" w14:textId="77777777" w:rsidR="00922A1A" w:rsidRPr="00B161E2" w:rsidRDefault="00922A1A" w:rsidP="00947C44">
            <w:pPr>
              <w:tabs>
                <w:tab w:val="left" w:pos="720"/>
                <w:tab w:val="left" w:pos="1080"/>
                <w:tab w:val="left" w:pos="1440"/>
                <w:tab w:val="left" w:pos="1800"/>
                <w:tab w:val="left" w:pos="2160"/>
              </w:tabs>
              <w:spacing w:before="40" w:after="40"/>
            </w:pPr>
            <w:r w:rsidRPr="00B161E2">
              <w:t>7.1.4.1</w:t>
            </w:r>
          </w:p>
        </w:tc>
        <w:tc>
          <w:tcPr>
            <w:tcW w:w="7614" w:type="dxa"/>
          </w:tcPr>
          <w:p w14:paraId="3546F20D" w14:textId="77777777" w:rsidR="00922A1A" w:rsidRPr="00B161E2" w:rsidRDefault="00922A1A" w:rsidP="00947C44">
            <w:pPr>
              <w:tabs>
                <w:tab w:val="left" w:pos="720"/>
                <w:tab w:val="left" w:pos="1080"/>
                <w:tab w:val="left" w:pos="1440"/>
                <w:tab w:val="left" w:pos="1800"/>
                <w:tab w:val="left" w:pos="2160"/>
              </w:tabs>
              <w:spacing w:before="40" w:after="40"/>
            </w:pPr>
            <w:r w:rsidRPr="00B161E2">
              <w:t>Allows entry and validation of additional metadata (e.g. subject headings, names, dates, “curatorial” descriptive metadata - evaluative information that explains why an object is important, whether it was part of a larger collection (e.g., an exhibit), etc.).</w:t>
            </w:r>
          </w:p>
        </w:tc>
      </w:tr>
      <w:tr w:rsidR="00922A1A" w:rsidRPr="00B161E2" w14:paraId="6857E302" w14:textId="77777777" w:rsidTr="00922A1A">
        <w:trPr>
          <w:cantSplit/>
          <w:trHeight w:val="566"/>
        </w:trPr>
        <w:tc>
          <w:tcPr>
            <w:tcW w:w="1026" w:type="dxa"/>
          </w:tcPr>
          <w:p w14:paraId="6117F2CC" w14:textId="77777777" w:rsidR="00922A1A" w:rsidRPr="00B161E2" w:rsidRDefault="00922A1A" w:rsidP="00947C44">
            <w:pPr>
              <w:tabs>
                <w:tab w:val="left" w:pos="720"/>
                <w:tab w:val="left" w:pos="1080"/>
                <w:tab w:val="left" w:pos="1440"/>
                <w:tab w:val="left" w:pos="1800"/>
                <w:tab w:val="left" w:pos="2160"/>
              </w:tabs>
              <w:spacing w:before="40" w:after="40"/>
              <w:rPr>
                <w:lang w:val="en-US"/>
              </w:rPr>
            </w:pPr>
            <w:r w:rsidRPr="00B161E2">
              <w:rPr>
                <w:lang w:val="en-US"/>
              </w:rPr>
              <w:t>7.1.4.2</w:t>
            </w:r>
          </w:p>
        </w:tc>
        <w:tc>
          <w:tcPr>
            <w:tcW w:w="7614" w:type="dxa"/>
          </w:tcPr>
          <w:p w14:paraId="6ECA7784" w14:textId="77777777" w:rsidR="00922A1A" w:rsidRPr="00B161E2" w:rsidRDefault="00922A1A" w:rsidP="008E4254">
            <w:pPr>
              <w:tabs>
                <w:tab w:val="left" w:pos="720"/>
                <w:tab w:val="left" w:pos="1080"/>
                <w:tab w:val="left" w:pos="1440"/>
                <w:tab w:val="left" w:pos="1800"/>
                <w:tab w:val="left" w:pos="2160"/>
              </w:tabs>
              <w:spacing w:before="40" w:after="40"/>
            </w:pPr>
            <w:r>
              <w:t>Is able to validate specified metadata elements</w:t>
            </w:r>
          </w:p>
        </w:tc>
      </w:tr>
      <w:tr w:rsidR="00922A1A" w:rsidRPr="00B161E2" w14:paraId="12FA222D" w14:textId="77777777" w:rsidTr="000E0D80">
        <w:trPr>
          <w:cantSplit/>
        </w:trPr>
        <w:tc>
          <w:tcPr>
            <w:tcW w:w="1026" w:type="dxa"/>
          </w:tcPr>
          <w:p w14:paraId="0EACBEB0" w14:textId="77777777" w:rsidR="00922A1A" w:rsidRPr="00B161E2" w:rsidRDefault="00922A1A" w:rsidP="00947C44">
            <w:pPr>
              <w:tabs>
                <w:tab w:val="left" w:pos="720"/>
                <w:tab w:val="left" w:pos="1080"/>
                <w:tab w:val="left" w:pos="1440"/>
                <w:tab w:val="left" w:pos="1800"/>
                <w:tab w:val="left" w:pos="2160"/>
              </w:tabs>
              <w:spacing w:before="40" w:after="40"/>
            </w:pPr>
            <w:r w:rsidRPr="00B161E2">
              <w:t>7.1.4.4</w:t>
            </w:r>
          </w:p>
        </w:tc>
        <w:tc>
          <w:tcPr>
            <w:tcW w:w="7614" w:type="dxa"/>
          </w:tcPr>
          <w:p w14:paraId="141C1C30" w14:textId="77777777" w:rsidR="00922A1A" w:rsidRPr="00B161E2" w:rsidRDefault="00922A1A" w:rsidP="008E4254">
            <w:pPr>
              <w:tabs>
                <w:tab w:val="left" w:pos="720"/>
                <w:tab w:val="left" w:pos="1080"/>
                <w:tab w:val="left" w:pos="1440"/>
                <w:tab w:val="left" w:pos="1800"/>
                <w:tab w:val="left" w:pos="2160"/>
              </w:tabs>
              <w:spacing w:before="40" w:after="40"/>
            </w:pPr>
            <w:r w:rsidRPr="00B161E2">
              <w:t>Allows metadata to be stored in a database in a manner that conforms to repository reformatting and linked to their corresponding objects via an identifier.</w:t>
            </w:r>
          </w:p>
          <w:p w14:paraId="15722466" w14:textId="77777777" w:rsidR="00922A1A" w:rsidRPr="00B161E2" w:rsidRDefault="00922A1A" w:rsidP="00E95E08">
            <w:pPr>
              <w:numPr>
                <w:ilvl w:val="0"/>
                <w:numId w:val="9"/>
              </w:numPr>
              <w:tabs>
                <w:tab w:val="left" w:pos="720"/>
                <w:tab w:val="left" w:pos="1080"/>
                <w:tab w:val="left" w:pos="1440"/>
                <w:tab w:val="left" w:pos="1800"/>
                <w:tab w:val="left" w:pos="2160"/>
              </w:tabs>
              <w:spacing w:before="40" w:after="40"/>
              <w:rPr>
                <w:iCs/>
              </w:rPr>
            </w:pPr>
            <w:r w:rsidRPr="00B161E2">
              <w:rPr>
                <w:iCs/>
              </w:rPr>
              <w:t>Basic descriptive metadata will also be stored with the objects (e.g., unique identifier, title and date stored in the TIFF header) so that the objects can still be identified in the event that information in the database is corrupted.</w:t>
            </w:r>
          </w:p>
          <w:p w14:paraId="56EB110E" w14:textId="77777777" w:rsidR="00922A1A" w:rsidRPr="00B161E2" w:rsidRDefault="00922A1A" w:rsidP="00E95E08">
            <w:pPr>
              <w:numPr>
                <w:ilvl w:val="0"/>
                <w:numId w:val="9"/>
              </w:numPr>
              <w:tabs>
                <w:tab w:val="left" w:pos="720"/>
                <w:tab w:val="left" w:pos="1080"/>
                <w:tab w:val="left" w:pos="1440"/>
                <w:tab w:val="left" w:pos="1800"/>
                <w:tab w:val="left" w:pos="2160"/>
              </w:tabs>
              <w:spacing w:before="40" w:after="40"/>
              <w:rPr>
                <w:iCs/>
              </w:rPr>
            </w:pPr>
            <w:r w:rsidRPr="00B161E2">
              <w:rPr>
                <w:iCs/>
              </w:rPr>
              <w:t>See Appendix D for examples of TIFF header metadata requirements.</w:t>
            </w:r>
          </w:p>
        </w:tc>
      </w:tr>
      <w:tr w:rsidR="00922A1A" w:rsidRPr="00B161E2" w14:paraId="6D49694F" w14:textId="77777777" w:rsidTr="000E0D80">
        <w:trPr>
          <w:cantSplit/>
        </w:trPr>
        <w:tc>
          <w:tcPr>
            <w:tcW w:w="1026" w:type="dxa"/>
          </w:tcPr>
          <w:p w14:paraId="20FDD4E4" w14:textId="77777777" w:rsidR="00922A1A" w:rsidRPr="00B161E2" w:rsidRDefault="00922A1A" w:rsidP="00947C44">
            <w:pPr>
              <w:tabs>
                <w:tab w:val="left" w:pos="720"/>
                <w:tab w:val="left" w:pos="1080"/>
                <w:tab w:val="left" w:pos="1440"/>
                <w:tab w:val="left" w:pos="1800"/>
                <w:tab w:val="left" w:pos="2160"/>
              </w:tabs>
              <w:spacing w:before="40" w:after="40"/>
            </w:pPr>
            <w:r w:rsidRPr="00B161E2">
              <w:t>7.1.4.5</w:t>
            </w:r>
          </w:p>
        </w:tc>
        <w:tc>
          <w:tcPr>
            <w:tcW w:w="7614" w:type="dxa"/>
          </w:tcPr>
          <w:p w14:paraId="44DCFFAD" w14:textId="77777777" w:rsidR="00922A1A" w:rsidRPr="00B161E2" w:rsidRDefault="00922A1A" w:rsidP="008B1A3E">
            <w:pPr>
              <w:tabs>
                <w:tab w:val="left" w:pos="720"/>
                <w:tab w:val="left" w:pos="1080"/>
                <w:tab w:val="left" w:pos="1440"/>
                <w:tab w:val="left" w:pos="1800"/>
                <w:tab w:val="left" w:pos="2160"/>
              </w:tabs>
              <w:spacing w:before="40" w:after="40"/>
            </w:pPr>
            <w:r w:rsidRPr="00B161E2">
              <w:t>Is able to recognize required descriptive elements..</w:t>
            </w:r>
          </w:p>
        </w:tc>
      </w:tr>
      <w:tr w:rsidR="00922A1A" w:rsidRPr="00B161E2" w14:paraId="1EC31AE6" w14:textId="77777777" w:rsidTr="00922A1A">
        <w:trPr>
          <w:cantSplit/>
          <w:trHeight w:val="206"/>
        </w:trPr>
        <w:tc>
          <w:tcPr>
            <w:tcW w:w="1026" w:type="dxa"/>
          </w:tcPr>
          <w:p w14:paraId="3459F742" w14:textId="77777777" w:rsidR="00922A1A" w:rsidRPr="00B161E2" w:rsidRDefault="00922A1A" w:rsidP="00947C44">
            <w:pPr>
              <w:tabs>
                <w:tab w:val="left" w:pos="720"/>
                <w:tab w:val="left" w:pos="1080"/>
                <w:tab w:val="left" w:pos="1440"/>
                <w:tab w:val="left" w:pos="1800"/>
                <w:tab w:val="left" w:pos="2160"/>
              </w:tabs>
              <w:spacing w:before="40" w:after="40"/>
            </w:pPr>
            <w:r w:rsidRPr="00B161E2">
              <w:t>7.1.4.6</w:t>
            </w:r>
          </w:p>
        </w:tc>
        <w:tc>
          <w:tcPr>
            <w:tcW w:w="7614" w:type="dxa"/>
          </w:tcPr>
          <w:p w14:paraId="7A6F66AE" w14:textId="77777777" w:rsidR="00922A1A" w:rsidRPr="00B161E2" w:rsidRDefault="00922A1A" w:rsidP="008B1A3E">
            <w:pPr>
              <w:tabs>
                <w:tab w:val="left" w:pos="720"/>
                <w:tab w:val="left" w:pos="1080"/>
                <w:tab w:val="left" w:pos="1440"/>
                <w:tab w:val="left" w:pos="1800"/>
                <w:tab w:val="left" w:pos="2160"/>
              </w:tabs>
              <w:spacing w:before="40" w:after="40"/>
              <w:rPr>
                <w:lang w:val="en-US"/>
              </w:rPr>
            </w:pPr>
            <w:r w:rsidRPr="00B161E2">
              <w:rPr>
                <w:lang w:val="en-US"/>
              </w:rPr>
              <w:t>Recognizes and documents relations among files.</w:t>
            </w:r>
          </w:p>
        </w:tc>
      </w:tr>
      <w:tr w:rsidR="00922A1A" w:rsidRPr="00B161E2" w14:paraId="45867108" w14:textId="77777777" w:rsidTr="00283F19">
        <w:trPr>
          <w:cantSplit/>
          <w:trHeight w:val="85"/>
        </w:trPr>
        <w:tc>
          <w:tcPr>
            <w:tcW w:w="1026" w:type="dxa"/>
          </w:tcPr>
          <w:p w14:paraId="3DEB9C6E" w14:textId="77777777" w:rsidR="00922A1A" w:rsidRPr="00B161E2" w:rsidRDefault="00922A1A" w:rsidP="008E4254">
            <w:pPr>
              <w:tabs>
                <w:tab w:val="left" w:pos="720"/>
                <w:tab w:val="left" w:pos="1080"/>
                <w:tab w:val="left" w:pos="1440"/>
                <w:tab w:val="left" w:pos="1800"/>
                <w:tab w:val="left" w:pos="2160"/>
              </w:tabs>
              <w:spacing w:before="40" w:after="40"/>
            </w:pPr>
            <w:r>
              <w:t>7.1.4.7</w:t>
            </w:r>
          </w:p>
        </w:tc>
        <w:tc>
          <w:tcPr>
            <w:tcW w:w="7614" w:type="dxa"/>
          </w:tcPr>
          <w:p w14:paraId="12DD0E9E" w14:textId="77777777" w:rsidR="00922A1A" w:rsidRPr="00B161E2" w:rsidRDefault="00922A1A" w:rsidP="008E4254">
            <w:pPr>
              <w:tabs>
                <w:tab w:val="left" w:pos="720"/>
                <w:tab w:val="left" w:pos="1080"/>
                <w:tab w:val="left" w:pos="1440"/>
                <w:tab w:val="left" w:pos="1800"/>
                <w:tab w:val="left" w:pos="2160"/>
              </w:tabs>
              <w:spacing w:before="40" w:after="40"/>
              <w:rPr>
                <w:lang w:val="en-US"/>
              </w:rPr>
            </w:pPr>
            <w:r w:rsidRPr="00B161E2">
              <w:rPr>
                <w:lang w:val="en-US"/>
              </w:rPr>
              <w:t>Keeps an audit trail of all actions.</w:t>
            </w:r>
          </w:p>
        </w:tc>
      </w:tr>
    </w:tbl>
    <w:p w14:paraId="51AB0B22" w14:textId="77777777" w:rsidR="000E0D80" w:rsidRPr="00B161E2" w:rsidRDefault="000E0D80" w:rsidP="008E4254">
      <w:pPr>
        <w:tabs>
          <w:tab w:val="left" w:pos="720"/>
          <w:tab w:val="left" w:pos="1080"/>
          <w:tab w:val="left" w:pos="1440"/>
          <w:tab w:val="left" w:pos="1800"/>
          <w:tab w:val="left" w:pos="2160"/>
        </w:tabs>
        <w:rPr>
          <w:lang w:val="en-US"/>
        </w:rPr>
      </w:pPr>
    </w:p>
    <w:p w14:paraId="29D6FF47" w14:textId="77777777" w:rsidR="000E0D80" w:rsidRPr="00B161E2" w:rsidRDefault="000E0D80" w:rsidP="008E4254">
      <w:pPr>
        <w:pStyle w:val="Heading3"/>
        <w:numPr>
          <w:ilvl w:val="2"/>
          <w:numId w:val="1"/>
        </w:numPr>
        <w:tabs>
          <w:tab w:val="left" w:pos="720"/>
          <w:tab w:val="left" w:pos="1080"/>
          <w:tab w:val="left" w:pos="1440"/>
          <w:tab w:val="left" w:pos="1800"/>
          <w:tab w:val="left" w:pos="2160"/>
        </w:tabs>
        <w:rPr>
          <w:lang w:val="en-US"/>
        </w:rPr>
      </w:pPr>
      <w:bookmarkStart w:id="28" w:name="_Toc157995935"/>
      <w:r w:rsidRPr="00B161E2">
        <w:rPr>
          <w:lang w:val="en-US"/>
        </w:rPr>
        <w:lastRenderedPageBreak/>
        <w:t>Coordinate Updates</w:t>
      </w:r>
      <w:bookmarkEnd w:id="28"/>
    </w:p>
    <w:p w14:paraId="380C1E29" w14:textId="77777777" w:rsidR="000E0D80" w:rsidRPr="00B161E2" w:rsidRDefault="000E0D80" w:rsidP="008E4254">
      <w:pPr>
        <w:tabs>
          <w:tab w:val="left" w:pos="720"/>
          <w:tab w:val="left" w:pos="1080"/>
          <w:tab w:val="left" w:pos="1440"/>
          <w:tab w:val="left" w:pos="1800"/>
          <w:tab w:val="left" w:pos="2160"/>
        </w:tabs>
        <w:rPr>
          <w:lang w:val="en-US"/>
        </w:rPr>
      </w:pPr>
    </w:p>
    <w:p w14:paraId="43EDDCCB" w14:textId="77777777" w:rsidR="000E0D80" w:rsidRPr="00B161E2" w:rsidRDefault="000E0D80" w:rsidP="00DE4D96">
      <w:pPr>
        <w:pStyle w:val="Longcitation"/>
      </w:pPr>
      <w:r w:rsidRPr="00B161E2">
        <w:t xml:space="preserve">The </w:t>
      </w:r>
      <w:r w:rsidRPr="00B161E2">
        <w:rPr>
          <w:rFonts w:ascii="TimesNewRoman,Bold" w:hAnsi="TimesNewRoman,Bold"/>
        </w:rPr>
        <w:t>Coordinate Updates</w:t>
      </w:r>
      <w:r w:rsidRPr="00B161E2">
        <w:rPr>
          <w:rFonts w:ascii="TimesNewRoman,Bold" w:hAnsi="TimesNewRoman,Bold"/>
          <w:b/>
          <w:bCs/>
        </w:rPr>
        <w:t xml:space="preserve"> </w:t>
      </w:r>
      <w:r w:rsidRPr="00B161E2">
        <w:t xml:space="preserve">function is responsible for transferring the </w:t>
      </w:r>
      <w:r w:rsidRPr="00B161E2">
        <w:rPr>
          <w:rFonts w:ascii="TimesNewRoman,Italic" w:hAnsi="TimesNewRoman,Italic"/>
        </w:rPr>
        <w:t xml:space="preserve">AIPs </w:t>
      </w:r>
      <w:r w:rsidRPr="00B161E2">
        <w:t xml:space="preserve">to Archival Storage and the </w:t>
      </w:r>
      <w:r w:rsidRPr="00B161E2">
        <w:rPr>
          <w:rFonts w:ascii="TimesNewRoman,Italic" w:hAnsi="TimesNewRoman,Italic"/>
        </w:rPr>
        <w:t xml:space="preserve">Descriptive Information </w:t>
      </w:r>
      <w:r w:rsidRPr="00B161E2">
        <w:t>to Data Management. Transfer of the AI</w:t>
      </w:r>
      <w:r w:rsidRPr="00B161E2">
        <w:rPr>
          <w:rFonts w:ascii="TimesNewRoman,Italic" w:hAnsi="TimesNewRoman,Italic"/>
        </w:rPr>
        <w:t>P</w:t>
      </w:r>
      <w:r w:rsidRPr="00B161E2">
        <w:rPr>
          <w:rFonts w:ascii="TimesNewRoman,Italic" w:hAnsi="TimesNewRoman,Italic"/>
          <w:iCs/>
        </w:rPr>
        <w:t xml:space="preserve"> </w:t>
      </w:r>
      <w:r w:rsidRPr="00B161E2">
        <w:t xml:space="preserve">includes a </w:t>
      </w:r>
      <w:r w:rsidRPr="00B161E2">
        <w:rPr>
          <w:rFonts w:ascii="TimesNewRoman,Italic" w:hAnsi="TimesNewRoman,Italic"/>
        </w:rPr>
        <w:t xml:space="preserve">storage request </w:t>
      </w:r>
      <w:r w:rsidRPr="00B161E2">
        <w:t xml:space="preserve">and may represent an electronic, physical, or a virtual (i.e., data stays in place) transfer. After the transfer is completed and verified, Archival Storage returns a </w:t>
      </w:r>
      <w:r w:rsidRPr="00B161E2">
        <w:rPr>
          <w:rFonts w:ascii="TimesNewRoman,Italic" w:hAnsi="TimesNewRoman,Italic"/>
        </w:rPr>
        <w:t xml:space="preserve">storage confirmation </w:t>
      </w:r>
      <w:r w:rsidRPr="00B161E2">
        <w:t xml:space="preserve">indicating (or verifying) the storage identification information for the AIP. The Coordinate Updates function also incorporates the storage identification information into the Descriptive Information for the AIP and transfers it to the Data Management entity along with a </w:t>
      </w:r>
      <w:r w:rsidRPr="00B161E2">
        <w:rPr>
          <w:rFonts w:ascii="TimesNewRoman,Italic" w:hAnsi="TimesNewRoman,Italic"/>
        </w:rPr>
        <w:t>database update request</w:t>
      </w:r>
      <w:r w:rsidRPr="00B161E2">
        <w:t xml:space="preserve">. In return, Data Management provides a </w:t>
      </w:r>
      <w:r w:rsidRPr="00B161E2">
        <w:rPr>
          <w:rFonts w:ascii="TimesNewRoman,Italic" w:hAnsi="TimesNewRoman,Italic"/>
        </w:rPr>
        <w:t xml:space="preserve">database update response </w:t>
      </w:r>
      <w:r w:rsidRPr="00B161E2">
        <w:t>indicating the status of the update. Data Management updates may take place without a corresponding Archival Storage transfer when the SIP contains Descriptive Information for an AIP already in Archival Storage.</w:t>
      </w:r>
    </w:p>
    <w:p w14:paraId="173C1FAE" w14:textId="77777777" w:rsidR="000E0D80" w:rsidRPr="00B161E2" w:rsidRDefault="000E0D80" w:rsidP="008E4254">
      <w:pPr>
        <w:tabs>
          <w:tab w:val="left" w:pos="720"/>
          <w:tab w:val="left" w:pos="1080"/>
          <w:tab w:val="left" w:pos="1440"/>
          <w:tab w:val="left" w:pos="1800"/>
          <w:tab w:val="left" w:pos="2160"/>
        </w:tabs>
      </w:pPr>
    </w:p>
    <w:p w14:paraId="78981812" w14:textId="77777777" w:rsidR="00283F19" w:rsidRPr="00B161E2" w:rsidRDefault="00283F19" w:rsidP="008E4254">
      <w:pPr>
        <w:tabs>
          <w:tab w:val="left" w:pos="720"/>
          <w:tab w:val="left" w:pos="1080"/>
          <w:tab w:val="left" w:pos="1440"/>
          <w:tab w:val="left" w:pos="1800"/>
          <w:tab w:val="left" w:pos="2160"/>
        </w:tabs>
      </w:pPr>
    </w:p>
    <w:p w14:paraId="7DE05DC6" w14:textId="77777777" w:rsidR="000E0D80" w:rsidRPr="00B161E2" w:rsidRDefault="000E0D80" w:rsidP="008E4254">
      <w:pPr>
        <w:tabs>
          <w:tab w:val="left" w:pos="720"/>
          <w:tab w:val="left" w:pos="1080"/>
          <w:tab w:val="left" w:pos="1440"/>
          <w:tab w:val="left" w:pos="1800"/>
          <w:tab w:val="left" w:pos="2160"/>
        </w:tabs>
      </w:pPr>
      <w:r w:rsidRPr="00B161E2">
        <w:t xml:space="preserve">The individual components of an AIP may be physically stored in different locations within the </w:t>
      </w:r>
      <w:r w:rsidR="00432D06" w:rsidRPr="00B161E2">
        <w:t>repository</w:t>
      </w:r>
      <w:r w:rsidRPr="00B161E2">
        <w:t>.  The Coordinate Updates function transfers components of the AIP to the relevant storage locations, and maintains a record of the location of the components.</w:t>
      </w:r>
    </w:p>
    <w:p w14:paraId="237A8312" w14:textId="77777777" w:rsidR="007B2582" w:rsidRPr="00B161E2" w:rsidRDefault="007B2582"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
        <w:gridCol w:w="7614"/>
      </w:tblGrid>
      <w:tr w:rsidR="000E0D80" w:rsidRPr="00B161E2" w14:paraId="15D7684B" w14:textId="77777777" w:rsidTr="000E0D80">
        <w:trPr>
          <w:cantSplit/>
        </w:trPr>
        <w:tc>
          <w:tcPr>
            <w:tcW w:w="1026" w:type="dxa"/>
          </w:tcPr>
          <w:p w14:paraId="2E03130C"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0E0D80" w:rsidRPr="00B161E2">
              <w:t>5.1</w:t>
            </w:r>
          </w:p>
        </w:tc>
        <w:tc>
          <w:tcPr>
            <w:tcW w:w="7614" w:type="dxa"/>
          </w:tcPr>
          <w:p w14:paraId="46FE6E1A" w14:textId="77777777" w:rsidR="000E0D80" w:rsidRPr="00B161E2" w:rsidRDefault="000E0D80" w:rsidP="008E4254">
            <w:pPr>
              <w:tabs>
                <w:tab w:val="left" w:pos="720"/>
                <w:tab w:val="left" w:pos="1080"/>
                <w:tab w:val="left" w:pos="1440"/>
                <w:tab w:val="left" w:pos="1800"/>
                <w:tab w:val="left" w:pos="2160"/>
              </w:tabs>
              <w:spacing w:before="40" w:after="40"/>
            </w:pPr>
            <w:r w:rsidRPr="00B161E2">
              <w:t>Transfers the AIPs to Archival Storage.</w:t>
            </w:r>
          </w:p>
          <w:p w14:paraId="29D2C4DF" w14:textId="77777777" w:rsidR="000E0D80" w:rsidRPr="00B161E2" w:rsidRDefault="000E0D80" w:rsidP="00E95E08">
            <w:pPr>
              <w:numPr>
                <w:ilvl w:val="0"/>
                <w:numId w:val="10"/>
              </w:numPr>
              <w:tabs>
                <w:tab w:val="left" w:pos="720"/>
                <w:tab w:val="left" w:pos="1080"/>
                <w:tab w:val="left" w:pos="1440"/>
                <w:tab w:val="left" w:pos="1800"/>
                <w:tab w:val="left" w:pos="2160"/>
              </w:tabs>
              <w:spacing w:before="40" w:after="40"/>
            </w:pPr>
            <w:r w:rsidRPr="00B161E2">
              <w:t>Includes a storage request which provides a storage confirmation for the AIP.</w:t>
            </w:r>
          </w:p>
        </w:tc>
      </w:tr>
      <w:tr w:rsidR="000E0D80" w:rsidRPr="00B161E2" w14:paraId="1499AB0D" w14:textId="77777777" w:rsidTr="000E0D80">
        <w:trPr>
          <w:cantSplit/>
        </w:trPr>
        <w:tc>
          <w:tcPr>
            <w:tcW w:w="1026" w:type="dxa"/>
          </w:tcPr>
          <w:p w14:paraId="03C8D174"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0E0D80" w:rsidRPr="00B161E2">
              <w:t>5.2</w:t>
            </w:r>
          </w:p>
        </w:tc>
        <w:tc>
          <w:tcPr>
            <w:tcW w:w="7614" w:type="dxa"/>
          </w:tcPr>
          <w:p w14:paraId="4A17F833" w14:textId="77777777" w:rsidR="000E0D80" w:rsidRPr="00B161E2" w:rsidRDefault="000E0D80" w:rsidP="008E4254">
            <w:pPr>
              <w:tabs>
                <w:tab w:val="left" w:pos="720"/>
                <w:tab w:val="left" w:pos="1080"/>
                <w:tab w:val="left" w:pos="1440"/>
                <w:tab w:val="left" w:pos="1800"/>
                <w:tab w:val="left" w:pos="2160"/>
              </w:tabs>
              <w:spacing w:before="40" w:after="40"/>
              <w:rPr>
                <w:lang w:val="en-US"/>
              </w:rPr>
            </w:pPr>
            <w:r w:rsidRPr="00B161E2">
              <w:t>Transfers the Descriptive Information to Data Management.</w:t>
            </w:r>
          </w:p>
        </w:tc>
      </w:tr>
      <w:tr w:rsidR="007B2582" w:rsidRPr="00B161E2" w14:paraId="20671367" w14:textId="77777777" w:rsidTr="000E0D80">
        <w:trPr>
          <w:cantSplit/>
        </w:trPr>
        <w:tc>
          <w:tcPr>
            <w:tcW w:w="1026" w:type="dxa"/>
          </w:tcPr>
          <w:p w14:paraId="6643C220" w14:textId="77777777" w:rsidR="007B2582" w:rsidRPr="00B161E2" w:rsidRDefault="00E506E7" w:rsidP="008E4254">
            <w:pPr>
              <w:tabs>
                <w:tab w:val="left" w:pos="720"/>
                <w:tab w:val="left" w:pos="1080"/>
                <w:tab w:val="left" w:pos="1440"/>
                <w:tab w:val="left" w:pos="1800"/>
                <w:tab w:val="left" w:pos="2160"/>
              </w:tabs>
              <w:spacing w:before="40" w:after="40"/>
            </w:pPr>
            <w:r w:rsidRPr="00B161E2">
              <w:t>7.1.</w:t>
            </w:r>
            <w:r w:rsidR="007B2582" w:rsidRPr="00B161E2">
              <w:t>5.3</w:t>
            </w:r>
          </w:p>
        </w:tc>
        <w:tc>
          <w:tcPr>
            <w:tcW w:w="7614" w:type="dxa"/>
          </w:tcPr>
          <w:p w14:paraId="507B2C80" w14:textId="77777777" w:rsidR="007B2582" w:rsidRPr="00B161E2" w:rsidRDefault="007B2582" w:rsidP="008E4254">
            <w:pPr>
              <w:tabs>
                <w:tab w:val="left" w:pos="720"/>
                <w:tab w:val="left" w:pos="1080"/>
                <w:tab w:val="left" w:pos="1440"/>
                <w:tab w:val="left" w:pos="1800"/>
                <w:tab w:val="left" w:pos="2160"/>
              </w:tabs>
              <w:spacing w:before="40" w:after="40"/>
            </w:pPr>
            <w:r w:rsidRPr="00B161E2">
              <w:t>Sends confirmation notification when transfer to archival storage is completed.</w:t>
            </w:r>
          </w:p>
        </w:tc>
      </w:tr>
      <w:tr w:rsidR="000E0D80" w:rsidRPr="00B161E2" w14:paraId="19D6F3E5" w14:textId="77777777" w:rsidTr="000E0D80">
        <w:trPr>
          <w:cantSplit/>
          <w:trHeight w:val="842"/>
        </w:trPr>
        <w:tc>
          <w:tcPr>
            <w:tcW w:w="1026" w:type="dxa"/>
          </w:tcPr>
          <w:p w14:paraId="2D601549"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0E0D80" w:rsidRPr="00B161E2">
              <w:t>5.</w:t>
            </w:r>
            <w:r w:rsidR="007B2582" w:rsidRPr="00B161E2">
              <w:t>4</w:t>
            </w:r>
          </w:p>
        </w:tc>
        <w:tc>
          <w:tcPr>
            <w:tcW w:w="7614" w:type="dxa"/>
          </w:tcPr>
          <w:p w14:paraId="5A1D5434" w14:textId="77777777" w:rsidR="008926AD" w:rsidRPr="00B161E2" w:rsidRDefault="000E0D80" w:rsidP="008E4254">
            <w:pPr>
              <w:tabs>
                <w:tab w:val="left" w:pos="720"/>
                <w:tab w:val="left" w:pos="1080"/>
                <w:tab w:val="left" w:pos="1440"/>
                <w:tab w:val="left" w:pos="1800"/>
                <w:tab w:val="left" w:pos="2160"/>
              </w:tabs>
              <w:spacing w:before="40" w:after="40"/>
            </w:pPr>
            <w:r w:rsidRPr="00B161E2">
              <w:t>Stores the identification information in the Data Management database to support search and retrieval of AIPs in Archive Storage.</w:t>
            </w:r>
          </w:p>
          <w:p w14:paraId="3234420E" w14:textId="77777777" w:rsidR="000E0D80" w:rsidRPr="00B161E2" w:rsidRDefault="000E0D80" w:rsidP="00E95E08">
            <w:pPr>
              <w:numPr>
                <w:ilvl w:val="0"/>
                <w:numId w:val="11"/>
              </w:numPr>
              <w:tabs>
                <w:tab w:val="left" w:pos="720"/>
                <w:tab w:val="left" w:pos="1080"/>
                <w:tab w:val="left" w:pos="1440"/>
                <w:tab w:val="left" w:pos="1800"/>
                <w:tab w:val="left" w:pos="2160"/>
              </w:tabs>
              <w:spacing w:before="40" w:after="40"/>
            </w:pPr>
            <w:r w:rsidRPr="00B161E2">
              <w:t>Identifiers are the link between Data Management and digital objects.</w:t>
            </w:r>
          </w:p>
        </w:tc>
      </w:tr>
      <w:tr w:rsidR="000E0D80" w:rsidRPr="00B161E2" w14:paraId="56892716" w14:textId="77777777" w:rsidTr="000E0D80">
        <w:trPr>
          <w:cantSplit/>
        </w:trPr>
        <w:tc>
          <w:tcPr>
            <w:tcW w:w="1026" w:type="dxa"/>
          </w:tcPr>
          <w:p w14:paraId="665765BD"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0E0D80" w:rsidRPr="00B161E2">
              <w:t>5.</w:t>
            </w:r>
            <w:r w:rsidR="007B2582" w:rsidRPr="00B161E2">
              <w:t>5</w:t>
            </w:r>
          </w:p>
        </w:tc>
        <w:tc>
          <w:tcPr>
            <w:tcW w:w="7614" w:type="dxa"/>
          </w:tcPr>
          <w:p w14:paraId="41E703CA" w14:textId="77777777" w:rsidR="000E0D80" w:rsidRPr="00B161E2" w:rsidRDefault="000E0D80" w:rsidP="008E4254">
            <w:pPr>
              <w:tabs>
                <w:tab w:val="left" w:pos="720"/>
                <w:tab w:val="left" w:pos="1080"/>
                <w:tab w:val="left" w:pos="1440"/>
                <w:tab w:val="left" w:pos="1800"/>
                <w:tab w:val="left" w:pos="2160"/>
              </w:tabs>
              <w:spacing w:before="40" w:after="40"/>
            </w:pPr>
            <w:r w:rsidRPr="00B161E2">
              <w:t>AIPS and Descriptive Information will be put back together when objects are accessed.</w:t>
            </w:r>
          </w:p>
        </w:tc>
      </w:tr>
      <w:tr w:rsidR="000E0D80" w:rsidRPr="00B161E2" w14:paraId="7BFB89C0" w14:textId="77777777" w:rsidTr="000E0D80">
        <w:trPr>
          <w:cantSplit/>
        </w:trPr>
        <w:tc>
          <w:tcPr>
            <w:tcW w:w="1026" w:type="dxa"/>
          </w:tcPr>
          <w:p w14:paraId="66AD5480" w14:textId="77777777" w:rsidR="000E0D80" w:rsidRPr="00B161E2" w:rsidRDefault="00E506E7" w:rsidP="008E4254">
            <w:pPr>
              <w:tabs>
                <w:tab w:val="left" w:pos="720"/>
                <w:tab w:val="left" w:pos="1080"/>
                <w:tab w:val="left" w:pos="1440"/>
                <w:tab w:val="left" w:pos="1800"/>
                <w:tab w:val="left" w:pos="2160"/>
              </w:tabs>
              <w:spacing w:before="40" w:after="40"/>
            </w:pPr>
            <w:r w:rsidRPr="00B161E2">
              <w:t>7.1.</w:t>
            </w:r>
            <w:r w:rsidR="000E0D80" w:rsidRPr="00B161E2">
              <w:t>5.</w:t>
            </w:r>
            <w:r w:rsidR="007B2582" w:rsidRPr="00B161E2">
              <w:t>6</w:t>
            </w:r>
          </w:p>
        </w:tc>
        <w:tc>
          <w:tcPr>
            <w:tcW w:w="7614" w:type="dxa"/>
          </w:tcPr>
          <w:p w14:paraId="228FA6B7" w14:textId="77777777" w:rsidR="000E0D80" w:rsidRPr="00B161E2" w:rsidRDefault="000E0D80" w:rsidP="008E4254">
            <w:pPr>
              <w:tabs>
                <w:tab w:val="left" w:pos="720"/>
                <w:tab w:val="left" w:pos="1080"/>
                <w:tab w:val="left" w:pos="1440"/>
                <w:tab w:val="left" w:pos="1800"/>
                <w:tab w:val="left" w:pos="2160"/>
              </w:tabs>
              <w:spacing w:before="40" w:after="40"/>
              <w:rPr>
                <w:lang w:val="en-US"/>
              </w:rPr>
            </w:pPr>
            <w:r w:rsidRPr="00B161E2">
              <w:rPr>
                <w:lang w:val="en-US"/>
              </w:rPr>
              <w:t>Keeps an audit trail of all actions.</w:t>
            </w:r>
          </w:p>
        </w:tc>
      </w:tr>
    </w:tbl>
    <w:p w14:paraId="7BE091B1" w14:textId="77777777" w:rsidR="000E0D80" w:rsidRPr="00B161E2" w:rsidRDefault="000E0D80" w:rsidP="008E4254">
      <w:pPr>
        <w:tabs>
          <w:tab w:val="left" w:pos="720"/>
          <w:tab w:val="left" w:pos="1080"/>
          <w:tab w:val="left" w:pos="1440"/>
          <w:tab w:val="left" w:pos="1800"/>
          <w:tab w:val="left" w:pos="2160"/>
        </w:tabs>
      </w:pPr>
    </w:p>
    <w:p w14:paraId="714238BF" w14:textId="77777777" w:rsidR="00565DA6" w:rsidRPr="00B161E2" w:rsidRDefault="00565DA6" w:rsidP="008E4254">
      <w:pPr>
        <w:pStyle w:val="Heading2"/>
        <w:numPr>
          <w:ilvl w:val="1"/>
          <w:numId w:val="1"/>
        </w:numPr>
        <w:tabs>
          <w:tab w:val="clear" w:pos="840"/>
          <w:tab w:val="num" w:pos="540"/>
          <w:tab w:val="left" w:pos="720"/>
          <w:tab w:val="left" w:pos="1080"/>
          <w:tab w:val="left" w:pos="1440"/>
          <w:tab w:val="left" w:pos="1800"/>
          <w:tab w:val="left" w:pos="2160"/>
        </w:tabs>
        <w:ind w:hanging="840"/>
      </w:pPr>
      <w:bookmarkStart w:id="29" w:name="_Toc157995936"/>
      <w:r w:rsidRPr="00B161E2">
        <w:t>Archival Storage</w:t>
      </w:r>
      <w:bookmarkEnd w:id="29"/>
    </w:p>
    <w:p w14:paraId="1487E48F" w14:textId="77777777" w:rsidR="00565DA6" w:rsidRPr="00B161E2" w:rsidRDefault="00565DA6" w:rsidP="008E4254">
      <w:pPr>
        <w:tabs>
          <w:tab w:val="left" w:pos="720"/>
          <w:tab w:val="left" w:pos="1080"/>
          <w:tab w:val="left" w:pos="1440"/>
          <w:tab w:val="left" w:pos="1800"/>
          <w:tab w:val="left" w:pos="2160"/>
        </w:tabs>
      </w:pPr>
    </w:p>
    <w:p w14:paraId="3C580E74" w14:textId="77777777" w:rsidR="00565DA6" w:rsidRPr="00B161E2" w:rsidRDefault="00565DA6" w:rsidP="00EE4B61">
      <w:pPr>
        <w:pStyle w:val="Longcitation"/>
      </w:pPr>
      <w:r w:rsidRPr="00B161E2">
        <w:t>Archival Storage provides the services and functions for the storage, maintenance and retrieval of AIPs.  Archival Storage functions include receiving AIPs from Ingest and adding them to permanent storage, managing the storage hierarchy, refreshing the media on which archive holdings are stored, performing routine and special error checking, providing disaster recovery capabilities, and providing AIPs to Access to fulfill orders.</w:t>
      </w:r>
    </w:p>
    <w:p w14:paraId="192F3D14" w14:textId="77777777" w:rsidR="00EE4B61" w:rsidRPr="00B161E2" w:rsidRDefault="00EE4B61" w:rsidP="00EE4B61">
      <w:pPr>
        <w:pStyle w:val="Paragraph"/>
      </w:pPr>
    </w:p>
    <w:p w14:paraId="4446DFF0" w14:textId="77777777" w:rsidR="00565DA6" w:rsidRPr="00B161E2" w:rsidRDefault="00565DA6" w:rsidP="008E4254">
      <w:pPr>
        <w:pStyle w:val="Heading3"/>
        <w:numPr>
          <w:ilvl w:val="2"/>
          <w:numId w:val="1"/>
        </w:numPr>
        <w:tabs>
          <w:tab w:val="left" w:pos="720"/>
          <w:tab w:val="left" w:pos="1080"/>
          <w:tab w:val="left" w:pos="1440"/>
          <w:tab w:val="left" w:pos="1800"/>
          <w:tab w:val="left" w:pos="2160"/>
        </w:tabs>
      </w:pPr>
      <w:bookmarkStart w:id="30" w:name="_Toc157995937"/>
      <w:r w:rsidRPr="00B161E2">
        <w:t>Receive Data</w:t>
      </w:r>
      <w:bookmarkEnd w:id="30"/>
    </w:p>
    <w:p w14:paraId="6E09D273" w14:textId="77777777" w:rsidR="00565DA6" w:rsidRPr="00B161E2" w:rsidRDefault="00565DA6" w:rsidP="008E4254">
      <w:pPr>
        <w:tabs>
          <w:tab w:val="left" w:pos="720"/>
          <w:tab w:val="left" w:pos="1080"/>
          <w:tab w:val="left" w:pos="1440"/>
          <w:tab w:val="left" w:pos="1800"/>
          <w:tab w:val="left" w:pos="2160"/>
        </w:tabs>
      </w:pPr>
    </w:p>
    <w:p w14:paraId="09DB84EF" w14:textId="77777777" w:rsidR="00565DA6" w:rsidRPr="00B161E2" w:rsidRDefault="00565DA6" w:rsidP="00DE4D96">
      <w:pPr>
        <w:pStyle w:val="Longcitation"/>
      </w:pPr>
      <w:r w:rsidRPr="00B161E2">
        <w:t xml:space="preserve">The Receive Data function receives a storage request and an AIP from Ingest and moves the AIP </w:t>
      </w:r>
      <w:r w:rsidR="00824DD2" w:rsidRPr="00B161E2">
        <w:t xml:space="preserve">to permanent </w:t>
      </w:r>
      <w:r w:rsidRPr="00B161E2">
        <w:t xml:space="preserve">storage within the archive. The transfer request may need to indicate the anticipated frequency of utilization of the data objects comprising the AIP in order to allow the appropriate storage </w:t>
      </w:r>
      <w:r w:rsidRPr="00B161E2">
        <w:lastRenderedPageBreak/>
        <w:t>devices or media to be selected for storing the AIP. This function will select the media type, prepare the devices or volumes, and perform the physical transfer to the Archival Storage volumes. Upon completion of the transfer, this function sends a storage confirmation message to Ingest, including the storage identification of the AIPs.</w:t>
      </w:r>
    </w:p>
    <w:p w14:paraId="458781BE" w14:textId="77777777" w:rsidR="00565DA6" w:rsidRPr="00B161E2" w:rsidRDefault="00565DA6" w:rsidP="008E4254">
      <w:pPr>
        <w:tabs>
          <w:tab w:val="left" w:pos="720"/>
          <w:tab w:val="left" w:pos="1080"/>
          <w:tab w:val="left" w:pos="1440"/>
          <w:tab w:val="left" w:pos="1800"/>
          <w:tab w:val="left" w:pos="2160"/>
        </w:tabs>
      </w:pPr>
    </w:p>
    <w:p w14:paraId="7A892359" w14:textId="77777777" w:rsidR="008B3AAA" w:rsidRPr="00B161E2" w:rsidRDefault="008B3AAA"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565DA6" w:rsidRPr="00B161E2" w14:paraId="10A16101" w14:textId="77777777" w:rsidTr="00565DA6">
        <w:trPr>
          <w:cantSplit/>
        </w:trPr>
        <w:tc>
          <w:tcPr>
            <w:tcW w:w="904" w:type="dxa"/>
          </w:tcPr>
          <w:p w14:paraId="7A1DF88D"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1.1</w:t>
            </w:r>
          </w:p>
        </w:tc>
        <w:tc>
          <w:tcPr>
            <w:tcW w:w="7736" w:type="dxa"/>
          </w:tcPr>
          <w:p w14:paraId="6AD536BA" w14:textId="77777777" w:rsidR="00565DA6" w:rsidRPr="00B161E2" w:rsidRDefault="00565DA6" w:rsidP="008E4254">
            <w:pPr>
              <w:tabs>
                <w:tab w:val="left" w:pos="720"/>
                <w:tab w:val="left" w:pos="1080"/>
                <w:tab w:val="left" w:pos="1440"/>
                <w:tab w:val="left" w:pos="1800"/>
                <w:tab w:val="left" w:pos="2160"/>
              </w:tabs>
              <w:spacing w:before="40" w:after="40"/>
              <w:rPr>
                <w:lang w:val="en-US"/>
              </w:rPr>
            </w:pPr>
            <w:r w:rsidRPr="00B161E2">
              <w:t xml:space="preserve">Receives AIPs from Ingest. </w:t>
            </w:r>
          </w:p>
        </w:tc>
      </w:tr>
      <w:tr w:rsidR="00565DA6" w:rsidRPr="00B161E2" w14:paraId="41977C7F" w14:textId="77777777" w:rsidTr="00565DA6">
        <w:trPr>
          <w:cantSplit/>
        </w:trPr>
        <w:tc>
          <w:tcPr>
            <w:tcW w:w="904" w:type="dxa"/>
          </w:tcPr>
          <w:p w14:paraId="1A131857"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1.2</w:t>
            </w:r>
          </w:p>
        </w:tc>
        <w:tc>
          <w:tcPr>
            <w:tcW w:w="7736" w:type="dxa"/>
          </w:tcPr>
          <w:p w14:paraId="69998530" w14:textId="77777777" w:rsidR="00565DA6" w:rsidRPr="00B161E2" w:rsidRDefault="00565DA6" w:rsidP="008E4254">
            <w:pPr>
              <w:tabs>
                <w:tab w:val="left" w:pos="720"/>
                <w:tab w:val="left" w:pos="1080"/>
                <w:tab w:val="left" w:pos="1440"/>
                <w:tab w:val="left" w:pos="1800"/>
                <w:tab w:val="left" w:pos="2160"/>
              </w:tabs>
              <w:spacing w:before="40" w:after="40"/>
              <w:rPr>
                <w:lang w:val="en-US"/>
              </w:rPr>
            </w:pPr>
            <w:r w:rsidRPr="00B161E2">
              <w:t>Moves and adds</w:t>
            </w:r>
            <w:r w:rsidR="00843FEB" w:rsidRPr="00B161E2">
              <w:t xml:space="preserve"> </w:t>
            </w:r>
            <w:r w:rsidRPr="00B161E2">
              <w:t xml:space="preserve">AIPs to storage within the </w:t>
            </w:r>
            <w:r w:rsidR="00432D06" w:rsidRPr="00B161E2">
              <w:t>repository</w:t>
            </w:r>
          </w:p>
        </w:tc>
      </w:tr>
      <w:tr w:rsidR="00565DA6" w:rsidRPr="00B161E2" w14:paraId="4AED3840" w14:textId="77777777" w:rsidTr="00565DA6">
        <w:trPr>
          <w:cantSplit/>
        </w:trPr>
        <w:tc>
          <w:tcPr>
            <w:tcW w:w="904" w:type="dxa"/>
          </w:tcPr>
          <w:p w14:paraId="6B8FE9DA"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1.3</w:t>
            </w:r>
          </w:p>
        </w:tc>
        <w:tc>
          <w:tcPr>
            <w:tcW w:w="7736" w:type="dxa"/>
          </w:tcPr>
          <w:p w14:paraId="0B0B489C" w14:textId="77777777" w:rsidR="00565DA6" w:rsidRPr="00B161E2" w:rsidRDefault="00565DA6" w:rsidP="008E4254">
            <w:pPr>
              <w:tabs>
                <w:tab w:val="left" w:pos="720"/>
                <w:tab w:val="left" w:pos="1080"/>
                <w:tab w:val="left" w:pos="1440"/>
                <w:tab w:val="left" w:pos="1800"/>
                <w:tab w:val="left" w:pos="2160"/>
              </w:tabs>
              <w:spacing w:before="40" w:after="40"/>
            </w:pPr>
            <w:r w:rsidRPr="00B161E2">
              <w:t>Generates confirmation, statistical and error reports for the AIP process.</w:t>
            </w:r>
          </w:p>
        </w:tc>
      </w:tr>
      <w:tr w:rsidR="00565DA6" w:rsidRPr="00B161E2" w14:paraId="539ECDCC" w14:textId="77777777" w:rsidTr="00565DA6">
        <w:trPr>
          <w:cantSplit/>
        </w:trPr>
        <w:tc>
          <w:tcPr>
            <w:tcW w:w="904" w:type="dxa"/>
          </w:tcPr>
          <w:p w14:paraId="0993D635"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1.</w:t>
            </w:r>
            <w:r w:rsidR="00B87329" w:rsidRPr="00B161E2">
              <w:t>4</w:t>
            </w:r>
          </w:p>
        </w:tc>
        <w:tc>
          <w:tcPr>
            <w:tcW w:w="7736" w:type="dxa"/>
          </w:tcPr>
          <w:p w14:paraId="078D5266" w14:textId="77777777" w:rsidR="00565DA6" w:rsidRPr="00B161E2" w:rsidRDefault="00843FEB" w:rsidP="008E4254">
            <w:pPr>
              <w:tabs>
                <w:tab w:val="left" w:pos="720"/>
                <w:tab w:val="left" w:pos="1080"/>
                <w:tab w:val="left" w:pos="1440"/>
                <w:tab w:val="left" w:pos="1800"/>
                <w:tab w:val="left" w:pos="2160"/>
              </w:tabs>
              <w:spacing w:before="40" w:after="40"/>
            </w:pPr>
            <w:r w:rsidRPr="00B161E2">
              <w:rPr>
                <w:lang w:val="en-US"/>
              </w:rPr>
              <w:t>Keeps an audit trail of all actions.</w:t>
            </w:r>
          </w:p>
        </w:tc>
      </w:tr>
    </w:tbl>
    <w:p w14:paraId="0E49F489" w14:textId="77777777" w:rsidR="00565DA6" w:rsidRPr="00B161E2" w:rsidRDefault="00565DA6" w:rsidP="008E4254">
      <w:pPr>
        <w:tabs>
          <w:tab w:val="left" w:pos="720"/>
          <w:tab w:val="left" w:pos="1080"/>
          <w:tab w:val="left" w:pos="1440"/>
          <w:tab w:val="left" w:pos="1800"/>
          <w:tab w:val="left" w:pos="2160"/>
        </w:tabs>
      </w:pPr>
    </w:p>
    <w:p w14:paraId="4636F50D" w14:textId="77777777" w:rsidR="00565DA6" w:rsidRPr="00B161E2" w:rsidRDefault="00565DA6" w:rsidP="008E4254">
      <w:pPr>
        <w:pStyle w:val="Heading3"/>
        <w:numPr>
          <w:ilvl w:val="2"/>
          <w:numId w:val="1"/>
        </w:numPr>
        <w:tabs>
          <w:tab w:val="left" w:pos="720"/>
          <w:tab w:val="left" w:pos="1080"/>
          <w:tab w:val="left" w:pos="1440"/>
          <w:tab w:val="left" w:pos="1800"/>
          <w:tab w:val="left" w:pos="2160"/>
        </w:tabs>
      </w:pPr>
      <w:bookmarkStart w:id="31" w:name="_Toc157995938"/>
      <w:r w:rsidRPr="00B161E2">
        <w:t>Manage Storage Hierarchy</w:t>
      </w:r>
      <w:bookmarkEnd w:id="31"/>
    </w:p>
    <w:p w14:paraId="4563BFED" w14:textId="77777777" w:rsidR="00565DA6" w:rsidRPr="00B161E2" w:rsidRDefault="00565DA6" w:rsidP="008E4254">
      <w:pPr>
        <w:tabs>
          <w:tab w:val="left" w:pos="720"/>
          <w:tab w:val="left" w:pos="1080"/>
          <w:tab w:val="left" w:pos="1440"/>
          <w:tab w:val="left" w:pos="1800"/>
          <w:tab w:val="left" w:pos="2160"/>
        </w:tabs>
      </w:pPr>
    </w:p>
    <w:p w14:paraId="1EC6B686" w14:textId="77777777" w:rsidR="00565DA6" w:rsidRPr="00B161E2" w:rsidRDefault="00565DA6" w:rsidP="00DE4D96">
      <w:pPr>
        <w:pStyle w:val="Longcitation"/>
      </w:pPr>
      <w:r w:rsidRPr="00B161E2">
        <w:t>The Manage Storage Hierarchy function positions, via commands, the contents of the AIPs on the appropriate media based on storage management policies, operational statistics, or directions from Ingest via the storage request. It will also conform to any special levels of service required for the AIP, or any special security measures that are required, and ensures the appropriate level of protection for the AIP. These include on-line, off-line or near-line storage, required throughput rate, maximum allowed bit error rate, or special handling or backup procedures. It monitors error logs to ensure AIPs are not corrupted during transfers. This function also provides operational statistics to Administration summarizing the inventory of media on-hand, available storage capacity in the various tiers of the storage hierarchy, and usage statistics.</w:t>
      </w:r>
    </w:p>
    <w:p w14:paraId="4854FAD6" w14:textId="77777777" w:rsidR="00565DA6" w:rsidRPr="00B161E2" w:rsidRDefault="00565DA6" w:rsidP="008E4254">
      <w:pPr>
        <w:tabs>
          <w:tab w:val="left" w:pos="720"/>
          <w:tab w:val="left" w:pos="1080"/>
          <w:tab w:val="left" w:pos="1440"/>
          <w:tab w:val="left" w:pos="1800"/>
          <w:tab w:val="left" w:pos="2160"/>
        </w:tabs>
      </w:pPr>
    </w:p>
    <w:p w14:paraId="7F27BA81" w14:textId="77777777" w:rsidR="00EE3774" w:rsidRPr="00B161E2" w:rsidRDefault="00EE3774"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565DA6" w:rsidRPr="00B161E2" w14:paraId="14A95F12" w14:textId="77777777" w:rsidTr="00565DA6">
        <w:trPr>
          <w:cantSplit/>
        </w:trPr>
        <w:tc>
          <w:tcPr>
            <w:tcW w:w="904" w:type="dxa"/>
          </w:tcPr>
          <w:p w14:paraId="322AF41B"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2.1</w:t>
            </w:r>
          </w:p>
        </w:tc>
        <w:tc>
          <w:tcPr>
            <w:tcW w:w="7736" w:type="dxa"/>
          </w:tcPr>
          <w:p w14:paraId="34E3726C" w14:textId="77777777" w:rsidR="00565DA6" w:rsidRPr="00B161E2" w:rsidRDefault="00565DA6" w:rsidP="008E4254">
            <w:pPr>
              <w:tabs>
                <w:tab w:val="left" w:pos="720"/>
                <w:tab w:val="left" w:pos="1080"/>
                <w:tab w:val="left" w:pos="1440"/>
                <w:tab w:val="left" w:pos="1800"/>
                <w:tab w:val="left" w:pos="2160"/>
              </w:tabs>
              <w:spacing w:before="40" w:after="40"/>
            </w:pPr>
            <w:r w:rsidRPr="00B161E2">
              <w:t>Monitors and ensures that AIPs are not corrupted during transfers.</w:t>
            </w:r>
          </w:p>
        </w:tc>
      </w:tr>
      <w:tr w:rsidR="00565DA6" w:rsidRPr="00B161E2" w14:paraId="6B74ACD5" w14:textId="77777777" w:rsidTr="00565DA6">
        <w:trPr>
          <w:cantSplit/>
        </w:trPr>
        <w:tc>
          <w:tcPr>
            <w:tcW w:w="904" w:type="dxa"/>
          </w:tcPr>
          <w:p w14:paraId="40B0F41B"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2.</w:t>
            </w:r>
            <w:r w:rsidR="00B87329" w:rsidRPr="00B161E2">
              <w:t>2</w:t>
            </w:r>
          </w:p>
        </w:tc>
        <w:tc>
          <w:tcPr>
            <w:tcW w:w="7736" w:type="dxa"/>
          </w:tcPr>
          <w:p w14:paraId="5F917CFC" w14:textId="77777777" w:rsidR="00565DA6" w:rsidRPr="00B161E2" w:rsidRDefault="00565DA6" w:rsidP="008E4254">
            <w:pPr>
              <w:tabs>
                <w:tab w:val="left" w:pos="720"/>
                <w:tab w:val="left" w:pos="1080"/>
                <w:tab w:val="left" w:pos="1440"/>
                <w:tab w:val="left" w:pos="1800"/>
                <w:tab w:val="left" w:pos="2160"/>
              </w:tabs>
              <w:spacing w:before="40" w:after="40"/>
            </w:pPr>
            <w:r w:rsidRPr="00B161E2">
              <w:t xml:space="preserve">Conforms to </w:t>
            </w:r>
            <w:r w:rsidR="00843FEB" w:rsidRPr="00B161E2">
              <w:t xml:space="preserve">NLM security policies and requirements </w:t>
            </w:r>
            <w:r w:rsidRPr="00B161E2">
              <w:t xml:space="preserve">to ensure the appropriate level of protection for the AIPs. </w:t>
            </w:r>
          </w:p>
        </w:tc>
      </w:tr>
      <w:tr w:rsidR="00565DA6" w:rsidRPr="00B161E2" w14:paraId="6C194BEF" w14:textId="77777777" w:rsidTr="00565DA6">
        <w:trPr>
          <w:cantSplit/>
        </w:trPr>
        <w:tc>
          <w:tcPr>
            <w:tcW w:w="904" w:type="dxa"/>
          </w:tcPr>
          <w:p w14:paraId="761746AF"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2.</w:t>
            </w:r>
            <w:r w:rsidR="00B87329" w:rsidRPr="00B161E2">
              <w:t>3</w:t>
            </w:r>
          </w:p>
        </w:tc>
        <w:tc>
          <w:tcPr>
            <w:tcW w:w="7736" w:type="dxa"/>
          </w:tcPr>
          <w:p w14:paraId="75FFA992" w14:textId="77777777" w:rsidR="00565DA6" w:rsidRPr="00B161E2" w:rsidRDefault="008033B8" w:rsidP="008E4254">
            <w:pPr>
              <w:tabs>
                <w:tab w:val="left" w:pos="720"/>
                <w:tab w:val="left" w:pos="1080"/>
                <w:tab w:val="left" w:pos="1440"/>
                <w:tab w:val="left" w:pos="1800"/>
                <w:tab w:val="left" w:pos="2160"/>
              </w:tabs>
              <w:spacing w:before="40" w:after="40"/>
            </w:pPr>
            <w:r w:rsidRPr="00B161E2">
              <w:rPr>
                <w:lang w:val="en-US"/>
              </w:rPr>
              <w:t>Keeps an audit trail of all actions.</w:t>
            </w:r>
          </w:p>
        </w:tc>
      </w:tr>
    </w:tbl>
    <w:p w14:paraId="21830072" w14:textId="77777777" w:rsidR="00565DA6" w:rsidRPr="00B161E2" w:rsidRDefault="00565DA6" w:rsidP="008E4254">
      <w:pPr>
        <w:tabs>
          <w:tab w:val="left" w:pos="720"/>
          <w:tab w:val="left" w:pos="1080"/>
          <w:tab w:val="left" w:pos="1440"/>
          <w:tab w:val="left" w:pos="1800"/>
          <w:tab w:val="left" w:pos="2160"/>
        </w:tabs>
      </w:pPr>
    </w:p>
    <w:p w14:paraId="39B4C931" w14:textId="77777777" w:rsidR="00565DA6" w:rsidRPr="00B161E2" w:rsidRDefault="00565DA6" w:rsidP="008E4254">
      <w:pPr>
        <w:pStyle w:val="Heading3"/>
        <w:numPr>
          <w:ilvl w:val="2"/>
          <w:numId w:val="1"/>
        </w:numPr>
        <w:tabs>
          <w:tab w:val="left" w:pos="720"/>
          <w:tab w:val="left" w:pos="1080"/>
          <w:tab w:val="left" w:pos="1440"/>
          <w:tab w:val="left" w:pos="1800"/>
          <w:tab w:val="left" w:pos="2160"/>
        </w:tabs>
      </w:pPr>
      <w:bookmarkStart w:id="32" w:name="_Toc157995939"/>
      <w:r w:rsidRPr="00B161E2">
        <w:t>Replace Media</w:t>
      </w:r>
      <w:bookmarkEnd w:id="32"/>
    </w:p>
    <w:p w14:paraId="679723FB" w14:textId="77777777" w:rsidR="00565DA6" w:rsidRPr="00B161E2" w:rsidRDefault="00565DA6" w:rsidP="008E4254">
      <w:pPr>
        <w:tabs>
          <w:tab w:val="left" w:pos="720"/>
          <w:tab w:val="left" w:pos="1080"/>
          <w:tab w:val="left" w:pos="1440"/>
          <w:tab w:val="left" w:pos="1800"/>
          <w:tab w:val="left" w:pos="2160"/>
        </w:tabs>
      </w:pPr>
    </w:p>
    <w:p w14:paraId="2C4C4374" w14:textId="77777777" w:rsidR="008926AD" w:rsidRPr="00B161E2" w:rsidRDefault="00565DA6" w:rsidP="00DE4D96">
      <w:pPr>
        <w:pStyle w:val="Longcitation"/>
      </w:pPr>
      <w:r w:rsidRPr="00B161E2">
        <w:t>The Replace Media function provides the capability to reproduce the AIPs over time. Within the Replace Media function the Content Information and Preservation Description Information (PDI) must not be altered. However, the data constituting the Packaging Information may be changed as long as it continues to perform the same function and there is a straightforward implementation that does not cause information loss. The migration strategy must select a storage medium, taking into consideration the expected and actual rates of errors encountered in various media types, their performance, and their costs of ownership. If media-dependent attributes (e.g., tape block sizes, CD-ROM volume information) have been included as part of the Content Information, a way must be found to preserve this information when migrating to higher capacity media with different storage architectures. Anticipating the terminology of section 0, this function may perform Refreshment, Replication, and Repackaging that is straightforward. An example of such Repackaging is migration to new media under a new operating system and file system, where the Content Information and PDI are independent of the file systems. However, complex repackaging and all transformation are performed under Administration supervision by the Archival Information Update function to ensure information preservation.</w:t>
      </w:r>
    </w:p>
    <w:p w14:paraId="04C488DE" w14:textId="77777777" w:rsidR="008B3AAA" w:rsidRPr="00B161E2" w:rsidRDefault="008B3AAA"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565DA6" w:rsidRPr="00B161E2" w14:paraId="2C7AE722" w14:textId="77777777" w:rsidTr="00565DA6">
        <w:trPr>
          <w:cantSplit/>
        </w:trPr>
        <w:tc>
          <w:tcPr>
            <w:tcW w:w="904" w:type="dxa"/>
          </w:tcPr>
          <w:p w14:paraId="02C36A52" w14:textId="77777777" w:rsidR="00565DA6" w:rsidRPr="00B161E2" w:rsidRDefault="00E506E7" w:rsidP="008E4254">
            <w:pPr>
              <w:tabs>
                <w:tab w:val="left" w:pos="720"/>
                <w:tab w:val="left" w:pos="1080"/>
                <w:tab w:val="left" w:pos="1440"/>
                <w:tab w:val="left" w:pos="1800"/>
                <w:tab w:val="left" w:pos="2160"/>
              </w:tabs>
              <w:spacing w:before="40" w:after="40"/>
            </w:pPr>
            <w:r w:rsidRPr="00B161E2">
              <w:lastRenderedPageBreak/>
              <w:t>7.2.</w:t>
            </w:r>
            <w:r w:rsidR="00565DA6" w:rsidRPr="00B161E2">
              <w:t>3.1</w:t>
            </w:r>
          </w:p>
        </w:tc>
        <w:tc>
          <w:tcPr>
            <w:tcW w:w="7736" w:type="dxa"/>
          </w:tcPr>
          <w:p w14:paraId="1DD26BB6" w14:textId="77777777" w:rsidR="00565DA6" w:rsidRPr="00B161E2" w:rsidRDefault="00565DA6" w:rsidP="008E4254">
            <w:pPr>
              <w:tabs>
                <w:tab w:val="left" w:pos="720"/>
                <w:tab w:val="left" w:pos="1080"/>
                <w:tab w:val="left" w:pos="1440"/>
                <w:tab w:val="left" w:pos="1800"/>
                <w:tab w:val="left" w:pos="2160"/>
              </w:tabs>
              <w:spacing w:before="40" w:after="40"/>
            </w:pPr>
            <w:r w:rsidRPr="00B161E2">
              <w:t xml:space="preserve">Able to refresh/replace the media on which </w:t>
            </w:r>
            <w:r w:rsidR="00432D06" w:rsidRPr="00B161E2">
              <w:t>repository</w:t>
            </w:r>
            <w:r w:rsidRPr="00B161E2">
              <w:t xml:space="preserve"> holdings are stor</w:t>
            </w:r>
            <w:r w:rsidR="00EE4B61" w:rsidRPr="00B161E2">
              <w:t>ed without service interruption, and update corresponding metadata as appropriate.</w:t>
            </w:r>
          </w:p>
        </w:tc>
      </w:tr>
      <w:tr w:rsidR="00565DA6" w:rsidRPr="00B161E2" w14:paraId="1157FA58" w14:textId="77777777" w:rsidTr="00565DA6">
        <w:trPr>
          <w:cantSplit/>
        </w:trPr>
        <w:tc>
          <w:tcPr>
            <w:tcW w:w="904" w:type="dxa"/>
          </w:tcPr>
          <w:p w14:paraId="0201CECF"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3.</w:t>
            </w:r>
            <w:r w:rsidR="00C95449" w:rsidRPr="00B161E2">
              <w:t>2</w:t>
            </w:r>
          </w:p>
        </w:tc>
        <w:tc>
          <w:tcPr>
            <w:tcW w:w="7736" w:type="dxa"/>
          </w:tcPr>
          <w:p w14:paraId="1A678B4E" w14:textId="77777777" w:rsidR="00565DA6" w:rsidRPr="00B161E2" w:rsidRDefault="00565DA6" w:rsidP="008E4254">
            <w:pPr>
              <w:tabs>
                <w:tab w:val="left" w:pos="720"/>
                <w:tab w:val="left" w:pos="1080"/>
                <w:tab w:val="left" w:pos="1440"/>
                <w:tab w:val="left" w:pos="1800"/>
                <w:tab w:val="left" w:pos="2160"/>
              </w:tabs>
              <w:spacing w:before="40" w:after="40"/>
            </w:pPr>
            <w:r w:rsidRPr="00B161E2">
              <w:t>Able to ensure that Content Information and Preservation Description Information (PDI) are not altered.</w:t>
            </w:r>
          </w:p>
        </w:tc>
      </w:tr>
    </w:tbl>
    <w:p w14:paraId="772BC5A0" w14:textId="77777777" w:rsidR="00565DA6" w:rsidRPr="00B161E2" w:rsidRDefault="00565DA6" w:rsidP="008E4254">
      <w:pPr>
        <w:tabs>
          <w:tab w:val="left" w:pos="720"/>
          <w:tab w:val="left" w:pos="1080"/>
          <w:tab w:val="left" w:pos="1440"/>
          <w:tab w:val="left" w:pos="1800"/>
          <w:tab w:val="left" w:pos="2160"/>
        </w:tabs>
      </w:pPr>
    </w:p>
    <w:p w14:paraId="65498C26" w14:textId="77777777" w:rsidR="00565DA6" w:rsidRPr="00B161E2" w:rsidRDefault="00565DA6" w:rsidP="008E4254">
      <w:pPr>
        <w:pStyle w:val="Heading3"/>
        <w:numPr>
          <w:ilvl w:val="2"/>
          <w:numId w:val="1"/>
        </w:numPr>
        <w:tabs>
          <w:tab w:val="left" w:pos="720"/>
          <w:tab w:val="left" w:pos="1080"/>
          <w:tab w:val="left" w:pos="1440"/>
          <w:tab w:val="left" w:pos="1800"/>
          <w:tab w:val="left" w:pos="2160"/>
        </w:tabs>
      </w:pPr>
      <w:bookmarkStart w:id="33" w:name="_Toc157995940"/>
      <w:r w:rsidRPr="00B161E2">
        <w:t>Error Checking and Disaster Recovery</w:t>
      </w:r>
      <w:bookmarkEnd w:id="33"/>
    </w:p>
    <w:p w14:paraId="519285C4" w14:textId="77777777" w:rsidR="00565DA6" w:rsidRPr="00B161E2" w:rsidRDefault="00565DA6" w:rsidP="008E4254">
      <w:pPr>
        <w:tabs>
          <w:tab w:val="left" w:pos="720"/>
          <w:tab w:val="left" w:pos="1080"/>
          <w:tab w:val="left" w:pos="1440"/>
          <w:tab w:val="left" w:pos="1800"/>
          <w:tab w:val="left" w:pos="2160"/>
        </w:tabs>
      </w:pPr>
    </w:p>
    <w:p w14:paraId="7D22829F" w14:textId="77777777" w:rsidR="00565DA6" w:rsidRPr="00B161E2" w:rsidRDefault="00565DA6" w:rsidP="00DE4D96">
      <w:pPr>
        <w:pStyle w:val="Longcitation"/>
      </w:pPr>
      <w:r w:rsidRPr="00B161E2">
        <w:t>The Error Checking function provides statistically acceptable assurance that no components of the AIP are corrupted during any internal Archival Storage data transfer. This function requires that all hardware and software within the archive provide notification of potential errors and that these errors are routed to standard error logs that are checked by the Archival Storage staff. The PDI Fixity Information provides some assurance that the Content Information has not been altered as the AIP is moved and accessed. Similar information is needed to protect the PDI itself. A standard mechanism for tracking and verifying the validity of all data objects within the archive may also be used. For example, CRCs could be maintained for every individual data file. A higher level of service, such as Reed-Solomon coding to support combined error detection and correction, could also be provided. The storage facility procedures should provide for random verification of the integrity of data objects using CRCs or some other error checking mechanism.</w:t>
      </w:r>
    </w:p>
    <w:p w14:paraId="2FFA0679" w14:textId="77777777" w:rsidR="00C95449" w:rsidRPr="00B161E2" w:rsidRDefault="00C95449" w:rsidP="00DE4D96">
      <w:pPr>
        <w:pStyle w:val="Paragraph"/>
      </w:pPr>
    </w:p>
    <w:p w14:paraId="25D71B69" w14:textId="77777777" w:rsidR="00565DA6" w:rsidRPr="00B161E2" w:rsidRDefault="00565DA6" w:rsidP="00DE4D96">
      <w:pPr>
        <w:pStyle w:val="Longcitation"/>
      </w:pPr>
      <w:r w:rsidRPr="00B161E2">
        <w:t>The Disaster Recovery function provides a mechanism for supplicating the digital contents of the archive collection and storing the duplicate in a physically separate facility.  This function is normally accomplished by copying the archive contents to some form of removable storage media (e.g. digital linear tape, compact disc), but may also be performed via hardware transport or network data transfers.  The details of disaster recovery policies are specified by Administration.</w:t>
      </w:r>
    </w:p>
    <w:p w14:paraId="4843619D" w14:textId="77777777" w:rsidR="00565DA6" w:rsidRPr="00B161E2" w:rsidRDefault="00565DA6" w:rsidP="008E4254">
      <w:pPr>
        <w:tabs>
          <w:tab w:val="left" w:pos="720"/>
          <w:tab w:val="left" w:pos="1080"/>
          <w:tab w:val="left" w:pos="1440"/>
          <w:tab w:val="left" w:pos="1800"/>
          <w:tab w:val="left" w:pos="2160"/>
        </w:tabs>
        <w:rPr>
          <w:lang w:val="en-US"/>
        </w:rPr>
      </w:pPr>
    </w:p>
    <w:p w14:paraId="5C048F09" w14:textId="77777777" w:rsidR="008B3AAA" w:rsidRPr="00B161E2" w:rsidRDefault="008B3AAA" w:rsidP="008E4254">
      <w:pPr>
        <w:tabs>
          <w:tab w:val="left" w:pos="720"/>
          <w:tab w:val="left" w:pos="1080"/>
          <w:tab w:val="left" w:pos="1440"/>
          <w:tab w:val="left" w:pos="1800"/>
          <w:tab w:val="left" w:pos="2160"/>
        </w:tabs>
        <w:rPr>
          <w:lang w:val="en-US"/>
        </w:rPr>
      </w:pPr>
    </w:p>
    <w:p w14:paraId="35F045A8" w14:textId="77777777" w:rsidR="00565DA6" w:rsidRPr="00B161E2" w:rsidRDefault="00C95449" w:rsidP="008E4254">
      <w:pPr>
        <w:tabs>
          <w:tab w:val="left" w:pos="720"/>
          <w:tab w:val="left" w:pos="1080"/>
          <w:tab w:val="left" w:pos="1440"/>
          <w:tab w:val="left" w:pos="1800"/>
          <w:tab w:val="left" w:pos="2160"/>
        </w:tabs>
      </w:pPr>
      <w:r w:rsidRPr="00B161E2">
        <w:rPr>
          <w:lang w:val="en-US"/>
        </w:rPr>
        <w:t xml:space="preserve">Error Checking provides </w:t>
      </w:r>
      <w:r w:rsidRPr="00B161E2">
        <w:t>statistically</w:t>
      </w:r>
      <w:r w:rsidR="00565DA6" w:rsidRPr="00B161E2">
        <w:t xml:space="preserve"> accepted assurance to ensure that none of an AIP’s components are corrupted via any internal storage function.</w:t>
      </w:r>
    </w:p>
    <w:p w14:paraId="5DACFB65" w14:textId="77777777" w:rsidR="00843FEB" w:rsidRPr="00B161E2" w:rsidRDefault="00843FEB" w:rsidP="008E4254">
      <w:pPr>
        <w:tabs>
          <w:tab w:val="left" w:pos="720"/>
          <w:tab w:val="left" w:pos="1080"/>
          <w:tab w:val="left" w:pos="1440"/>
          <w:tab w:val="left" w:pos="1800"/>
          <w:tab w:val="left" w:pos="2160"/>
        </w:tabs>
      </w:pPr>
    </w:p>
    <w:p w14:paraId="503548D4" w14:textId="77777777" w:rsidR="00843FEB" w:rsidRPr="00B161E2" w:rsidRDefault="00843FEB" w:rsidP="008E4254">
      <w:pPr>
        <w:tabs>
          <w:tab w:val="left" w:pos="720"/>
          <w:tab w:val="left" w:pos="1080"/>
          <w:tab w:val="left" w:pos="1440"/>
          <w:tab w:val="left" w:pos="1800"/>
          <w:tab w:val="left" w:pos="2160"/>
        </w:tabs>
      </w:pPr>
      <w:r w:rsidRPr="00B161E2">
        <w:t xml:space="preserve">The NLM Repository system must be </w:t>
      </w:r>
      <w:r w:rsidR="00C03898" w:rsidRPr="00B161E2">
        <w:t>compatible with and conform to the requirements of the</w:t>
      </w:r>
      <w:r w:rsidR="004F4CE1" w:rsidRPr="00B161E2">
        <w:t xml:space="preserve"> NIH Consolidated Collocation Site (NCCS),</w:t>
      </w:r>
      <w:r w:rsidR="00C03898" w:rsidRPr="00B161E2">
        <w:t xml:space="preserve"> </w:t>
      </w:r>
      <w:r w:rsidR="004F4CE1" w:rsidRPr="00B161E2">
        <w:t>NLM's</w:t>
      </w:r>
      <w:r w:rsidR="00F902FF" w:rsidRPr="00B161E2">
        <w:t xml:space="preserve"> </w:t>
      </w:r>
      <w:r w:rsidR="00C03898" w:rsidRPr="00B161E2">
        <w:t>off-site back-up facility</w:t>
      </w:r>
      <w:r w:rsidR="004F4CE1" w:rsidRPr="00B161E2">
        <w:t>.</w:t>
      </w:r>
    </w:p>
    <w:p w14:paraId="2737BF83" w14:textId="77777777" w:rsidR="00C95449" w:rsidRPr="00B161E2" w:rsidRDefault="00C95449"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565DA6" w:rsidRPr="00B161E2" w14:paraId="14E98202" w14:textId="77777777" w:rsidTr="00565DA6">
        <w:trPr>
          <w:cantSplit/>
        </w:trPr>
        <w:tc>
          <w:tcPr>
            <w:tcW w:w="904" w:type="dxa"/>
          </w:tcPr>
          <w:p w14:paraId="20BADDE8"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4.1</w:t>
            </w:r>
          </w:p>
        </w:tc>
        <w:tc>
          <w:tcPr>
            <w:tcW w:w="7736" w:type="dxa"/>
          </w:tcPr>
          <w:p w14:paraId="3BDFD48A" w14:textId="77777777" w:rsidR="00565DA6" w:rsidRPr="00B161E2" w:rsidRDefault="00565DA6" w:rsidP="008E4254">
            <w:pPr>
              <w:tabs>
                <w:tab w:val="left" w:pos="720"/>
                <w:tab w:val="left" w:pos="1080"/>
                <w:tab w:val="left" w:pos="1440"/>
                <w:tab w:val="left" w:pos="1800"/>
                <w:tab w:val="left" w:pos="2160"/>
              </w:tabs>
              <w:spacing w:before="40" w:after="40"/>
            </w:pPr>
            <w:r w:rsidRPr="00B161E2">
              <w:t>Provides statistically acceptable assurance that no components of the AIP are corrupted during any internal Archival Storage data transfer.</w:t>
            </w:r>
          </w:p>
        </w:tc>
      </w:tr>
      <w:tr w:rsidR="00565DA6" w:rsidRPr="00B161E2" w14:paraId="07ACD480" w14:textId="77777777" w:rsidTr="00565DA6">
        <w:trPr>
          <w:cantSplit/>
        </w:trPr>
        <w:tc>
          <w:tcPr>
            <w:tcW w:w="904" w:type="dxa"/>
          </w:tcPr>
          <w:p w14:paraId="5D2D5254"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4.</w:t>
            </w:r>
            <w:r w:rsidR="00AD2C66" w:rsidRPr="00B161E2">
              <w:t>2</w:t>
            </w:r>
          </w:p>
        </w:tc>
        <w:tc>
          <w:tcPr>
            <w:tcW w:w="7736" w:type="dxa"/>
          </w:tcPr>
          <w:p w14:paraId="2EBC44EC" w14:textId="77777777" w:rsidR="00565DA6" w:rsidRPr="00B161E2" w:rsidRDefault="00565DA6" w:rsidP="008E4254">
            <w:pPr>
              <w:tabs>
                <w:tab w:val="left" w:pos="720"/>
                <w:tab w:val="left" w:pos="1080"/>
                <w:tab w:val="left" w:pos="1440"/>
                <w:tab w:val="left" w:pos="1800"/>
                <w:tab w:val="left" w:pos="2160"/>
              </w:tabs>
              <w:spacing w:before="40" w:after="40"/>
            </w:pPr>
            <w:r w:rsidRPr="00B161E2">
              <w:t xml:space="preserve">Performs routine and special data integrity checking such as Cyclic Redundancy Checks (CRC) or checksums for each individual file and </w:t>
            </w:r>
            <w:r w:rsidR="00FF51BA" w:rsidRPr="00B161E2">
              <w:t>generates</w:t>
            </w:r>
            <w:r w:rsidRPr="00B161E2">
              <w:t xml:space="preserve"> error reports.</w:t>
            </w:r>
          </w:p>
        </w:tc>
      </w:tr>
      <w:tr w:rsidR="00565DA6" w:rsidRPr="00B161E2" w14:paraId="2AF12F05" w14:textId="77777777" w:rsidTr="00565DA6">
        <w:trPr>
          <w:cantSplit/>
        </w:trPr>
        <w:tc>
          <w:tcPr>
            <w:tcW w:w="904" w:type="dxa"/>
          </w:tcPr>
          <w:p w14:paraId="0C60DFE9"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4.</w:t>
            </w:r>
            <w:r w:rsidR="00AD2C66" w:rsidRPr="00B161E2">
              <w:t>3</w:t>
            </w:r>
          </w:p>
        </w:tc>
        <w:tc>
          <w:tcPr>
            <w:tcW w:w="7736" w:type="dxa"/>
          </w:tcPr>
          <w:p w14:paraId="7B7AA3F7" w14:textId="77777777" w:rsidR="00565DA6" w:rsidRPr="00B161E2" w:rsidRDefault="00565DA6" w:rsidP="008E4254">
            <w:pPr>
              <w:tabs>
                <w:tab w:val="left" w:pos="720"/>
                <w:tab w:val="left" w:pos="1080"/>
                <w:tab w:val="left" w:pos="1440"/>
                <w:tab w:val="left" w:pos="1800"/>
                <w:tab w:val="left" w:pos="2160"/>
              </w:tabs>
              <w:spacing w:before="40" w:after="40"/>
            </w:pPr>
            <w:r w:rsidRPr="00B161E2">
              <w:t>Provides disaster recovery capabilities including data backup, off-site data storage, data recovery, etc.</w:t>
            </w:r>
          </w:p>
        </w:tc>
      </w:tr>
    </w:tbl>
    <w:p w14:paraId="01A5A910" w14:textId="77777777" w:rsidR="00565DA6" w:rsidRPr="00B161E2" w:rsidRDefault="00565DA6" w:rsidP="008E4254">
      <w:pPr>
        <w:tabs>
          <w:tab w:val="left" w:pos="720"/>
          <w:tab w:val="left" w:pos="1080"/>
          <w:tab w:val="left" w:pos="1440"/>
          <w:tab w:val="left" w:pos="1800"/>
          <w:tab w:val="left" w:pos="2160"/>
        </w:tabs>
      </w:pPr>
    </w:p>
    <w:p w14:paraId="4B5380E9" w14:textId="77777777" w:rsidR="00565DA6" w:rsidRPr="00B161E2" w:rsidRDefault="00565DA6" w:rsidP="008E4254">
      <w:pPr>
        <w:pStyle w:val="Heading3"/>
        <w:numPr>
          <w:ilvl w:val="2"/>
          <w:numId w:val="1"/>
        </w:numPr>
        <w:tabs>
          <w:tab w:val="left" w:pos="720"/>
          <w:tab w:val="left" w:pos="1080"/>
          <w:tab w:val="left" w:pos="1440"/>
          <w:tab w:val="left" w:pos="1800"/>
          <w:tab w:val="left" w:pos="2160"/>
        </w:tabs>
      </w:pPr>
      <w:bookmarkStart w:id="34" w:name="_Toc157995941"/>
      <w:r w:rsidRPr="00B161E2">
        <w:t>Provide Data</w:t>
      </w:r>
      <w:bookmarkEnd w:id="34"/>
    </w:p>
    <w:p w14:paraId="5D854A07" w14:textId="77777777" w:rsidR="00565DA6" w:rsidRPr="00B161E2" w:rsidRDefault="00565DA6" w:rsidP="008E4254">
      <w:pPr>
        <w:tabs>
          <w:tab w:val="left" w:pos="720"/>
          <w:tab w:val="left" w:pos="1080"/>
          <w:tab w:val="left" w:pos="1440"/>
          <w:tab w:val="left" w:pos="1800"/>
          <w:tab w:val="left" w:pos="2160"/>
        </w:tabs>
      </w:pPr>
    </w:p>
    <w:p w14:paraId="5D75DC9C" w14:textId="77777777" w:rsidR="00565DA6" w:rsidRPr="00B161E2" w:rsidRDefault="00565DA6" w:rsidP="00DE4D96">
      <w:pPr>
        <w:pStyle w:val="Longcitation"/>
      </w:pPr>
      <w:r w:rsidRPr="00B161E2">
        <w:t xml:space="preserve">The Provide Data function provides copies of stored AIPs to Access. This function receives an AIP request that identifies the requested AIP(s) and provides them on the requested media type or transfers </w:t>
      </w:r>
      <w:r w:rsidRPr="00B161E2">
        <w:lastRenderedPageBreak/>
        <w:t>them to a staging area. This function also sends a notice of data transfer to Access upon completion of an order.</w:t>
      </w:r>
    </w:p>
    <w:p w14:paraId="0D9D465C" w14:textId="77777777" w:rsidR="00EE3774" w:rsidRPr="00B161E2" w:rsidRDefault="00EE3774" w:rsidP="008E4254">
      <w:pPr>
        <w:tabs>
          <w:tab w:val="left" w:pos="720"/>
          <w:tab w:val="left" w:pos="1080"/>
          <w:tab w:val="left" w:pos="1440"/>
          <w:tab w:val="left" w:pos="1800"/>
          <w:tab w:val="left" w:pos="2160"/>
        </w:tabs>
      </w:pPr>
    </w:p>
    <w:p w14:paraId="65A0EA4C" w14:textId="77777777" w:rsidR="008926AD" w:rsidRPr="00B161E2" w:rsidRDefault="00565DA6" w:rsidP="008E4254">
      <w:pPr>
        <w:tabs>
          <w:tab w:val="left" w:pos="720"/>
          <w:tab w:val="left" w:pos="1080"/>
          <w:tab w:val="left" w:pos="1440"/>
          <w:tab w:val="left" w:pos="1800"/>
          <w:tab w:val="left" w:pos="2160"/>
        </w:tabs>
      </w:pPr>
      <w:r w:rsidRPr="00B161E2">
        <w:t>The Provide Data function provides AIP components to Access.</w:t>
      </w:r>
    </w:p>
    <w:p w14:paraId="69494C42" w14:textId="77777777" w:rsidR="00565DA6" w:rsidRPr="00B161E2" w:rsidRDefault="00565DA6" w:rsidP="008E4254">
      <w:pPr>
        <w:tabs>
          <w:tab w:val="left" w:pos="720"/>
          <w:tab w:val="left" w:pos="1080"/>
          <w:tab w:val="left" w:pos="1440"/>
          <w:tab w:val="left" w:pos="1800"/>
          <w:tab w:val="left" w:pos="2160"/>
        </w:tabs>
      </w:pPr>
    </w:p>
    <w:p w14:paraId="3BFF7A56" w14:textId="77777777" w:rsidR="00565DA6" w:rsidRPr="00B161E2" w:rsidRDefault="00565DA6" w:rsidP="00C91728">
      <w:pPr>
        <w:tabs>
          <w:tab w:val="left" w:pos="720"/>
          <w:tab w:val="left" w:pos="1080"/>
          <w:tab w:val="left" w:pos="1440"/>
          <w:tab w:val="left" w:pos="1800"/>
          <w:tab w:val="left" w:pos="2160"/>
        </w:tabs>
      </w:pPr>
      <w:r w:rsidRPr="00B161E2">
        <w:t xml:space="preserve">Material held in the NLM Digital Repository may be subject to restrictions relating to access and conditions of use.  </w:t>
      </w:r>
      <w:r w:rsidR="008033B8" w:rsidRPr="00B161E2">
        <w:t xml:space="preserve">See Section </w:t>
      </w:r>
      <w:r w:rsidR="00C91728" w:rsidRPr="00B161E2">
        <w:t>7</w:t>
      </w:r>
      <w:r w:rsidR="008033B8" w:rsidRPr="00B161E2">
        <w:t>.</w:t>
      </w:r>
      <w:r w:rsidR="00C91728" w:rsidRPr="00B161E2">
        <w:t>6</w:t>
      </w:r>
      <w:r w:rsidR="008033B8" w:rsidRPr="00B161E2">
        <w:t xml:space="preserve"> for issues concerning Access and Rights Management</w:t>
      </w:r>
      <w:r w:rsidR="00C91728" w:rsidRPr="00B161E2">
        <w:t>.</w:t>
      </w:r>
    </w:p>
    <w:p w14:paraId="53050078" w14:textId="77777777" w:rsidR="00565DA6" w:rsidRPr="00B161E2" w:rsidRDefault="00565DA6"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565DA6" w:rsidRPr="00B161E2" w14:paraId="503CD779" w14:textId="77777777" w:rsidTr="00565DA6">
        <w:trPr>
          <w:cantSplit/>
        </w:trPr>
        <w:tc>
          <w:tcPr>
            <w:tcW w:w="904" w:type="dxa"/>
          </w:tcPr>
          <w:p w14:paraId="01EFE386" w14:textId="77777777" w:rsidR="00565DA6" w:rsidRPr="00B161E2" w:rsidRDefault="00EE3774" w:rsidP="008E4254">
            <w:pPr>
              <w:tabs>
                <w:tab w:val="left" w:pos="720"/>
                <w:tab w:val="left" w:pos="1080"/>
                <w:tab w:val="left" w:pos="1440"/>
                <w:tab w:val="left" w:pos="1800"/>
                <w:tab w:val="left" w:pos="2160"/>
              </w:tabs>
              <w:spacing w:before="40" w:after="40"/>
            </w:pPr>
            <w:r w:rsidRPr="00B161E2">
              <w:t>7</w:t>
            </w:r>
            <w:r w:rsidR="00DE2521" w:rsidRPr="00B161E2">
              <w:t>.</w:t>
            </w:r>
            <w:r w:rsidR="00EE4B61" w:rsidRPr="00B161E2">
              <w:t>2</w:t>
            </w:r>
            <w:r w:rsidR="00565DA6" w:rsidRPr="00B161E2">
              <w:t>.5.1</w:t>
            </w:r>
          </w:p>
        </w:tc>
        <w:tc>
          <w:tcPr>
            <w:tcW w:w="7736" w:type="dxa"/>
          </w:tcPr>
          <w:p w14:paraId="6AF83CAE" w14:textId="77777777" w:rsidR="00565DA6" w:rsidRPr="00B161E2" w:rsidRDefault="00565DA6" w:rsidP="008E4254">
            <w:pPr>
              <w:tabs>
                <w:tab w:val="left" w:pos="720"/>
                <w:tab w:val="left" w:pos="1080"/>
                <w:tab w:val="left" w:pos="1440"/>
                <w:tab w:val="left" w:pos="1800"/>
                <w:tab w:val="left" w:pos="2160"/>
              </w:tabs>
              <w:spacing w:before="40" w:after="40"/>
            </w:pPr>
            <w:r w:rsidRPr="00B161E2">
              <w:t>Provides AIPs to Access to generate Dissemination Information Packages (DIPs).</w:t>
            </w:r>
          </w:p>
        </w:tc>
      </w:tr>
      <w:tr w:rsidR="00565DA6" w:rsidRPr="00B161E2" w14:paraId="731E2F9C" w14:textId="77777777" w:rsidTr="00565DA6">
        <w:trPr>
          <w:cantSplit/>
        </w:trPr>
        <w:tc>
          <w:tcPr>
            <w:tcW w:w="904" w:type="dxa"/>
          </w:tcPr>
          <w:p w14:paraId="49231BE4" w14:textId="77777777" w:rsidR="00565DA6" w:rsidRPr="00B161E2" w:rsidRDefault="00E506E7" w:rsidP="008E4254">
            <w:pPr>
              <w:tabs>
                <w:tab w:val="left" w:pos="720"/>
                <w:tab w:val="left" w:pos="1080"/>
                <w:tab w:val="left" w:pos="1440"/>
                <w:tab w:val="left" w:pos="1800"/>
                <w:tab w:val="left" w:pos="2160"/>
              </w:tabs>
              <w:spacing w:before="40" w:after="40"/>
            </w:pPr>
            <w:r w:rsidRPr="00B161E2">
              <w:t>7.2.</w:t>
            </w:r>
            <w:r w:rsidR="00565DA6" w:rsidRPr="00B161E2">
              <w:t>5.2</w:t>
            </w:r>
          </w:p>
        </w:tc>
        <w:tc>
          <w:tcPr>
            <w:tcW w:w="7736" w:type="dxa"/>
          </w:tcPr>
          <w:p w14:paraId="62F1D8FC" w14:textId="77777777" w:rsidR="00565DA6" w:rsidRPr="00B161E2" w:rsidRDefault="008033B8" w:rsidP="008E4254">
            <w:pPr>
              <w:tabs>
                <w:tab w:val="left" w:pos="720"/>
                <w:tab w:val="left" w:pos="1080"/>
                <w:tab w:val="left" w:pos="1440"/>
                <w:tab w:val="left" w:pos="1800"/>
                <w:tab w:val="left" w:pos="2160"/>
              </w:tabs>
              <w:spacing w:before="40" w:after="40"/>
            </w:pPr>
            <w:r w:rsidRPr="00B161E2">
              <w:rPr>
                <w:lang w:val="en-US"/>
              </w:rPr>
              <w:t>Keeps an audit trail of all actions.</w:t>
            </w:r>
          </w:p>
        </w:tc>
      </w:tr>
    </w:tbl>
    <w:p w14:paraId="68155B5F" w14:textId="77777777" w:rsidR="00565DA6" w:rsidRPr="00B161E2" w:rsidRDefault="00565DA6" w:rsidP="008E4254">
      <w:pPr>
        <w:tabs>
          <w:tab w:val="left" w:pos="720"/>
          <w:tab w:val="left" w:pos="1080"/>
          <w:tab w:val="left" w:pos="1440"/>
          <w:tab w:val="left" w:pos="1800"/>
          <w:tab w:val="left" w:pos="2160"/>
        </w:tabs>
      </w:pPr>
    </w:p>
    <w:p w14:paraId="165F3457" w14:textId="77777777" w:rsidR="00565DA6" w:rsidRPr="00B161E2" w:rsidRDefault="00EE75F7" w:rsidP="008E4254">
      <w:pPr>
        <w:pStyle w:val="Heading2"/>
        <w:numPr>
          <w:ilvl w:val="1"/>
          <w:numId w:val="1"/>
        </w:numPr>
        <w:tabs>
          <w:tab w:val="left" w:pos="540"/>
          <w:tab w:val="left" w:pos="720"/>
          <w:tab w:val="left" w:pos="1080"/>
          <w:tab w:val="left" w:pos="1440"/>
          <w:tab w:val="left" w:pos="1800"/>
          <w:tab w:val="left" w:pos="2160"/>
        </w:tabs>
        <w:ind w:hanging="840"/>
      </w:pPr>
      <w:bookmarkStart w:id="35" w:name="_Toc157995942"/>
      <w:r w:rsidRPr="00B161E2">
        <w:t>Data Management</w:t>
      </w:r>
      <w:bookmarkEnd w:id="35"/>
    </w:p>
    <w:p w14:paraId="5D67A580" w14:textId="77777777" w:rsidR="00EE75F7" w:rsidRPr="00B161E2" w:rsidRDefault="00EE75F7" w:rsidP="00C91728">
      <w:pPr>
        <w:tabs>
          <w:tab w:val="left" w:pos="720"/>
          <w:tab w:val="left" w:pos="1080"/>
          <w:tab w:val="left" w:pos="1440"/>
          <w:tab w:val="left" w:pos="1800"/>
          <w:tab w:val="left" w:pos="2160"/>
        </w:tabs>
        <w:ind w:left="720"/>
        <w:rPr>
          <w:sz w:val="20"/>
        </w:rPr>
      </w:pPr>
    </w:p>
    <w:p w14:paraId="6C450CAB" w14:textId="77777777" w:rsidR="008926AD" w:rsidRPr="00B161E2" w:rsidRDefault="00796A6D" w:rsidP="00DE4D96">
      <w:pPr>
        <w:pStyle w:val="Longcitation"/>
      </w:pPr>
      <w:r w:rsidRPr="00B161E2">
        <w:t>Data management provides the services and functions for populating, maintaining and accessing both Descriptive</w:t>
      </w:r>
      <w:r w:rsidR="00F902FF" w:rsidRPr="00B161E2">
        <w:t xml:space="preserve"> </w:t>
      </w:r>
      <w:r w:rsidRPr="00B161E2">
        <w:t>Information that identifies and documents archive holdings and administrative data used to manage the archive.  Data management functions include administering the archive database functions (maintaining schema and view definitions, and referential integrity), performing database updates (loading new descriptive information or archive administrative data), performing queries on the data management data to generate result sets, and producing reports from these result sets.</w:t>
      </w:r>
    </w:p>
    <w:p w14:paraId="3003EEEA" w14:textId="77777777" w:rsidR="000604A0" w:rsidRPr="00B161E2" w:rsidRDefault="000604A0" w:rsidP="008E4254">
      <w:pPr>
        <w:tabs>
          <w:tab w:val="left" w:pos="720"/>
          <w:tab w:val="left" w:pos="1080"/>
          <w:tab w:val="left" w:pos="1440"/>
          <w:tab w:val="left" w:pos="1800"/>
          <w:tab w:val="left" w:pos="2160"/>
        </w:tabs>
      </w:pPr>
    </w:p>
    <w:p w14:paraId="21F144FA" w14:textId="77777777" w:rsidR="00EE75F7" w:rsidRPr="00B161E2" w:rsidRDefault="00EE75F7" w:rsidP="008E4254">
      <w:pPr>
        <w:tabs>
          <w:tab w:val="left" w:pos="720"/>
          <w:tab w:val="left" w:pos="1080"/>
          <w:tab w:val="left" w:pos="1440"/>
          <w:tab w:val="left" w:pos="1800"/>
          <w:tab w:val="left" w:pos="2160"/>
        </w:tabs>
      </w:pPr>
      <w:r w:rsidRPr="00B161E2">
        <w:t xml:space="preserve">Data Management provides the services and functions for populating, maintaining and accessing both </w:t>
      </w:r>
      <w:r w:rsidR="00EE4B61" w:rsidRPr="00B161E2">
        <w:t>metadata</w:t>
      </w:r>
      <w:r w:rsidR="00432D06" w:rsidRPr="00B161E2">
        <w:t>,</w:t>
      </w:r>
      <w:r w:rsidRPr="00B161E2">
        <w:t xml:space="preserve"> which identifies and documents </w:t>
      </w:r>
      <w:r w:rsidR="00432D06" w:rsidRPr="00B161E2">
        <w:t>repository</w:t>
      </w:r>
      <w:r w:rsidRPr="00B161E2">
        <w:t xml:space="preserve"> holdings</w:t>
      </w:r>
      <w:r w:rsidR="00432D06" w:rsidRPr="00B161E2">
        <w:t>,</w:t>
      </w:r>
      <w:r w:rsidRPr="00B161E2">
        <w:t xml:space="preserve"> and administrative data used to manage the </w:t>
      </w:r>
      <w:r w:rsidR="00432D06" w:rsidRPr="00B161E2">
        <w:t>repository</w:t>
      </w:r>
      <w:r w:rsidR="00824DD2" w:rsidRPr="00B161E2">
        <w:t>.</w:t>
      </w:r>
    </w:p>
    <w:p w14:paraId="3FEFE69D" w14:textId="77777777" w:rsidR="00B55553" w:rsidRPr="00B161E2" w:rsidRDefault="00B55553" w:rsidP="008E4254">
      <w:pPr>
        <w:tabs>
          <w:tab w:val="left" w:pos="720"/>
          <w:tab w:val="left" w:pos="1080"/>
          <w:tab w:val="left" w:pos="1440"/>
          <w:tab w:val="left" w:pos="1800"/>
          <w:tab w:val="left" w:pos="2160"/>
        </w:tabs>
      </w:pPr>
    </w:p>
    <w:p w14:paraId="716EECEC" w14:textId="77777777" w:rsidR="00EE75F7" w:rsidRPr="00B161E2" w:rsidRDefault="00EE75F7" w:rsidP="008E4254">
      <w:pPr>
        <w:pStyle w:val="Heading3"/>
        <w:numPr>
          <w:ilvl w:val="2"/>
          <w:numId w:val="1"/>
        </w:numPr>
        <w:tabs>
          <w:tab w:val="left" w:pos="720"/>
          <w:tab w:val="left" w:pos="1080"/>
          <w:tab w:val="left" w:pos="1440"/>
          <w:tab w:val="left" w:pos="1800"/>
          <w:tab w:val="left" w:pos="2160"/>
        </w:tabs>
      </w:pPr>
      <w:bookmarkStart w:id="36" w:name="_Toc157995943"/>
      <w:r w:rsidRPr="00B161E2">
        <w:t>Administer Database</w:t>
      </w:r>
      <w:bookmarkEnd w:id="36"/>
    </w:p>
    <w:p w14:paraId="47841C69" w14:textId="77777777" w:rsidR="00EE75F7" w:rsidRPr="00B161E2" w:rsidRDefault="00EE75F7" w:rsidP="008E4254">
      <w:pPr>
        <w:tabs>
          <w:tab w:val="left" w:pos="720"/>
          <w:tab w:val="left" w:pos="1080"/>
          <w:tab w:val="left" w:pos="1440"/>
          <w:tab w:val="left" w:pos="1800"/>
          <w:tab w:val="left" w:pos="2160"/>
        </w:tabs>
      </w:pPr>
    </w:p>
    <w:p w14:paraId="3242B998" w14:textId="77777777" w:rsidR="00EE75F7" w:rsidRPr="00B161E2" w:rsidRDefault="00EE75F7" w:rsidP="00DE4D96">
      <w:pPr>
        <w:pStyle w:val="Longcitation"/>
      </w:pPr>
      <w:r w:rsidRPr="00B161E2">
        <w:t>The Administer Database function is responsible for maintaining the integrity of the Data Management database, which contains both Descriptive Information and system information. Descriptive Information identifies and describes the archive holdings, and system information is used to support archive operations. The Administer Database function is responsible for creating any schema or table definitions required to support Data Management functions; for providing the capability to create, maintain and access customized user views of the contents of this storage; and for providing internal validation (e.g., referential integrity) of the contents of the database. The Administer Database function is carried out in accordance with policies received from Administration.</w:t>
      </w:r>
    </w:p>
    <w:p w14:paraId="44D6C0B4" w14:textId="77777777" w:rsidR="00EE75F7" w:rsidRPr="00B161E2" w:rsidRDefault="00EE75F7" w:rsidP="008E4254">
      <w:pPr>
        <w:tabs>
          <w:tab w:val="left" w:pos="720"/>
          <w:tab w:val="left" w:pos="1080"/>
          <w:tab w:val="left" w:pos="1440"/>
          <w:tab w:val="left" w:pos="1800"/>
          <w:tab w:val="left" w:pos="2160"/>
        </w:tabs>
      </w:pPr>
    </w:p>
    <w:p w14:paraId="7DAB93FA" w14:textId="77777777" w:rsidR="008B3AAA" w:rsidRPr="00B161E2" w:rsidRDefault="008B3AAA"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EE75F7" w:rsidRPr="00B161E2" w14:paraId="142955C8" w14:textId="77777777" w:rsidTr="00EE75F7">
        <w:trPr>
          <w:cantSplit/>
        </w:trPr>
        <w:tc>
          <w:tcPr>
            <w:tcW w:w="904" w:type="dxa"/>
          </w:tcPr>
          <w:p w14:paraId="3A58CED0"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EE75F7" w:rsidRPr="00B161E2">
              <w:t>1.1</w:t>
            </w:r>
          </w:p>
        </w:tc>
        <w:tc>
          <w:tcPr>
            <w:tcW w:w="7736" w:type="dxa"/>
          </w:tcPr>
          <w:p w14:paraId="7C02D81A" w14:textId="77777777" w:rsidR="00EE75F7" w:rsidRPr="00B161E2" w:rsidRDefault="00EE75F7" w:rsidP="008E4254">
            <w:pPr>
              <w:tabs>
                <w:tab w:val="left" w:pos="720"/>
                <w:tab w:val="left" w:pos="1080"/>
                <w:tab w:val="left" w:pos="1440"/>
                <w:tab w:val="left" w:pos="1800"/>
                <w:tab w:val="left" w:pos="2160"/>
              </w:tabs>
              <w:spacing w:before="40" w:after="40"/>
            </w:pPr>
            <w:r w:rsidRPr="00B161E2">
              <w:t xml:space="preserve">Maintains the integrity of the Data Management database which contains both </w:t>
            </w:r>
            <w:r w:rsidR="002065C2" w:rsidRPr="00B161E2">
              <w:t xml:space="preserve">metadata and </w:t>
            </w:r>
            <w:r w:rsidRPr="00B161E2">
              <w:t>system information.</w:t>
            </w:r>
          </w:p>
        </w:tc>
      </w:tr>
      <w:tr w:rsidR="00EE75F7" w:rsidRPr="00B161E2" w14:paraId="29AADA8E" w14:textId="77777777" w:rsidTr="00EE75F7">
        <w:trPr>
          <w:cantSplit/>
        </w:trPr>
        <w:tc>
          <w:tcPr>
            <w:tcW w:w="904" w:type="dxa"/>
          </w:tcPr>
          <w:p w14:paraId="10CCA88F"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EE75F7" w:rsidRPr="00B161E2">
              <w:t>1.2</w:t>
            </w:r>
          </w:p>
        </w:tc>
        <w:tc>
          <w:tcPr>
            <w:tcW w:w="7736" w:type="dxa"/>
          </w:tcPr>
          <w:p w14:paraId="166B33B1" w14:textId="77777777" w:rsidR="00EE75F7" w:rsidRPr="00B161E2" w:rsidRDefault="00EE75F7" w:rsidP="008E4254">
            <w:pPr>
              <w:tabs>
                <w:tab w:val="left" w:pos="720"/>
                <w:tab w:val="left" w:pos="1080"/>
                <w:tab w:val="left" w:pos="1440"/>
                <w:tab w:val="left" w:pos="1800"/>
                <w:tab w:val="left" w:pos="2160"/>
              </w:tabs>
              <w:spacing w:before="40" w:after="40"/>
            </w:pPr>
            <w:r w:rsidRPr="00B161E2">
              <w:t xml:space="preserve">Provides internal validation such as referential integrity of the contents of the database. </w:t>
            </w:r>
          </w:p>
        </w:tc>
      </w:tr>
      <w:tr w:rsidR="00EE75F7" w:rsidRPr="00B161E2" w14:paraId="33AF3D3D" w14:textId="77777777" w:rsidTr="00EE75F7">
        <w:trPr>
          <w:cantSplit/>
        </w:trPr>
        <w:tc>
          <w:tcPr>
            <w:tcW w:w="904" w:type="dxa"/>
          </w:tcPr>
          <w:p w14:paraId="1A8F377B"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EE75F7" w:rsidRPr="00B161E2">
              <w:t>1.3</w:t>
            </w:r>
          </w:p>
        </w:tc>
        <w:tc>
          <w:tcPr>
            <w:tcW w:w="7736" w:type="dxa"/>
          </w:tcPr>
          <w:p w14:paraId="03501E83" w14:textId="77777777" w:rsidR="00EE75F7" w:rsidRPr="00B161E2" w:rsidRDefault="00EE75F7" w:rsidP="008E4254">
            <w:pPr>
              <w:tabs>
                <w:tab w:val="left" w:pos="720"/>
                <w:tab w:val="left" w:pos="1080"/>
                <w:tab w:val="left" w:pos="1440"/>
                <w:tab w:val="left" w:pos="1800"/>
                <w:tab w:val="left" w:pos="2160"/>
              </w:tabs>
              <w:spacing w:before="40" w:after="40"/>
            </w:pPr>
            <w:r w:rsidRPr="00B161E2">
              <w:t>Creates and maintains schema or table definitions required to support Data Management functions.</w:t>
            </w:r>
          </w:p>
        </w:tc>
      </w:tr>
      <w:tr w:rsidR="00EE75F7" w:rsidRPr="00B161E2" w14:paraId="1CD9391D" w14:textId="77777777" w:rsidTr="00EE75F7">
        <w:trPr>
          <w:cantSplit/>
        </w:trPr>
        <w:tc>
          <w:tcPr>
            <w:tcW w:w="904" w:type="dxa"/>
          </w:tcPr>
          <w:p w14:paraId="64CD2919"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EE75F7" w:rsidRPr="00B161E2">
              <w:t>1.4</w:t>
            </w:r>
          </w:p>
        </w:tc>
        <w:tc>
          <w:tcPr>
            <w:tcW w:w="7736" w:type="dxa"/>
          </w:tcPr>
          <w:p w14:paraId="2DAE900E" w14:textId="77777777" w:rsidR="00EE75F7" w:rsidRPr="00B161E2" w:rsidRDefault="00EE75F7" w:rsidP="008E4254">
            <w:pPr>
              <w:tabs>
                <w:tab w:val="left" w:pos="720"/>
                <w:tab w:val="left" w:pos="1080"/>
                <w:tab w:val="left" w:pos="1440"/>
                <w:tab w:val="left" w:pos="1800"/>
                <w:tab w:val="left" w:pos="2160"/>
              </w:tabs>
              <w:spacing w:before="40" w:after="40"/>
            </w:pPr>
            <w:r w:rsidRPr="00B161E2">
              <w:t>Has capability to create, maintain, and access customized user views of the contents of this storage.</w:t>
            </w:r>
          </w:p>
        </w:tc>
      </w:tr>
    </w:tbl>
    <w:p w14:paraId="5470C0B6" w14:textId="77777777" w:rsidR="00EE75F7" w:rsidRPr="00B161E2" w:rsidRDefault="00EE75F7" w:rsidP="008E4254">
      <w:pPr>
        <w:tabs>
          <w:tab w:val="left" w:pos="720"/>
          <w:tab w:val="left" w:pos="1080"/>
          <w:tab w:val="left" w:pos="1440"/>
          <w:tab w:val="left" w:pos="1800"/>
          <w:tab w:val="left" w:pos="2160"/>
        </w:tabs>
      </w:pPr>
    </w:p>
    <w:p w14:paraId="049DE248" w14:textId="77777777" w:rsidR="008926AD" w:rsidRPr="00B161E2" w:rsidRDefault="00EE75F7" w:rsidP="008E4254">
      <w:pPr>
        <w:pStyle w:val="Heading3"/>
        <w:numPr>
          <w:ilvl w:val="2"/>
          <w:numId w:val="1"/>
        </w:numPr>
        <w:tabs>
          <w:tab w:val="left" w:pos="720"/>
          <w:tab w:val="left" w:pos="1080"/>
          <w:tab w:val="left" w:pos="1440"/>
          <w:tab w:val="left" w:pos="1800"/>
          <w:tab w:val="left" w:pos="2160"/>
        </w:tabs>
      </w:pPr>
      <w:bookmarkStart w:id="37" w:name="_Toc157995944"/>
      <w:r w:rsidRPr="00B161E2">
        <w:t>Perform Queries</w:t>
      </w:r>
      <w:bookmarkEnd w:id="37"/>
    </w:p>
    <w:p w14:paraId="37FEA7AB" w14:textId="77777777" w:rsidR="002065C2" w:rsidRPr="00B161E2" w:rsidRDefault="002065C2" w:rsidP="008E4254">
      <w:pPr>
        <w:tabs>
          <w:tab w:val="left" w:pos="720"/>
          <w:tab w:val="left" w:pos="1080"/>
          <w:tab w:val="left" w:pos="1440"/>
          <w:tab w:val="left" w:pos="1800"/>
          <w:tab w:val="left" w:pos="2160"/>
        </w:tabs>
      </w:pPr>
    </w:p>
    <w:p w14:paraId="3F7317D9" w14:textId="77777777" w:rsidR="00EE75F7" w:rsidRPr="00B161E2" w:rsidRDefault="00EE75F7" w:rsidP="00DE4D96">
      <w:pPr>
        <w:pStyle w:val="Longcitation"/>
      </w:pPr>
      <w:r w:rsidRPr="00B161E2">
        <w:t>The Perform Queries function receives a query request from Access and executes the query to generate a result set that is transmitted to the requester.</w:t>
      </w:r>
    </w:p>
    <w:p w14:paraId="3D66B9AC" w14:textId="77777777" w:rsidR="008B3AAA" w:rsidRPr="00B161E2" w:rsidRDefault="008B3AAA" w:rsidP="008E4254">
      <w:pPr>
        <w:tabs>
          <w:tab w:val="left" w:pos="720"/>
          <w:tab w:val="left" w:pos="1080"/>
          <w:tab w:val="left" w:pos="1440"/>
          <w:tab w:val="left" w:pos="1800"/>
          <w:tab w:val="left" w:pos="2160"/>
        </w:tabs>
      </w:pPr>
    </w:p>
    <w:p w14:paraId="28EDCD28" w14:textId="77777777" w:rsidR="008926AD" w:rsidRPr="00B161E2" w:rsidRDefault="00EE75F7" w:rsidP="008E4254">
      <w:pPr>
        <w:tabs>
          <w:tab w:val="left" w:pos="720"/>
          <w:tab w:val="left" w:pos="1080"/>
          <w:tab w:val="left" w:pos="1440"/>
          <w:tab w:val="left" w:pos="1800"/>
          <w:tab w:val="left" w:pos="2160"/>
        </w:tabs>
      </w:pPr>
      <w:r w:rsidRPr="00B161E2">
        <w:t xml:space="preserve">All queries will be verified against </w:t>
      </w:r>
      <w:r w:rsidR="00230930" w:rsidRPr="00B161E2">
        <w:t xml:space="preserve">access </w:t>
      </w:r>
      <w:r w:rsidRPr="00B161E2">
        <w:t>rights restrictions.</w:t>
      </w:r>
    </w:p>
    <w:p w14:paraId="45E450EC" w14:textId="77777777" w:rsidR="00EE75F7" w:rsidRPr="00B161E2" w:rsidRDefault="00EE75F7"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2"/>
        <w:gridCol w:w="7628"/>
      </w:tblGrid>
      <w:tr w:rsidR="00EE75F7" w:rsidRPr="00B161E2" w14:paraId="04B8293E" w14:textId="77777777" w:rsidTr="00EE75F7">
        <w:trPr>
          <w:cantSplit/>
        </w:trPr>
        <w:tc>
          <w:tcPr>
            <w:tcW w:w="1012" w:type="dxa"/>
          </w:tcPr>
          <w:p w14:paraId="63013BF5"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EE75F7" w:rsidRPr="00B161E2">
              <w:t>2.1</w:t>
            </w:r>
          </w:p>
        </w:tc>
        <w:tc>
          <w:tcPr>
            <w:tcW w:w="7628" w:type="dxa"/>
          </w:tcPr>
          <w:p w14:paraId="4166181F" w14:textId="77777777" w:rsidR="00EE75F7" w:rsidRPr="00B161E2" w:rsidRDefault="00EE75F7" w:rsidP="008E4254">
            <w:pPr>
              <w:tabs>
                <w:tab w:val="left" w:pos="720"/>
                <w:tab w:val="left" w:pos="1080"/>
                <w:tab w:val="left" w:pos="1440"/>
                <w:tab w:val="left" w:pos="1800"/>
                <w:tab w:val="left" w:pos="2160"/>
              </w:tabs>
              <w:spacing w:before="40" w:after="40"/>
            </w:pPr>
            <w:r w:rsidRPr="00B161E2">
              <w:t xml:space="preserve">Query requests are received from other functions (for example, Ingest, Access, </w:t>
            </w:r>
            <w:r w:rsidR="00F902FF" w:rsidRPr="00B161E2">
              <w:t>and Administration</w:t>
            </w:r>
            <w:r w:rsidRPr="00B161E2">
              <w:t>).</w:t>
            </w:r>
          </w:p>
        </w:tc>
      </w:tr>
      <w:tr w:rsidR="00EE75F7" w:rsidRPr="00B161E2" w14:paraId="191AA999" w14:textId="77777777" w:rsidTr="00EE75F7">
        <w:trPr>
          <w:cantSplit/>
        </w:trPr>
        <w:tc>
          <w:tcPr>
            <w:tcW w:w="1012" w:type="dxa"/>
          </w:tcPr>
          <w:p w14:paraId="2812EA0B"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133001" w:rsidRPr="00B161E2">
              <w:t>2</w:t>
            </w:r>
            <w:r w:rsidR="00EE75F7" w:rsidRPr="00B161E2">
              <w:t>.2</w:t>
            </w:r>
          </w:p>
        </w:tc>
        <w:tc>
          <w:tcPr>
            <w:tcW w:w="7628" w:type="dxa"/>
          </w:tcPr>
          <w:p w14:paraId="78A97C83" w14:textId="77777777" w:rsidR="00EE75F7" w:rsidRPr="00B161E2" w:rsidRDefault="00EE75F7" w:rsidP="008E4254">
            <w:pPr>
              <w:tabs>
                <w:tab w:val="left" w:pos="720"/>
                <w:tab w:val="left" w:pos="1080"/>
                <w:tab w:val="left" w:pos="1440"/>
                <w:tab w:val="left" w:pos="1800"/>
                <w:tab w:val="left" w:pos="2160"/>
              </w:tabs>
              <w:spacing w:before="40" w:after="40"/>
            </w:pPr>
            <w:r w:rsidRPr="00B161E2">
              <w:t>The query request may require data to be sourced from different storage locations.</w:t>
            </w:r>
          </w:p>
        </w:tc>
      </w:tr>
      <w:tr w:rsidR="00EE75F7" w:rsidRPr="00B161E2" w14:paraId="235F171A" w14:textId="77777777" w:rsidTr="00EE75F7">
        <w:trPr>
          <w:cantSplit/>
        </w:trPr>
        <w:tc>
          <w:tcPr>
            <w:tcW w:w="1012" w:type="dxa"/>
          </w:tcPr>
          <w:p w14:paraId="2EE91DBD"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133001" w:rsidRPr="00B161E2">
              <w:t>2.3</w:t>
            </w:r>
          </w:p>
        </w:tc>
        <w:tc>
          <w:tcPr>
            <w:tcW w:w="7628" w:type="dxa"/>
          </w:tcPr>
          <w:p w14:paraId="40269641" w14:textId="77777777" w:rsidR="00EE75F7" w:rsidRPr="00B161E2" w:rsidRDefault="00EE4B61" w:rsidP="008E4254">
            <w:pPr>
              <w:tabs>
                <w:tab w:val="left" w:pos="720"/>
                <w:tab w:val="left" w:pos="1080"/>
                <w:tab w:val="left" w:pos="1440"/>
                <w:tab w:val="left" w:pos="1800"/>
                <w:tab w:val="left" w:pos="2160"/>
              </w:tabs>
              <w:spacing w:before="40" w:after="40"/>
            </w:pPr>
            <w:r w:rsidRPr="00B161E2">
              <w:t>Generates a result set.</w:t>
            </w:r>
          </w:p>
        </w:tc>
      </w:tr>
      <w:tr w:rsidR="002065C2" w:rsidRPr="00B161E2" w14:paraId="36F62B54" w14:textId="77777777" w:rsidTr="00EE75F7">
        <w:trPr>
          <w:cantSplit/>
        </w:trPr>
        <w:tc>
          <w:tcPr>
            <w:tcW w:w="1012" w:type="dxa"/>
          </w:tcPr>
          <w:p w14:paraId="120611F8" w14:textId="77777777" w:rsidR="002065C2" w:rsidRPr="00B161E2" w:rsidRDefault="00E506E7" w:rsidP="008E4254">
            <w:pPr>
              <w:tabs>
                <w:tab w:val="left" w:pos="720"/>
                <w:tab w:val="left" w:pos="1080"/>
                <w:tab w:val="left" w:pos="1440"/>
                <w:tab w:val="left" w:pos="1800"/>
                <w:tab w:val="left" w:pos="2160"/>
              </w:tabs>
              <w:spacing w:before="40" w:after="40"/>
            </w:pPr>
            <w:r w:rsidRPr="00B161E2">
              <w:t>7.3.</w:t>
            </w:r>
            <w:r w:rsidR="00133001" w:rsidRPr="00B161E2">
              <w:t>2.4</w:t>
            </w:r>
          </w:p>
        </w:tc>
        <w:tc>
          <w:tcPr>
            <w:tcW w:w="7628" w:type="dxa"/>
          </w:tcPr>
          <w:p w14:paraId="0DEC228D" w14:textId="77777777" w:rsidR="002065C2" w:rsidRPr="00B161E2" w:rsidRDefault="002065C2" w:rsidP="008E4254">
            <w:pPr>
              <w:tabs>
                <w:tab w:val="left" w:pos="720"/>
                <w:tab w:val="left" w:pos="1080"/>
                <w:tab w:val="left" w:pos="1440"/>
                <w:tab w:val="left" w:pos="1800"/>
                <w:tab w:val="left" w:pos="2160"/>
              </w:tabs>
              <w:spacing w:before="40" w:after="40"/>
            </w:pPr>
            <w:r w:rsidRPr="00B161E2">
              <w:t>Allows query requests against all metadata</w:t>
            </w:r>
            <w:r w:rsidR="00EE4B61" w:rsidRPr="00B161E2">
              <w:t xml:space="preserve"> </w:t>
            </w:r>
            <w:r w:rsidRPr="00B161E2">
              <w:t xml:space="preserve">used to manage the </w:t>
            </w:r>
            <w:r w:rsidR="00432D06" w:rsidRPr="00B161E2">
              <w:t>repository</w:t>
            </w:r>
            <w:r w:rsidRPr="00B161E2">
              <w:t>.</w:t>
            </w:r>
          </w:p>
        </w:tc>
      </w:tr>
      <w:tr w:rsidR="00EE75F7" w:rsidRPr="00B161E2" w14:paraId="0A96E3FA" w14:textId="77777777" w:rsidTr="00EE75F7">
        <w:trPr>
          <w:cantSplit/>
        </w:trPr>
        <w:tc>
          <w:tcPr>
            <w:tcW w:w="1012" w:type="dxa"/>
          </w:tcPr>
          <w:p w14:paraId="1CE90085" w14:textId="77777777" w:rsidR="00EE75F7" w:rsidRPr="00B161E2" w:rsidRDefault="00E506E7" w:rsidP="008E4254">
            <w:pPr>
              <w:tabs>
                <w:tab w:val="left" w:pos="720"/>
                <w:tab w:val="left" w:pos="1080"/>
                <w:tab w:val="left" w:pos="1440"/>
                <w:tab w:val="left" w:pos="1800"/>
                <w:tab w:val="left" w:pos="2160"/>
              </w:tabs>
              <w:spacing w:before="40" w:after="40"/>
            </w:pPr>
            <w:r w:rsidRPr="00B161E2">
              <w:t>7</w:t>
            </w:r>
            <w:r w:rsidR="00133001" w:rsidRPr="00B161E2">
              <w:t>.</w:t>
            </w:r>
            <w:r w:rsidRPr="00B161E2">
              <w:t>3</w:t>
            </w:r>
            <w:r w:rsidR="00133001" w:rsidRPr="00B161E2">
              <w:t>.2.5</w:t>
            </w:r>
          </w:p>
        </w:tc>
        <w:tc>
          <w:tcPr>
            <w:tcW w:w="7628" w:type="dxa"/>
          </w:tcPr>
          <w:p w14:paraId="31C5C157" w14:textId="77777777" w:rsidR="00EE75F7" w:rsidRPr="00B161E2" w:rsidRDefault="008033B8" w:rsidP="008E4254">
            <w:pPr>
              <w:tabs>
                <w:tab w:val="left" w:pos="720"/>
                <w:tab w:val="left" w:pos="1080"/>
                <w:tab w:val="left" w:pos="1440"/>
                <w:tab w:val="left" w:pos="1800"/>
                <w:tab w:val="left" w:pos="2160"/>
              </w:tabs>
              <w:spacing w:before="40" w:after="40"/>
            </w:pPr>
            <w:r w:rsidRPr="00B161E2">
              <w:t>Keeps an audit trail of all actions.</w:t>
            </w:r>
          </w:p>
        </w:tc>
      </w:tr>
    </w:tbl>
    <w:p w14:paraId="59B4983A" w14:textId="77777777" w:rsidR="00EE75F7" w:rsidRPr="00B161E2" w:rsidRDefault="00EE75F7" w:rsidP="008E4254">
      <w:pPr>
        <w:tabs>
          <w:tab w:val="left" w:pos="720"/>
          <w:tab w:val="left" w:pos="1080"/>
          <w:tab w:val="left" w:pos="1440"/>
          <w:tab w:val="left" w:pos="1800"/>
          <w:tab w:val="left" w:pos="2160"/>
        </w:tabs>
      </w:pPr>
    </w:p>
    <w:p w14:paraId="0040E1EF" w14:textId="77777777" w:rsidR="00EE75F7" w:rsidRPr="00B161E2" w:rsidRDefault="00EE75F7" w:rsidP="008E4254">
      <w:pPr>
        <w:pStyle w:val="Heading3"/>
        <w:numPr>
          <w:ilvl w:val="2"/>
          <w:numId w:val="1"/>
        </w:numPr>
        <w:tabs>
          <w:tab w:val="left" w:pos="720"/>
          <w:tab w:val="left" w:pos="1080"/>
          <w:tab w:val="left" w:pos="1440"/>
          <w:tab w:val="left" w:pos="1800"/>
          <w:tab w:val="left" w:pos="2160"/>
        </w:tabs>
      </w:pPr>
      <w:bookmarkStart w:id="38" w:name="_Toc157995945"/>
      <w:r w:rsidRPr="00B161E2">
        <w:t>Generate Report</w:t>
      </w:r>
      <w:bookmarkEnd w:id="38"/>
    </w:p>
    <w:p w14:paraId="542840C6" w14:textId="77777777" w:rsidR="00EE75F7" w:rsidRPr="00B161E2" w:rsidRDefault="00EE75F7" w:rsidP="008E4254">
      <w:pPr>
        <w:tabs>
          <w:tab w:val="left" w:pos="720"/>
          <w:tab w:val="left" w:pos="1080"/>
          <w:tab w:val="left" w:pos="1440"/>
          <w:tab w:val="left" w:pos="1800"/>
          <w:tab w:val="left" w:pos="2160"/>
        </w:tabs>
      </w:pPr>
    </w:p>
    <w:p w14:paraId="2749D98E" w14:textId="77777777" w:rsidR="00EE75F7" w:rsidRPr="00B161E2" w:rsidRDefault="00EE75F7" w:rsidP="00DE4D96">
      <w:pPr>
        <w:pStyle w:val="Longcitation"/>
      </w:pPr>
      <w:r w:rsidRPr="00B161E2">
        <w:t>The Generate Report function receives a report request from Ingest, Access or Administration and executes any queries or other processes necessary to generate the report that it supplies to the requester. Typical reports might include summaries of archive holdings by category, or usage statistics for accesses to archive holdings. It may also receive a report request from Access and provides descriptive information for a specific AIP.</w:t>
      </w:r>
    </w:p>
    <w:p w14:paraId="572BD47B" w14:textId="77777777" w:rsidR="008431CA" w:rsidRPr="00B161E2" w:rsidRDefault="008431CA" w:rsidP="008E4254">
      <w:pPr>
        <w:tabs>
          <w:tab w:val="left" w:pos="720"/>
          <w:tab w:val="left" w:pos="1080"/>
          <w:tab w:val="left" w:pos="1440"/>
          <w:tab w:val="left" w:pos="1800"/>
          <w:tab w:val="left" w:pos="2160"/>
        </w:tabs>
      </w:pPr>
    </w:p>
    <w:p w14:paraId="47835FDB" w14:textId="77777777" w:rsidR="000604A0" w:rsidRPr="00B161E2" w:rsidRDefault="000604A0" w:rsidP="008E4254">
      <w:pPr>
        <w:tabs>
          <w:tab w:val="left" w:pos="720"/>
          <w:tab w:val="left" w:pos="1080"/>
          <w:tab w:val="left" w:pos="1440"/>
          <w:tab w:val="left" w:pos="1800"/>
          <w:tab w:val="left" w:pos="2160"/>
        </w:tabs>
      </w:pPr>
    </w:p>
    <w:p w14:paraId="160120FD" w14:textId="77777777" w:rsidR="008926AD" w:rsidRPr="00B161E2" w:rsidRDefault="008431CA" w:rsidP="008E4254">
      <w:pPr>
        <w:tabs>
          <w:tab w:val="left" w:pos="720"/>
          <w:tab w:val="left" w:pos="1080"/>
          <w:tab w:val="left" w:pos="1440"/>
          <w:tab w:val="left" w:pos="1800"/>
          <w:tab w:val="left" w:pos="2160"/>
        </w:tabs>
      </w:pPr>
      <w:r w:rsidRPr="00B161E2">
        <w:t>Management information will be required to support planning, Library management functions, and workflow decisions.</w:t>
      </w:r>
    </w:p>
    <w:p w14:paraId="445B47E0" w14:textId="77777777" w:rsidR="008431CA" w:rsidRPr="00B161E2" w:rsidRDefault="008431CA" w:rsidP="008E4254">
      <w:pPr>
        <w:tabs>
          <w:tab w:val="left" w:pos="720"/>
          <w:tab w:val="left" w:pos="1080"/>
          <w:tab w:val="left" w:pos="1440"/>
          <w:tab w:val="left" w:pos="1800"/>
          <w:tab w:val="left" w:pos="2160"/>
        </w:tabs>
      </w:pPr>
    </w:p>
    <w:p w14:paraId="7CE13E87" w14:textId="77777777" w:rsidR="008926AD" w:rsidRPr="00B161E2" w:rsidRDefault="008431CA" w:rsidP="008E4254">
      <w:pPr>
        <w:tabs>
          <w:tab w:val="left" w:pos="720"/>
          <w:tab w:val="left" w:pos="1080"/>
          <w:tab w:val="left" w:pos="1440"/>
          <w:tab w:val="left" w:pos="1800"/>
          <w:tab w:val="left" w:pos="2160"/>
        </w:tabs>
      </w:pPr>
      <w:r w:rsidRPr="00B161E2">
        <w:t>For example, information may be required on the growth in volume of specific types of digital formats across time, on the number of digital objects received on a monthly basis, and patterns of public access.</w:t>
      </w:r>
    </w:p>
    <w:p w14:paraId="6828BF4C" w14:textId="77777777" w:rsidR="008431CA" w:rsidRPr="00B161E2" w:rsidRDefault="008431CA"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8431CA" w:rsidRPr="00B161E2" w14:paraId="09657E74" w14:textId="77777777" w:rsidTr="000134F6">
        <w:trPr>
          <w:cantSplit/>
        </w:trPr>
        <w:tc>
          <w:tcPr>
            <w:tcW w:w="904" w:type="dxa"/>
          </w:tcPr>
          <w:p w14:paraId="7E3FA2FE" w14:textId="77777777" w:rsidR="008431CA" w:rsidRPr="00B161E2" w:rsidRDefault="00E506E7" w:rsidP="008E4254">
            <w:pPr>
              <w:tabs>
                <w:tab w:val="left" w:pos="720"/>
                <w:tab w:val="left" w:pos="1080"/>
                <w:tab w:val="left" w:pos="1440"/>
                <w:tab w:val="left" w:pos="1800"/>
                <w:tab w:val="left" w:pos="2160"/>
              </w:tabs>
              <w:spacing w:before="40" w:after="40"/>
            </w:pPr>
            <w:r w:rsidRPr="00B161E2">
              <w:t>7.3.</w:t>
            </w:r>
            <w:r w:rsidR="00084321" w:rsidRPr="00B161E2">
              <w:t>3.1</w:t>
            </w:r>
          </w:p>
        </w:tc>
        <w:tc>
          <w:tcPr>
            <w:tcW w:w="7736" w:type="dxa"/>
          </w:tcPr>
          <w:p w14:paraId="6A5CE90D" w14:textId="77777777" w:rsidR="008431CA" w:rsidRPr="00B161E2" w:rsidRDefault="008431CA" w:rsidP="008E4254">
            <w:pPr>
              <w:tabs>
                <w:tab w:val="left" w:pos="720"/>
                <w:tab w:val="left" w:pos="1080"/>
                <w:tab w:val="left" w:pos="1440"/>
                <w:tab w:val="left" w:pos="1800"/>
                <w:tab w:val="left" w:pos="2160"/>
              </w:tabs>
              <w:spacing w:before="40" w:after="40"/>
            </w:pPr>
            <w:r w:rsidRPr="00B161E2">
              <w:t>Supports the production of management information reports and statistics.</w:t>
            </w:r>
          </w:p>
        </w:tc>
      </w:tr>
      <w:tr w:rsidR="00084321" w:rsidRPr="00B161E2" w14:paraId="56D6D64A" w14:textId="77777777" w:rsidTr="000134F6">
        <w:trPr>
          <w:cantSplit/>
        </w:trPr>
        <w:tc>
          <w:tcPr>
            <w:tcW w:w="904" w:type="dxa"/>
          </w:tcPr>
          <w:p w14:paraId="15B0DCBE" w14:textId="77777777" w:rsidR="00084321" w:rsidRPr="00B161E2" w:rsidRDefault="00E506E7" w:rsidP="008E4254">
            <w:pPr>
              <w:tabs>
                <w:tab w:val="left" w:pos="720"/>
                <w:tab w:val="left" w:pos="1080"/>
                <w:tab w:val="left" w:pos="1440"/>
                <w:tab w:val="left" w:pos="1800"/>
                <w:tab w:val="left" w:pos="2160"/>
              </w:tabs>
              <w:spacing w:before="40" w:after="40"/>
            </w:pPr>
            <w:r w:rsidRPr="00B161E2">
              <w:t>7.3.</w:t>
            </w:r>
            <w:r w:rsidR="00084321" w:rsidRPr="00B161E2">
              <w:t>3.2</w:t>
            </w:r>
          </w:p>
        </w:tc>
        <w:tc>
          <w:tcPr>
            <w:tcW w:w="7736" w:type="dxa"/>
          </w:tcPr>
          <w:p w14:paraId="3D112C22" w14:textId="77777777" w:rsidR="00084321" w:rsidRPr="00B161E2" w:rsidRDefault="00EE4B61" w:rsidP="008E4254">
            <w:pPr>
              <w:tabs>
                <w:tab w:val="left" w:pos="720"/>
                <w:tab w:val="left" w:pos="1080"/>
                <w:tab w:val="left" w:pos="1440"/>
                <w:tab w:val="left" w:pos="1800"/>
                <w:tab w:val="left" w:pos="2160"/>
              </w:tabs>
              <w:spacing w:before="40" w:after="40"/>
            </w:pPr>
            <w:r w:rsidRPr="00B161E2">
              <w:t>Receives r</w:t>
            </w:r>
            <w:r w:rsidR="00084321" w:rsidRPr="00B161E2">
              <w:t>eport requests from other NLM Digital Repository functions (for example, Ingest, Access, Administration).</w:t>
            </w:r>
          </w:p>
        </w:tc>
      </w:tr>
      <w:tr w:rsidR="00084321" w:rsidRPr="00B161E2" w14:paraId="74C139DF" w14:textId="77777777" w:rsidTr="000134F6">
        <w:trPr>
          <w:cantSplit/>
        </w:trPr>
        <w:tc>
          <w:tcPr>
            <w:tcW w:w="904" w:type="dxa"/>
          </w:tcPr>
          <w:p w14:paraId="0AE7A8BB" w14:textId="77777777" w:rsidR="00084321" w:rsidRPr="00B161E2" w:rsidRDefault="00E506E7" w:rsidP="008E4254">
            <w:pPr>
              <w:tabs>
                <w:tab w:val="left" w:pos="720"/>
                <w:tab w:val="left" w:pos="1080"/>
                <w:tab w:val="left" w:pos="1440"/>
                <w:tab w:val="left" w:pos="1800"/>
                <w:tab w:val="left" w:pos="2160"/>
              </w:tabs>
              <w:spacing w:before="40" w:after="40"/>
            </w:pPr>
            <w:r w:rsidRPr="00B161E2">
              <w:t>7.3.</w:t>
            </w:r>
            <w:r w:rsidR="00084321" w:rsidRPr="00B161E2">
              <w:t>3.3</w:t>
            </w:r>
          </w:p>
        </w:tc>
        <w:tc>
          <w:tcPr>
            <w:tcW w:w="7736" w:type="dxa"/>
          </w:tcPr>
          <w:p w14:paraId="7440CB39" w14:textId="77777777" w:rsidR="00084321" w:rsidRPr="00B161E2" w:rsidRDefault="00084321" w:rsidP="008E4254">
            <w:pPr>
              <w:tabs>
                <w:tab w:val="left" w:pos="720"/>
                <w:tab w:val="left" w:pos="1080"/>
                <w:tab w:val="left" w:pos="1440"/>
                <w:tab w:val="left" w:pos="1800"/>
                <w:tab w:val="left" w:pos="2160"/>
              </w:tabs>
              <w:spacing w:before="40" w:after="40"/>
            </w:pPr>
            <w:r w:rsidRPr="00B161E2">
              <w:t>Has capability to generate database update confirmation, statistical and error reports to Ingest.</w:t>
            </w:r>
          </w:p>
        </w:tc>
      </w:tr>
      <w:tr w:rsidR="00084321" w:rsidRPr="00B161E2" w14:paraId="233AF386" w14:textId="77777777" w:rsidTr="000134F6">
        <w:trPr>
          <w:cantSplit/>
        </w:trPr>
        <w:tc>
          <w:tcPr>
            <w:tcW w:w="904" w:type="dxa"/>
          </w:tcPr>
          <w:p w14:paraId="33D61D11" w14:textId="77777777" w:rsidR="00084321" w:rsidRPr="00B161E2" w:rsidRDefault="00E506E7" w:rsidP="008E4254">
            <w:pPr>
              <w:tabs>
                <w:tab w:val="left" w:pos="720"/>
                <w:tab w:val="left" w:pos="1080"/>
                <w:tab w:val="left" w:pos="1440"/>
                <w:tab w:val="left" w:pos="1800"/>
                <w:tab w:val="left" w:pos="2160"/>
              </w:tabs>
              <w:spacing w:before="40" w:after="40"/>
            </w:pPr>
            <w:r w:rsidRPr="00B161E2">
              <w:t>7.3.</w:t>
            </w:r>
            <w:r w:rsidR="00084321" w:rsidRPr="00B161E2">
              <w:t>3.4</w:t>
            </w:r>
          </w:p>
        </w:tc>
        <w:tc>
          <w:tcPr>
            <w:tcW w:w="7736" w:type="dxa"/>
          </w:tcPr>
          <w:p w14:paraId="3825F529" w14:textId="77777777" w:rsidR="00084321" w:rsidRPr="00B161E2" w:rsidRDefault="00084321" w:rsidP="008E4254">
            <w:pPr>
              <w:tabs>
                <w:tab w:val="left" w:pos="720"/>
                <w:tab w:val="left" w:pos="1080"/>
                <w:tab w:val="left" w:pos="1440"/>
                <w:tab w:val="left" w:pos="1800"/>
                <w:tab w:val="left" w:pos="2160"/>
              </w:tabs>
              <w:spacing w:before="40" w:after="40"/>
            </w:pPr>
            <w:r w:rsidRPr="00B161E2">
              <w:t xml:space="preserve">Has capability to generate reports in an ad-hoc manner, automatically, or to be triggered by a reporting calendar </w:t>
            </w:r>
            <w:r w:rsidR="00E506E7" w:rsidRPr="00B161E2">
              <w:t>or by a specific system event.</w:t>
            </w:r>
          </w:p>
        </w:tc>
      </w:tr>
      <w:tr w:rsidR="00084321" w:rsidRPr="00B161E2" w14:paraId="1C7C0939" w14:textId="77777777" w:rsidTr="000134F6">
        <w:trPr>
          <w:cantSplit/>
        </w:trPr>
        <w:tc>
          <w:tcPr>
            <w:tcW w:w="904" w:type="dxa"/>
          </w:tcPr>
          <w:p w14:paraId="279D160D" w14:textId="77777777" w:rsidR="00084321" w:rsidRPr="00B161E2" w:rsidRDefault="00E506E7" w:rsidP="008E4254">
            <w:pPr>
              <w:tabs>
                <w:tab w:val="left" w:pos="720"/>
                <w:tab w:val="left" w:pos="1080"/>
                <w:tab w:val="left" w:pos="1440"/>
                <w:tab w:val="left" w:pos="1800"/>
                <w:tab w:val="left" w:pos="2160"/>
              </w:tabs>
              <w:spacing w:before="40" w:after="40"/>
            </w:pPr>
            <w:r w:rsidRPr="00B161E2">
              <w:t>7.3.</w:t>
            </w:r>
            <w:r w:rsidR="00084321" w:rsidRPr="00B161E2">
              <w:t>3.5</w:t>
            </w:r>
          </w:p>
        </w:tc>
        <w:tc>
          <w:tcPr>
            <w:tcW w:w="7736" w:type="dxa"/>
          </w:tcPr>
          <w:p w14:paraId="5063B74E" w14:textId="77777777" w:rsidR="00084321" w:rsidRPr="00B161E2" w:rsidRDefault="00084321" w:rsidP="008E4254">
            <w:pPr>
              <w:tabs>
                <w:tab w:val="left" w:pos="720"/>
                <w:tab w:val="left" w:pos="1080"/>
                <w:tab w:val="left" w:pos="1440"/>
                <w:tab w:val="left" w:pos="1800"/>
                <w:tab w:val="left" w:pos="2160"/>
              </w:tabs>
              <w:spacing w:before="40" w:after="40"/>
            </w:pPr>
            <w:r w:rsidRPr="00B161E2">
              <w:t xml:space="preserve">Has capability to generate and provide reports such as summaries of </w:t>
            </w:r>
            <w:r w:rsidR="00432D06" w:rsidRPr="00B161E2">
              <w:t>repository</w:t>
            </w:r>
            <w:r w:rsidRPr="00B161E2">
              <w:t xml:space="preserve"> holdings by category, usage statistics for access to </w:t>
            </w:r>
            <w:r w:rsidR="00432D06" w:rsidRPr="00B161E2">
              <w:t>repository</w:t>
            </w:r>
            <w:r w:rsidRPr="00B161E2">
              <w:t xml:space="preserve"> holdings, and descriptive information for a specific AIP.</w:t>
            </w:r>
          </w:p>
        </w:tc>
      </w:tr>
      <w:tr w:rsidR="00084321" w:rsidRPr="00B161E2" w14:paraId="5AD4686D" w14:textId="77777777" w:rsidTr="000134F6">
        <w:trPr>
          <w:cantSplit/>
        </w:trPr>
        <w:tc>
          <w:tcPr>
            <w:tcW w:w="904" w:type="dxa"/>
          </w:tcPr>
          <w:p w14:paraId="5D7A9A09" w14:textId="77777777" w:rsidR="00084321" w:rsidRPr="00B161E2" w:rsidRDefault="00E506E7" w:rsidP="008E4254">
            <w:pPr>
              <w:tabs>
                <w:tab w:val="left" w:pos="720"/>
                <w:tab w:val="left" w:pos="1080"/>
                <w:tab w:val="left" w:pos="1440"/>
                <w:tab w:val="left" w:pos="1800"/>
                <w:tab w:val="left" w:pos="2160"/>
              </w:tabs>
              <w:spacing w:before="40" w:after="40"/>
            </w:pPr>
            <w:r w:rsidRPr="00B161E2">
              <w:t>7.3.</w:t>
            </w:r>
            <w:r w:rsidR="00084321" w:rsidRPr="00B161E2">
              <w:t>3.6</w:t>
            </w:r>
          </w:p>
        </w:tc>
        <w:tc>
          <w:tcPr>
            <w:tcW w:w="7736" w:type="dxa"/>
          </w:tcPr>
          <w:p w14:paraId="43742C4D" w14:textId="77777777" w:rsidR="00084321" w:rsidRPr="00B161E2" w:rsidRDefault="00084321" w:rsidP="008E4254">
            <w:pPr>
              <w:tabs>
                <w:tab w:val="left" w:pos="720"/>
                <w:tab w:val="left" w:pos="1080"/>
                <w:tab w:val="left" w:pos="1440"/>
                <w:tab w:val="left" w:pos="1800"/>
                <w:tab w:val="left" w:pos="2160"/>
              </w:tabs>
              <w:spacing w:before="40" w:after="40"/>
            </w:pPr>
            <w:r w:rsidRPr="00B161E2">
              <w:t>Reports may be specific to a time period or set of time periods.</w:t>
            </w:r>
          </w:p>
        </w:tc>
      </w:tr>
      <w:tr w:rsidR="00084321" w:rsidRPr="00B161E2" w14:paraId="3AE5A1FB" w14:textId="77777777" w:rsidTr="000134F6">
        <w:trPr>
          <w:cantSplit/>
        </w:trPr>
        <w:tc>
          <w:tcPr>
            <w:tcW w:w="904" w:type="dxa"/>
          </w:tcPr>
          <w:p w14:paraId="21B7115D" w14:textId="77777777" w:rsidR="00084321" w:rsidRPr="00B161E2" w:rsidRDefault="00E506E7" w:rsidP="008E4254">
            <w:pPr>
              <w:tabs>
                <w:tab w:val="left" w:pos="720"/>
                <w:tab w:val="left" w:pos="1080"/>
                <w:tab w:val="left" w:pos="1440"/>
                <w:tab w:val="left" w:pos="1800"/>
                <w:tab w:val="left" w:pos="2160"/>
              </w:tabs>
              <w:spacing w:before="40" w:after="40"/>
            </w:pPr>
            <w:r w:rsidRPr="00B161E2">
              <w:lastRenderedPageBreak/>
              <w:t>7.3.</w:t>
            </w:r>
            <w:r w:rsidR="00084321" w:rsidRPr="00B161E2">
              <w:t>3.7</w:t>
            </w:r>
          </w:p>
        </w:tc>
        <w:tc>
          <w:tcPr>
            <w:tcW w:w="7736" w:type="dxa"/>
          </w:tcPr>
          <w:p w14:paraId="0721E89E" w14:textId="77777777" w:rsidR="00084321" w:rsidRPr="00B161E2" w:rsidRDefault="008033B8" w:rsidP="008E4254">
            <w:pPr>
              <w:tabs>
                <w:tab w:val="left" w:pos="720"/>
                <w:tab w:val="left" w:pos="1080"/>
                <w:tab w:val="left" w:pos="1440"/>
                <w:tab w:val="left" w:pos="1800"/>
                <w:tab w:val="left" w:pos="2160"/>
              </w:tabs>
              <w:spacing w:before="40" w:after="40"/>
            </w:pPr>
            <w:r w:rsidRPr="00B161E2">
              <w:t>Keeps an audit trail of all actions.</w:t>
            </w:r>
          </w:p>
        </w:tc>
      </w:tr>
    </w:tbl>
    <w:p w14:paraId="1683F6F3" w14:textId="77777777" w:rsidR="00EE75F7" w:rsidRPr="00B161E2" w:rsidRDefault="00EE75F7" w:rsidP="008E4254">
      <w:pPr>
        <w:tabs>
          <w:tab w:val="left" w:pos="720"/>
          <w:tab w:val="left" w:pos="1080"/>
          <w:tab w:val="left" w:pos="1440"/>
          <w:tab w:val="left" w:pos="1800"/>
          <w:tab w:val="left" w:pos="2160"/>
        </w:tabs>
      </w:pPr>
    </w:p>
    <w:p w14:paraId="5FA576CE" w14:textId="77777777" w:rsidR="008926AD" w:rsidRPr="00B161E2" w:rsidRDefault="00EE75F7" w:rsidP="008E4254">
      <w:pPr>
        <w:pStyle w:val="Heading3"/>
        <w:numPr>
          <w:ilvl w:val="2"/>
          <w:numId w:val="1"/>
        </w:numPr>
        <w:tabs>
          <w:tab w:val="left" w:pos="720"/>
          <w:tab w:val="left" w:pos="1080"/>
          <w:tab w:val="left" w:pos="1440"/>
          <w:tab w:val="left" w:pos="1800"/>
          <w:tab w:val="left" w:pos="2160"/>
        </w:tabs>
      </w:pPr>
      <w:bookmarkStart w:id="39" w:name="_Toc157995946"/>
      <w:r w:rsidRPr="00B161E2">
        <w:t>Receive Database Updates</w:t>
      </w:r>
      <w:bookmarkEnd w:id="39"/>
    </w:p>
    <w:p w14:paraId="69CBB552" w14:textId="77777777" w:rsidR="00DF4A84" w:rsidRPr="00B161E2" w:rsidRDefault="00DF4A84" w:rsidP="008E4254">
      <w:pPr>
        <w:tabs>
          <w:tab w:val="left" w:pos="720"/>
          <w:tab w:val="left" w:pos="1080"/>
          <w:tab w:val="left" w:pos="1440"/>
          <w:tab w:val="left" w:pos="1800"/>
          <w:tab w:val="left" w:pos="2160"/>
        </w:tabs>
      </w:pPr>
    </w:p>
    <w:p w14:paraId="46F7E7A0" w14:textId="77777777" w:rsidR="00EE75F7" w:rsidRPr="00B161E2" w:rsidRDefault="00EE75F7" w:rsidP="00DE4D96">
      <w:pPr>
        <w:pStyle w:val="Longcitation"/>
      </w:pPr>
      <w:r w:rsidRPr="00B161E2">
        <w:t xml:space="preserve">The </w:t>
      </w:r>
      <w:r w:rsidRPr="00B161E2">
        <w:rPr>
          <w:rFonts w:ascii="TimesNewRoman,Bold" w:hAnsi="TimesNewRoman,Bold"/>
        </w:rPr>
        <w:t>Receive Database Updates</w:t>
      </w:r>
      <w:r w:rsidRPr="00B161E2">
        <w:rPr>
          <w:rFonts w:ascii="TimesNewRoman,Bold" w:hAnsi="TimesNewRoman,Bold"/>
          <w:b/>
          <w:bCs/>
        </w:rPr>
        <w:t xml:space="preserve"> </w:t>
      </w:r>
      <w:r w:rsidRPr="00B161E2">
        <w:t xml:space="preserve">function adds, modifies or deletes information in the Data Management persistent storage. The main sources of updates are Ingest, which provides </w:t>
      </w:r>
      <w:r w:rsidRPr="00B161E2">
        <w:rPr>
          <w:rFonts w:ascii="TimesNewRoman,Italic" w:hAnsi="TimesNewRoman,Italic"/>
        </w:rPr>
        <w:t>Descriptive Information</w:t>
      </w:r>
      <w:r w:rsidRPr="00B161E2">
        <w:rPr>
          <w:rFonts w:ascii="TimesNewRoman,Italic" w:hAnsi="TimesNewRoman,Italic"/>
          <w:iCs/>
        </w:rPr>
        <w:t xml:space="preserve"> </w:t>
      </w:r>
      <w:r w:rsidRPr="00B161E2">
        <w:t xml:space="preserve">for the new AIPs, and Administration, which provides </w:t>
      </w:r>
      <w:r w:rsidRPr="00B161E2">
        <w:rPr>
          <w:rFonts w:ascii="TimesNewRoman,Italic" w:hAnsi="TimesNewRoman,Italic"/>
        </w:rPr>
        <w:t>system updates</w:t>
      </w:r>
      <w:r w:rsidRPr="00B161E2">
        <w:rPr>
          <w:rFonts w:ascii="TimesNewRoman,Italic" w:hAnsi="TimesNewRoman,Italic"/>
          <w:iCs/>
        </w:rPr>
        <w:t xml:space="preserve"> </w:t>
      </w:r>
      <w:r w:rsidRPr="00B161E2">
        <w:t xml:space="preserve">and </w:t>
      </w:r>
      <w:r w:rsidRPr="00B161E2">
        <w:rPr>
          <w:rFonts w:ascii="TimesNewRoman,Italic" w:hAnsi="TimesNewRoman,Italic"/>
          <w:iCs/>
        </w:rPr>
        <w:t>review updates</w:t>
      </w:r>
      <w:r w:rsidRPr="00B161E2">
        <w:t xml:space="preserve">. Ingest transactions consist of Descriptive Information which identifies new AIPs stored in the archive. System updates include all system-related information (operational statistics, Consumer information, and request status). Review updates are generated by periodic reviewing and updating of information values (e.g., contact names, and addresses). The Receive Database Updates function provides regular reports to Administration summarizing the </w:t>
      </w:r>
      <w:r w:rsidRPr="00B161E2">
        <w:rPr>
          <w:iCs/>
        </w:rPr>
        <w:t xml:space="preserve">status of updates </w:t>
      </w:r>
      <w:r w:rsidRPr="00B161E2">
        <w:t>to the database, and also sends a database update response</w:t>
      </w:r>
      <w:r w:rsidRPr="00B161E2">
        <w:rPr>
          <w:iCs/>
        </w:rPr>
        <w:t xml:space="preserve"> </w:t>
      </w:r>
      <w:r w:rsidRPr="00B161E2">
        <w:t>to Ingest.</w:t>
      </w:r>
    </w:p>
    <w:p w14:paraId="2F7DC0FD" w14:textId="77777777" w:rsidR="008B3AAA" w:rsidRPr="00B161E2" w:rsidRDefault="008B3AAA"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
        <w:gridCol w:w="7614"/>
      </w:tblGrid>
      <w:tr w:rsidR="00EE75F7" w:rsidRPr="00B161E2" w14:paraId="537463E6" w14:textId="77777777" w:rsidTr="00EE75F7">
        <w:trPr>
          <w:cantSplit/>
        </w:trPr>
        <w:tc>
          <w:tcPr>
            <w:tcW w:w="1026" w:type="dxa"/>
          </w:tcPr>
          <w:p w14:paraId="066177EA"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DF4A84" w:rsidRPr="00B161E2">
              <w:t>4</w:t>
            </w:r>
            <w:r w:rsidR="00EE75F7" w:rsidRPr="00B161E2">
              <w:t>.1</w:t>
            </w:r>
          </w:p>
        </w:tc>
        <w:tc>
          <w:tcPr>
            <w:tcW w:w="7614" w:type="dxa"/>
          </w:tcPr>
          <w:p w14:paraId="644202DA" w14:textId="77777777" w:rsidR="00EE75F7" w:rsidRPr="00B161E2" w:rsidRDefault="00EE4B61" w:rsidP="008E4254">
            <w:pPr>
              <w:tabs>
                <w:tab w:val="left" w:pos="720"/>
                <w:tab w:val="left" w:pos="1080"/>
                <w:tab w:val="left" w:pos="1440"/>
                <w:tab w:val="left" w:pos="1800"/>
                <w:tab w:val="left" w:pos="2160"/>
              </w:tabs>
              <w:spacing w:before="40" w:after="40"/>
              <w:rPr>
                <w:lang w:val="en-US"/>
              </w:rPr>
            </w:pPr>
            <w:r w:rsidRPr="00B161E2">
              <w:t>Receives updates f</w:t>
            </w:r>
            <w:r w:rsidR="00EE75F7" w:rsidRPr="00B161E2">
              <w:t xml:space="preserve">rom other </w:t>
            </w:r>
            <w:r w:rsidR="00DF4A84" w:rsidRPr="00B161E2">
              <w:t xml:space="preserve">NLM Digital Repository functions </w:t>
            </w:r>
            <w:r w:rsidR="00EE75F7" w:rsidRPr="00B161E2">
              <w:t>(for example, Ingest and Administration).</w:t>
            </w:r>
          </w:p>
        </w:tc>
      </w:tr>
      <w:tr w:rsidR="00AD5487" w:rsidRPr="00B161E2" w14:paraId="7FC6A289" w14:textId="77777777" w:rsidTr="00EE75F7">
        <w:trPr>
          <w:cantSplit/>
        </w:trPr>
        <w:tc>
          <w:tcPr>
            <w:tcW w:w="1026" w:type="dxa"/>
          </w:tcPr>
          <w:p w14:paraId="33294E50" w14:textId="77777777" w:rsidR="00AD5487" w:rsidRPr="00B161E2" w:rsidRDefault="00E506E7" w:rsidP="008E4254">
            <w:pPr>
              <w:tabs>
                <w:tab w:val="left" w:pos="720"/>
                <w:tab w:val="left" w:pos="1080"/>
                <w:tab w:val="left" w:pos="1440"/>
                <w:tab w:val="left" w:pos="1800"/>
                <w:tab w:val="left" w:pos="2160"/>
              </w:tabs>
              <w:spacing w:before="40" w:after="40"/>
            </w:pPr>
            <w:r w:rsidRPr="00B161E2">
              <w:t>7.3.</w:t>
            </w:r>
            <w:r w:rsidR="00AD5487" w:rsidRPr="00B161E2">
              <w:t>4.2</w:t>
            </w:r>
          </w:p>
        </w:tc>
        <w:tc>
          <w:tcPr>
            <w:tcW w:w="7614" w:type="dxa"/>
          </w:tcPr>
          <w:p w14:paraId="52AE3225" w14:textId="77777777" w:rsidR="00AD5487" w:rsidRPr="00B161E2" w:rsidRDefault="004F5AA3" w:rsidP="008E4254">
            <w:pPr>
              <w:tabs>
                <w:tab w:val="left" w:pos="720"/>
                <w:tab w:val="left" w:pos="1080"/>
                <w:tab w:val="left" w:pos="1440"/>
                <w:tab w:val="left" w:pos="1800"/>
                <w:tab w:val="left" w:pos="2160"/>
              </w:tabs>
              <w:spacing w:before="40" w:after="40"/>
            </w:pPr>
            <w:r w:rsidRPr="00B161E2">
              <w:t>Allows u</w:t>
            </w:r>
            <w:r w:rsidR="00AD5487" w:rsidRPr="00B161E2">
              <w:t xml:space="preserve">pdates </w:t>
            </w:r>
            <w:r w:rsidRPr="00B161E2">
              <w:t>to be</w:t>
            </w:r>
            <w:r w:rsidR="00AD5487" w:rsidRPr="00B161E2">
              <w:t xml:space="preserve"> submitted in batches.</w:t>
            </w:r>
          </w:p>
        </w:tc>
      </w:tr>
      <w:tr w:rsidR="004F5AA3" w:rsidRPr="00B161E2" w14:paraId="3CF5ABFE" w14:textId="77777777" w:rsidTr="00EE75F7">
        <w:trPr>
          <w:cantSplit/>
        </w:trPr>
        <w:tc>
          <w:tcPr>
            <w:tcW w:w="1026" w:type="dxa"/>
          </w:tcPr>
          <w:p w14:paraId="02564D98" w14:textId="77777777" w:rsidR="004F5AA3" w:rsidRPr="00B161E2" w:rsidRDefault="00E506E7" w:rsidP="008E4254">
            <w:pPr>
              <w:tabs>
                <w:tab w:val="left" w:pos="720"/>
                <w:tab w:val="left" w:pos="1080"/>
                <w:tab w:val="left" w:pos="1440"/>
                <w:tab w:val="left" w:pos="1800"/>
                <w:tab w:val="left" w:pos="2160"/>
              </w:tabs>
              <w:spacing w:before="40" w:after="40"/>
            </w:pPr>
            <w:r w:rsidRPr="00B161E2">
              <w:t>7.3.</w:t>
            </w:r>
            <w:r w:rsidR="004F5AA3" w:rsidRPr="00B161E2">
              <w:t>4.3</w:t>
            </w:r>
          </w:p>
        </w:tc>
        <w:tc>
          <w:tcPr>
            <w:tcW w:w="7614" w:type="dxa"/>
          </w:tcPr>
          <w:p w14:paraId="43EB8261" w14:textId="77777777" w:rsidR="004F5AA3" w:rsidRPr="00B161E2" w:rsidRDefault="004F5AA3" w:rsidP="008E4254">
            <w:pPr>
              <w:tabs>
                <w:tab w:val="left" w:pos="720"/>
                <w:tab w:val="left" w:pos="1080"/>
                <w:tab w:val="left" w:pos="1440"/>
                <w:tab w:val="left" w:pos="1800"/>
                <w:tab w:val="left" w:pos="2160"/>
              </w:tabs>
              <w:spacing w:before="40" w:after="40"/>
            </w:pPr>
            <w:r w:rsidRPr="00B161E2">
              <w:t>Allows</w:t>
            </w:r>
            <w:r w:rsidR="00F45FD9" w:rsidRPr="00B161E2">
              <w:t xml:space="preserve"> online updat</w:t>
            </w:r>
            <w:r w:rsidRPr="00B161E2">
              <w:t xml:space="preserve">es to individual records by authorized staff. </w:t>
            </w:r>
          </w:p>
        </w:tc>
      </w:tr>
      <w:tr w:rsidR="00EE75F7" w:rsidRPr="00B161E2" w14:paraId="1FF041C7" w14:textId="77777777" w:rsidTr="00EE75F7">
        <w:trPr>
          <w:cantSplit/>
        </w:trPr>
        <w:tc>
          <w:tcPr>
            <w:tcW w:w="1026" w:type="dxa"/>
          </w:tcPr>
          <w:p w14:paraId="37D3F735"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DF4A84" w:rsidRPr="00B161E2">
              <w:t>4</w:t>
            </w:r>
            <w:r w:rsidR="00EE75F7" w:rsidRPr="00B161E2">
              <w:t>.</w:t>
            </w:r>
            <w:r w:rsidR="00F552D6" w:rsidRPr="00B161E2">
              <w:t>4</w:t>
            </w:r>
          </w:p>
        </w:tc>
        <w:tc>
          <w:tcPr>
            <w:tcW w:w="7614" w:type="dxa"/>
          </w:tcPr>
          <w:p w14:paraId="59BF6E1D" w14:textId="77777777" w:rsidR="00EE75F7" w:rsidRPr="00B161E2" w:rsidRDefault="00AD5487" w:rsidP="008E4254">
            <w:pPr>
              <w:tabs>
                <w:tab w:val="left" w:pos="720"/>
                <w:tab w:val="left" w:pos="1080"/>
                <w:tab w:val="left" w:pos="1440"/>
                <w:tab w:val="left" w:pos="1800"/>
                <w:tab w:val="left" w:pos="2160"/>
              </w:tabs>
              <w:spacing w:before="40" w:after="40"/>
              <w:rPr>
                <w:lang w:val="en-US"/>
              </w:rPr>
            </w:pPr>
            <w:r w:rsidRPr="00B161E2">
              <w:t>Has capability to generate and provide</w:t>
            </w:r>
            <w:r w:rsidR="004F5AA3" w:rsidRPr="00B161E2">
              <w:t xml:space="preserve"> management</w:t>
            </w:r>
            <w:r w:rsidRPr="00B161E2">
              <w:t xml:space="preserve"> reports and statistics such as summaries of </w:t>
            </w:r>
            <w:r w:rsidR="004F5AA3" w:rsidRPr="00B161E2">
              <w:t xml:space="preserve">updates </w:t>
            </w:r>
            <w:r w:rsidRPr="00B161E2">
              <w:t>by category</w:t>
            </w:r>
            <w:r w:rsidR="004F5AA3" w:rsidRPr="00B161E2">
              <w:t>, user codes, etc.</w:t>
            </w:r>
          </w:p>
        </w:tc>
      </w:tr>
      <w:tr w:rsidR="00EE75F7" w:rsidRPr="00B161E2" w14:paraId="3A973A37" w14:textId="77777777" w:rsidTr="00EE75F7">
        <w:trPr>
          <w:cantSplit/>
        </w:trPr>
        <w:tc>
          <w:tcPr>
            <w:tcW w:w="1026" w:type="dxa"/>
          </w:tcPr>
          <w:p w14:paraId="5F1830B4"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F552D6" w:rsidRPr="00B161E2">
              <w:t>4.5</w:t>
            </w:r>
          </w:p>
        </w:tc>
        <w:tc>
          <w:tcPr>
            <w:tcW w:w="7614" w:type="dxa"/>
          </w:tcPr>
          <w:p w14:paraId="3E11592F" w14:textId="77777777" w:rsidR="00EE75F7" w:rsidRPr="00B161E2" w:rsidRDefault="00EE75F7" w:rsidP="008E4254">
            <w:pPr>
              <w:tabs>
                <w:tab w:val="left" w:pos="720"/>
                <w:tab w:val="left" w:pos="1080"/>
                <w:tab w:val="left" w:pos="1440"/>
                <w:tab w:val="left" w:pos="1800"/>
                <w:tab w:val="left" w:pos="2160"/>
              </w:tabs>
              <w:spacing w:before="40" w:after="40"/>
            </w:pPr>
            <w:r w:rsidRPr="00B161E2">
              <w:t>There may be a need to coordinate updates with metadata held in other systems.</w:t>
            </w:r>
          </w:p>
        </w:tc>
      </w:tr>
      <w:tr w:rsidR="00EE75F7" w:rsidRPr="00B161E2" w14:paraId="616F6DFB" w14:textId="77777777" w:rsidTr="00EE75F7">
        <w:trPr>
          <w:cantSplit/>
        </w:trPr>
        <w:tc>
          <w:tcPr>
            <w:tcW w:w="1026" w:type="dxa"/>
          </w:tcPr>
          <w:p w14:paraId="56A11729" w14:textId="77777777" w:rsidR="00EE75F7" w:rsidRPr="00B161E2" w:rsidRDefault="00E506E7" w:rsidP="008E4254">
            <w:pPr>
              <w:tabs>
                <w:tab w:val="left" w:pos="720"/>
                <w:tab w:val="left" w:pos="1080"/>
                <w:tab w:val="left" w:pos="1440"/>
                <w:tab w:val="left" w:pos="1800"/>
                <w:tab w:val="left" w:pos="2160"/>
              </w:tabs>
              <w:spacing w:before="40" w:after="40"/>
            </w:pPr>
            <w:r w:rsidRPr="00B161E2">
              <w:t>7.3.</w:t>
            </w:r>
            <w:r w:rsidR="000604A0" w:rsidRPr="00B161E2">
              <w:t>4.</w:t>
            </w:r>
            <w:r w:rsidR="00F552D6" w:rsidRPr="00B161E2">
              <w:t>6</w:t>
            </w:r>
          </w:p>
        </w:tc>
        <w:tc>
          <w:tcPr>
            <w:tcW w:w="7614" w:type="dxa"/>
          </w:tcPr>
          <w:p w14:paraId="7D026F29" w14:textId="77777777" w:rsidR="00EE75F7" w:rsidRPr="00B161E2" w:rsidRDefault="008033B8" w:rsidP="008E4254">
            <w:pPr>
              <w:tabs>
                <w:tab w:val="left" w:pos="720"/>
                <w:tab w:val="left" w:pos="1080"/>
                <w:tab w:val="left" w:pos="1440"/>
                <w:tab w:val="left" w:pos="1800"/>
                <w:tab w:val="left" w:pos="2160"/>
              </w:tabs>
              <w:spacing w:before="40" w:after="40"/>
            </w:pPr>
            <w:r w:rsidRPr="00B161E2">
              <w:t>Keeps an audit trail of all actions.</w:t>
            </w:r>
          </w:p>
        </w:tc>
      </w:tr>
    </w:tbl>
    <w:p w14:paraId="0ADB1A37" w14:textId="77777777" w:rsidR="00EE75F7" w:rsidRPr="00B161E2" w:rsidRDefault="00EE75F7" w:rsidP="008E4254">
      <w:pPr>
        <w:tabs>
          <w:tab w:val="left" w:pos="720"/>
          <w:tab w:val="left" w:pos="1080"/>
          <w:tab w:val="left" w:pos="1440"/>
          <w:tab w:val="left" w:pos="1800"/>
          <w:tab w:val="left" w:pos="2160"/>
        </w:tabs>
      </w:pPr>
    </w:p>
    <w:p w14:paraId="12897644" w14:textId="77777777" w:rsidR="00EE75F7" w:rsidRPr="00B161E2" w:rsidRDefault="00EE75F7" w:rsidP="008E4254">
      <w:pPr>
        <w:pStyle w:val="Heading2"/>
        <w:numPr>
          <w:ilvl w:val="1"/>
          <w:numId w:val="1"/>
        </w:numPr>
        <w:tabs>
          <w:tab w:val="left" w:pos="540"/>
          <w:tab w:val="left" w:pos="720"/>
          <w:tab w:val="left" w:pos="1080"/>
          <w:tab w:val="left" w:pos="1440"/>
          <w:tab w:val="left" w:pos="1800"/>
          <w:tab w:val="left" w:pos="2160"/>
        </w:tabs>
        <w:ind w:hanging="840"/>
      </w:pPr>
      <w:bookmarkStart w:id="40" w:name="_Toc157995947"/>
      <w:r w:rsidRPr="00B161E2">
        <w:t>Administration</w:t>
      </w:r>
      <w:bookmarkEnd w:id="40"/>
    </w:p>
    <w:p w14:paraId="3E8AD0B7" w14:textId="77777777" w:rsidR="00EE75F7" w:rsidRPr="00B161E2" w:rsidRDefault="00EE75F7" w:rsidP="008E4254">
      <w:pPr>
        <w:tabs>
          <w:tab w:val="left" w:pos="720"/>
          <w:tab w:val="left" w:pos="1080"/>
          <w:tab w:val="left" w:pos="1440"/>
          <w:tab w:val="left" w:pos="1800"/>
          <w:tab w:val="left" w:pos="2160"/>
        </w:tabs>
      </w:pPr>
    </w:p>
    <w:p w14:paraId="6E75D74B" w14:textId="77777777" w:rsidR="008926AD" w:rsidRPr="00B161E2" w:rsidRDefault="00EE75F7" w:rsidP="00DE4D96">
      <w:pPr>
        <w:pStyle w:val="Longcitation"/>
      </w:pPr>
      <w:r w:rsidRPr="00B161E2">
        <w:t>Administration provides the services and functions for the overall operation of the archive system.  Administration functions include soliciting and negotiating submission agreements with producers, auditing submissions to ensure that they meet archive standards, and maintaining configuration management of system hardware and software.  It also provides system engineering functions to monitor and improve archive operations, and to inventory, report on, and migrate/update the contents of the archive.  It is also responsible for establishing and maintaining archive standards and policies, providing customer support, and activating stored requests.</w:t>
      </w:r>
    </w:p>
    <w:p w14:paraId="39D137C8" w14:textId="77777777" w:rsidR="00EE75F7" w:rsidRPr="00B161E2" w:rsidRDefault="00EE75F7" w:rsidP="008E4254">
      <w:pPr>
        <w:tabs>
          <w:tab w:val="left" w:pos="720"/>
          <w:tab w:val="left" w:pos="1080"/>
          <w:tab w:val="left" w:pos="1440"/>
          <w:tab w:val="left" w:pos="1800"/>
          <w:tab w:val="left" w:pos="2160"/>
        </w:tabs>
      </w:pPr>
    </w:p>
    <w:p w14:paraId="2A55BDE9" w14:textId="77777777" w:rsidR="00EE75F7" w:rsidRPr="00B161E2" w:rsidRDefault="00EE75F7"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
        <w:gridCol w:w="7614"/>
      </w:tblGrid>
      <w:tr w:rsidR="00EE75F7" w:rsidRPr="00B161E2" w14:paraId="58114CE7" w14:textId="77777777" w:rsidTr="008B3AAA">
        <w:trPr>
          <w:cantSplit/>
        </w:trPr>
        <w:tc>
          <w:tcPr>
            <w:tcW w:w="1026" w:type="dxa"/>
          </w:tcPr>
          <w:p w14:paraId="36636DB6" w14:textId="77777777" w:rsidR="00EE75F7" w:rsidRPr="00B161E2" w:rsidRDefault="00E506E7" w:rsidP="008E4254">
            <w:pPr>
              <w:tabs>
                <w:tab w:val="left" w:pos="720"/>
                <w:tab w:val="left" w:pos="1080"/>
                <w:tab w:val="left" w:pos="1440"/>
                <w:tab w:val="left" w:pos="1800"/>
                <w:tab w:val="left" w:pos="2160"/>
              </w:tabs>
              <w:spacing w:before="40" w:after="40"/>
            </w:pPr>
            <w:r w:rsidRPr="00B161E2">
              <w:t>7.4.</w:t>
            </w:r>
            <w:r w:rsidR="00EE75F7" w:rsidRPr="00B161E2">
              <w:t>1</w:t>
            </w:r>
          </w:p>
        </w:tc>
        <w:tc>
          <w:tcPr>
            <w:tcW w:w="7614" w:type="dxa"/>
          </w:tcPr>
          <w:p w14:paraId="1F749F55" w14:textId="77777777" w:rsidR="00EE75F7" w:rsidRPr="00B161E2" w:rsidRDefault="00EE75F7" w:rsidP="008E4254">
            <w:pPr>
              <w:tabs>
                <w:tab w:val="left" w:pos="720"/>
                <w:tab w:val="left" w:pos="1080"/>
                <w:tab w:val="left" w:pos="1440"/>
                <w:tab w:val="left" w:pos="1800"/>
                <w:tab w:val="left" w:pos="2160"/>
              </w:tabs>
              <w:spacing w:before="40" w:after="40"/>
            </w:pPr>
            <w:r w:rsidRPr="00B161E2">
              <w:t>Audits submissions to ensure that they meet archive</w:t>
            </w:r>
            <w:r w:rsidR="00432D06" w:rsidRPr="00B161E2">
              <w:t>/repository</w:t>
            </w:r>
            <w:r w:rsidRPr="00B161E2">
              <w:t xml:space="preserve"> standards.</w:t>
            </w:r>
          </w:p>
        </w:tc>
      </w:tr>
      <w:tr w:rsidR="00EE75F7" w:rsidRPr="00B161E2" w14:paraId="7B4A2984" w14:textId="77777777" w:rsidTr="008B3AAA">
        <w:trPr>
          <w:cantSplit/>
        </w:trPr>
        <w:tc>
          <w:tcPr>
            <w:tcW w:w="1026" w:type="dxa"/>
          </w:tcPr>
          <w:p w14:paraId="2AC02FA2" w14:textId="77777777" w:rsidR="00EE75F7" w:rsidRPr="00B161E2" w:rsidRDefault="00E506E7" w:rsidP="008E4254">
            <w:pPr>
              <w:tabs>
                <w:tab w:val="left" w:pos="720"/>
                <w:tab w:val="left" w:pos="1080"/>
                <w:tab w:val="left" w:pos="1440"/>
                <w:tab w:val="left" w:pos="1800"/>
                <w:tab w:val="left" w:pos="2160"/>
              </w:tabs>
              <w:spacing w:before="40" w:after="40"/>
            </w:pPr>
            <w:r w:rsidRPr="00B161E2">
              <w:t>7.4.</w:t>
            </w:r>
            <w:r w:rsidR="00EE75F7" w:rsidRPr="00B161E2">
              <w:t>2</w:t>
            </w:r>
          </w:p>
        </w:tc>
        <w:tc>
          <w:tcPr>
            <w:tcW w:w="7614" w:type="dxa"/>
          </w:tcPr>
          <w:p w14:paraId="29F01B0A" w14:textId="77777777" w:rsidR="00EE75F7" w:rsidRPr="00B161E2" w:rsidRDefault="00EE75F7" w:rsidP="008E4254">
            <w:pPr>
              <w:tabs>
                <w:tab w:val="left" w:pos="720"/>
                <w:tab w:val="left" w:pos="1080"/>
                <w:tab w:val="left" w:pos="1440"/>
                <w:tab w:val="left" w:pos="1800"/>
                <w:tab w:val="left" w:pos="2160"/>
              </w:tabs>
              <w:spacing w:before="40" w:after="40"/>
            </w:pPr>
            <w:r w:rsidRPr="00B161E2">
              <w:t>Maintains configuration management of the system hardware and software.</w:t>
            </w:r>
          </w:p>
        </w:tc>
      </w:tr>
      <w:tr w:rsidR="00EE75F7" w:rsidRPr="00B161E2" w14:paraId="6425F0CD" w14:textId="77777777" w:rsidTr="008B3AAA">
        <w:trPr>
          <w:cantSplit/>
        </w:trPr>
        <w:tc>
          <w:tcPr>
            <w:tcW w:w="1026" w:type="dxa"/>
          </w:tcPr>
          <w:p w14:paraId="6727B9D1" w14:textId="77777777" w:rsidR="00EE75F7" w:rsidRPr="00B161E2" w:rsidRDefault="00E506E7" w:rsidP="008E4254">
            <w:pPr>
              <w:tabs>
                <w:tab w:val="left" w:pos="720"/>
                <w:tab w:val="left" w:pos="1080"/>
                <w:tab w:val="left" w:pos="1440"/>
                <w:tab w:val="left" w:pos="1800"/>
                <w:tab w:val="left" w:pos="2160"/>
              </w:tabs>
              <w:spacing w:before="40" w:after="40"/>
            </w:pPr>
            <w:r w:rsidRPr="00B161E2">
              <w:t>7.4.</w:t>
            </w:r>
            <w:r w:rsidR="00EE75F7" w:rsidRPr="00B161E2">
              <w:t>3</w:t>
            </w:r>
          </w:p>
        </w:tc>
        <w:tc>
          <w:tcPr>
            <w:tcW w:w="7614" w:type="dxa"/>
          </w:tcPr>
          <w:p w14:paraId="7A107358" w14:textId="77777777" w:rsidR="00EE75F7" w:rsidRPr="00B161E2" w:rsidRDefault="00EE75F7" w:rsidP="008E4254">
            <w:pPr>
              <w:tabs>
                <w:tab w:val="left" w:pos="720"/>
                <w:tab w:val="left" w:pos="1080"/>
                <w:tab w:val="left" w:pos="1440"/>
                <w:tab w:val="left" w:pos="1800"/>
                <w:tab w:val="left" w:pos="2160"/>
              </w:tabs>
              <w:spacing w:before="40" w:after="40"/>
            </w:pPr>
            <w:r w:rsidRPr="00B161E2">
              <w:t xml:space="preserve">Has capability to inventory, report on and migrate the contents of the </w:t>
            </w:r>
            <w:r w:rsidR="00432D06" w:rsidRPr="00B161E2">
              <w:t>repository</w:t>
            </w:r>
            <w:r w:rsidRPr="00B161E2">
              <w:t>.</w:t>
            </w:r>
          </w:p>
        </w:tc>
      </w:tr>
      <w:tr w:rsidR="00EE75F7" w:rsidRPr="00B161E2" w14:paraId="24F2CE3A" w14:textId="77777777" w:rsidTr="008B3AAA">
        <w:trPr>
          <w:cantSplit/>
        </w:trPr>
        <w:tc>
          <w:tcPr>
            <w:tcW w:w="1026" w:type="dxa"/>
          </w:tcPr>
          <w:p w14:paraId="1E93CFA7" w14:textId="77777777" w:rsidR="00EE75F7" w:rsidRPr="00B161E2" w:rsidRDefault="00E506E7" w:rsidP="008E4254">
            <w:pPr>
              <w:tabs>
                <w:tab w:val="left" w:pos="720"/>
                <w:tab w:val="left" w:pos="1080"/>
                <w:tab w:val="left" w:pos="1440"/>
                <w:tab w:val="left" w:pos="1800"/>
                <w:tab w:val="left" w:pos="2160"/>
              </w:tabs>
              <w:spacing w:before="40" w:after="40"/>
            </w:pPr>
            <w:r w:rsidRPr="00B161E2">
              <w:t>7.4.</w:t>
            </w:r>
            <w:r w:rsidR="00EE75F7" w:rsidRPr="00B161E2">
              <w:t>4</w:t>
            </w:r>
          </w:p>
        </w:tc>
        <w:tc>
          <w:tcPr>
            <w:tcW w:w="7614" w:type="dxa"/>
          </w:tcPr>
          <w:p w14:paraId="2791F1B7" w14:textId="77777777" w:rsidR="00EE75F7" w:rsidRPr="00B161E2" w:rsidRDefault="00EE75F7" w:rsidP="008E4254">
            <w:pPr>
              <w:tabs>
                <w:tab w:val="left" w:pos="720"/>
                <w:tab w:val="left" w:pos="1080"/>
                <w:tab w:val="left" w:pos="1440"/>
                <w:tab w:val="left" w:pos="1800"/>
                <w:tab w:val="left" w:pos="2160"/>
              </w:tabs>
              <w:spacing w:before="40" w:after="40"/>
            </w:pPr>
            <w:r w:rsidRPr="00B161E2">
              <w:t>Ensures data integrity for version upgrades and format migration.</w:t>
            </w:r>
          </w:p>
        </w:tc>
      </w:tr>
    </w:tbl>
    <w:p w14:paraId="11DE4B42" w14:textId="77777777" w:rsidR="00EE75F7" w:rsidRPr="00B161E2" w:rsidRDefault="00EE75F7" w:rsidP="008E4254">
      <w:pPr>
        <w:tabs>
          <w:tab w:val="left" w:pos="720"/>
          <w:tab w:val="left" w:pos="1080"/>
          <w:tab w:val="left" w:pos="1440"/>
          <w:tab w:val="left" w:pos="1800"/>
          <w:tab w:val="left" w:pos="2160"/>
        </w:tabs>
      </w:pPr>
    </w:p>
    <w:p w14:paraId="17F9E1B2" w14:textId="77777777" w:rsidR="008926AD" w:rsidRPr="00B161E2" w:rsidRDefault="00167906" w:rsidP="008E4254">
      <w:pPr>
        <w:pStyle w:val="Heading3"/>
        <w:numPr>
          <w:ilvl w:val="2"/>
          <w:numId w:val="1"/>
        </w:numPr>
        <w:tabs>
          <w:tab w:val="left" w:pos="720"/>
          <w:tab w:val="left" w:pos="1080"/>
          <w:tab w:val="left" w:pos="1440"/>
          <w:tab w:val="left" w:pos="1800"/>
          <w:tab w:val="left" w:pos="2160"/>
        </w:tabs>
      </w:pPr>
      <w:bookmarkStart w:id="41" w:name="_Toc157995948"/>
      <w:r w:rsidRPr="00B161E2">
        <w:lastRenderedPageBreak/>
        <w:t>Negotiate Submission Agreement</w:t>
      </w:r>
      <w:bookmarkEnd w:id="41"/>
    </w:p>
    <w:p w14:paraId="68541E69" w14:textId="77777777" w:rsidR="00BF33C4" w:rsidRPr="00B161E2" w:rsidRDefault="00BF33C4" w:rsidP="00DE4D96">
      <w:pPr>
        <w:pStyle w:val="Longcitation"/>
      </w:pPr>
    </w:p>
    <w:p w14:paraId="7E1F9D8C" w14:textId="77777777" w:rsidR="00167906" w:rsidRPr="00B161E2" w:rsidRDefault="00167906" w:rsidP="00DE4D96">
      <w:pPr>
        <w:pStyle w:val="Longcitation"/>
      </w:pPr>
      <w:r w:rsidRPr="00B161E2">
        <w:t xml:space="preserve">The </w:t>
      </w:r>
      <w:r w:rsidRPr="00B161E2">
        <w:rPr>
          <w:rFonts w:ascii="TimesNewRoman,Bold" w:hAnsi="TimesNewRoman,Bold"/>
        </w:rPr>
        <w:t>Negotiate Submission Agreement</w:t>
      </w:r>
      <w:r w:rsidRPr="00B161E2">
        <w:rPr>
          <w:rFonts w:ascii="TimesNewRoman,Bold" w:hAnsi="TimesNewRoman,Bold"/>
          <w:b/>
          <w:bCs/>
        </w:rPr>
        <w:t xml:space="preserve"> </w:t>
      </w:r>
      <w:r w:rsidRPr="00B161E2">
        <w:t xml:space="preserve">function solicits desirable archival information for the OAIS and negotiates </w:t>
      </w:r>
      <w:r w:rsidRPr="00B161E2">
        <w:rPr>
          <w:rFonts w:ascii="TimesNewRoman,Italic" w:hAnsi="TimesNewRoman,Italic"/>
        </w:rPr>
        <w:t xml:space="preserve">Submission Agreements </w:t>
      </w:r>
      <w:r w:rsidRPr="00B161E2">
        <w:t xml:space="preserve">with Producers. This function also negotiates a </w:t>
      </w:r>
      <w:r w:rsidRPr="00B161E2">
        <w:rPr>
          <w:rFonts w:ascii="TimesNewRoman,Italic" w:hAnsi="TimesNewRoman,Italic"/>
        </w:rPr>
        <w:t xml:space="preserve">data submission schedule </w:t>
      </w:r>
      <w:r w:rsidRPr="00B161E2">
        <w:t xml:space="preserve">with the Producer. It maintains a calendar of expected Data Submission Sessions that will be needed to transfer one or more SIPs to the OAIS and the resource requirements to support their ingestion. This function receives </w:t>
      </w:r>
      <w:r w:rsidRPr="00B161E2">
        <w:rPr>
          <w:rFonts w:ascii="TimesNewRoman,Italic" w:hAnsi="TimesNewRoman,Italic"/>
        </w:rPr>
        <w:t xml:space="preserve">AIP/SIP templates </w:t>
      </w:r>
      <w:r w:rsidRPr="00B161E2">
        <w:t xml:space="preserve">and </w:t>
      </w:r>
      <w:r w:rsidRPr="00B161E2">
        <w:rPr>
          <w:rFonts w:ascii="TimesNewRoman,Italic" w:hAnsi="TimesNewRoman,Italic"/>
        </w:rPr>
        <w:t xml:space="preserve">customization advise </w:t>
      </w:r>
      <w:r w:rsidRPr="00B161E2">
        <w:t xml:space="preserve">from Preservation Planning and sends </w:t>
      </w:r>
      <w:r w:rsidRPr="00B161E2">
        <w:rPr>
          <w:rFonts w:ascii="TimesNewRoman,Italic" w:hAnsi="TimesNewRoman,Italic"/>
        </w:rPr>
        <w:t xml:space="preserve">SIP designs </w:t>
      </w:r>
      <w:r w:rsidRPr="00B161E2">
        <w:t xml:space="preserve">and </w:t>
      </w:r>
      <w:r w:rsidRPr="00B161E2">
        <w:rPr>
          <w:rFonts w:ascii="TimesNewRoman,Italic" w:hAnsi="TimesNewRoman,Italic"/>
        </w:rPr>
        <w:t xml:space="preserve">SIPs </w:t>
      </w:r>
      <w:r w:rsidRPr="00B161E2">
        <w:t>to the Audit Submission function as part of the submission approval process. The data submission formats and procedures must be clearly documented in the archive’s data submission policies, and the deliverables must be identified by the Producer in the Submission Agreement.</w:t>
      </w:r>
    </w:p>
    <w:p w14:paraId="1DEC0A48" w14:textId="77777777" w:rsidR="00167906" w:rsidRPr="00B161E2" w:rsidRDefault="00167906" w:rsidP="008E4254">
      <w:pPr>
        <w:tabs>
          <w:tab w:val="left" w:pos="720"/>
          <w:tab w:val="left" w:pos="1080"/>
          <w:tab w:val="left" w:pos="1440"/>
          <w:tab w:val="left" w:pos="1800"/>
          <w:tab w:val="left" w:pos="2160"/>
        </w:tabs>
      </w:pPr>
    </w:p>
    <w:p w14:paraId="035340C1" w14:textId="77777777" w:rsidR="00F71F8C" w:rsidRPr="00B161E2" w:rsidRDefault="00F71F8C" w:rsidP="008E4254">
      <w:pPr>
        <w:tabs>
          <w:tab w:val="left" w:pos="720"/>
          <w:tab w:val="left" w:pos="1080"/>
          <w:tab w:val="left" w:pos="1440"/>
          <w:tab w:val="left" w:pos="1800"/>
          <w:tab w:val="left" w:pos="2160"/>
        </w:tabs>
      </w:pPr>
      <w:r w:rsidRPr="00B161E2">
        <w:t>The</w:t>
      </w:r>
      <w:r w:rsidR="00B01C01" w:rsidRPr="00B161E2">
        <w:t xml:space="preserve"> submission agreement </w:t>
      </w:r>
      <w:r w:rsidR="00E3643F" w:rsidRPr="00B161E2">
        <w:t>is</w:t>
      </w:r>
      <w:r w:rsidR="00B01C01" w:rsidRPr="00B161E2">
        <w:t xml:space="preserve"> a </w:t>
      </w:r>
      <w:r w:rsidRPr="00B161E2">
        <w:t xml:space="preserve">formal </w:t>
      </w:r>
      <w:r w:rsidR="00B01C01" w:rsidRPr="00B161E2">
        <w:t xml:space="preserve">written agreement </w:t>
      </w:r>
      <w:r w:rsidRPr="00B161E2">
        <w:t xml:space="preserve">between the </w:t>
      </w:r>
      <w:r w:rsidR="00F45FD9" w:rsidRPr="00B161E2">
        <w:t>Content Originator</w:t>
      </w:r>
      <w:r w:rsidRPr="00B161E2">
        <w:t xml:space="preserve"> and NLM</w:t>
      </w:r>
      <w:r w:rsidR="00E3643F" w:rsidRPr="00B161E2">
        <w:t xml:space="preserve"> defining the terms of </w:t>
      </w:r>
      <w:r w:rsidR="00BB7040" w:rsidRPr="00B161E2">
        <w:t>the content, standards, metadata creation, and transfer schedule of the SIP</w:t>
      </w:r>
      <w:r w:rsidRPr="00B161E2">
        <w:t>.</w:t>
      </w:r>
      <w:r w:rsidR="00530A0B" w:rsidRPr="00B161E2">
        <w:t xml:space="preserve">  </w:t>
      </w:r>
      <w:r w:rsidR="00F45FD9" w:rsidRPr="00B161E2">
        <w:t>The Library will proactively work with Content Originators to agree on the content, quality and format of digital material.  Some content originators may have irregular schedules and will submit material on an ad-hoc basis</w:t>
      </w:r>
      <w:r w:rsidR="004E2107" w:rsidRPr="00B161E2">
        <w:t>.</w:t>
      </w:r>
    </w:p>
    <w:p w14:paraId="2BE7E25D" w14:textId="77777777" w:rsidR="00F45FD9" w:rsidRPr="00B161E2" w:rsidRDefault="00F45FD9" w:rsidP="008E4254">
      <w:pPr>
        <w:tabs>
          <w:tab w:val="left" w:pos="720"/>
          <w:tab w:val="left" w:pos="1080"/>
          <w:tab w:val="left" w:pos="1440"/>
          <w:tab w:val="left" w:pos="1800"/>
          <w:tab w:val="left" w:pos="2160"/>
        </w:tabs>
      </w:pPr>
    </w:p>
    <w:p w14:paraId="79E3D0BE" w14:textId="77777777" w:rsidR="008926AD" w:rsidRPr="00B161E2" w:rsidRDefault="002D08F3" w:rsidP="008E4254">
      <w:pPr>
        <w:tabs>
          <w:tab w:val="left" w:pos="720"/>
          <w:tab w:val="left" w:pos="1080"/>
          <w:tab w:val="left" w:pos="1440"/>
          <w:tab w:val="left" w:pos="1800"/>
          <w:tab w:val="left" w:pos="2160"/>
        </w:tabs>
      </w:pPr>
      <w:r w:rsidRPr="00B161E2">
        <w:t xml:space="preserve">A variety of NLM staff will be involved in negotiating submissions.  </w:t>
      </w:r>
      <w:r w:rsidR="00F45FD9" w:rsidRPr="00B161E2">
        <w:t>They</w:t>
      </w:r>
      <w:r w:rsidRPr="00B161E2">
        <w:t xml:space="preserve"> will be required </w:t>
      </w:r>
      <w:r w:rsidR="00F45FD9" w:rsidRPr="00B161E2">
        <w:t xml:space="preserve">to </w:t>
      </w:r>
      <w:r w:rsidRPr="00B161E2">
        <w:t>work closely with repository systems staff.</w:t>
      </w:r>
    </w:p>
    <w:p w14:paraId="33CBFA64" w14:textId="77777777" w:rsidR="00F45FD9" w:rsidRPr="00B161E2" w:rsidRDefault="00F45FD9" w:rsidP="008E4254">
      <w:pPr>
        <w:tabs>
          <w:tab w:val="left" w:pos="720"/>
          <w:tab w:val="left" w:pos="1080"/>
          <w:tab w:val="left" w:pos="1440"/>
          <w:tab w:val="left" w:pos="1800"/>
          <w:tab w:val="left" w:pos="2160"/>
        </w:tabs>
      </w:pPr>
    </w:p>
    <w:p w14:paraId="3351A16D" w14:textId="77777777" w:rsidR="008926AD" w:rsidRPr="00B161E2" w:rsidRDefault="00F45FD9" w:rsidP="008E4254">
      <w:pPr>
        <w:tabs>
          <w:tab w:val="left" w:pos="720"/>
          <w:tab w:val="left" w:pos="1080"/>
          <w:tab w:val="left" w:pos="1440"/>
          <w:tab w:val="left" w:pos="1800"/>
          <w:tab w:val="left" w:pos="2160"/>
        </w:tabs>
      </w:pPr>
      <w:r w:rsidRPr="00B161E2">
        <w:t>SIP design, metadata requirements, and data submission schedules will be negotiated with the Content Originators.</w:t>
      </w:r>
      <w:r w:rsidR="008926AD" w:rsidRPr="00B161E2">
        <w:t xml:space="preserve">  </w:t>
      </w:r>
      <w:r w:rsidRPr="00B161E2">
        <w:t xml:space="preserve">These negotiations will be dependent upon the Producer and the nature of the digital material, and agreements may be </w:t>
      </w:r>
      <w:r w:rsidR="00167906" w:rsidRPr="00B161E2">
        <w:t>renegotiated on a periodic or ad-hoc basis.</w:t>
      </w:r>
    </w:p>
    <w:p w14:paraId="5DAA96EE" w14:textId="77777777" w:rsidR="00C95449" w:rsidRPr="00B161E2" w:rsidRDefault="00C95449" w:rsidP="008E4254">
      <w:pPr>
        <w:tabs>
          <w:tab w:val="left" w:pos="720"/>
          <w:tab w:val="left" w:pos="1080"/>
          <w:tab w:val="left" w:pos="1440"/>
          <w:tab w:val="left" w:pos="1800"/>
          <w:tab w:val="left" w:pos="2160"/>
        </w:tabs>
      </w:pPr>
    </w:p>
    <w:p w14:paraId="746D1B79" w14:textId="77777777" w:rsidR="00167906" w:rsidRPr="00B161E2" w:rsidRDefault="00167906" w:rsidP="008E4254">
      <w:pPr>
        <w:tabs>
          <w:tab w:val="left" w:pos="720"/>
          <w:tab w:val="left" w:pos="1080"/>
          <w:tab w:val="left" w:pos="1440"/>
          <w:tab w:val="left" w:pos="1800"/>
          <w:tab w:val="left" w:pos="2160"/>
        </w:tabs>
      </w:pPr>
      <w:r w:rsidRPr="00B161E2">
        <w:t>The Library may schedule ingest of specific types of digital material for specific time periods.  For example, ingest of large volumes of web harvested material may be scheduled for specific periods when no other material is being ingested.</w:t>
      </w:r>
    </w:p>
    <w:p w14:paraId="18C3EA32" w14:textId="77777777" w:rsidR="00167906" w:rsidRPr="00B161E2" w:rsidRDefault="00167906" w:rsidP="008E4254">
      <w:pPr>
        <w:tabs>
          <w:tab w:val="left" w:pos="720"/>
          <w:tab w:val="left" w:pos="1080"/>
          <w:tab w:val="left" w:pos="1440"/>
          <w:tab w:val="left" w:pos="1800"/>
          <w:tab w:val="left" w:pos="2160"/>
        </w:tabs>
      </w:pPr>
    </w:p>
    <w:p w14:paraId="2EFC2F98" w14:textId="77777777" w:rsidR="00DC782E" w:rsidRPr="00B161E2" w:rsidRDefault="00DC782E" w:rsidP="008E4254">
      <w:pPr>
        <w:tabs>
          <w:tab w:val="left" w:pos="720"/>
          <w:tab w:val="left" w:pos="1080"/>
          <w:tab w:val="left" w:pos="1440"/>
          <w:tab w:val="left" w:pos="1800"/>
          <w:tab w:val="left" w:pos="2160"/>
        </w:tabs>
      </w:pPr>
      <w:r w:rsidRPr="00B161E2">
        <w:t xml:space="preserve">Refer to Section </w:t>
      </w:r>
      <w:r w:rsidR="00E628A9" w:rsidRPr="00B161E2">
        <w:t>7.1</w:t>
      </w:r>
      <w:r w:rsidR="000604A0" w:rsidRPr="00B161E2">
        <w:t xml:space="preserve"> Ingest,</w:t>
      </w:r>
      <w:r w:rsidRPr="00B161E2">
        <w:t xml:space="preserve"> for further information on the actual transfer, validation, and transformation work that occurs in Ingest.</w:t>
      </w:r>
    </w:p>
    <w:p w14:paraId="1BBAB33C" w14:textId="77777777" w:rsidR="004A0EDA" w:rsidRPr="00B161E2" w:rsidRDefault="004A0EDA"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167906" w:rsidRPr="00B161E2" w14:paraId="359405AA" w14:textId="77777777" w:rsidTr="00167906">
        <w:trPr>
          <w:cantSplit/>
        </w:trPr>
        <w:tc>
          <w:tcPr>
            <w:tcW w:w="904" w:type="dxa"/>
          </w:tcPr>
          <w:p w14:paraId="647AD68B" w14:textId="77777777" w:rsidR="00167906" w:rsidRPr="00B161E2" w:rsidRDefault="00E506E7" w:rsidP="008E4254">
            <w:pPr>
              <w:tabs>
                <w:tab w:val="left" w:pos="720"/>
                <w:tab w:val="left" w:pos="1080"/>
                <w:tab w:val="left" w:pos="1440"/>
                <w:tab w:val="left" w:pos="1800"/>
                <w:tab w:val="left" w:pos="2160"/>
              </w:tabs>
              <w:spacing w:before="40" w:after="40"/>
            </w:pPr>
            <w:r w:rsidRPr="00B161E2">
              <w:t>7.4.</w:t>
            </w:r>
            <w:r w:rsidR="00167906" w:rsidRPr="00B161E2">
              <w:t>1.1</w:t>
            </w:r>
          </w:p>
        </w:tc>
        <w:tc>
          <w:tcPr>
            <w:tcW w:w="7736" w:type="dxa"/>
          </w:tcPr>
          <w:p w14:paraId="578572DA" w14:textId="77777777" w:rsidR="00167906" w:rsidRPr="00B161E2" w:rsidRDefault="00566556" w:rsidP="008E4254">
            <w:pPr>
              <w:tabs>
                <w:tab w:val="left" w:pos="720"/>
                <w:tab w:val="left" w:pos="1080"/>
                <w:tab w:val="left" w:pos="1440"/>
                <w:tab w:val="left" w:pos="1800"/>
                <w:tab w:val="left" w:pos="2160"/>
              </w:tabs>
              <w:spacing w:before="40" w:after="40"/>
            </w:pPr>
            <w:r w:rsidRPr="00B161E2">
              <w:t>Track</w:t>
            </w:r>
            <w:r w:rsidR="00EE4B61" w:rsidRPr="00B161E2">
              <w:t>s</w:t>
            </w:r>
            <w:r w:rsidRPr="00B161E2">
              <w:t xml:space="preserve"> negotiation status, w</w:t>
            </w:r>
            <w:r w:rsidR="00F71F8C" w:rsidRPr="00B161E2">
              <w:t>ritten s</w:t>
            </w:r>
            <w:r w:rsidR="00167906" w:rsidRPr="00B161E2">
              <w:t xml:space="preserve">ubmission agreements and </w:t>
            </w:r>
            <w:r w:rsidR="006C582F" w:rsidRPr="00B161E2">
              <w:t>maintain</w:t>
            </w:r>
            <w:r w:rsidR="00EE4B61" w:rsidRPr="00B161E2">
              <w:t>s</w:t>
            </w:r>
            <w:r w:rsidR="006C582F" w:rsidRPr="00B161E2">
              <w:t xml:space="preserve"> </w:t>
            </w:r>
            <w:r w:rsidR="00167906" w:rsidRPr="00B161E2">
              <w:t>schedules</w:t>
            </w:r>
            <w:r w:rsidRPr="00B161E2">
              <w:t xml:space="preserve">. </w:t>
            </w:r>
          </w:p>
        </w:tc>
      </w:tr>
      <w:tr w:rsidR="00566556" w:rsidRPr="00B161E2" w14:paraId="49418C03" w14:textId="77777777" w:rsidTr="00167906">
        <w:trPr>
          <w:cantSplit/>
        </w:trPr>
        <w:tc>
          <w:tcPr>
            <w:tcW w:w="904" w:type="dxa"/>
          </w:tcPr>
          <w:p w14:paraId="0AAA16E3" w14:textId="77777777" w:rsidR="00566556" w:rsidRPr="00B161E2" w:rsidRDefault="00E506E7" w:rsidP="008E4254">
            <w:pPr>
              <w:tabs>
                <w:tab w:val="left" w:pos="720"/>
                <w:tab w:val="left" w:pos="1080"/>
                <w:tab w:val="left" w:pos="1440"/>
                <w:tab w:val="left" w:pos="1800"/>
                <w:tab w:val="left" w:pos="2160"/>
              </w:tabs>
              <w:spacing w:before="40" w:after="40"/>
            </w:pPr>
            <w:r w:rsidRPr="00B161E2">
              <w:t>7.4.</w:t>
            </w:r>
            <w:r w:rsidR="00566556" w:rsidRPr="00B161E2">
              <w:t>1.2</w:t>
            </w:r>
          </w:p>
        </w:tc>
        <w:tc>
          <w:tcPr>
            <w:tcW w:w="7736" w:type="dxa"/>
          </w:tcPr>
          <w:p w14:paraId="3A3CCAEC" w14:textId="77777777" w:rsidR="00566556" w:rsidRPr="00B161E2" w:rsidRDefault="00566556" w:rsidP="008E4254">
            <w:pPr>
              <w:tabs>
                <w:tab w:val="left" w:pos="720"/>
                <w:tab w:val="left" w:pos="1080"/>
                <w:tab w:val="left" w:pos="1440"/>
                <w:tab w:val="left" w:pos="1800"/>
                <w:tab w:val="left" w:pos="2160"/>
              </w:tabs>
              <w:spacing w:before="40" w:after="40"/>
            </w:pPr>
            <w:r w:rsidRPr="00B161E2">
              <w:t>Able to add and edit terms of agreement, based on access of level of user.</w:t>
            </w:r>
          </w:p>
        </w:tc>
      </w:tr>
      <w:tr w:rsidR="00167906" w:rsidRPr="00B161E2" w14:paraId="27A45EC6" w14:textId="77777777" w:rsidTr="00167906">
        <w:trPr>
          <w:cantSplit/>
        </w:trPr>
        <w:tc>
          <w:tcPr>
            <w:tcW w:w="904" w:type="dxa"/>
          </w:tcPr>
          <w:p w14:paraId="72A5257B" w14:textId="77777777" w:rsidR="00167906" w:rsidRPr="00B161E2" w:rsidRDefault="00E506E7" w:rsidP="008E4254">
            <w:pPr>
              <w:tabs>
                <w:tab w:val="left" w:pos="720"/>
                <w:tab w:val="left" w:pos="1080"/>
                <w:tab w:val="left" w:pos="1440"/>
                <w:tab w:val="left" w:pos="1800"/>
                <w:tab w:val="left" w:pos="2160"/>
              </w:tabs>
              <w:spacing w:before="40" w:after="40"/>
            </w:pPr>
            <w:r w:rsidRPr="00B161E2">
              <w:t>7.4.</w:t>
            </w:r>
            <w:r w:rsidR="00566556" w:rsidRPr="00B161E2">
              <w:t>1.3</w:t>
            </w:r>
          </w:p>
        </w:tc>
        <w:tc>
          <w:tcPr>
            <w:tcW w:w="7736" w:type="dxa"/>
          </w:tcPr>
          <w:p w14:paraId="449BCA15" w14:textId="77777777" w:rsidR="00167906" w:rsidRPr="00B161E2" w:rsidRDefault="00167906" w:rsidP="008E4254">
            <w:pPr>
              <w:tabs>
                <w:tab w:val="left" w:pos="720"/>
                <w:tab w:val="left" w:pos="1080"/>
                <w:tab w:val="left" w:pos="1440"/>
                <w:tab w:val="left" w:pos="1800"/>
                <w:tab w:val="left" w:pos="2160"/>
              </w:tabs>
              <w:spacing w:before="40" w:after="40"/>
            </w:pPr>
            <w:r w:rsidRPr="00B161E2">
              <w:t>Submission schedules may be set on a periodic or ad-hoc basis.</w:t>
            </w:r>
          </w:p>
        </w:tc>
      </w:tr>
      <w:tr w:rsidR="00167906" w:rsidRPr="00B161E2" w14:paraId="07B59BA6" w14:textId="77777777" w:rsidTr="00167906">
        <w:trPr>
          <w:cantSplit/>
        </w:trPr>
        <w:tc>
          <w:tcPr>
            <w:tcW w:w="904" w:type="dxa"/>
          </w:tcPr>
          <w:p w14:paraId="67D48EEB" w14:textId="77777777" w:rsidR="00167906" w:rsidRPr="00B161E2" w:rsidRDefault="00E506E7" w:rsidP="008E4254">
            <w:pPr>
              <w:tabs>
                <w:tab w:val="left" w:pos="720"/>
                <w:tab w:val="left" w:pos="1080"/>
                <w:tab w:val="left" w:pos="1440"/>
                <w:tab w:val="left" w:pos="1800"/>
                <w:tab w:val="left" w:pos="2160"/>
              </w:tabs>
              <w:spacing w:before="40" w:after="40"/>
            </w:pPr>
            <w:r w:rsidRPr="00B161E2">
              <w:t>7.4.</w:t>
            </w:r>
            <w:r w:rsidR="00566556" w:rsidRPr="00B161E2">
              <w:t>1.4</w:t>
            </w:r>
          </w:p>
        </w:tc>
        <w:tc>
          <w:tcPr>
            <w:tcW w:w="7736" w:type="dxa"/>
          </w:tcPr>
          <w:p w14:paraId="607BC807" w14:textId="77777777" w:rsidR="00167906" w:rsidRPr="00B161E2" w:rsidRDefault="00167906" w:rsidP="008E4254">
            <w:pPr>
              <w:tabs>
                <w:tab w:val="left" w:pos="720"/>
                <w:tab w:val="left" w:pos="1080"/>
                <w:tab w:val="left" w:pos="1440"/>
                <w:tab w:val="left" w:pos="1800"/>
                <w:tab w:val="left" w:pos="2160"/>
              </w:tabs>
              <w:spacing w:before="40" w:after="40"/>
            </w:pPr>
            <w:r w:rsidRPr="00B161E2">
              <w:t>Submission volumes and schedules are managed and monitored.</w:t>
            </w:r>
          </w:p>
        </w:tc>
      </w:tr>
      <w:tr w:rsidR="00167906" w:rsidRPr="00B161E2" w14:paraId="0E7F0768" w14:textId="77777777" w:rsidTr="00167906">
        <w:trPr>
          <w:cantSplit/>
        </w:trPr>
        <w:tc>
          <w:tcPr>
            <w:tcW w:w="904" w:type="dxa"/>
          </w:tcPr>
          <w:p w14:paraId="5D20E062" w14:textId="77777777" w:rsidR="00167906" w:rsidRPr="00B161E2" w:rsidRDefault="00E506E7" w:rsidP="008E4254">
            <w:pPr>
              <w:tabs>
                <w:tab w:val="left" w:pos="720"/>
                <w:tab w:val="left" w:pos="1080"/>
                <w:tab w:val="left" w:pos="1440"/>
                <w:tab w:val="left" w:pos="1800"/>
                <w:tab w:val="left" w:pos="2160"/>
              </w:tabs>
              <w:spacing w:before="40" w:after="40"/>
            </w:pPr>
            <w:r w:rsidRPr="00B161E2">
              <w:t>7.4.</w:t>
            </w:r>
            <w:r w:rsidR="00566556" w:rsidRPr="00B161E2">
              <w:t>1.5</w:t>
            </w:r>
          </w:p>
        </w:tc>
        <w:tc>
          <w:tcPr>
            <w:tcW w:w="7736" w:type="dxa"/>
          </w:tcPr>
          <w:p w14:paraId="514CE877" w14:textId="77777777" w:rsidR="00167906" w:rsidRPr="00B161E2" w:rsidRDefault="00566556" w:rsidP="008E4254">
            <w:pPr>
              <w:tabs>
                <w:tab w:val="left" w:pos="720"/>
                <w:tab w:val="left" w:pos="1080"/>
                <w:tab w:val="left" w:pos="1440"/>
                <w:tab w:val="left" w:pos="1800"/>
                <w:tab w:val="left" w:pos="2160"/>
              </w:tabs>
              <w:spacing w:before="40" w:after="40"/>
            </w:pPr>
            <w:r w:rsidRPr="00B161E2">
              <w:t>Able to store terms of agreements, and use them to monitor/review/process submissions</w:t>
            </w:r>
            <w:r w:rsidR="00167906" w:rsidRPr="00B161E2">
              <w:t>.</w:t>
            </w:r>
          </w:p>
        </w:tc>
      </w:tr>
      <w:tr w:rsidR="00167906" w:rsidRPr="00B161E2" w14:paraId="1A806B28" w14:textId="77777777" w:rsidTr="00167906">
        <w:trPr>
          <w:cantSplit/>
        </w:trPr>
        <w:tc>
          <w:tcPr>
            <w:tcW w:w="904" w:type="dxa"/>
          </w:tcPr>
          <w:p w14:paraId="3A4BE305" w14:textId="77777777" w:rsidR="00167906" w:rsidRPr="00B161E2" w:rsidRDefault="00E506E7" w:rsidP="008E4254">
            <w:pPr>
              <w:tabs>
                <w:tab w:val="left" w:pos="720"/>
                <w:tab w:val="left" w:pos="1080"/>
                <w:tab w:val="left" w:pos="1440"/>
                <w:tab w:val="left" w:pos="1800"/>
                <w:tab w:val="left" w:pos="2160"/>
              </w:tabs>
              <w:spacing w:before="40" w:after="40"/>
            </w:pPr>
            <w:r w:rsidRPr="00B161E2">
              <w:t>7.4.</w:t>
            </w:r>
            <w:r w:rsidR="00167906" w:rsidRPr="00B161E2">
              <w:t>1.</w:t>
            </w:r>
            <w:r w:rsidR="00566556" w:rsidRPr="00B161E2">
              <w:t>6</w:t>
            </w:r>
          </w:p>
        </w:tc>
        <w:tc>
          <w:tcPr>
            <w:tcW w:w="7736" w:type="dxa"/>
          </w:tcPr>
          <w:p w14:paraId="0C51002D" w14:textId="77777777" w:rsidR="00167906" w:rsidRPr="00B161E2" w:rsidRDefault="004938B1" w:rsidP="008E4254">
            <w:pPr>
              <w:tabs>
                <w:tab w:val="left" w:pos="720"/>
                <w:tab w:val="left" w:pos="1080"/>
                <w:tab w:val="left" w:pos="1440"/>
                <w:tab w:val="left" w:pos="1800"/>
                <w:tab w:val="left" w:pos="2160"/>
              </w:tabs>
              <w:spacing w:before="40" w:after="40"/>
            </w:pPr>
            <w:r w:rsidRPr="00B161E2">
              <w:t>Keeps a</w:t>
            </w:r>
            <w:r w:rsidR="00167906" w:rsidRPr="00B161E2">
              <w:t>n audit trail of all actions.</w:t>
            </w:r>
          </w:p>
        </w:tc>
      </w:tr>
    </w:tbl>
    <w:p w14:paraId="4B9BA8D5" w14:textId="77777777" w:rsidR="002300E6" w:rsidRPr="00B161E2" w:rsidRDefault="002300E6" w:rsidP="008E4254">
      <w:pPr>
        <w:tabs>
          <w:tab w:val="left" w:pos="720"/>
          <w:tab w:val="left" w:pos="1080"/>
          <w:tab w:val="left" w:pos="1440"/>
          <w:tab w:val="left" w:pos="1800"/>
          <w:tab w:val="left" w:pos="2160"/>
        </w:tabs>
      </w:pPr>
    </w:p>
    <w:p w14:paraId="2DA8E246" w14:textId="77777777" w:rsidR="008926AD" w:rsidRPr="00B161E2" w:rsidRDefault="00167906" w:rsidP="008E4254">
      <w:pPr>
        <w:pStyle w:val="Heading3"/>
        <w:numPr>
          <w:ilvl w:val="2"/>
          <w:numId w:val="1"/>
        </w:numPr>
        <w:tabs>
          <w:tab w:val="left" w:pos="720"/>
          <w:tab w:val="left" w:pos="1080"/>
          <w:tab w:val="left" w:pos="1440"/>
          <w:tab w:val="left" w:pos="1800"/>
          <w:tab w:val="left" w:pos="2160"/>
        </w:tabs>
      </w:pPr>
      <w:bookmarkStart w:id="42" w:name="_Toc157995949"/>
      <w:r w:rsidRPr="00B161E2">
        <w:t>Manage System Configuration</w:t>
      </w:r>
      <w:bookmarkEnd w:id="42"/>
    </w:p>
    <w:p w14:paraId="42FD6AAD" w14:textId="77777777" w:rsidR="00BF33C4" w:rsidRPr="00B161E2" w:rsidRDefault="00BF33C4" w:rsidP="00DE4D96">
      <w:pPr>
        <w:pStyle w:val="Longcitation"/>
      </w:pPr>
    </w:p>
    <w:p w14:paraId="0EF2411F" w14:textId="77777777" w:rsidR="00167906" w:rsidRPr="00B161E2" w:rsidRDefault="00167906" w:rsidP="00DE4D96">
      <w:pPr>
        <w:pStyle w:val="Longcitation"/>
      </w:pPr>
      <w:r w:rsidRPr="00B161E2">
        <w:t xml:space="preserve">The Manage System Configuration function provides system engineering for the archive system to continuously monitor the functionality of the entire archive system and systematically control changes to the configuration. This function maintains integrity and tractability of the configuration during all phases of the system life cycle. It also audits system operations, system performance, and system usage. It sends report requests for system information to Data Management and receives reports; it receives operational </w:t>
      </w:r>
      <w:r w:rsidRPr="00B161E2">
        <w:lastRenderedPageBreak/>
        <w:t>statistics from Archival Storage. It summarizes those reports and periodically provides OAIS performance information and archive holding inventory reports to Preservation Planning. It sends performance information to Establish Standards and Policies. It receives migration packages from Preservation Planning. It receives system evolution policies from the Establish Standards and Procedures function. Based on these inputs it develops and implements plans for system evolution. It sends change requests, procedures and tools to Archive Information Update.</w:t>
      </w:r>
    </w:p>
    <w:p w14:paraId="7EB906AB" w14:textId="77777777" w:rsidR="003C41B1" w:rsidRPr="00B161E2" w:rsidRDefault="003C41B1" w:rsidP="008E4254">
      <w:pPr>
        <w:tabs>
          <w:tab w:val="left" w:pos="720"/>
          <w:tab w:val="left" w:pos="1080"/>
          <w:tab w:val="left" w:pos="1440"/>
          <w:tab w:val="left" w:pos="1800"/>
          <w:tab w:val="left" w:pos="2160"/>
        </w:tabs>
      </w:pPr>
    </w:p>
    <w:p w14:paraId="1B41C81B" w14:textId="77777777" w:rsidR="000604A0" w:rsidRPr="00B161E2" w:rsidRDefault="000604A0" w:rsidP="008E4254">
      <w:pPr>
        <w:tabs>
          <w:tab w:val="left" w:pos="720"/>
          <w:tab w:val="left" w:pos="1080"/>
          <w:tab w:val="left" w:pos="1440"/>
          <w:tab w:val="left" w:pos="1800"/>
          <w:tab w:val="left" w:pos="2160"/>
        </w:tabs>
      </w:pPr>
    </w:p>
    <w:p w14:paraId="45A6828F" w14:textId="77777777" w:rsidR="003C41B1" w:rsidRPr="00B161E2" w:rsidRDefault="003C41B1" w:rsidP="008E4254">
      <w:pPr>
        <w:tabs>
          <w:tab w:val="left" w:pos="720"/>
          <w:tab w:val="left" w:pos="1080"/>
          <w:tab w:val="left" w:pos="1440"/>
          <w:tab w:val="left" w:pos="1800"/>
          <w:tab w:val="left" w:pos="2160"/>
        </w:tabs>
      </w:pPr>
      <w:r w:rsidRPr="00B161E2">
        <w:t>The Manage System Configuration function monitors and maintains the N</w:t>
      </w:r>
      <w:r w:rsidR="004938B1" w:rsidRPr="00B161E2">
        <w:t>LM Digital Repository</w:t>
      </w:r>
      <w:r w:rsidRPr="00B161E2">
        <w:t>.</w:t>
      </w:r>
    </w:p>
    <w:p w14:paraId="1FEB7E1E" w14:textId="77777777" w:rsidR="000604A0" w:rsidRPr="00B161E2" w:rsidRDefault="000604A0"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2"/>
        <w:gridCol w:w="7628"/>
      </w:tblGrid>
      <w:tr w:rsidR="00B65F41" w:rsidRPr="00B161E2" w14:paraId="430F3A9C" w14:textId="77777777" w:rsidTr="009F56FF">
        <w:trPr>
          <w:cantSplit/>
        </w:trPr>
        <w:tc>
          <w:tcPr>
            <w:tcW w:w="1012" w:type="dxa"/>
          </w:tcPr>
          <w:p w14:paraId="28521A65"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2.1</w:t>
            </w:r>
          </w:p>
        </w:tc>
        <w:tc>
          <w:tcPr>
            <w:tcW w:w="7628" w:type="dxa"/>
          </w:tcPr>
          <w:p w14:paraId="70CB51D5" w14:textId="77777777" w:rsidR="00B65F41" w:rsidRPr="00B161E2" w:rsidRDefault="00B65F41" w:rsidP="008E4254">
            <w:pPr>
              <w:tabs>
                <w:tab w:val="left" w:pos="720"/>
                <w:tab w:val="left" w:pos="1080"/>
                <w:tab w:val="left" w:pos="1440"/>
                <w:tab w:val="left" w:pos="1800"/>
                <w:tab w:val="left" w:pos="2160"/>
              </w:tabs>
              <w:spacing w:before="40" w:after="40"/>
            </w:pPr>
            <w:r w:rsidRPr="00B161E2">
              <w:t>Monitors functionality of the entire repository</w:t>
            </w:r>
            <w:r w:rsidR="00A31075" w:rsidRPr="00B161E2">
              <w:t>.</w:t>
            </w:r>
          </w:p>
        </w:tc>
      </w:tr>
      <w:tr w:rsidR="00B65F41" w:rsidRPr="00B161E2" w14:paraId="6886774B" w14:textId="77777777" w:rsidTr="009F56FF">
        <w:trPr>
          <w:cantSplit/>
        </w:trPr>
        <w:tc>
          <w:tcPr>
            <w:tcW w:w="1012" w:type="dxa"/>
          </w:tcPr>
          <w:p w14:paraId="3A48519B"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2.2</w:t>
            </w:r>
          </w:p>
        </w:tc>
        <w:tc>
          <w:tcPr>
            <w:tcW w:w="7628" w:type="dxa"/>
          </w:tcPr>
          <w:p w14:paraId="036F8679" w14:textId="77777777" w:rsidR="00B65F41" w:rsidRPr="00B161E2" w:rsidRDefault="00B65F41" w:rsidP="008E4254">
            <w:pPr>
              <w:tabs>
                <w:tab w:val="left" w:pos="720"/>
                <w:tab w:val="left" w:pos="1080"/>
                <w:tab w:val="left" w:pos="1440"/>
                <w:tab w:val="left" w:pos="1800"/>
                <w:tab w:val="left" w:pos="2160"/>
              </w:tabs>
              <w:spacing w:before="40" w:after="40"/>
            </w:pPr>
            <w:r w:rsidRPr="00B161E2">
              <w:t>Maintains integrity of system configuration</w:t>
            </w:r>
            <w:r w:rsidR="00A31075" w:rsidRPr="00B161E2">
              <w:t>.</w:t>
            </w:r>
          </w:p>
        </w:tc>
      </w:tr>
      <w:tr w:rsidR="00B65F41" w:rsidRPr="00B161E2" w14:paraId="69AEC3EB" w14:textId="77777777" w:rsidTr="009F56FF">
        <w:trPr>
          <w:cantSplit/>
        </w:trPr>
        <w:tc>
          <w:tcPr>
            <w:tcW w:w="1012" w:type="dxa"/>
          </w:tcPr>
          <w:p w14:paraId="099B5FF3"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2.3</w:t>
            </w:r>
          </w:p>
        </w:tc>
        <w:tc>
          <w:tcPr>
            <w:tcW w:w="7628" w:type="dxa"/>
          </w:tcPr>
          <w:p w14:paraId="28BCAFBE" w14:textId="77777777" w:rsidR="00B65F41" w:rsidRPr="00B161E2" w:rsidRDefault="00B65F41" w:rsidP="008E4254">
            <w:pPr>
              <w:tabs>
                <w:tab w:val="left" w:pos="720"/>
                <w:tab w:val="left" w:pos="1080"/>
                <w:tab w:val="left" w:pos="1440"/>
                <w:tab w:val="left" w:pos="1800"/>
                <w:tab w:val="left" w:pos="2160"/>
              </w:tabs>
              <w:spacing w:before="40" w:after="40"/>
            </w:pPr>
            <w:r w:rsidRPr="00B161E2">
              <w:t>Audits system operations, performance and usage</w:t>
            </w:r>
            <w:r w:rsidR="00A31075" w:rsidRPr="00B161E2">
              <w:t>.</w:t>
            </w:r>
          </w:p>
        </w:tc>
      </w:tr>
      <w:tr w:rsidR="00B65F41" w:rsidRPr="00B161E2" w14:paraId="05497511" w14:textId="77777777" w:rsidTr="009F56FF">
        <w:trPr>
          <w:cantSplit/>
        </w:trPr>
        <w:tc>
          <w:tcPr>
            <w:tcW w:w="1012" w:type="dxa"/>
          </w:tcPr>
          <w:p w14:paraId="709EFB8A"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2.4</w:t>
            </w:r>
          </w:p>
        </w:tc>
        <w:tc>
          <w:tcPr>
            <w:tcW w:w="7628" w:type="dxa"/>
          </w:tcPr>
          <w:p w14:paraId="1E24CFED" w14:textId="77777777" w:rsidR="00B65F41" w:rsidRPr="00B161E2" w:rsidRDefault="00B65F41" w:rsidP="008E4254">
            <w:pPr>
              <w:tabs>
                <w:tab w:val="left" w:pos="720"/>
                <w:tab w:val="left" w:pos="1080"/>
                <w:tab w:val="left" w:pos="1440"/>
                <w:tab w:val="left" w:pos="1800"/>
                <w:tab w:val="left" w:pos="2160"/>
              </w:tabs>
              <w:spacing w:before="40" w:after="40"/>
            </w:pPr>
            <w:r w:rsidRPr="00B161E2">
              <w:t>Sends requests for system information to Data Management and receives reports</w:t>
            </w:r>
            <w:r w:rsidR="00A31075" w:rsidRPr="00B161E2">
              <w:t>.</w:t>
            </w:r>
          </w:p>
        </w:tc>
      </w:tr>
      <w:tr w:rsidR="00B65F41" w:rsidRPr="00B161E2" w14:paraId="54C404EF" w14:textId="77777777" w:rsidTr="009F56FF">
        <w:trPr>
          <w:cantSplit/>
        </w:trPr>
        <w:tc>
          <w:tcPr>
            <w:tcW w:w="1012" w:type="dxa"/>
          </w:tcPr>
          <w:p w14:paraId="6E1CC8F7"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2.5</w:t>
            </w:r>
          </w:p>
        </w:tc>
        <w:tc>
          <w:tcPr>
            <w:tcW w:w="7628" w:type="dxa"/>
          </w:tcPr>
          <w:p w14:paraId="6156A9FC"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operational statistics from Archival Storage</w:t>
            </w:r>
            <w:r w:rsidR="00A31075" w:rsidRPr="00B161E2">
              <w:t>.</w:t>
            </w:r>
          </w:p>
        </w:tc>
      </w:tr>
      <w:tr w:rsidR="00B65F41" w:rsidRPr="00B161E2" w14:paraId="2B9A4681" w14:textId="77777777" w:rsidTr="009F56FF">
        <w:trPr>
          <w:cantSplit/>
        </w:trPr>
        <w:tc>
          <w:tcPr>
            <w:tcW w:w="1012" w:type="dxa"/>
          </w:tcPr>
          <w:p w14:paraId="7EFE1D3C"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2.6</w:t>
            </w:r>
          </w:p>
        </w:tc>
        <w:tc>
          <w:tcPr>
            <w:tcW w:w="7628" w:type="dxa"/>
          </w:tcPr>
          <w:p w14:paraId="75B493E2" w14:textId="77777777" w:rsidR="00B65F41" w:rsidRPr="00B161E2" w:rsidRDefault="00B65F41" w:rsidP="008E4254">
            <w:pPr>
              <w:tabs>
                <w:tab w:val="left" w:pos="720"/>
                <w:tab w:val="left" w:pos="1080"/>
                <w:tab w:val="left" w:pos="1440"/>
                <w:tab w:val="left" w:pos="1800"/>
                <w:tab w:val="left" w:pos="2160"/>
              </w:tabs>
              <w:spacing w:before="40" w:after="40"/>
            </w:pPr>
            <w:r w:rsidRPr="00B161E2">
              <w:t>Summarizes reports and provides repository performance information and repository holdings inventory reports to Preservation Planning</w:t>
            </w:r>
            <w:r w:rsidR="00A31075" w:rsidRPr="00B161E2">
              <w:t>.</w:t>
            </w:r>
          </w:p>
        </w:tc>
      </w:tr>
      <w:tr w:rsidR="00B65F41" w:rsidRPr="00B161E2" w14:paraId="20AAF343" w14:textId="77777777" w:rsidTr="009F56FF">
        <w:trPr>
          <w:cantSplit/>
        </w:trPr>
        <w:tc>
          <w:tcPr>
            <w:tcW w:w="1012" w:type="dxa"/>
          </w:tcPr>
          <w:p w14:paraId="588F9103"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2.7</w:t>
            </w:r>
          </w:p>
        </w:tc>
        <w:tc>
          <w:tcPr>
            <w:tcW w:w="7628" w:type="dxa"/>
          </w:tcPr>
          <w:p w14:paraId="16BB0B3D" w14:textId="77777777" w:rsidR="00B65F41" w:rsidRPr="00B161E2" w:rsidRDefault="00B65F41" w:rsidP="008E4254">
            <w:pPr>
              <w:tabs>
                <w:tab w:val="left" w:pos="720"/>
                <w:tab w:val="left" w:pos="1080"/>
                <w:tab w:val="left" w:pos="1440"/>
                <w:tab w:val="left" w:pos="1800"/>
                <w:tab w:val="left" w:pos="2160"/>
              </w:tabs>
              <w:spacing w:before="40" w:after="40"/>
            </w:pPr>
            <w:r w:rsidRPr="00B161E2">
              <w:t>Sends performance information to Establish Standards and Polices</w:t>
            </w:r>
            <w:r w:rsidR="00A31075" w:rsidRPr="00B161E2">
              <w:t>.</w:t>
            </w:r>
          </w:p>
        </w:tc>
      </w:tr>
      <w:tr w:rsidR="00B65F41" w:rsidRPr="00B161E2" w14:paraId="696B723D" w14:textId="77777777" w:rsidTr="009F56FF">
        <w:trPr>
          <w:cantSplit/>
        </w:trPr>
        <w:tc>
          <w:tcPr>
            <w:tcW w:w="1012" w:type="dxa"/>
          </w:tcPr>
          <w:p w14:paraId="59430B7C"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2.8</w:t>
            </w:r>
          </w:p>
        </w:tc>
        <w:tc>
          <w:tcPr>
            <w:tcW w:w="7628" w:type="dxa"/>
          </w:tcPr>
          <w:p w14:paraId="7C1C6C16"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migration packages from Preservation Planning</w:t>
            </w:r>
            <w:r w:rsidR="00A31075" w:rsidRPr="00B161E2">
              <w:t>.</w:t>
            </w:r>
          </w:p>
        </w:tc>
      </w:tr>
      <w:tr w:rsidR="00B65F41" w:rsidRPr="00B161E2" w14:paraId="3A8C292B" w14:textId="77777777" w:rsidTr="009F56FF">
        <w:trPr>
          <w:cantSplit/>
        </w:trPr>
        <w:tc>
          <w:tcPr>
            <w:tcW w:w="1012" w:type="dxa"/>
          </w:tcPr>
          <w:p w14:paraId="5A0A7DBA"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2.9</w:t>
            </w:r>
          </w:p>
        </w:tc>
        <w:tc>
          <w:tcPr>
            <w:tcW w:w="7628" w:type="dxa"/>
          </w:tcPr>
          <w:p w14:paraId="5F86342A" w14:textId="77777777" w:rsidR="00B65F41" w:rsidRPr="00B161E2" w:rsidRDefault="00B65F41" w:rsidP="008E4254">
            <w:pPr>
              <w:tabs>
                <w:tab w:val="left" w:pos="720"/>
                <w:tab w:val="left" w:pos="1080"/>
                <w:tab w:val="left" w:pos="1440"/>
                <w:tab w:val="left" w:pos="1800"/>
                <w:tab w:val="left" w:pos="2160"/>
              </w:tabs>
              <w:spacing w:before="40" w:after="40"/>
            </w:pPr>
            <w:r w:rsidRPr="00B161E2">
              <w:t>Develops and implements plans for system evolution</w:t>
            </w:r>
            <w:r w:rsidR="00A31075" w:rsidRPr="00B161E2">
              <w:t>.</w:t>
            </w:r>
          </w:p>
        </w:tc>
      </w:tr>
      <w:tr w:rsidR="00B65F41" w:rsidRPr="00B161E2" w14:paraId="113607E0" w14:textId="77777777" w:rsidTr="009F56FF">
        <w:trPr>
          <w:cantSplit/>
        </w:trPr>
        <w:tc>
          <w:tcPr>
            <w:tcW w:w="1012" w:type="dxa"/>
          </w:tcPr>
          <w:p w14:paraId="2E141E67"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2.10</w:t>
            </w:r>
          </w:p>
        </w:tc>
        <w:tc>
          <w:tcPr>
            <w:tcW w:w="7628" w:type="dxa"/>
          </w:tcPr>
          <w:p w14:paraId="54DF2FB5" w14:textId="77777777" w:rsidR="00B65F41" w:rsidRPr="00B161E2" w:rsidRDefault="00B65F41" w:rsidP="008E4254">
            <w:pPr>
              <w:tabs>
                <w:tab w:val="left" w:pos="720"/>
                <w:tab w:val="left" w:pos="1080"/>
                <w:tab w:val="left" w:pos="1440"/>
                <w:tab w:val="left" w:pos="1800"/>
                <w:tab w:val="left" w:pos="2160"/>
              </w:tabs>
              <w:spacing w:before="40" w:after="40"/>
            </w:pPr>
            <w:r w:rsidRPr="00B161E2">
              <w:t>Submits change requests, procedures and tools to Archive Information Update</w:t>
            </w:r>
            <w:r w:rsidR="00A31075" w:rsidRPr="00B161E2">
              <w:t>.</w:t>
            </w:r>
          </w:p>
        </w:tc>
      </w:tr>
    </w:tbl>
    <w:p w14:paraId="60D8DD09" w14:textId="77777777" w:rsidR="00566556" w:rsidRPr="00B161E2" w:rsidRDefault="00566556" w:rsidP="008E4254">
      <w:pPr>
        <w:tabs>
          <w:tab w:val="left" w:pos="720"/>
          <w:tab w:val="left" w:pos="1080"/>
          <w:tab w:val="left" w:pos="1440"/>
          <w:tab w:val="left" w:pos="1800"/>
          <w:tab w:val="left" w:pos="2160"/>
        </w:tabs>
      </w:pPr>
      <w:bookmarkStart w:id="43" w:name="_Toc148431874"/>
    </w:p>
    <w:p w14:paraId="7AA4991A" w14:textId="77777777" w:rsidR="008926AD" w:rsidRPr="00B161E2" w:rsidRDefault="00B65F41" w:rsidP="008E4254">
      <w:pPr>
        <w:pStyle w:val="Heading3"/>
        <w:numPr>
          <w:ilvl w:val="2"/>
          <w:numId w:val="1"/>
        </w:numPr>
        <w:tabs>
          <w:tab w:val="left" w:pos="720"/>
          <w:tab w:val="left" w:pos="1080"/>
          <w:tab w:val="left" w:pos="1440"/>
          <w:tab w:val="left" w:pos="1800"/>
          <w:tab w:val="left" w:pos="2160"/>
        </w:tabs>
      </w:pPr>
      <w:bookmarkStart w:id="44" w:name="_Toc157995950"/>
      <w:r w:rsidRPr="00B161E2">
        <w:t>Archival Information Update</w:t>
      </w:r>
      <w:bookmarkEnd w:id="43"/>
      <w:bookmarkEnd w:id="44"/>
    </w:p>
    <w:p w14:paraId="17927DCC" w14:textId="77777777" w:rsidR="00B65F41" w:rsidRPr="00B161E2" w:rsidRDefault="00B65F41" w:rsidP="008E4254">
      <w:pPr>
        <w:tabs>
          <w:tab w:val="left" w:pos="720"/>
          <w:tab w:val="left" w:pos="1080"/>
          <w:tab w:val="left" w:pos="1440"/>
          <w:tab w:val="left" w:pos="1800"/>
          <w:tab w:val="left" w:pos="2160"/>
        </w:tabs>
      </w:pPr>
    </w:p>
    <w:p w14:paraId="69F0BE9E" w14:textId="77777777" w:rsidR="00B65F41" w:rsidRPr="00B161E2" w:rsidRDefault="00B65F41" w:rsidP="00DE4D96">
      <w:pPr>
        <w:pStyle w:val="Longcitation"/>
      </w:pPr>
      <w:r w:rsidRPr="00B161E2">
        <w:t>The Archival Information Update function provides a mechanism for updating the contents of the archive. It receives change requests, procedures and tools from Manage System Configuration. It provides updates by sending a dissemination request to Access, updating the contents of the resulting DIPs and resubmitting them as SIPs to Ingest.</w:t>
      </w:r>
    </w:p>
    <w:p w14:paraId="53CDA67D" w14:textId="77777777" w:rsidR="00B65F41" w:rsidRPr="00B161E2" w:rsidRDefault="00B65F41" w:rsidP="00DE4D96">
      <w:pPr>
        <w:pStyle w:val="Paragraph"/>
      </w:pPr>
    </w:p>
    <w:p w14:paraId="1378E341" w14:textId="77777777" w:rsidR="00B65F41" w:rsidRPr="00B161E2" w:rsidRDefault="00B65F41" w:rsidP="008E4254">
      <w:pPr>
        <w:tabs>
          <w:tab w:val="left" w:pos="720"/>
          <w:tab w:val="left" w:pos="1080"/>
          <w:tab w:val="left" w:pos="1440"/>
          <w:tab w:val="left" w:pos="1800"/>
          <w:tab w:val="left" w:pos="2160"/>
        </w:tabs>
      </w:pPr>
      <w:r w:rsidRPr="00B161E2">
        <w:t>Archival Information Update provides a mechanism for updating Digital Objects (files</w:t>
      </w:r>
      <w:r w:rsidRPr="00B161E2">
        <w:rPr>
          <w:b/>
        </w:rPr>
        <w:t xml:space="preserve"> </w:t>
      </w:r>
      <w:r w:rsidRPr="00B161E2">
        <w:t>and metadata) within the repository.</w:t>
      </w:r>
    </w:p>
    <w:p w14:paraId="1FB2DFED" w14:textId="77777777" w:rsidR="00B65F41" w:rsidRPr="00B161E2" w:rsidRDefault="00B65F41" w:rsidP="008E4254">
      <w:pPr>
        <w:tabs>
          <w:tab w:val="left" w:pos="720"/>
          <w:tab w:val="left" w:pos="1080"/>
          <w:tab w:val="left" w:pos="1440"/>
          <w:tab w:val="left" w:pos="1800"/>
          <w:tab w:val="left" w:pos="2160"/>
        </w:tabs>
        <w:rPr>
          <w:lang w:val="en-US"/>
        </w:rPr>
      </w:pPr>
    </w:p>
    <w:p w14:paraId="2C453A20" w14:textId="77777777" w:rsidR="00C95224" w:rsidRPr="00B161E2" w:rsidRDefault="00B65F41" w:rsidP="00D009FF">
      <w:pPr>
        <w:tabs>
          <w:tab w:val="left" w:pos="720"/>
          <w:tab w:val="left" w:pos="1080"/>
          <w:tab w:val="left" w:pos="1440"/>
          <w:tab w:val="left" w:pos="1800"/>
          <w:tab w:val="left" w:pos="2160"/>
        </w:tabs>
      </w:pPr>
      <w:r w:rsidRPr="00B161E2">
        <w:t xml:space="preserve">The Library requires the ability to remove AIPs containing objects that have NLM permanence rating of Permanence Not Guaranteed. </w:t>
      </w:r>
      <w:r w:rsidR="00C95224" w:rsidRPr="00B161E2">
        <w:t xml:space="preserve"> </w:t>
      </w:r>
      <w:r w:rsidRPr="00B161E2">
        <w:t>Objects with Ratings of Permanent may not be removed from the repository</w:t>
      </w:r>
      <w:r w:rsidR="00C95224" w:rsidRPr="00B161E2">
        <w:t xml:space="preserve">, except under specific conditions.  An example of these types of circumstances are demonstrated in </w:t>
      </w:r>
      <w:r w:rsidR="00C95224" w:rsidRPr="00B161E2">
        <w:rPr>
          <w:bCs/>
        </w:rPr>
        <w:t>NLM’s existing policy</w:t>
      </w:r>
      <w:r w:rsidR="00C95224" w:rsidRPr="00B161E2">
        <w:rPr>
          <w:b/>
          <w:bCs/>
          <w:i/>
        </w:rPr>
        <w:t xml:space="preserve"> </w:t>
      </w:r>
      <w:r w:rsidR="00C95224" w:rsidRPr="00B161E2">
        <w:rPr>
          <w:bCs/>
          <w:i/>
        </w:rPr>
        <w:t>Errata, Retraction, Duplicate Publication, Comment, Update and Patient Summary Policy for MEDLINE</w:t>
      </w:r>
      <w:r w:rsidR="00C95224" w:rsidRPr="00B161E2">
        <w:rPr>
          <w:bCs/>
          <w:i/>
          <w:vertAlign w:val="superscript"/>
        </w:rPr>
        <w:t xml:space="preserve">® </w:t>
      </w:r>
      <w:r w:rsidR="00C95224" w:rsidRPr="00B161E2">
        <w:t>(http://www.nlm.nih.gov/pubs/factsheets/errata.html ).</w:t>
      </w:r>
    </w:p>
    <w:p w14:paraId="76D3ABD9" w14:textId="77777777" w:rsidR="00C95224" w:rsidRPr="00B161E2" w:rsidRDefault="00C95224" w:rsidP="008E4254">
      <w:pPr>
        <w:tabs>
          <w:tab w:val="left" w:pos="720"/>
          <w:tab w:val="left" w:pos="1080"/>
          <w:tab w:val="left" w:pos="1440"/>
          <w:tab w:val="left" w:pos="1800"/>
          <w:tab w:val="left" w:pos="2160"/>
        </w:tabs>
      </w:pPr>
    </w:p>
    <w:p w14:paraId="317495F3" w14:textId="77777777" w:rsidR="00C95224" w:rsidRPr="00B161E2" w:rsidRDefault="00C95224" w:rsidP="008E4254">
      <w:pPr>
        <w:tabs>
          <w:tab w:val="left" w:pos="720"/>
          <w:tab w:val="left" w:pos="1080"/>
          <w:tab w:val="left" w:pos="1440"/>
          <w:tab w:val="left" w:pos="1800"/>
          <w:tab w:val="left" w:pos="2160"/>
        </w:tabs>
      </w:pPr>
      <w:r w:rsidRPr="00B161E2">
        <w:t>This type of action may require the removal of the digital object and its associated metadata, or removal of the digital object and the retention of its associated metadata.</w:t>
      </w:r>
      <w:r w:rsidR="008926AD" w:rsidRPr="00B161E2">
        <w:t xml:space="preserve">  </w:t>
      </w:r>
      <w:r w:rsidRPr="00B161E2">
        <w:t>Examples of events that could trigger this removal process include:</w:t>
      </w:r>
    </w:p>
    <w:p w14:paraId="60A95754" w14:textId="77777777" w:rsidR="00C95224" w:rsidRPr="00B161E2" w:rsidRDefault="00C95224" w:rsidP="00E95E08">
      <w:pPr>
        <w:numPr>
          <w:ilvl w:val="0"/>
          <w:numId w:val="21"/>
        </w:numPr>
        <w:tabs>
          <w:tab w:val="left" w:pos="720"/>
          <w:tab w:val="left" w:pos="1080"/>
          <w:tab w:val="left" w:pos="1440"/>
          <w:tab w:val="left" w:pos="1800"/>
          <w:tab w:val="left" w:pos="2160"/>
        </w:tabs>
      </w:pPr>
      <w:r w:rsidRPr="00B161E2">
        <w:t>Receipt</w:t>
      </w:r>
      <w:r w:rsidR="00B65F41" w:rsidRPr="00B161E2">
        <w:t xml:space="preserve"> of a Court Order</w:t>
      </w:r>
      <w:r w:rsidRPr="00B161E2">
        <w:t xml:space="preserve"> </w:t>
      </w:r>
      <w:r w:rsidR="00B65F41" w:rsidRPr="00B161E2">
        <w:t>for the removal of material</w:t>
      </w:r>
    </w:p>
    <w:p w14:paraId="5B88195D" w14:textId="77777777" w:rsidR="00C95224" w:rsidRPr="00B161E2" w:rsidRDefault="00C95224" w:rsidP="00E95E08">
      <w:pPr>
        <w:numPr>
          <w:ilvl w:val="0"/>
          <w:numId w:val="21"/>
        </w:numPr>
        <w:tabs>
          <w:tab w:val="left" w:pos="720"/>
          <w:tab w:val="left" w:pos="1080"/>
          <w:tab w:val="left" w:pos="1440"/>
          <w:tab w:val="left" w:pos="1800"/>
          <w:tab w:val="left" w:pos="2160"/>
        </w:tabs>
      </w:pPr>
      <w:r w:rsidRPr="00B161E2">
        <w:lastRenderedPageBreak/>
        <w:t>D</w:t>
      </w:r>
      <w:r w:rsidR="00B65F41" w:rsidRPr="00B161E2">
        <w:t>ecision to remove outdated digital access copies</w:t>
      </w:r>
    </w:p>
    <w:p w14:paraId="0F41FB8D" w14:textId="77777777" w:rsidR="00B65F41" w:rsidRPr="00B161E2" w:rsidRDefault="00C95224" w:rsidP="00E95E08">
      <w:pPr>
        <w:numPr>
          <w:ilvl w:val="0"/>
          <w:numId w:val="21"/>
        </w:numPr>
        <w:tabs>
          <w:tab w:val="left" w:pos="720"/>
          <w:tab w:val="left" w:pos="1080"/>
          <w:tab w:val="left" w:pos="1440"/>
          <w:tab w:val="left" w:pos="1800"/>
          <w:tab w:val="left" w:pos="2160"/>
        </w:tabs>
      </w:pPr>
      <w:r w:rsidRPr="00B161E2">
        <w:t>M</w:t>
      </w:r>
      <w:r w:rsidR="00B65F41" w:rsidRPr="00B161E2">
        <w:t>isrepres</w:t>
      </w:r>
      <w:r w:rsidRPr="00B161E2">
        <w:t>entation of ownership by a content originator</w:t>
      </w:r>
      <w:r w:rsidR="004E2107" w:rsidRPr="00B161E2">
        <w:t>.</w:t>
      </w:r>
    </w:p>
    <w:p w14:paraId="715BFFE0" w14:textId="77777777" w:rsidR="00B65F41" w:rsidRPr="00B161E2" w:rsidRDefault="00B65F41"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7560"/>
      </w:tblGrid>
      <w:tr w:rsidR="00B65F41" w:rsidRPr="00B161E2" w14:paraId="38350BB4" w14:textId="77777777" w:rsidTr="009F56FF">
        <w:trPr>
          <w:cantSplit/>
          <w:trHeight w:val="332"/>
        </w:trPr>
        <w:tc>
          <w:tcPr>
            <w:tcW w:w="1080" w:type="dxa"/>
          </w:tcPr>
          <w:p w14:paraId="7174224B"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3.1</w:t>
            </w:r>
          </w:p>
        </w:tc>
        <w:tc>
          <w:tcPr>
            <w:tcW w:w="7560" w:type="dxa"/>
          </w:tcPr>
          <w:p w14:paraId="0F548312" w14:textId="77777777" w:rsidR="00B65F41" w:rsidRPr="00B161E2" w:rsidRDefault="00B65F41" w:rsidP="008E4254">
            <w:pPr>
              <w:tabs>
                <w:tab w:val="left" w:pos="720"/>
                <w:tab w:val="left" w:pos="1080"/>
                <w:tab w:val="left" w:pos="1440"/>
                <w:tab w:val="left" w:pos="1800"/>
                <w:tab w:val="left" w:pos="2160"/>
              </w:tabs>
              <w:spacing w:before="40" w:after="40"/>
            </w:pPr>
            <w:r w:rsidRPr="00B161E2">
              <w:t xml:space="preserve">Receives </w:t>
            </w:r>
            <w:r w:rsidR="00BF33C4" w:rsidRPr="00B161E2">
              <w:t>c</w:t>
            </w:r>
            <w:r w:rsidRPr="00B161E2">
              <w:t>hange requests, actions and tools from the Manag</w:t>
            </w:r>
            <w:r w:rsidR="00A31075" w:rsidRPr="00B161E2">
              <w:t>e System Configuration function.</w:t>
            </w:r>
          </w:p>
        </w:tc>
      </w:tr>
      <w:tr w:rsidR="00B65F41" w:rsidRPr="00B161E2" w14:paraId="159AB46C" w14:textId="77777777" w:rsidTr="009F56FF">
        <w:trPr>
          <w:cantSplit/>
        </w:trPr>
        <w:tc>
          <w:tcPr>
            <w:tcW w:w="1080" w:type="dxa"/>
          </w:tcPr>
          <w:p w14:paraId="660EBAC6"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3.2</w:t>
            </w:r>
          </w:p>
        </w:tc>
        <w:tc>
          <w:tcPr>
            <w:tcW w:w="7560" w:type="dxa"/>
          </w:tcPr>
          <w:p w14:paraId="5E203B95" w14:textId="77777777" w:rsidR="00B65F41" w:rsidRPr="00B161E2" w:rsidRDefault="00B65F41" w:rsidP="008E4254">
            <w:pPr>
              <w:tabs>
                <w:tab w:val="left" w:pos="720"/>
                <w:tab w:val="left" w:pos="1080"/>
                <w:tab w:val="left" w:pos="1440"/>
                <w:tab w:val="left" w:pos="1800"/>
                <w:tab w:val="left" w:pos="2160"/>
              </w:tabs>
              <w:spacing w:before="40" w:after="40"/>
            </w:pPr>
            <w:r w:rsidRPr="00B161E2">
              <w:t>Request</w:t>
            </w:r>
            <w:r w:rsidR="00A31075" w:rsidRPr="00B161E2">
              <w:t>s DIPs from the Access function.</w:t>
            </w:r>
          </w:p>
        </w:tc>
      </w:tr>
      <w:tr w:rsidR="00B65F41" w:rsidRPr="00B161E2" w14:paraId="158A1BEA" w14:textId="77777777" w:rsidTr="009F56FF">
        <w:trPr>
          <w:cantSplit/>
        </w:trPr>
        <w:tc>
          <w:tcPr>
            <w:tcW w:w="1080" w:type="dxa"/>
          </w:tcPr>
          <w:p w14:paraId="6B085F49"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3.3</w:t>
            </w:r>
          </w:p>
        </w:tc>
        <w:tc>
          <w:tcPr>
            <w:tcW w:w="7560" w:type="dxa"/>
          </w:tcPr>
          <w:p w14:paraId="3B3C5B5F" w14:textId="77777777" w:rsidR="00B65F41" w:rsidRPr="00B161E2" w:rsidRDefault="00B65F41" w:rsidP="008E4254">
            <w:pPr>
              <w:tabs>
                <w:tab w:val="left" w:pos="720"/>
                <w:tab w:val="left" w:pos="1080"/>
                <w:tab w:val="left" w:pos="1440"/>
                <w:tab w:val="left" w:pos="1800"/>
                <w:tab w:val="left" w:pos="2160"/>
              </w:tabs>
              <w:spacing w:before="40" w:after="40"/>
            </w:pPr>
            <w:r w:rsidRPr="00B161E2">
              <w:t>Updates contents of DIPs and resubmits them as SIPs to Ingest</w:t>
            </w:r>
            <w:r w:rsidR="00A31075" w:rsidRPr="00B161E2">
              <w:t>.</w:t>
            </w:r>
            <w:r w:rsidRPr="00B161E2">
              <w:t xml:space="preserve"> </w:t>
            </w:r>
          </w:p>
        </w:tc>
      </w:tr>
      <w:tr w:rsidR="00B65F41" w:rsidRPr="00B161E2" w14:paraId="10ACCCE3" w14:textId="77777777" w:rsidTr="009F56FF">
        <w:trPr>
          <w:cantSplit/>
        </w:trPr>
        <w:tc>
          <w:tcPr>
            <w:tcW w:w="1080" w:type="dxa"/>
          </w:tcPr>
          <w:p w14:paraId="6E5D8FA9"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3.4</w:t>
            </w:r>
          </w:p>
        </w:tc>
        <w:tc>
          <w:tcPr>
            <w:tcW w:w="7560" w:type="dxa"/>
          </w:tcPr>
          <w:p w14:paraId="165D3451" w14:textId="77777777" w:rsidR="00B65F41" w:rsidRPr="00B161E2" w:rsidRDefault="00B65F41" w:rsidP="008E4254">
            <w:pPr>
              <w:tabs>
                <w:tab w:val="left" w:pos="720"/>
                <w:tab w:val="left" w:pos="1080"/>
                <w:tab w:val="left" w:pos="1440"/>
                <w:tab w:val="left" w:pos="1800"/>
                <w:tab w:val="left" w:pos="2160"/>
              </w:tabs>
              <w:spacing w:before="40" w:after="40"/>
            </w:pPr>
            <w:r w:rsidRPr="00B161E2">
              <w:t xml:space="preserve">Deletes AIPs from the </w:t>
            </w:r>
            <w:r w:rsidR="00432D06" w:rsidRPr="00B161E2">
              <w:t>repository</w:t>
            </w:r>
            <w:r w:rsidRPr="00B161E2">
              <w:t xml:space="preserve">. This may require the removal of the digital object’s files, and the retention of associated metadata, or the removal </w:t>
            </w:r>
            <w:r w:rsidR="00A31075" w:rsidRPr="00B161E2">
              <w:t>of both the files and metadata.</w:t>
            </w:r>
          </w:p>
        </w:tc>
      </w:tr>
      <w:tr w:rsidR="00B65F41" w:rsidRPr="00B161E2" w14:paraId="13818AC7" w14:textId="77777777" w:rsidTr="009F56FF">
        <w:trPr>
          <w:cantSplit/>
        </w:trPr>
        <w:tc>
          <w:tcPr>
            <w:tcW w:w="1080" w:type="dxa"/>
          </w:tcPr>
          <w:p w14:paraId="503CE28D"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3.4</w:t>
            </w:r>
          </w:p>
        </w:tc>
        <w:tc>
          <w:tcPr>
            <w:tcW w:w="7560" w:type="dxa"/>
          </w:tcPr>
          <w:p w14:paraId="4ACC1D01" w14:textId="77777777" w:rsidR="00B65F41" w:rsidRPr="00B161E2" w:rsidRDefault="00B65F41" w:rsidP="008E4254">
            <w:pPr>
              <w:tabs>
                <w:tab w:val="left" w:pos="720"/>
                <w:tab w:val="left" w:pos="1080"/>
                <w:tab w:val="left" w:pos="1440"/>
                <w:tab w:val="left" w:pos="1800"/>
                <w:tab w:val="left" w:pos="2160"/>
              </w:tabs>
              <w:spacing w:before="40" w:after="40"/>
            </w:pPr>
            <w:r w:rsidRPr="00B161E2">
              <w:t>Coordinates the removal of an AIP with the maintenance of metadata held in other systems.  Provides an alert that other systems need to be updated.</w:t>
            </w:r>
          </w:p>
        </w:tc>
      </w:tr>
      <w:tr w:rsidR="00B65F41" w:rsidRPr="00B161E2" w14:paraId="36041DE0" w14:textId="77777777" w:rsidTr="009F56FF">
        <w:trPr>
          <w:cantSplit/>
        </w:trPr>
        <w:tc>
          <w:tcPr>
            <w:tcW w:w="1080" w:type="dxa"/>
          </w:tcPr>
          <w:p w14:paraId="6BB5BED8"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3.5</w:t>
            </w:r>
          </w:p>
        </w:tc>
        <w:tc>
          <w:tcPr>
            <w:tcW w:w="7560" w:type="dxa"/>
          </w:tcPr>
          <w:p w14:paraId="36675A68" w14:textId="77777777" w:rsidR="00B65F41" w:rsidRPr="00B161E2" w:rsidRDefault="0067660B" w:rsidP="008E4254">
            <w:pPr>
              <w:tabs>
                <w:tab w:val="left" w:pos="720"/>
                <w:tab w:val="left" w:pos="1080"/>
                <w:tab w:val="left" w:pos="1440"/>
                <w:tab w:val="left" w:pos="1800"/>
                <w:tab w:val="left" w:pos="2160"/>
              </w:tabs>
              <w:spacing w:before="40" w:after="40"/>
            </w:pPr>
            <w:r w:rsidRPr="00B161E2">
              <w:t>Schedules and p</w:t>
            </w:r>
            <w:r w:rsidR="00B65F41" w:rsidRPr="00B161E2">
              <w:t>erforms file migrations</w:t>
            </w:r>
            <w:r w:rsidR="00A31075" w:rsidRPr="00B161E2">
              <w:t>.</w:t>
            </w:r>
          </w:p>
        </w:tc>
      </w:tr>
      <w:tr w:rsidR="00B65F41" w:rsidRPr="00B161E2" w14:paraId="23AB7192" w14:textId="77777777" w:rsidTr="009F56FF">
        <w:trPr>
          <w:cantSplit/>
        </w:trPr>
        <w:tc>
          <w:tcPr>
            <w:tcW w:w="1080" w:type="dxa"/>
          </w:tcPr>
          <w:p w14:paraId="56FAE8E6"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3.6</w:t>
            </w:r>
          </w:p>
        </w:tc>
        <w:tc>
          <w:tcPr>
            <w:tcW w:w="7560" w:type="dxa"/>
          </w:tcPr>
          <w:p w14:paraId="72C5A72E" w14:textId="77777777" w:rsidR="00B65F41" w:rsidRPr="00B161E2" w:rsidRDefault="008033B8" w:rsidP="008E4254">
            <w:pPr>
              <w:tabs>
                <w:tab w:val="left" w:pos="720"/>
                <w:tab w:val="left" w:pos="1080"/>
                <w:tab w:val="left" w:pos="1440"/>
                <w:tab w:val="left" w:pos="1800"/>
                <w:tab w:val="left" w:pos="2160"/>
              </w:tabs>
              <w:spacing w:before="40" w:after="40"/>
            </w:pPr>
            <w:r w:rsidRPr="00B161E2">
              <w:t>Keeps an audit trail of all actions.</w:t>
            </w:r>
          </w:p>
        </w:tc>
      </w:tr>
    </w:tbl>
    <w:p w14:paraId="0330AA10" w14:textId="77777777" w:rsidR="00566556" w:rsidRPr="00B161E2" w:rsidRDefault="00566556" w:rsidP="008E4254">
      <w:pPr>
        <w:tabs>
          <w:tab w:val="left" w:pos="720"/>
          <w:tab w:val="left" w:pos="1080"/>
          <w:tab w:val="left" w:pos="1440"/>
          <w:tab w:val="left" w:pos="1800"/>
          <w:tab w:val="left" w:pos="2160"/>
        </w:tabs>
      </w:pPr>
      <w:bookmarkStart w:id="45" w:name="_Toc148431875"/>
    </w:p>
    <w:p w14:paraId="7CF8C7E1" w14:textId="77777777" w:rsidR="00B65F41" w:rsidRPr="00B161E2" w:rsidRDefault="00B65F41" w:rsidP="008E4254">
      <w:pPr>
        <w:pStyle w:val="Heading3"/>
        <w:numPr>
          <w:ilvl w:val="2"/>
          <w:numId w:val="1"/>
        </w:numPr>
        <w:tabs>
          <w:tab w:val="left" w:pos="720"/>
          <w:tab w:val="left" w:pos="1080"/>
          <w:tab w:val="left" w:pos="1440"/>
          <w:tab w:val="left" w:pos="1800"/>
          <w:tab w:val="left" w:pos="2160"/>
        </w:tabs>
      </w:pPr>
      <w:bookmarkStart w:id="46" w:name="_Toc157995951"/>
      <w:r w:rsidRPr="00B161E2">
        <w:t>Establish Standards and Policies</w:t>
      </w:r>
      <w:bookmarkEnd w:id="45"/>
      <w:r w:rsidR="00C95224" w:rsidRPr="00B161E2">
        <w:t>/</w:t>
      </w:r>
      <w:r w:rsidRPr="00B161E2">
        <w:t>Procedures</w:t>
      </w:r>
      <w:bookmarkEnd w:id="46"/>
    </w:p>
    <w:p w14:paraId="6F18F90D" w14:textId="77777777" w:rsidR="00BF33C4" w:rsidRPr="00B161E2" w:rsidRDefault="00BF33C4" w:rsidP="00DE4D96">
      <w:pPr>
        <w:pStyle w:val="Longcitation"/>
      </w:pPr>
    </w:p>
    <w:p w14:paraId="2C17514C" w14:textId="77777777" w:rsidR="00B65F41" w:rsidRPr="00B161E2" w:rsidRDefault="00B65F41" w:rsidP="00DE4D96">
      <w:pPr>
        <w:pStyle w:val="Longcitation"/>
      </w:pPr>
      <w:r w:rsidRPr="00B161E2">
        <w:t>The Establish Standards and Policies function is responsible for establishing and maintaining the archive system standards and policies. It receives budget information and policies such as the OAIS charter, scope, resource utilization guidelines, and pricing policies from Management. It provides Management with periodic reports. It receives recommendations for archive system enhancement, and proposals for new archive data standards from Preservation Planning. It also receives performance information and archive holding inventories from Manage System Configuration. Based on these inputs, archive standards and policies are established and sent to other Administration functions and the other Functional Entities for implementation. The standards include format standards, documentation standards and the procedures to be followed during the Ingest process. It provides approved standards and migration goals to Preservation Planning. This function will also develop storage management policies (for the Archival Storage hierarchy), including migration policies to assure that archive storage formats do not become obsolete, and database administration policies. It will develop disaster recovery policies. It will also determine security policies for the contents of the archive, including those affecting Physical Access Control and the application of error control techniques throughout the archive.</w:t>
      </w:r>
    </w:p>
    <w:p w14:paraId="1596A7E7" w14:textId="77777777" w:rsidR="00B65F41" w:rsidRPr="00B161E2" w:rsidRDefault="00B65F41" w:rsidP="00DE4D96">
      <w:pPr>
        <w:pStyle w:val="Paragraph"/>
      </w:pPr>
    </w:p>
    <w:p w14:paraId="4FB413D8" w14:textId="77777777" w:rsidR="00B65F41" w:rsidRPr="00B161E2" w:rsidRDefault="00B65F41" w:rsidP="008E4254">
      <w:pPr>
        <w:tabs>
          <w:tab w:val="left" w:pos="720"/>
          <w:tab w:val="left" w:pos="1080"/>
          <w:tab w:val="left" w:pos="1440"/>
          <w:tab w:val="left" w:pos="1800"/>
          <w:tab w:val="left" w:pos="2160"/>
        </w:tabs>
      </w:pPr>
      <w:r w:rsidRPr="00B161E2">
        <w:t>NLM will address responsibility for operational management, financial management, policy creation, and strategy development</w:t>
      </w:r>
      <w:r w:rsidR="00431C83" w:rsidRPr="00B161E2">
        <w:t xml:space="preserve"> for the initial and ongoing development and maintenance of the NLM Digital Repository system. </w:t>
      </w:r>
      <w:r w:rsidRPr="00B161E2">
        <w:t>NLM will maintain system evolution paths for all components of the NLM Digital Repository.  A plan for the evolution of a component will be developed before the component is implemented.</w:t>
      </w:r>
      <w:r w:rsidR="00EC6863" w:rsidRPr="00B161E2">
        <w:t xml:space="preserve">  </w:t>
      </w:r>
      <w:r w:rsidR="00431C83" w:rsidRPr="00B161E2">
        <w:t>NLM will review existing processes and workflows to determine the extent of change required to manage and preserve digital material.</w:t>
      </w:r>
    </w:p>
    <w:p w14:paraId="4A6A37E2" w14:textId="77777777" w:rsidR="00B65F41" w:rsidRPr="00B161E2" w:rsidRDefault="00B65F41" w:rsidP="008E4254">
      <w:pPr>
        <w:tabs>
          <w:tab w:val="left" w:pos="720"/>
          <w:tab w:val="left" w:pos="1080"/>
          <w:tab w:val="left" w:pos="1440"/>
          <w:tab w:val="left" w:pos="1800"/>
          <w:tab w:val="left" w:pos="2160"/>
        </w:tabs>
      </w:pPr>
    </w:p>
    <w:p w14:paraId="67EEC0F3" w14:textId="77777777" w:rsidR="00B65F41" w:rsidRPr="00B161E2" w:rsidRDefault="00B65F41" w:rsidP="008E4254">
      <w:pPr>
        <w:tabs>
          <w:tab w:val="left" w:pos="720"/>
          <w:tab w:val="left" w:pos="1080"/>
          <w:tab w:val="left" w:pos="1440"/>
          <w:tab w:val="left" w:pos="1800"/>
          <w:tab w:val="left" w:pos="2160"/>
        </w:tabs>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
        <w:gridCol w:w="8694"/>
      </w:tblGrid>
      <w:tr w:rsidR="00B65F41" w:rsidRPr="00B161E2" w14:paraId="0B04983A" w14:textId="77777777" w:rsidTr="00207FB7">
        <w:trPr>
          <w:cantSplit/>
        </w:trPr>
        <w:tc>
          <w:tcPr>
            <w:tcW w:w="1026" w:type="dxa"/>
          </w:tcPr>
          <w:p w14:paraId="4D6D210A"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4.1</w:t>
            </w:r>
          </w:p>
        </w:tc>
        <w:tc>
          <w:tcPr>
            <w:tcW w:w="8694" w:type="dxa"/>
          </w:tcPr>
          <w:p w14:paraId="6E9952A6" w14:textId="77777777" w:rsidR="00B65F41" w:rsidRPr="00B161E2" w:rsidRDefault="00B65F41" w:rsidP="008E4254">
            <w:pPr>
              <w:tabs>
                <w:tab w:val="left" w:pos="720"/>
                <w:tab w:val="left" w:pos="1080"/>
                <w:tab w:val="left" w:pos="1440"/>
                <w:tab w:val="left" w:pos="1800"/>
                <w:tab w:val="left" w:pos="2160"/>
              </w:tabs>
              <w:spacing w:before="40" w:after="40"/>
            </w:pPr>
            <w:r w:rsidRPr="00B161E2">
              <w:t xml:space="preserve">Establishes and maintains NLM Digital Repository best </w:t>
            </w:r>
            <w:r w:rsidR="00EE4B61" w:rsidRPr="00B161E2">
              <w:t xml:space="preserve">policies, </w:t>
            </w:r>
            <w:r w:rsidRPr="00B161E2">
              <w:t>practice</w:t>
            </w:r>
            <w:r w:rsidR="00486F0A" w:rsidRPr="00B161E2">
              <w:t xml:space="preserve">s and </w:t>
            </w:r>
            <w:r w:rsidR="00AC0F97" w:rsidRPr="00B161E2">
              <w:t xml:space="preserve">procedures, </w:t>
            </w:r>
            <w:r w:rsidR="00EE4B61" w:rsidRPr="00B161E2">
              <w:t>including those</w:t>
            </w:r>
            <w:r w:rsidR="00AC0F97" w:rsidRPr="00B161E2">
              <w:t xml:space="preserve"> outlined in </w:t>
            </w:r>
            <w:r w:rsidR="00207FB7" w:rsidRPr="00B161E2">
              <w:t xml:space="preserve">Sections </w:t>
            </w:r>
            <w:r w:rsidR="00837A43" w:rsidRPr="00B161E2">
              <w:t xml:space="preserve">6.1 </w:t>
            </w:r>
            <w:r w:rsidR="00207FB7" w:rsidRPr="00B161E2">
              <w:t xml:space="preserve">and </w:t>
            </w:r>
            <w:r w:rsidR="00837A43" w:rsidRPr="00B161E2">
              <w:t>6</w:t>
            </w:r>
            <w:r w:rsidR="00207FB7" w:rsidRPr="00B161E2">
              <w:t>.2</w:t>
            </w:r>
            <w:r w:rsidR="00837A43" w:rsidRPr="00B161E2">
              <w:t>.</w:t>
            </w:r>
          </w:p>
        </w:tc>
      </w:tr>
      <w:tr w:rsidR="00B65F41" w:rsidRPr="00B161E2" w14:paraId="1D2A188F" w14:textId="77777777" w:rsidTr="00207FB7">
        <w:trPr>
          <w:cantSplit/>
        </w:trPr>
        <w:tc>
          <w:tcPr>
            <w:tcW w:w="1026" w:type="dxa"/>
          </w:tcPr>
          <w:p w14:paraId="4A50AE87"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4.2</w:t>
            </w:r>
          </w:p>
        </w:tc>
        <w:tc>
          <w:tcPr>
            <w:tcW w:w="8694" w:type="dxa"/>
          </w:tcPr>
          <w:p w14:paraId="1444597F" w14:textId="77777777" w:rsidR="00B65F41" w:rsidRPr="00B161E2" w:rsidRDefault="00B65F41" w:rsidP="008E4254">
            <w:pPr>
              <w:tabs>
                <w:tab w:val="left" w:pos="720"/>
                <w:tab w:val="left" w:pos="1080"/>
                <w:tab w:val="left" w:pos="1440"/>
                <w:tab w:val="left" w:pos="1800"/>
                <w:tab w:val="left" w:pos="2160"/>
              </w:tabs>
              <w:spacing w:before="40" w:after="40"/>
            </w:pPr>
            <w:r w:rsidRPr="00B161E2">
              <w:t>Establishes workflows and business processes for NLM Digital Repository functions.</w:t>
            </w:r>
          </w:p>
        </w:tc>
      </w:tr>
      <w:tr w:rsidR="00B65F41" w:rsidRPr="00B161E2" w14:paraId="2FFA6C3C" w14:textId="77777777" w:rsidTr="00207FB7">
        <w:trPr>
          <w:cantSplit/>
        </w:trPr>
        <w:tc>
          <w:tcPr>
            <w:tcW w:w="1026" w:type="dxa"/>
          </w:tcPr>
          <w:p w14:paraId="72FCDAFF"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4.3</w:t>
            </w:r>
          </w:p>
        </w:tc>
        <w:tc>
          <w:tcPr>
            <w:tcW w:w="8694" w:type="dxa"/>
          </w:tcPr>
          <w:p w14:paraId="696A598D" w14:textId="77777777" w:rsidR="00B65F41" w:rsidRPr="00B161E2" w:rsidRDefault="00B65F41" w:rsidP="008E4254">
            <w:pPr>
              <w:tabs>
                <w:tab w:val="left" w:pos="720"/>
                <w:tab w:val="left" w:pos="1080"/>
                <w:tab w:val="left" w:pos="1440"/>
                <w:tab w:val="left" w:pos="1800"/>
                <w:tab w:val="left" w:pos="2160"/>
              </w:tabs>
              <w:spacing w:before="40" w:after="40"/>
            </w:pPr>
            <w:r w:rsidRPr="00B161E2">
              <w:t xml:space="preserve">Develops multiple preservation strategies dependent upon, and specific to, the nature of digital material. </w:t>
            </w:r>
          </w:p>
        </w:tc>
      </w:tr>
      <w:tr w:rsidR="00B65F41" w:rsidRPr="00B161E2" w14:paraId="69E31827" w14:textId="77777777" w:rsidTr="00207FB7">
        <w:trPr>
          <w:cantSplit/>
        </w:trPr>
        <w:tc>
          <w:tcPr>
            <w:tcW w:w="1026" w:type="dxa"/>
          </w:tcPr>
          <w:p w14:paraId="351716DC" w14:textId="77777777" w:rsidR="00B65F41" w:rsidRPr="00B161E2" w:rsidRDefault="00E506E7" w:rsidP="008E4254">
            <w:pPr>
              <w:tabs>
                <w:tab w:val="left" w:pos="720"/>
                <w:tab w:val="left" w:pos="1080"/>
                <w:tab w:val="left" w:pos="1440"/>
                <w:tab w:val="left" w:pos="1800"/>
                <w:tab w:val="left" w:pos="2160"/>
              </w:tabs>
              <w:spacing w:before="40" w:after="40"/>
            </w:pPr>
            <w:r w:rsidRPr="00B161E2">
              <w:lastRenderedPageBreak/>
              <w:t>7.4.</w:t>
            </w:r>
            <w:r w:rsidR="00B65F41" w:rsidRPr="00B161E2">
              <w:t>4.4</w:t>
            </w:r>
          </w:p>
        </w:tc>
        <w:tc>
          <w:tcPr>
            <w:tcW w:w="8694" w:type="dxa"/>
          </w:tcPr>
          <w:p w14:paraId="51D4C053"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recommendations for system enhancement and proposals for new procedures from Preservation Planning</w:t>
            </w:r>
            <w:r w:rsidR="00A31075" w:rsidRPr="00B161E2">
              <w:t>.</w:t>
            </w:r>
          </w:p>
        </w:tc>
      </w:tr>
      <w:tr w:rsidR="00B65F41" w:rsidRPr="00B161E2" w14:paraId="5B1C13E2" w14:textId="77777777" w:rsidTr="00207FB7">
        <w:trPr>
          <w:cantSplit/>
        </w:trPr>
        <w:tc>
          <w:tcPr>
            <w:tcW w:w="1026" w:type="dxa"/>
          </w:tcPr>
          <w:p w14:paraId="48226E81"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4.5</w:t>
            </w:r>
          </w:p>
        </w:tc>
        <w:tc>
          <w:tcPr>
            <w:tcW w:w="8694" w:type="dxa"/>
          </w:tcPr>
          <w:p w14:paraId="6BF618A3"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performance information and holdings inventory information from Manage System Configuration</w:t>
            </w:r>
            <w:r w:rsidR="00A31075" w:rsidRPr="00B161E2">
              <w:t>.</w:t>
            </w:r>
          </w:p>
        </w:tc>
      </w:tr>
      <w:tr w:rsidR="00B65F41" w:rsidRPr="00B161E2" w14:paraId="60ABA922" w14:textId="77777777" w:rsidTr="00207FB7">
        <w:trPr>
          <w:cantSplit/>
        </w:trPr>
        <w:tc>
          <w:tcPr>
            <w:tcW w:w="1026" w:type="dxa"/>
          </w:tcPr>
          <w:p w14:paraId="5F33A9E1"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4.6</w:t>
            </w:r>
          </w:p>
        </w:tc>
        <w:tc>
          <w:tcPr>
            <w:tcW w:w="8694" w:type="dxa"/>
          </w:tcPr>
          <w:p w14:paraId="5C090257" w14:textId="77777777" w:rsidR="00B65F41" w:rsidRPr="00B161E2" w:rsidRDefault="00B65F41" w:rsidP="008E4254">
            <w:pPr>
              <w:tabs>
                <w:tab w:val="left" w:pos="720"/>
                <w:tab w:val="left" w:pos="1080"/>
                <w:tab w:val="left" w:pos="1440"/>
                <w:tab w:val="left" w:pos="1800"/>
                <w:tab w:val="left" w:pos="2160"/>
              </w:tabs>
              <w:spacing w:before="40" w:after="40"/>
            </w:pPr>
            <w:r w:rsidRPr="00B161E2">
              <w:t>Provides approved standards,</w:t>
            </w:r>
            <w:r w:rsidR="003B2B48" w:rsidRPr="00B161E2">
              <w:t xml:space="preserve"> </w:t>
            </w:r>
            <w:r w:rsidRPr="00B161E2">
              <w:t>procedures and migration goals to Preservation Planning</w:t>
            </w:r>
            <w:r w:rsidR="00A31075" w:rsidRPr="00B161E2">
              <w:t>.</w:t>
            </w:r>
          </w:p>
        </w:tc>
      </w:tr>
      <w:tr w:rsidR="00B65F41" w:rsidRPr="00B161E2" w14:paraId="6BFF3E75" w14:textId="77777777" w:rsidTr="00207FB7">
        <w:trPr>
          <w:cantSplit/>
        </w:trPr>
        <w:tc>
          <w:tcPr>
            <w:tcW w:w="1026" w:type="dxa"/>
          </w:tcPr>
          <w:p w14:paraId="34845BE9"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4.7</w:t>
            </w:r>
          </w:p>
        </w:tc>
        <w:tc>
          <w:tcPr>
            <w:tcW w:w="8694" w:type="dxa"/>
          </w:tcPr>
          <w:p w14:paraId="54C6DC53" w14:textId="77777777" w:rsidR="00B65F41" w:rsidRPr="00B161E2" w:rsidRDefault="00B65F41" w:rsidP="008E4254">
            <w:pPr>
              <w:tabs>
                <w:tab w:val="left" w:pos="720"/>
                <w:tab w:val="left" w:pos="1080"/>
                <w:tab w:val="left" w:pos="1440"/>
                <w:tab w:val="left" w:pos="1800"/>
                <w:tab w:val="left" w:pos="2160"/>
              </w:tabs>
              <w:spacing w:before="40" w:after="40"/>
            </w:pPr>
            <w:r w:rsidRPr="00B161E2">
              <w:t>Develops storage management policies including migration policies</w:t>
            </w:r>
            <w:r w:rsidR="00A31075" w:rsidRPr="00B161E2">
              <w:t>.</w:t>
            </w:r>
          </w:p>
        </w:tc>
      </w:tr>
      <w:tr w:rsidR="00B65F41" w:rsidRPr="00B161E2" w14:paraId="31640058" w14:textId="77777777" w:rsidTr="00207FB7">
        <w:trPr>
          <w:cantSplit/>
        </w:trPr>
        <w:tc>
          <w:tcPr>
            <w:tcW w:w="1026" w:type="dxa"/>
          </w:tcPr>
          <w:p w14:paraId="3A0BF455"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4.8</w:t>
            </w:r>
          </w:p>
        </w:tc>
        <w:tc>
          <w:tcPr>
            <w:tcW w:w="8694" w:type="dxa"/>
          </w:tcPr>
          <w:p w14:paraId="77A93505" w14:textId="77777777" w:rsidR="00B65F41" w:rsidRPr="00B161E2" w:rsidRDefault="00B65F41" w:rsidP="008E4254">
            <w:pPr>
              <w:tabs>
                <w:tab w:val="left" w:pos="720"/>
                <w:tab w:val="left" w:pos="1080"/>
                <w:tab w:val="left" w:pos="1440"/>
                <w:tab w:val="left" w:pos="1800"/>
                <w:tab w:val="left" w:pos="2160"/>
              </w:tabs>
              <w:spacing w:before="40" w:after="40"/>
            </w:pPr>
            <w:r w:rsidRPr="00B161E2">
              <w:t>Develops database administration policies</w:t>
            </w:r>
            <w:r w:rsidR="00A31075" w:rsidRPr="00B161E2">
              <w:t>.</w:t>
            </w:r>
          </w:p>
        </w:tc>
      </w:tr>
      <w:tr w:rsidR="00B65F41" w:rsidRPr="00B161E2" w14:paraId="635D56DF" w14:textId="77777777" w:rsidTr="00431C83">
        <w:trPr>
          <w:cantSplit/>
          <w:trHeight w:val="242"/>
        </w:trPr>
        <w:tc>
          <w:tcPr>
            <w:tcW w:w="1026" w:type="dxa"/>
          </w:tcPr>
          <w:p w14:paraId="646E0FA6"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4.9</w:t>
            </w:r>
          </w:p>
        </w:tc>
        <w:tc>
          <w:tcPr>
            <w:tcW w:w="8694" w:type="dxa"/>
          </w:tcPr>
          <w:p w14:paraId="6D5B51C8" w14:textId="77777777" w:rsidR="00B65F41" w:rsidRPr="00B161E2" w:rsidRDefault="00B65F41" w:rsidP="008E4254">
            <w:pPr>
              <w:tabs>
                <w:tab w:val="left" w:pos="720"/>
                <w:tab w:val="left" w:pos="1080"/>
                <w:tab w:val="left" w:pos="1440"/>
                <w:tab w:val="left" w:pos="1800"/>
                <w:tab w:val="left" w:pos="2160"/>
              </w:tabs>
              <w:spacing w:before="40" w:after="40"/>
            </w:pPr>
            <w:r w:rsidRPr="00B161E2">
              <w:t>Develops disaster recovery policies and procedures</w:t>
            </w:r>
            <w:r w:rsidR="00A31075" w:rsidRPr="00B161E2">
              <w:t>.</w:t>
            </w:r>
          </w:p>
        </w:tc>
      </w:tr>
      <w:tr w:rsidR="00B65F41" w:rsidRPr="00B161E2" w14:paraId="5D8FDA3C" w14:textId="77777777" w:rsidTr="00207FB7">
        <w:trPr>
          <w:cantSplit/>
        </w:trPr>
        <w:tc>
          <w:tcPr>
            <w:tcW w:w="1026" w:type="dxa"/>
          </w:tcPr>
          <w:p w14:paraId="0EDA948A"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4.10</w:t>
            </w:r>
          </w:p>
        </w:tc>
        <w:tc>
          <w:tcPr>
            <w:tcW w:w="8694" w:type="dxa"/>
          </w:tcPr>
          <w:p w14:paraId="72811858" w14:textId="77777777" w:rsidR="00B65F41" w:rsidRPr="00B161E2" w:rsidRDefault="00B65F41" w:rsidP="008E4254">
            <w:pPr>
              <w:tabs>
                <w:tab w:val="left" w:pos="720"/>
                <w:tab w:val="left" w:pos="1080"/>
                <w:tab w:val="left" w:pos="1440"/>
                <w:tab w:val="left" w:pos="1800"/>
                <w:tab w:val="left" w:pos="2160"/>
              </w:tabs>
              <w:spacing w:before="40" w:after="40"/>
            </w:pPr>
            <w:r w:rsidRPr="00B161E2">
              <w:t>Determines security policies including the application of error control techniques</w:t>
            </w:r>
            <w:r w:rsidR="00A31075" w:rsidRPr="00B161E2">
              <w:t>.</w:t>
            </w:r>
          </w:p>
        </w:tc>
      </w:tr>
    </w:tbl>
    <w:p w14:paraId="72B409C8" w14:textId="77777777" w:rsidR="00566556" w:rsidRPr="00B161E2" w:rsidRDefault="00566556" w:rsidP="008E4254">
      <w:pPr>
        <w:tabs>
          <w:tab w:val="left" w:pos="720"/>
          <w:tab w:val="left" w:pos="1080"/>
          <w:tab w:val="left" w:pos="1440"/>
          <w:tab w:val="left" w:pos="1800"/>
          <w:tab w:val="left" w:pos="2160"/>
        </w:tabs>
      </w:pPr>
      <w:bookmarkStart w:id="47" w:name="_Toc148431876"/>
    </w:p>
    <w:p w14:paraId="7FE843A0" w14:textId="77777777" w:rsidR="008926AD" w:rsidRPr="00B161E2" w:rsidRDefault="00B65F41" w:rsidP="008E4254">
      <w:pPr>
        <w:pStyle w:val="Heading3"/>
        <w:numPr>
          <w:ilvl w:val="2"/>
          <w:numId w:val="1"/>
        </w:numPr>
        <w:tabs>
          <w:tab w:val="left" w:pos="720"/>
          <w:tab w:val="left" w:pos="1080"/>
          <w:tab w:val="left" w:pos="1440"/>
          <w:tab w:val="left" w:pos="1800"/>
          <w:tab w:val="left" w:pos="2160"/>
        </w:tabs>
      </w:pPr>
      <w:bookmarkStart w:id="48" w:name="_Toc157995952"/>
      <w:r w:rsidRPr="00B161E2">
        <w:t>Audit Submission</w:t>
      </w:r>
      <w:bookmarkEnd w:id="47"/>
      <w:bookmarkEnd w:id="48"/>
    </w:p>
    <w:p w14:paraId="0C7748A4" w14:textId="77777777" w:rsidR="00BF33C4" w:rsidRPr="00B161E2" w:rsidRDefault="00BF33C4" w:rsidP="00DE4D96">
      <w:pPr>
        <w:pStyle w:val="Longcitation"/>
      </w:pPr>
    </w:p>
    <w:p w14:paraId="572A6443" w14:textId="77777777" w:rsidR="00B65F41" w:rsidRPr="00B161E2" w:rsidRDefault="00B65F41" w:rsidP="00DE4D96">
      <w:pPr>
        <w:pStyle w:val="Longcitation"/>
      </w:pPr>
      <w:r w:rsidRPr="00B161E2">
        <w:t>The Audit Submission function will verify that submissions (SIP or AIP) meet the specifications of the Submission Agreement. This function receives AIP/SIP reviews from Preservation Planning and may also involve an outside committee (e.g., science and technical review)</w:t>
      </w:r>
      <w:r w:rsidRPr="00B161E2">
        <w:rPr>
          <w:strike/>
        </w:rPr>
        <w:t>.</w:t>
      </w:r>
      <w:r w:rsidRPr="00B161E2">
        <w:t xml:space="preserve"> The audit process must verify that the quality of the data meets the requirements of the archive and the review committee. It must verify that there is adequate Representation Information and PDI to ensure that the Content Information is understandable and independently usable to the Designated Community. The formality of the review will vary depending on internal archive policies. The Audit process may determine that some portions of the SIP are not appropriate for inclusion in the archive and must be resubmitted or excluded. An audit report is provided to Ingest. After the audit process is completed, any liens are reported to the Producer, who will then resubmit the SIP to Ingest or appeal the decision to Administration. After the audit is completed, a final ingest report is prepared and provided to the Producer and to Negotiate Submission Agreement. Audit methods potentially include sampling, periodic review, and peer review.</w:t>
      </w:r>
    </w:p>
    <w:p w14:paraId="10555062" w14:textId="77777777" w:rsidR="00431C83" w:rsidRPr="00B161E2" w:rsidRDefault="00431C83" w:rsidP="008E4254">
      <w:pPr>
        <w:tabs>
          <w:tab w:val="left" w:pos="720"/>
          <w:tab w:val="left" w:pos="1080"/>
          <w:tab w:val="left" w:pos="1440"/>
          <w:tab w:val="left" w:pos="1800"/>
          <w:tab w:val="left" w:pos="2160"/>
        </w:tabs>
      </w:pPr>
    </w:p>
    <w:p w14:paraId="33F9849D" w14:textId="77777777" w:rsidR="008926AD" w:rsidRPr="00B161E2" w:rsidRDefault="00B65F41" w:rsidP="008E4254">
      <w:pPr>
        <w:tabs>
          <w:tab w:val="left" w:pos="720"/>
          <w:tab w:val="left" w:pos="1080"/>
          <w:tab w:val="left" w:pos="1440"/>
          <w:tab w:val="left" w:pos="1800"/>
          <w:tab w:val="left" w:pos="2160"/>
        </w:tabs>
      </w:pPr>
      <w:r w:rsidRPr="00B161E2">
        <w:t>The Library will establish a review and audit program for SIPs.</w:t>
      </w:r>
    </w:p>
    <w:p w14:paraId="066139AE" w14:textId="77777777" w:rsidR="00B65F41" w:rsidRPr="00B161E2" w:rsidRDefault="00B65F41" w:rsidP="008E4254">
      <w:pPr>
        <w:tabs>
          <w:tab w:val="left" w:pos="720"/>
          <w:tab w:val="left" w:pos="1080"/>
          <w:tab w:val="left" w:pos="1440"/>
          <w:tab w:val="left" w:pos="1800"/>
          <w:tab w:val="left" w:pos="2160"/>
        </w:tabs>
      </w:pPr>
    </w:p>
    <w:p w14:paraId="5AEE75FE" w14:textId="77777777" w:rsidR="00B65F41" w:rsidRPr="00B161E2" w:rsidRDefault="00B65F41" w:rsidP="008E4254">
      <w:pPr>
        <w:tabs>
          <w:tab w:val="left" w:pos="720"/>
          <w:tab w:val="left" w:pos="1080"/>
          <w:tab w:val="left" w:pos="1440"/>
          <w:tab w:val="left" w:pos="1800"/>
          <w:tab w:val="left" w:pos="2160"/>
        </w:tabs>
      </w:pPr>
      <w:r w:rsidRPr="00B161E2">
        <w:t>If material is not judged as suitable for collection and preservation then the Producer will be notified.  In some cases the Producer may be requested to modify the material, or provide alternate material.</w:t>
      </w:r>
    </w:p>
    <w:p w14:paraId="09316A71" w14:textId="77777777" w:rsidR="00B65F41" w:rsidRPr="00B161E2" w:rsidRDefault="00B65F41"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B65F41" w:rsidRPr="00B161E2" w14:paraId="270B2958" w14:textId="77777777" w:rsidTr="009F56FF">
        <w:trPr>
          <w:cantSplit/>
        </w:trPr>
        <w:tc>
          <w:tcPr>
            <w:tcW w:w="904" w:type="dxa"/>
          </w:tcPr>
          <w:p w14:paraId="47CD2A5F"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5.1</w:t>
            </w:r>
          </w:p>
        </w:tc>
        <w:tc>
          <w:tcPr>
            <w:tcW w:w="7736" w:type="dxa"/>
          </w:tcPr>
          <w:p w14:paraId="24DF56A1" w14:textId="77777777" w:rsidR="00B65F41" w:rsidRPr="00B161E2" w:rsidRDefault="002C2CF9" w:rsidP="008E4254">
            <w:pPr>
              <w:tabs>
                <w:tab w:val="left" w:pos="720"/>
                <w:tab w:val="left" w:pos="1080"/>
                <w:tab w:val="left" w:pos="1440"/>
                <w:tab w:val="left" w:pos="1800"/>
                <w:tab w:val="left" w:pos="2160"/>
              </w:tabs>
              <w:spacing w:before="40" w:after="40"/>
            </w:pPr>
            <w:r w:rsidRPr="00B161E2">
              <w:t>Audits d</w:t>
            </w:r>
            <w:r w:rsidR="00B65F41" w:rsidRPr="00B161E2">
              <w:t>ata in SIPs or AIPs to ensure that they meet specified requirements.</w:t>
            </w:r>
          </w:p>
        </w:tc>
      </w:tr>
      <w:tr w:rsidR="00B65F41" w:rsidRPr="00B161E2" w14:paraId="27044CC4" w14:textId="77777777" w:rsidTr="009F56FF">
        <w:trPr>
          <w:cantSplit/>
        </w:trPr>
        <w:tc>
          <w:tcPr>
            <w:tcW w:w="904" w:type="dxa"/>
          </w:tcPr>
          <w:p w14:paraId="723DDA0D"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5.2</w:t>
            </w:r>
          </w:p>
        </w:tc>
        <w:tc>
          <w:tcPr>
            <w:tcW w:w="7736" w:type="dxa"/>
          </w:tcPr>
          <w:p w14:paraId="49E310B2" w14:textId="77777777" w:rsidR="00B65F41" w:rsidRPr="00B161E2" w:rsidRDefault="00B65F41" w:rsidP="008E4254">
            <w:pPr>
              <w:tabs>
                <w:tab w:val="left" w:pos="720"/>
                <w:tab w:val="left" w:pos="1080"/>
                <w:tab w:val="left" w:pos="1440"/>
                <w:tab w:val="left" w:pos="1800"/>
                <w:tab w:val="left" w:pos="2160"/>
              </w:tabs>
              <w:spacing w:before="40" w:after="40"/>
            </w:pPr>
            <w:r w:rsidRPr="00B161E2">
              <w:t>Checks and records required metadata</w:t>
            </w:r>
            <w:r w:rsidR="00207FB7" w:rsidRPr="00B161E2">
              <w:t xml:space="preserve"> appropriately in the database</w:t>
            </w:r>
            <w:r w:rsidRPr="00B161E2">
              <w:t>.  Note: Metadata requirements may vary dependent on the information package type (SIP or AIP).</w:t>
            </w:r>
          </w:p>
        </w:tc>
      </w:tr>
      <w:tr w:rsidR="00B65F41" w:rsidRPr="00B161E2" w14:paraId="2869F9D6" w14:textId="77777777" w:rsidTr="009F56FF">
        <w:trPr>
          <w:cantSplit/>
        </w:trPr>
        <w:tc>
          <w:tcPr>
            <w:tcW w:w="904" w:type="dxa"/>
          </w:tcPr>
          <w:p w14:paraId="6B01B558"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5.3</w:t>
            </w:r>
          </w:p>
        </w:tc>
        <w:tc>
          <w:tcPr>
            <w:tcW w:w="7736" w:type="dxa"/>
          </w:tcPr>
          <w:p w14:paraId="3B96EF60" w14:textId="77777777" w:rsidR="00B65F41" w:rsidRPr="00B161E2" w:rsidRDefault="00B65F41" w:rsidP="008E4254">
            <w:pPr>
              <w:tabs>
                <w:tab w:val="left" w:pos="720"/>
                <w:tab w:val="left" w:pos="1080"/>
                <w:tab w:val="left" w:pos="1440"/>
                <w:tab w:val="left" w:pos="1800"/>
                <w:tab w:val="left" w:pos="2160"/>
              </w:tabs>
              <w:spacing w:before="40" w:after="40"/>
            </w:pPr>
            <w:r w:rsidRPr="00B161E2">
              <w:t>Rejects components of information packages that do not meet requirements</w:t>
            </w:r>
            <w:r w:rsidR="00A31075" w:rsidRPr="00B161E2">
              <w:t>.</w:t>
            </w:r>
          </w:p>
        </w:tc>
      </w:tr>
      <w:tr w:rsidR="00B65F41" w:rsidRPr="00B161E2" w14:paraId="415006F8" w14:textId="77777777" w:rsidTr="009F56FF">
        <w:trPr>
          <w:cantSplit/>
        </w:trPr>
        <w:tc>
          <w:tcPr>
            <w:tcW w:w="904" w:type="dxa"/>
          </w:tcPr>
          <w:p w14:paraId="04A256EB"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5.4</w:t>
            </w:r>
          </w:p>
        </w:tc>
        <w:tc>
          <w:tcPr>
            <w:tcW w:w="7736" w:type="dxa"/>
          </w:tcPr>
          <w:p w14:paraId="62ED367B" w14:textId="77777777" w:rsidR="00B65F41" w:rsidRPr="00B161E2" w:rsidRDefault="00B65F41" w:rsidP="008E4254">
            <w:pPr>
              <w:tabs>
                <w:tab w:val="left" w:pos="720"/>
                <w:tab w:val="left" w:pos="1080"/>
                <w:tab w:val="left" w:pos="1440"/>
                <w:tab w:val="left" w:pos="1800"/>
                <w:tab w:val="left" w:pos="2160"/>
              </w:tabs>
              <w:spacing w:before="40" w:after="40"/>
            </w:pPr>
            <w:r w:rsidRPr="00B161E2">
              <w:t>Provides audit reports to the Ingest QA function.</w:t>
            </w:r>
          </w:p>
        </w:tc>
      </w:tr>
      <w:tr w:rsidR="00B65F41" w:rsidRPr="00B161E2" w14:paraId="655B1403" w14:textId="77777777" w:rsidTr="009F56FF">
        <w:trPr>
          <w:cantSplit/>
        </w:trPr>
        <w:tc>
          <w:tcPr>
            <w:tcW w:w="904" w:type="dxa"/>
          </w:tcPr>
          <w:p w14:paraId="36281C5B"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5.5</w:t>
            </w:r>
          </w:p>
        </w:tc>
        <w:tc>
          <w:tcPr>
            <w:tcW w:w="7736" w:type="dxa"/>
          </w:tcPr>
          <w:p w14:paraId="3BD494BE" w14:textId="77777777" w:rsidR="00B65F41" w:rsidRPr="00B161E2" w:rsidRDefault="008033B8" w:rsidP="008E4254">
            <w:pPr>
              <w:tabs>
                <w:tab w:val="left" w:pos="720"/>
                <w:tab w:val="left" w:pos="1080"/>
                <w:tab w:val="left" w:pos="1440"/>
                <w:tab w:val="left" w:pos="1800"/>
                <w:tab w:val="left" w:pos="2160"/>
              </w:tabs>
              <w:spacing w:before="40" w:after="40"/>
            </w:pPr>
            <w:r w:rsidRPr="00B161E2">
              <w:t>Keeps an audit trail of all actions.</w:t>
            </w:r>
          </w:p>
        </w:tc>
      </w:tr>
    </w:tbl>
    <w:p w14:paraId="721BB2DE" w14:textId="77777777" w:rsidR="00B65F41" w:rsidRPr="00B161E2" w:rsidRDefault="00B65F41" w:rsidP="008E4254">
      <w:pPr>
        <w:tabs>
          <w:tab w:val="left" w:pos="720"/>
          <w:tab w:val="left" w:pos="1080"/>
          <w:tab w:val="left" w:pos="1440"/>
          <w:tab w:val="left" w:pos="1800"/>
          <w:tab w:val="left" w:pos="2160"/>
        </w:tabs>
      </w:pPr>
    </w:p>
    <w:p w14:paraId="2BA9F18D" w14:textId="77777777" w:rsidR="008926AD" w:rsidRPr="00B161E2" w:rsidRDefault="00B65F41" w:rsidP="008E4254">
      <w:pPr>
        <w:pStyle w:val="Heading3"/>
        <w:numPr>
          <w:ilvl w:val="2"/>
          <w:numId w:val="1"/>
        </w:numPr>
        <w:tabs>
          <w:tab w:val="left" w:pos="720"/>
          <w:tab w:val="left" w:pos="1080"/>
          <w:tab w:val="left" w:pos="1440"/>
          <w:tab w:val="left" w:pos="1800"/>
          <w:tab w:val="left" w:pos="2160"/>
        </w:tabs>
      </w:pPr>
      <w:bookmarkStart w:id="49" w:name="_Toc148431877"/>
      <w:bookmarkStart w:id="50" w:name="_Toc157995953"/>
      <w:r w:rsidRPr="00B161E2">
        <w:t>Activate Requests</w:t>
      </w:r>
      <w:bookmarkEnd w:id="49"/>
      <w:bookmarkEnd w:id="50"/>
    </w:p>
    <w:p w14:paraId="31A46E4A" w14:textId="77777777" w:rsidR="00B65F41" w:rsidRPr="00B161E2" w:rsidRDefault="00B65F41" w:rsidP="008E4254">
      <w:pPr>
        <w:tabs>
          <w:tab w:val="left" w:pos="720"/>
          <w:tab w:val="left" w:pos="1080"/>
          <w:tab w:val="left" w:pos="1440"/>
          <w:tab w:val="left" w:pos="1800"/>
          <w:tab w:val="left" w:pos="2160"/>
        </w:tabs>
      </w:pPr>
    </w:p>
    <w:p w14:paraId="0C27CBFA" w14:textId="77777777" w:rsidR="00B65F41" w:rsidRPr="00B161E2" w:rsidRDefault="00B65F41" w:rsidP="00DE4D96">
      <w:pPr>
        <w:pStyle w:val="Longcitation"/>
      </w:pPr>
      <w:r w:rsidRPr="00B161E2">
        <w:t xml:space="preserve">The Activate Requests function maintains a record of event-driven requests and periodically compares it to the contents of the archive to determine if all needed data is available. If needed data is available, this </w:t>
      </w:r>
      <w:r w:rsidRPr="00B161E2">
        <w:lastRenderedPageBreak/>
        <w:t>function generates a dissemination request that is sent to Access. This function can also generate orders on a periodic basis where the length of the period is defined by the Consumers or on the occurrence of an event (e.g., a database update).</w:t>
      </w:r>
    </w:p>
    <w:p w14:paraId="6DC8E70C" w14:textId="77777777" w:rsidR="00B65F41" w:rsidRPr="00B161E2" w:rsidRDefault="00B65F41" w:rsidP="008E4254">
      <w:pPr>
        <w:tabs>
          <w:tab w:val="left" w:pos="720"/>
          <w:tab w:val="left" w:pos="1080"/>
          <w:tab w:val="left" w:pos="1440"/>
          <w:tab w:val="left" w:pos="1800"/>
          <w:tab w:val="left" w:pos="2160"/>
        </w:tabs>
        <w:rPr>
          <w:b/>
          <w:sz w:val="20"/>
        </w:rPr>
      </w:pPr>
    </w:p>
    <w:p w14:paraId="4F549E29" w14:textId="77777777" w:rsidR="00431C83" w:rsidRPr="00B161E2" w:rsidRDefault="00431C83" w:rsidP="008E4254">
      <w:pPr>
        <w:tabs>
          <w:tab w:val="left" w:pos="720"/>
          <w:tab w:val="left" w:pos="1080"/>
          <w:tab w:val="left" w:pos="1440"/>
          <w:tab w:val="left" w:pos="1800"/>
          <w:tab w:val="left" w:pos="2160"/>
        </w:tabs>
        <w:rPr>
          <w:b/>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B65F41" w:rsidRPr="00B161E2" w14:paraId="3FDF1CAD" w14:textId="77777777" w:rsidTr="009F56FF">
        <w:trPr>
          <w:cantSplit/>
        </w:trPr>
        <w:tc>
          <w:tcPr>
            <w:tcW w:w="904" w:type="dxa"/>
          </w:tcPr>
          <w:p w14:paraId="7C446CD3"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6.1</w:t>
            </w:r>
          </w:p>
        </w:tc>
        <w:tc>
          <w:tcPr>
            <w:tcW w:w="7736" w:type="dxa"/>
          </w:tcPr>
          <w:p w14:paraId="680FC400" w14:textId="77777777" w:rsidR="00B65F41" w:rsidRPr="00B161E2" w:rsidRDefault="00B65F41" w:rsidP="008E4254">
            <w:pPr>
              <w:tabs>
                <w:tab w:val="left" w:pos="720"/>
                <w:tab w:val="left" w:pos="1080"/>
                <w:tab w:val="left" w:pos="1440"/>
                <w:tab w:val="left" w:pos="1800"/>
                <w:tab w:val="left" w:pos="2160"/>
              </w:tabs>
              <w:spacing w:before="40" w:after="40"/>
            </w:pPr>
            <w:r w:rsidRPr="00B161E2">
              <w:t>Maintains a record of event-driven events and compares it to the contents of the repository</w:t>
            </w:r>
            <w:r w:rsidR="00A31075" w:rsidRPr="00B161E2">
              <w:t>.</w:t>
            </w:r>
          </w:p>
        </w:tc>
      </w:tr>
      <w:tr w:rsidR="00B65F41" w:rsidRPr="00B161E2" w14:paraId="61938105" w14:textId="77777777" w:rsidTr="009F56FF">
        <w:trPr>
          <w:cantSplit/>
        </w:trPr>
        <w:tc>
          <w:tcPr>
            <w:tcW w:w="904" w:type="dxa"/>
          </w:tcPr>
          <w:p w14:paraId="6D5BE92B"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6.2</w:t>
            </w:r>
          </w:p>
        </w:tc>
        <w:tc>
          <w:tcPr>
            <w:tcW w:w="7736" w:type="dxa"/>
          </w:tcPr>
          <w:p w14:paraId="7A0D0C08" w14:textId="77777777" w:rsidR="00B65F41" w:rsidRPr="00B161E2" w:rsidRDefault="00B65F41" w:rsidP="008E4254">
            <w:pPr>
              <w:tabs>
                <w:tab w:val="left" w:pos="720"/>
                <w:tab w:val="left" w:pos="1080"/>
                <w:tab w:val="left" w:pos="1440"/>
                <w:tab w:val="left" w:pos="1800"/>
                <w:tab w:val="left" w:pos="2160"/>
              </w:tabs>
              <w:spacing w:before="40" w:after="40"/>
            </w:pPr>
            <w:r w:rsidRPr="00B161E2">
              <w:t>Generates dissemination requests to Access if needed data are available</w:t>
            </w:r>
            <w:r w:rsidR="00A31075" w:rsidRPr="00B161E2">
              <w:t>.</w:t>
            </w:r>
          </w:p>
        </w:tc>
      </w:tr>
      <w:tr w:rsidR="00B65F41" w:rsidRPr="00B161E2" w14:paraId="4C2C6AEB" w14:textId="77777777" w:rsidTr="009F56FF">
        <w:trPr>
          <w:cantSplit/>
        </w:trPr>
        <w:tc>
          <w:tcPr>
            <w:tcW w:w="904" w:type="dxa"/>
          </w:tcPr>
          <w:p w14:paraId="72C98F3B" w14:textId="77777777" w:rsidR="00B65F41" w:rsidRPr="00B161E2" w:rsidRDefault="00E506E7" w:rsidP="008E4254">
            <w:pPr>
              <w:tabs>
                <w:tab w:val="left" w:pos="720"/>
                <w:tab w:val="left" w:pos="1080"/>
                <w:tab w:val="left" w:pos="1440"/>
                <w:tab w:val="left" w:pos="1800"/>
                <w:tab w:val="left" w:pos="2160"/>
              </w:tabs>
              <w:spacing w:before="40" w:after="40"/>
            </w:pPr>
            <w:r w:rsidRPr="00B161E2">
              <w:t>7.4.</w:t>
            </w:r>
            <w:r w:rsidR="00B65F41" w:rsidRPr="00B161E2">
              <w:t>6.3</w:t>
            </w:r>
          </w:p>
        </w:tc>
        <w:tc>
          <w:tcPr>
            <w:tcW w:w="7736" w:type="dxa"/>
          </w:tcPr>
          <w:p w14:paraId="3988B249" w14:textId="77777777" w:rsidR="00B65F41" w:rsidRPr="00B161E2" w:rsidRDefault="00B65F41" w:rsidP="008E4254">
            <w:pPr>
              <w:tabs>
                <w:tab w:val="left" w:pos="720"/>
                <w:tab w:val="left" w:pos="1080"/>
                <w:tab w:val="left" w:pos="1440"/>
                <w:tab w:val="left" w:pos="1800"/>
                <w:tab w:val="left" w:pos="2160"/>
              </w:tabs>
              <w:spacing w:before="40" w:after="40"/>
            </w:pPr>
            <w:r w:rsidRPr="00B161E2">
              <w:t>Generates orders on a periodic basis (e.g., to update a database)</w:t>
            </w:r>
            <w:r w:rsidR="00A31075" w:rsidRPr="00B161E2">
              <w:t>.</w:t>
            </w:r>
          </w:p>
        </w:tc>
      </w:tr>
      <w:tr w:rsidR="00207FB7" w:rsidRPr="00B161E2" w14:paraId="2637E7DA" w14:textId="77777777" w:rsidTr="009F56FF">
        <w:trPr>
          <w:cantSplit/>
        </w:trPr>
        <w:tc>
          <w:tcPr>
            <w:tcW w:w="904" w:type="dxa"/>
          </w:tcPr>
          <w:p w14:paraId="5F0E8F63" w14:textId="77777777" w:rsidR="00207FB7" w:rsidRPr="00B161E2" w:rsidRDefault="00E506E7" w:rsidP="008E4254">
            <w:pPr>
              <w:tabs>
                <w:tab w:val="left" w:pos="720"/>
                <w:tab w:val="left" w:pos="1080"/>
                <w:tab w:val="left" w:pos="1440"/>
                <w:tab w:val="left" w:pos="1800"/>
                <w:tab w:val="left" w:pos="2160"/>
              </w:tabs>
              <w:spacing w:before="40" w:after="40"/>
            </w:pPr>
            <w:r w:rsidRPr="00B161E2">
              <w:t>7.4.6</w:t>
            </w:r>
            <w:r w:rsidR="00207FB7" w:rsidRPr="00B161E2">
              <w:t>.</w:t>
            </w:r>
            <w:r w:rsidR="00431C83" w:rsidRPr="00B161E2">
              <w:t>4</w:t>
            </w:r>
          </w:p>
        </w:tc>
        <w:tc>
          <w:tcPr>
            <w:tcW w:w="7736" w:type="dxa"/>
          </w:tcPr>
          <w:p w14:paraId="4C9FB6E2" w14:textId="77777777" w:rsidR="00207FB7" w:rsidRPr="00B161E2" w:rsidRDefault="00207FB7" w:rsidP="008E4254">
            <w:pPr>
              <w:tabs>
                <w:tab w:val="left" w:pos="720"/>
                <w:tab w:val="left" w:pos="1080"/>
                <w:tab w:val="left" w:pos="1440"/>
                <w:tab w:val="left" w:pos="1800"/>
                <w:tab w:val="left" w:pos="2160"/>
              </w:tabs>
              <w:spacing w:before="40" w:after="40"/>
            </w:pPr>
            <w:r w:rsidRPr="00B161E2">
              <w:t>Keeps an audit trail of all actions.</w:t>
            </w:r>
          </w:p>
        </w:tc>
      </w:tr>
    </w:tbl>
    <w:p w14:paraId="49C65150" w14:textId="77777777" w:rsidR="00B65F41" w:rsidRPr="00B161E2" w:rsidRDefault="00B65F41" w:rsidP="008E4254">
      <w:pPr>
        <w:tabs>
          <w:tab w:val="left" w:pos="720"/>
          <w:tab w:val="left" w:pos="1080"/>
          <w:tab w:val="left" w:pos="1440"/>
          <w:tab w:val="left" w:pos="1800"/>
          <w:tab w:val="left" w:pos="2160"/>
        </w:tabs>
        <w:rPr>
          <w:b/>
        </w:rPr>
      </w:pPr>
    </w:p>
    <w:p w14:paraId="582A4FF7" w14:textId="77777777" w:rsidR="008926AD" w:rsidRPr="00B161E2" w:rsidRDefault="0043736E" w:rsidP="008E4254">
      <w:pPr>
        <w:pStyle w:val="Heading2"/>
        <w:numPr>
          <w:ilvl w:val="1"/>
          <w:numId w:val="1"/>
        </w:numPr>
        <w:tabs>
          <w:tab w:val="clear" w:pos="840"/>
          <w:tab w:val="num" w:pos="540"/>
          <w:tab w:val="left" w:pos="720"/>
          <w:tab w:val="left" w:pos="1080"/>
          <w:tab w:val="left" w:pos="1440"/>
          <w:tab w:val="left" w:pos="1800"/>
          <w:tab w:val="left" w:pos="2160"/>
        </w:tabs>
        <w:ind w:hanging="840"/>
      </w:pPr>
      <w:bookmarkStart w:id="51" w:name="_Toc157995954"/>
      <w:r w:rsidRPr="00B161E2">
        <w:t>Preservation Planning</w:t>
      </w:r>
      <w:bookmarkEnd w:id="51"/>
    </w:p>
    <w:p w14:paraId="6A4A91C4" w14:textId="77777777" w:rsidR="00B65F41" w:rsidRPr="00B161E2" w:rsidRDefault="00B65F41" w:rsidP="008E4254">
      <w:pPr>
        <w:tabs>
          <w:tab w:val="left" w:pos="720"/>
          <w:tab w:val="left" w:pos="1080"/>
          <w:tab w:val="left" w:pos="1440"/>
          <w:tab w:val="left" w:pos="1800"/>
          <w:tab w:val="left" w:pos="2160"/>
        </w:tabs>
      </w:pPr>
    </w:p>
    <w:p w14:paraId="49C700A4" w14:textId="77777777" w:rsidR="00B65F41" w:rsidRPr="00B161E2" w:rsidRDefault="00B65F41" w:rsidP="00DE4D96">
      <w:pPr>
        <w:pStyle w:val="Longcitation"/>
      </w:pPr>
      <w:r w:rsidRPr="00B161E2">
        <w:t>Preservation Planning provides the services and functions for monitoring the environment of the OAIS and providing recommendations to ensure that the information store</w:t>
      </w:r>
      <w:r w:rsidR="002C2CF9" w:rsidRPr="00B161E2">
        <w:t>d</w:t>
      </w:r>
      <w:r w:rsidRPr="00B161E2">
        <w:t xml:space="preserve"> in the OAIS remain accessible to the Designated User Community over the long-term, even if the original computing environment becomes obsolete.  Preservation planning functions include evaluating the contents of the archive and periodically recommending archival information updates to migrate current archive holdings, developing recommendations for archive standards and policies, and monitoring changes in the technology environment and in the Designated Community's service requirements and Knowledge base.  Preservation Planning also designs IP templates and provides design assistance and review to speciali</w:t>
      </w:r>
      <w:r w:rsidR="00BF33C4" w:rsidRPr="00B161E2">
        <w:t>z</w:t>
      </w:r>
      <w:r w:rsidRPr="00B161E2">
        <w:t>e these templates into SIPs and AIPs for specific submissions.  Preservation Planning also develops detailed Migration plans, software prototypes and test plans to enable implementation of Administration migration goals.</w:t>
      </w:r>
    </w:p>
    <w:p w14:paraId="727077C1" w14:textId="77777777" w:rsidR="00B65D2B" w:rsidRPr="00B161E2" w:rsidRDefault="00B65D2B" w:rsidP="00DE4D96">
      <w:pPr>
        <w:pStyle w:val="Paragraph"/>
      </w:pPr>
    </w:p>
    <w:p w14:paraId="5FAF21B2" w14:textId="77777777" w:rsidR="008926AD" w:rsidRPr="00B161E2" w:rsidRDefault="00B65F41" w:rsidP="00DE4D96">
      <w:pPr>
        <w:pStyle w:val="Paragraph"/>
      </w:pPr>
      <w:r w:rsidRPr="00B161E2">
        <w:t>NLM will engage in ongoing preservation planning to ensure the long term availability of digital resources of permanent value.</w:t>
      </w:r>
    </w:p>
    <w:p w14:paraId="5CAC89CC" w14:textId="77777777" w:rsidR="00B65F41" w:rsidRPr="00B161E2" w:rsidRDefault="00B65F41" w:rsidP="008E4254">
      <w:pPr>
        <w:tabs>
          <w:tab w:val="left" w:pos="720"/>
          <w:tab w:val="left" w:pos="1080"/>
          <w:tab w:val="left" w:pos="1440"/>
          <w:tab w:val="left" w:pos="1800"/>
          <w:tab w:val="left" w:pos="2160"/>
        </w:tabs>
      </w:pPr>
    </w:p>
    <w:p w14:paraId="622F32AC" w14:textId="77777777" w:rsidR="008926AD" w:rsidRPr="00B161E2" w:rsidRDefault="00B65F41" w:rsidP="008E4254">
      <w:pPr>
        <w:tabs>
          <w:tab w:val="left" w:pos="720"/>
          <w:tab w:val="left" w:pos="1080"/>
          <w:tab w:val="left" w:pos="1440"/>
          <w:tab w:val="left" w:pos="1800"/>
          <w:tab w:val="left" w:pos="2160"/>
        </w:tabs>
      </w:pPr>
      <w:r w:rsidRPr="00B161E2">
        <w:t>NLM may implement multiple preservation strategies dependent upon the nature of the digital material within the NLM Digital Repository.</w:t>
      </w:r>
    </w:p>
    <w:p w14:paraId="47B7C8F9" w14:textId="77777777" w:rsidR="008926AD" w:rsidRPr="00B161E2" w:rsidRDefault="00B65F41" w:rsidP="008E4254">
      <w:pPr>
        <w:pStyle w:val="Heading3"/>
        <w:numPr>
          <w:ilvl w:val="2"/>
          <w:numId w:val="1"/>
        </w:numPr>
        <w:tabs>
          <w:tab w:val="left" w:pos="720"/>
          <w:tab w:val="left" w:pos="1080"/>
          <w:tab w:val="left" w:pos="1440"/>
          <w:tab w:val="left" w:pos="1800"/>
          <w:tab w:val="left" w:pos="2160"/>
        </w:tabs>
      </w:pPr>
      <w:bookmarkStart w:id="52" w:name="_Toc148431879"/>
      <w:bookmarkStart w:id="53" w:name="_Toc157995955"/>
      <w:r w:rsidRPr="00B161E2">
        <w:t>Monitor Designated Community</w:t>
      </w:r>
      <w:bookmarkEnd w:id="52"/>
      <w:bookmarkEnd w:id="53"/>
    </w:p>
    <w:p w14:paraId="70A5E626" w14:textId="77777777" w:rsidR="004F1808" w:rsidRPr="00B161E2" w:rsidRDefault="004F1808" w:rsidP="008E4254">
      <w:pPr>
        <w:tabs>
          <w:tab w:val="left" w:pos="720"/>
          <w:tab w:val="left" w:pos="1080"/>
          <w:tab w:val="left" w:pos="1440"/>
          <w:tab w:val="left" w:pos="1800"/>
          <w:tab w:val="left" w:pos="2160"/>
        </w:tabs>
        <w:rPr>
          <w:lang w:val="en-US"/>
        </w:rPr>
      </w:pPr>
    </w:p>
    <w:p w14:paraId="277B3D03" w14:textId="77777777" w:rsidR="008926AD" w:rsidRPr="00B161E2" w:rsidRDefault="004F1808" w:rsidP="00DE4D96">
      <w:pPr>
        <w:pStyle w:val="Longcitation"/>
      </w:pPr>
      <w:r w:rsidRPr="00B161E2">
        <w:t xml:space="preserve">The </w:t>
      </w:r>
      <w:r w:rsidRPr="00B161E2">
        <w:rPr>
          <w:bCs/>
        </w:rPr>
        <w:t>Monitor Designated Community</w:t>
      </w:r>
      <w:r w:rsidRPr="00B161E2">
        <w:rPr>
          <w:b/>
          <w:bCs/>
        </w:rPr>
        <w:t xml:space="preserve"> </w:t>
      </w:r>
      <w:r w:rsidRPr="00B161E2">
        <w:t>function interacts with archive Consumers and Producers to track changes in their service requirements and available product technologies. Such requirements might include data formats, media choices, preferences for software packages, new computing platforms, and mechanisms for communicating with the archive. This function may be accomplished via surveys, via a periodic formal review process, via community workshops where feedback is solicited or by individual interactions. It provides reports, requirements alerts and emerging standards to the Develop Preservation Strategies and Standards function. It sends preservation requirements to Develop Packaging Designs.</w:t>
      </w:r>
    </w:p>
    <w:p w14:paraId="3DE063A6" w14:textId="77777777" w:rsidR="004F1808" w:rsidRPr="00B161E2" w:rsidRDefault="004F1808" w:rsidP="008E4254">
      <w:pPr>
        <w:tabs>
          <w:tab w:val="left" w:pos="720"/>
          <w:tab w:val="left" w:pos="1080"/>
          <w:tab w:val="left" w:pos="1440"/>
          <w:tab w:val="left" w:pos="1800"/>
          <w:tab w:val="left" w:pos="2160"/>
        </w:tabs>
        <w:rPr>
          <w:lang w:val="en-US"/>
        </w:rPr>
      </w:pPr>
    </w:p>
    <w:p w14:paraId="645B9CB0" w14:textId="77777777" w:rsidR="008926AD" w:rsidRPr="00B161E2" w:rsidRDefault="00B65F41" w:rsidP="008E4254">
      <w:pPr>
        <w:tabs>
          <w:tab w:val="left" w:pos="720"/>
          <w:tab w:val="left" w:pos="1080"/>
          <w:tab w:val="left" w:pos="1440"/>
          <w:tab w:val="left" w:pos="1800"/>
          <w:tab w:val="left" w:pos="2160"/>
        </w:tabs>
        <w:rPr>
          <w:lang w:val="en-US"/>
        </w:rPr>
      </w:pPr>
      <w:r w:rsidRPr="00B161E2">
        <w:rPr>
          <w:lang w:val="en-US"/>
        </w:rPr>
        <w:t>The requirements of this function are described in the terms of the OAIS model.</w:t>
      </w:r>
    </w:p>
    <w:p w14:paraId="2996ED6C" w14:textId="77777777" w:rsidR="008926AD" w:rsidRPr="00B161E2" w:rsidRDefault="00B65F41" w:rsidP="008E4254">
      <w:pPr>
        <w:tabs>
          <w:tab w:val="left" w:pos="720"/>
          <w:tab w:val="left" w:pos="1080"/>
          <w:tab w:val="left" w:pos="1440"/>
          <w:tab w:val="left" w:pos="1800"/>
          <w:tab w:val="left" w:pos="2160"/>
        </w:tabs>
        <w:rPr>
          <w:lang w:val="en-US"/>
        </w:rPr>
      </w:pPr>
      <w:r w:rsidRPr="00B161E2">
        <w:rPr>
          <w:lang w:val="en-US"/>
        </w:rPr>
        <w:t>The Monitor Designated Community function:</w:t>
      </w:r>
    </w:p>
    <w:p w14:paraId="1E1F07C7" w14:textId="77777777" w:rsidR="00B65F41" w:rsidRPr="00B161E2" w:rsidRDefault="00B65F41" w:rsidP="008E4254">
      <w:pPr>
        <w:tabs>
          <w:tab w:val="left" w:pos="720"/>
          <w:tab w:val="left" w:pos="1080"/>
          <w:tab w:val="left" w:pos="1440"/>
          <w:tab w:val="left" w:pos="1800"/>
          <w:tab w:val="left" w:pos="2160"/>
        </w:tabs>
        <w:rPr>
          <w:lang w:val="en-US"/>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7506"/>
      </w:tblGrid>
      <w:tr w:rsidR="003E4710" w:rsidRPr="00B161E2" w14:paraId="336EC6CD" w14:textId="77777777" w:rsidTr="009F56FF">
        <w:trPr>
          <w:cantSplit/>
        </w:trPr>
        <w:tc>
          <w:tcPr>
            <w:tcW w:w="1134" w:type="dxa"/>
          </w:tcPr>
          <w:p w14:paraId="277A11F8" w14:textId="77777777" w:rsidR="003E4710" w:rsidRPr="00B161E2" w:rsidRDefault="003E4710" w:rsidP="008E4254">
            <w:pPr>
              <w:tabs>
                <w:tab w:val="left" w:pos="720"/>
                <w:tab w:val="left" w:pos="1080"/>
                <w:tab w:val="left" w:pos="1440"/>
                <w:tab w:val="left" w:pos="1800"/>
                <w:tab w:val="left" w:pos="2160"/>
              </w:tabs>
              <w:spacing w:before="40" w:after="40"/>
            </w:pPr>
          </w:p>
        </w:tc>
        <w:tc>
          <w:tcPr>
            <w:tcW w:w="7506" w:type="dxa"/>
          </w:tcPr>
          <w:p w14:paraId="1110252C" w14:textId="77777777" w:rsidR="003E4710" w:rsidRPr="00B161E2" w:rsidRDefault="003E4710" w:rsidP="008E4254">
            <w:pPr>
              <w:tabs>
                <w:tab w:val="left" w:pos="720"/>
                <w:tab w:val="left" w:pos="1080"/>
                <w:tab w:val="left" w:pos="1440"/>
                <w:tab w:val="left" w:pos="1800"/>
                <w:tab w:val="left" w:pos="2160"/>
              </w:tabs>
              <w:spacing w:before="40" w:after="40"/>
              <w:rPr>
                <w:iCs/>
              </w:rPr>
            </w:pPr>
            <w:r w:rsidRPr="00B161E2">
              <w:rPr>
                <w:b/>
              </w:rPr>
              <w:t>The following activities, unless otherwise noted, are performed by NLM or designated committees/teams with</w:t>
            </w:r>
            <w:r w:rsidR="006A4801" w:rsidRPr="00B161E2">
              <w:rPr>
                <w:b/>
              </w:rPr>
              <w:t>in</w:t>
            </w:r>
            <w:r w:rsidRPr="00B161E2">
              <w:rPr>
                <w:b/>
              </w:rPr>
              <w:t xml:space="preserve"> NLM.</w:t>
            </w:r>
          </w:p>
        </w:tc>
      </w:tr>
      <w:tr w:rsidR="001C1628" w:rsidRPr="00B161E2" w14:paraId="7EF855E2" w14:textId="77777777" w:rsidTr="009F56FF">
        <w:trPr>
          <w:cantSplit/>
        </w:trPr>
        <w:tc>
          <w:tcPr>
            <w:tcW w:w="1134" w:type="dxa"/>
          </w:tcPr>
          <w:p w14:paraId="3BCD7AB1" w14:textId="77777777" w:rsidR="001C1628" w:rsidRPr="00B161E2" w:rsidRDefault="00431C83" w:rsidP="008E4254">
            <w:pPr>
              <w:tabs>
                <w:tab w:val="left" w:pos="720"/>
                <w:tab w:val="left" w:pos="1080"/>
                <w:tab w:val="left" w:pos="1440"/>
                <w:tab w:val="left" w:pos="1800"/>
                <w:tab w:val="left" w:pos="2160"/>
              </w:tabs>
              <w:spacing w:before="40" w:after="40"/>
            </w:pPr>
            <w:r w:rsidRPr="00B161E2">
              <w:lastRenderedPageBreak/>
              <w:t>7</w:t>
            </w:r>
            <w:r w:rsidR="001C1628" w:rsidRPr="00B161E2">
              <w:t>.</w:t>
            </w:r>
            <w:r w:rsidR="00E506E7" w:rsidRPr="00B161E2">
              <w:t>5</w:t>
            </w:r>
            <w:r w:rsidR="001C1628" w:rsidRPr="00B161E2">
              <w:t>.1.1</w:t>
            </w:r>
          </w:p>
        </w:tc>
        <w:tc>
          <w:tcPr>
            <w:tcW w:w="7506" w:type="dxa"/>
          </w:tcPr>
          <w:p w14:paraId="54E8B86F" w14:textId="77777777" w:rsidR="001C1628" w:rsidRPr="00B161E2" w:rsidRDefault="001C1628" w:rsidP="008E4254">
            <w:pPr>
              <w:tabs>
                <w:tab w:val="left" w:pos="720"/>
                <w:tab w:val="left" w:pos="1080"/>
                <w:tab w:val="left" w:pos="1440"/>
                <w:tab w:val="left" w:pos="1800"/>
                <w:tab w:val="left" w:pos="2160"/>
              </w:tabs>
              <w:spacing w:before="40" w:after="40"/>
              <w:rPr>
                <w:b/>
                <w:iCs/>
                <w:strike/>
              </w:rPr>
            </w:pPr>
            <w:r w:rsidRPr="00B161E2">
              <w:rPr>
                <w:iCs/>
              </w:rPr>
              <w:t xml:space="preserve">Interacts with </w:t>
            </w:r>
            <w:r w:rsidR="00432D06" w:rsidRPr="00B161E2">
              <w:rPr>
                <w:iCs/>
              </w:rPr>
              <w:t>repository</w:t>
            </w:r>
            <w:r w:rsidRPr="00B161E2">
              <w:rPr>
                <w:iCs/>
              </w:rPr>
              <w:t xml:space="preserve"> </w:t>
            </w:r>
            <w:r w:rsidR="00432D06" w:rsidRPr="00B161E2">
              <w:rPr>
                <w:iCs/>
              </w:rPr>
              <w:t>users</w:t>
            </w:r>
            <w:r w:rsidRPr="00B161E2">
              <w:rPr>
                <w:iCs/>
              </w:rPr>
              <w:t xml:space="preserve"> and </w:t>
            </w:r>
            <w:r w:rsidR="00432D06" w:rsidRPr="00B161E2">
              <w:rPr>
                <w:iCs/>
              </w:rPr>
              <w:t>content providers</w:t>
            </w:r>
            <w:r w:rsidRPr="00B161E2">
              <w:rPr>
                <w:iCs/>
              </w:rPr>
              <w:t xml:space="preserve"> to track changes in their service requirements and available product technologies</w:t>
            </w:r>
            <w:r w:rsidRPr="00B161E2">
              <w:rPr>
                <w:bCs/>
                <w:iCs/>
              </w:rPr>
              <w:t>.</w:t>
            </w:r>
          </w:p>
        </w:tc>
      </w:tr>
      <w:tr w:rsidR="001C1628" w:rsidRPr="00B161E2" w14:paraId="7543C4F4" w14:textId="77777777" w:rsidTr="009F56FF">
        <w:trPr>
          <w:cantSplit/>
        </w:trPr>
        <w:tc>
          <w:tcPr>
            <w:tcW w:w="1134" w:type="dxa"/>
          </w:tcPr>
          <w:p w14:paraId="1803BDF5" w14:textId="77777777" w:rsidR="001C1628" w:rsidRPr="00B161E2" w:rsidRDefault="00431C83" w:rsidP="008E4254">
            <w:pPr>
              <w:tabs>
                <w:tab w:val="left" w:pos="720"/>
                <w:tab w:val="left" w:pos="1080"/>
                <w:tab w:val="left" w:pos="1440"/>
                <w:tab w:val="left" w:pos="1800"/>
                <w:tab w:val="left" w:pos="2160"/>
              </w:tabs>
              <w:spacing w:before="40" w:after="40"/>
            </w:pPr>
            <w:r w:rsidRPr="00B161E2">
              <w:t>7</w:t>
            </w:r>
            <w:r w:rsidR="001C1628" w:rsidRPr="00B161E2">
              <w:t>.</w:t>
            </w:r>
            <w:r w:rsidR="00E506E7" w:rsidRPr="00B161E2">
              <w:t>5</w:t>
            </w:r>
            <w:r w:rsidR="001C1628" w:rsidRPr="00B161E2">
              <w:t>.1.2</w:t>
            </w:r>
          </w:p>
        </w:tc>
        <w:tc>
          <w:tcPr>
            <w:tcW w:w="7506" w:type="dxa"/>
          </w:tcPr>
          <w:p w14:paraId="629B2769" w14:textId="77777777" w:rsidR="00431C83" w:rsidRPr="00B161E2" w:rsidRDefault="001C1628" w:rsidP="008E4254">
            <w:pPr>
              <w:tabs>
                <w:tab w:val="left" w:pos="720"/>
                <w:tab w:val="left" w:pos="1080"/>
                <w:tab w:val="left" w:pos="1440"/>
                <w:tab w:val="left" w:pos="1800"/>
                <w:tab w:val="left" w:pos="2160"/>
              </w:tabs>
              <w:spacing w:before="40" w:after="40"/>
              <w:rPr>
                <w:iCs/>
              </w:rPr>
            </w:pPr>
            <w:r w:rsidRPr="00B161E2">
              <w:rPr>
                <w:iCs/>
              </w:rPr>
              <w:t>Provides reports to the Develop Preservation Strategies and Standards function.</w:t>
            </w:r>
          </w:p>
        </w:tc>
      </w:tr>
      <w:tr w:rsidR="001C1628" w:rsidRPr="00B161E2" w14:paraId="1DC85B24" w14:textId="77777777" w:rsidTr="009F56FF">
        <w:trPr>
          <w:cantSplit/>
        </w:trPr>
        <w:tc>
          <w:tcPr>
            <w:tcW w:w="1134" w:type="dxa"/>
          </w:tcPr>
          <w:p w14:paraId="43E7AE5D" w14:textId="77777777" w:rsidR="001C1628" w:rsidRPr="00B161E2" w:rsidRDefault="00431C83" w:rsidP="008E4254">
            <w:pPr>
              <w:tabs>
                <w:tab w:val="left" w:pos="720"/>
                <w:tab w:val="left" w:pos="1080"/>
                <w:tab w:val="left" w:pos="1440"/>
                <w:tab w:val="left" w:pos="1800"/>
                <w:tab w:val="left" w:pos="2160"/>
              </w:tabs>
              <w:spacing w:before="40" w:after="40"/>
            </w:pPr>
            <w:r w:rsidRPr="00B161E2">
              <w:t>7</w:t>
            </w:r>
            <w:r w:rsidR="001C1628" w:rsidRPr="00B161E2">
              <w:t>.</w:t>
            </w:r>
            <w:r w:rsidR="00E506E7" w:rsidRPr="00B161E2">
              <w:t>5</w:t>
            </w:r>
            <w:r w:rsidR="001C1628" w:rsidRPr="00B161E2">
              <w:t>.1.3</w:t>
            </w:r>
          </w:p>
        </w:tc>
        <w:tc>
          <w:tcPr>
            <w:tcW w:w="7506" w:type="dxa"/>
          </w:tcPr>
          <w:p w14:paraId="2A190B04" w14:textId="77777777" w:rsidR="001C1628" w:rsidRPr="00B161E2" w:rsidRDefault="001C1628" w:rsidP="008E4254">
            <w:pPr>
              <w:tabs>
                <w:tab w:val="left" w:pos="720"/>
                <w:tab w:val="left" w:pos="1080"/>
                <w:tab w:val="left" w:pos="1440"/>
                <w:tab w:val="left" w:pos="1800"/>
                <w:tab w:val="left" w:pos="2160"/>
              </w:tabs>
              <w:spacing w:before="40" w:after="40"/>
            </w:pPr>
            <w:r w:rsidRPr="00B161E2">
              <w:t>Provides requirements alerts to the Develop Preservation Strategies and Standards function.</w:t>
            </w:r>
          </w:p>
        </w:tc>
      </w:tr>
      <w:tr w:rsidR="001C1628" w:rsidRPr="00B161E2" w14:paraId="41164069" w14:textId="77777777" w:rsidTr="009F56FF">
        <w:trPr>
          <w:cantSplit/>
        </w:trPr>
        <w:tc>
          <w:tcPr>
            <w:tcW w:w="1134" w:type="dxa"/>
          </w:tcPr>
          <w:p w14:paraId="2A5D40E2" w14:textId="77777777" w:rsidR="001C1628" w:rsidRPr="00B161E2" w:rsidRDefault="00431C83" w:rsidP="008E4254">
            <w:pPr>
              <w:tabs>
                <w:tab w:val="left" w:pos="720"/>
                <w:tab w:val="left" w:pos="1080"/>
                <w:tab w:val="left" w:pos="1440"/>
                <w:tab w:val="left" w:pos="1800"/>
                <w:tab w:val="left" w:pos="2160"/>
              </w:tabs>
              <w:spacing w:before="40" w:after="40"/>
            </w:pPr>
            <w:r w:rsidRPr="00B161E2">
              <w:t>7</w:t>
            </w:r>
            <w:r w:rsidR="001C1628" w:rsidRPr="00B161E2">
              <w:t>.</w:t>
            </w:r>
            <w:r w:rsidR="00E506E7" w:rsidRPr="00B161E2">
              <w:t>5</w:t>
            </w:r>
            <w:r w:rsidR="001C1628" w:rsidRPr="00B161E2">
              <w:t>.1.4</w:t>
            </w:r>
          </w:p>
        </w:tc>
        <w:tc>
          <w:tcPr>
            <w:tcW w:w="7506" w:type="dxa"/>
          </w:tcPr>
          <w:p w14:paraId="568ED88B" w14:textId="77777777" w:rsidR="001C1628" w:rsidRPr="00B161E2" w:rsidRDefault="001C1628" w:rsidP="008E4254">
            <w:pPr>
              <w:tabs>
                <w:tab w:val="left" w:pos="720"/>
                <w:tab w:val="left" w:pos="1080"/>
                <w:tab w:val="left" w:pos="1440"/>
                <w:tab w:val="left" w:pos="1800"/>
                <w:tab w:val="left" w:pos="2160"/>
              </w:tabs>
              <w:spacing w:before="40" w:after="40"/>
              <w:rPr>
                <w:iCs/>
              </w:rPr>
            </w:pPr>
            <w:r w:rsidRPr="00B161E2">
              <w:rPr>
                <w:iCs/>
              </w:rPr>
              <w:t>Sends preservation requirements to Develop Packaging Designs.</w:t>
            </w:r>
          </w:p>
        </w:tc>
      </w:tr>
      <w:tr w:rsidR="001C1628" w:rsidRPr="00B161E2" w14:paraId="062E31D9" w14:textId="77777777" w:rsidTr="009F56FF">
        <w:trPr>
          <w:cantSplit/>
        </w:trPr>
        <w:tc>
          <w:tcPr>
            <w:tcW w:w="1134" w:type="dxa"/>
          </w:tcPr>
          <w:p w14:paraId="0DB1D5E9" w14:textId="77777777" w:rsidR="001C1628" w:rsidRPr="00B161E2" w:rsidRDefault="00431C83" w:rsidP="008E4254">
            <w:pPr>
              <w:tabs>
                <w:tab w:val="left" w:pos="720"/>
                <w:tab w:val="left" w:pos="1080"/>
                <w:tab w:val="left" w:pos="1440"/>
                <w:tab w:val="left" w:pos="1800"/>
                <w:tab w:val="left" w:pos="2160"/>
              </w:tabs>
              <w:spacing w:before="40" w:after="40"/>
            </w:pPr>
            <w:r w:rsidRPr="00B161E2">
              <w:t>7</w:t>
            </w:r>
            <w:r w:rsidR="001C1628" w:rsidRPr="00B161E2">
              <w:t>.</w:t>
            </w:r>
            <w:r w:rsidR="00E506E7" w:rsidRPr="00B161E2">
              <w:t>5</w:t>
            </w:r>
            <w:r w:rsidR="001C1628" w:rsidRPr="00B161E2">
              <w:t>.1.5</w:t>
            </w:r>
          </w:p>
        </w:tc>
        <w:tc>
          <w:tcPr>
            <w:tcW w:w="7506" w:type="dxa"/>
          </w:tcPr>
          <w:p w14:paraId="7A681658" w14:textId="77777777" w:rsidR="001C1628" w:rsidRPr="00B161E2" w:rsidRDefault="00565AAE" w:rsidP="008E4254">
            <w:pPr>
              <w:tabs>
                <w:tab w:val="left" w:pos="720"/>
                <w:tab w:val="left" w:pos="1080"/>
                <w:tab w:val="left" w:pos="1440"/>
                <w:tab w:val="left" w:pos="1800"/>
                <w:tab w:val="left" w:pos="2160"/>
              </w:tabs>
              <w:spacing w:before="40" w:after="40"/>
            </w:pPr>
            <w:r w:rsidRPr="00B161E2">
              <w:t>The Repository System k</w:t>
            </w:r>
            <w:r w:rsidR="001C1628" w:rsidRPr="00B161E2">
              <w:t>eeps an audit trail of all actions.</w:t>
            </w:r>
          </w:p>
        </w:tc>
      </w:tr>
    </w:tbl>
    <w:p w14:paraId="353AF952" w14:textId="77777777" w:rsidR="00B65F41" w:rsidRPr="00B161E2" w:rsidRDefault="00B65F41" w:rsidP="008E4254">
      <w:pPr>
        <w:tabs>
          <w:tab w:val="left" w:pos="720"/>
          <w:tab w:val="left" w:pos="1080"/>
          <w:tab w:val="left" w:pos="1440"/>
          <w:tab w:val="left" w:pos="1800"/>
          <w:tab w:val="left" w:pos="2160"/>
        </w:tabs>
      </w:pPr>
    </w:p>
    <w:p w14:paraId="327B8E10" w14:textId="77777777" w:rsidR="008926AD" w:rsidRPr="00B161E2" w:rsidRDefault="00B65F41" w:rsidP="008E4254">
      <w:pPr>
        <w:pStyle w:val="Heading3"/>
        <w:numPr>
          <w:ilvl w:val="2"/>
          <w:numId w:val="1"/>
        </w:numPr>
        <w:tabs>
          <w:tab w:val="left" w:pos="720"/>
          <w:tab w:val="left" w:pos="1080"/>
          <w:tab w:val="left" w:pos="1440"/>
          <w:tab w:val="left" w:pos="1800"/>
          <w:tab w:val="left" w:pos="2160"/>
        </w:tabs>
      </w:pPr>
      <w:bookmarkStart w:id="54" w:name="_Toc148431880"/>
      <w:bookmarkStart w:id="55" w:name="_Toc157995956"/>
      <w:r w:rsidRPr="00B161E2">
        <w:t>Monitor Technology</w:t>
      </w:r>
      <w:bookmarkEnd w:id="54"/>
      <w:bookmarkEnd w:id="55"/>
    </w:p>
    <w:p w14:paraId="4905DC65" w14:textId="77777777" w:rsidR="00BF33C4" w:rsidRPr="00B161E2" w:rsidRDefault="00BF33C4" w:rsidP="008E4254">
      <w:pPr>
        <w:tabs>
          <w:tab w:val="left" w:pos="720"/>
          <w:tab w:val="left" w:pos="1080"/>
          <w:tab w:val="left" w:pos="1440"/>
          <w:tab w:val="left" w:pos="1800"/>
          <w:tab w:val="left" w:pos="2160"/>
        </w:tabs>
      </w:pPr>
    </w:p>
    <w:p w14:paraId="00E4EDB4" w14:textId="77777777" w:rsidR="00B65F41" w:rsidRPr="00B161E2" w:rsidRDefault="00B65F41" w:rsidP="00DE4D96">
      <w:pPr>
        <w:pStyle w:val="Longcitation"/>
      </w:pPr>
      <w:r w:rsidRPr="00B161E2">
        <w:t xml:space="preserve">The </w:t>
      </w:r>
      <w:r w:rsidRPr="00B161E2">
        <w:rPr>
          <w:rFonts w:ascii="TimesNewRoman,Bold" w:hAnsi="TimesNewRoman,Bold"/>
        </w:rPr>
        <w:t>Monitor Technology</w:t>
      </w:r>
      <w:r w:rsidRPr="00B161E2">
        <w:rPr>
          <w:rFonts w:ascii="TimesNewRoman,Bold" w:hAnsi="TimesNewRoman,Bold"/>
          <w:bCs/>
        </w:rPr>
        <w:t xml:space="preserve"> </w:t>
      </w:r>
      <w:r w:rsidRPr="00B161E2">
        <w:t>function is responsible for tracking emerging digital technologies, information standards and computing platforms (i.e., hardware and software) to identify technologies which could cause obsolescence in the archive’s computing environment and prevent access to some of the archives current holdings. This function may contain a prototyping capability for better evaluation of emerging technologies and receive prototype requests from Develop Preservation Strategies and Standards and from Develop Package Designs and Migration Plans. This function sends reports, external data standards, prototype results and technology alerts to Develop Preservation Strategies and Standards. It also sends prototype results to Develop Package Designs and Migration Plans.</w:t>
      </w:r>
    </w:p>
    <w:p w14:paraId="697FD227" w14:textId="77777777" w:rsidR="00B65F41" w:rsidRPr="00B161E2" w:rsidRDefault="00B65F41" w:rsidP="008E4254">
      <w:pPr>
        <w:tabs>
          <w:tab w:val="left" w:pos="720"/>
          <w:tab w:val="left" w:pos="1080"/>
          <w:tab w:val="left" w:pos="1440"/>
          <w:tab w:val="left" w:pos="1800"/>
          <w:tab w:val="left" w:pos="2160"/>
        </w:tabs>
        <w:ind w:left="720"/>
        <w:rPr>
          <w:sz w:val="20"/>
        </w:rPr>
      </w:pPr>
    </w:p>
    <w:p w14:paraId="67AE121C" w14:textId="77777777" w:rsidR="00B65F41" w:rsidRPr="00B161E2" w:rsidRDefault="00B65F41" w:rsidP="008E4254">
      <w:pPr>
        <w:tabs>
          <w:tab w:val="left" w:pos="720"/>
          <w:tab w:val="left" w:pos="1080"/>
          <w:tab w:val="left" w:pos="1440"/>
          <w:tab w:val="left" w:pos="1800"/>
          <w:tab w:val="left" w:pos="2160"/>
        </w:tabs>
        <w:rPr>
          <w:sz w:val="20"/>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
        <w:gridCol w:w="7614"/>
      </w:tblGrid>
      <w:tr w:rsidR="00B65F41" w:rsidRPr="00B161E2" w14:paraId="4C206CBA" w14:textId="77777777" w:rsidTr="009F56FF">
        <w:trPr>
          <w:cantSplit/>
        </w:trPr>
        <w:tc>
          <w:tcPr>
            <w:tcW w:w="1026" w:type="dxa"/>
          </w:tcPr>
          <w:p w14:paraId="1BF9AFB7"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.2.1</w:t>
            </w:r>
          </w:p>
        </w:tc>
        <w:tc>
          <w:tcPr>
            <w:tcW w:w="7614" w:type="dxa"/>
          </w:tcPr>
          <w:p w14:paraId="54D6B667" w14:textId="77777777" w:rsidR="00B65F41" w:rsidRPr="00B161E2" w:rsidRDefault="00584B1D" w:rsidP="008E4254">
            <w:pPr>
              <w:tabs>
                <w:tab w:val="left" w:pos="720"/>
                <w:tab w:val="left" w:pos="1080"/>
                <w:tab w:val="left" w:pos="1440"/>
                <w:tab w:val="left" w:pos="1800"/>
                <w:tab w:val="left" w:pos="2160"/>
              </w:tabs>
              <w:spacing w:before="40" w:after="40"/>
            </w:pPr>
            <w:r w:rsidRPr="00B161E2">
              <w:t>NLM mo</w:t>
            </w:r>
            <w:r w:rsidR="00B65F41" w:rsidRPr="00B161E2">
              <w:t xml:space="preserve">nitors emerging technologies in order to maintain and improve the architecture.  </w:t>
            </w:r>
          </w:p>
        </w:tc>
      </w:tr>
      <w:tr w:rsidR="00B65F41" w:rsidRPr="00B161E2" w14:paraId="47A3AEB1" w14:textId="77777777" w:rsidTr="009F56FF">
        <w:trPr>
          <w:cantSplit/>
        </w:trPr>
        <w:tc>
          <w:tcPr>
            <w:tcW w:w="1026" w:type="dxa"/>
          </w:tcPr>
          <w:p w14:paraId="12F7F736"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.2.2</w:t>
            </w:r>
          </w:p>
        </w:tc>
        <w:tc>
          <w:tcPr>
            <w:tcW w:w="7614" w:type="dxa"/>
          </w:tcPr>
          <w:p w14:paraId="4DD38BB6" w14:textId="77777777" w:rsidR="00B65F41" w:rsidRPr="00B161E2" w:rsidRDefault="00584B1D" w:rsidP="008E4254">
            <w:pPr>
              <w:tabs>
                <w:tab w:val="left" w:pos="720"/>
                <w:tab w:val="left" w:pos="1080"/>
                <w:tab w:val="left" w:pos="1440"/>
                <w:tab w:val="left" w:pos="1800"/>
                <w:tab w:val="left" w:pos="2160"/>
              </w:tabs>
              <w:spacing w:before="40" w:after="40"/>
            </w:pPr>
            <w:r w:rsidRPr="00B161E2">
              <w:t>NLM m</w:t>
            </w:r>
            <w:r w:rsidR="00B65F41" w:rsidRPr="00B161E2">
              <w:t>onitors computing platforms (i.e., hardware and software) to identify technologies which could cause system obsolescence</w:t>
            </w:r>
            <w:r w:rsidR="00A31075" w:rsidRPr="00B161E2">
              <w:t>.</w:t>
            </w:r>
          </w:p>
        </w:tc>
      </w:tr>
      <w:tr w:rsidR="00B65F41" w:rsidRPr="00B161E2" w14:paraId="4517890B" w14:textId="77777777" w:rsidTr="009F56FF">
        <w:trPr>
          <w:cantSplit/>
        </w:trPr>
        <w:tc>
          <w:tcPr>
            <w:tcW w:w="1026" w:type="dxa"/>
          </w:tcPr>
          <w:p w14:paraId="6D719384"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.2.3</w:t>
            </w:r>
          </w:p>
        </w:tc>
        <w:tc>
          <w:tcPr>
            <w:tcW w:w="7614" w:type="dxa"/>
          </w:tcPr>
          <w:p w14:paraId="39351947" w14:textId="77777777" w:rsidR="00B65F41" w:rsidRPr="00B161E2" w:rsidRDefault="00584B1D" w:rsidP="00D009FF">
            <w:pPr>
              <w:spacing w:before="40" w:after="40"/>
            </w:pPr>
            <w:r w:rsidRPr="00B161E2">
              <w:t>NLM m</w:t>
            </w:r>
            <w:r w:rsidR="00B65F41" w:rsidRPr="00B161E2">
              <w:t xml:space="preserve">onitors information standards, including metadata standards and data interface standards. </w:t>
            </w:r>
          </w:p>
        </w:tc>
      </w:tr>
      <w:tr w:rsidR="00B65F41" w:rsidRPr="00B161E2" w14:paraId="678F8ECF" w14:textId="77777777" w:rsidTr="009F56FF">
        <w:trPr>
          <w:cantSplit/>
        </w:trPr>
        <w:tc>
          <w:tcPr>
            <w:tcW w:w="1026" w:type="dxa"/>
          </w:tcPr>
          <w:p w14:paraId="32F13314"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.2.</w:t>
            </w:r>
            <w:r w:rsidR="00217E15" w:rsidRPr="00B161E2">
              <w:t>4</w:t>
            </w:r>
          </w:p>
        </w:tc>
        <w:tc>
          <w:tcPr>
            <w:tcW w:w="7614" w:type="dxa"/>
          </w:tcPr>
          <w:p w14:paraId="6A415610" w14:textId="77777777" w:rsidR="00B65F41" w:rsidRPr="00B161E2" w:rsidRDefault="00565AAE" w:rsidP="008E4254">
            <w:pPr>
              <w:tabs>
                <w:tab w:val="left" w:pos="720"/>
                <w:tab w:val="left" w:pos="1080"/>
                <w:tab w:val="left" w:pos="1440"/>
                <w:tab w:val="left" w:pos="1800"/>
                <w:tab w:val="left" w:pos="2160"/>
              </w:tabs>
              <w:spacing w:before="40" w:after="40"/>
            </w:pPr>
            <w:r w:rsidRPr="00B161E2">
              <w:t>The Repository System k</w:t>
            </w:r>
            <w:r w:rsidR="008033B8" w:rsidRPr="00B161E2">
              <w:t>eeps an audit trail of all actions.</w:t>
            </w:r>
          </w:p>
        </w:tc>
      </w:tr>
    </w:tbl>
    <w:p w14:paraId="096683BA" w14:textId="77777777" w:rsidR="001C1628" w:rsidRPr="00B161E2" w:rsidRDefault="001C1628" w:rsidP="008E4254">
      <w:pPr>
        <w:tabs>
          <w:tab w:val="left" w:pos="720"/>
          <w:tab w:val="left" w:pos="1080"/>
          <w:tab w:val="left" w:pos="1440"/>
          <w:tab w:val="left" w:pos="1800"/>
          <w:tab w:val="left" w:pos="2160"/>
        </w:tabs>
      </w:pPr>
    </w:p>
    <w:p w14:paraId="3CD838F5" w14:textId="77777777" w:rsidR="008926AD" w:rsidRPr="00B161E2" w:rsidRDefault="00B65F41" w:rsidP="008E4254">
      <w:pPr>
        <w:pStyle w:val="Heading3"/>
        <w:numPr>
          <w:ilvl w:val="2"/>
          <w:numId w:val="1"/>
        </w:numPr>
        <w:tabs>
          <w:tab w:val="left" w:pos="720"/>
          <w:tab w:val="left" w:pos="1080"/>
          <w:tab w:val="left" w:pos="1440"/>
          <w:tab w:val="left" w:pos="1800"/>
          <w:tab w:val="left" w:pos="2160"/>
        </w:tabs>
      </w:pPr>
      <w:bookmarkStart w:id="56" w:name="_Toc148431881"/>
      <w:bookmarkStart w:id="57" w:name="_Toc157995957"/>
      <w:r w:rsidRPr="00B161E2">
        <w:t>Develop Preservation Strategies and Standards</w:t>
      </w:r>
      <w:bookmarkEnd w:id="56"/>
      <w:bookmarkEnd w:id="57"/>
    </w:p>
    <w:p w14:paraId="4E0DE64B" w14:textId="77777777" w:rsidR="00B65F41" w:rsidRPr="00B161E2" w:rsidRDefault="00B65F41" w:rsidP="008E4254">
      <w:pPr>
        <w:tabs>
          <w:tab w:val="left" w:pos="720"/>
          <w:tab w:val="left" w:pos="1080"/>
          <w:tab w:val="left" w:pos="1440"/>
          <w:tab w:val="left" w:pos="1800"/>
          <w:tab w:val="left" w:pos="2160"/>
        </w:tabs>
      </w:pPr>
    </w:p>
    <w:p w14:paraId="0648BC8B" w14:textId="77777777" w:rsidR="008926AD" w:rsidRPr="00B161E2" w:rsidRDefault="004F1808" w:rsidP="00DE4D96">
      <w:pPr>
        <w:pStyle w:val="Longcitation"/>
      </w:pPr>
      <w:r w:rsidRPr="00B161E2">
        <w:t xml:space="preserve">The </w:t>
      </w:r>
      <w:r w:rsidRPr="00B161E2">
        <w:rPr>
          <w:bCs/>
        </w:rPr>
        <w:t>Develop Preservation Strategies and Standards</w:t>
      </w:r>
      <w:r w:rsidRPr="00B161E2">
        <w:rPr>
          <w:b/>
          <w:bCs/>
        </w:rPr>
        <w:t xml:space="preserve"> </w:t>
      </w:r>
      <w:r w:rsidRPr="00B161E2">
        <w:t>function is responsible for developing and recommending strategies and standards to enable the archive to better anticipate future changes in the Designated Community service requirements or technology trends that would require migration of some current archive holdings or new submissions. This function receives reports from the Monitor Designated Communities and Monitor Technology functions, and it receives performance information, inventory reports and summarized consumer comments from Administration. This function sends recommendations on system evolution to Administration. This function also receives external data standards from Monitor Technology and produces profiles of those standards that are sent to Administration as proposals on their potential usage. This function also receives issues from Develop Packaging Designs and Migration Plans in the case of unanticipated submission requirements, and responds with advice to handle the new requirements.</w:t>
      </w:r>
    </w:p>
    <w:p w14:paraId="2F75C630" w14:textId="77777777" w:rsidR="00B65F41" w:rsidRPr="00B161E2" w:rsidRDefault="00B65F41" w:rsidP="008E4254">
      <w:pPr>
        <w:tabs>
          <w:tab w:val="left" w:pos="720"/>
          <w:tab w:val="left" w:pos="1080"/>
          <w:tab w:val="left" w:pos="1440"/>
          <w:tab w:val="left" w:pos="1800"/>
          <w:tab w:val="left" w:pos="2160"/>
        </w:tabs>
      </w:pPr>
    </w:p>
    <w:p w14:paraId="5440E0ED" w14:textId="77777777" w:rsidR="004F1808" w:rsidRPr="00B161E2" w:rsidRDefault="004F1808" w:rsidP="008E4254">
      <w:pPr>
        <w:tabs>
          <w:tab w:val="left" w:pos="720"/>
          <w:tab w:val="left" w:pos="1080"/>
          <w:tab w:val="left" w:pos="1440"/>
          <w:tab w:val="left" w:pos="1800"/>
          <w:tab w:val="left" w:pos="2160"/>
        </w:tabs>
      </w:pPr>
    </w:p>
    <w:p w14:paraId="5801B47F" w14:textId="77777777" w:rsidR="008926AD" w:rsidRPr="00B161E2" w:rsidRDefault="00B65F41" w:rsidP="008E4254">
      <w:pPr>
        <w:tabs>
          <w:tab w:val="left" w:pos="720"/>
          <w:tab w:val="left" w:pos="1080"/>
          <w:tab w:val="left" w:pos="1440"/>
          <w:tab w:val="left" w:pos="1800"/>
          <w:tab w:val="left" w:pos="2160"/>
        </w:tabs>
        <w:rPr>
          <w:lang w:val="en-US"/>
        </w:rPr>
      </w:pPr>
      <w:r w:rsidRPr="00B161E2">
        <w:rPr>
          <w:lang w:val="en-US"/>
        </w:rPr>
        <w:t>The requirements of this function are described in the terms of the OAIS model.</w:t>
      </w:r>
    </w:p>
    <w:p w14:paraId="54764227" w14:textId="77777777" w:rsidR="00B65F41" w:rsidRPr="00B161E2" w:rsidRDefault="00B65F41" w:rsidP="008E4254">
      <w:pPr>
        <w:tabs>
          <w:tab w:val="left" w:pos="720"/>
          <w:tab w:val="left" w:pos="1080"/>
          <w:tab w:val="left" w:pos="1440"/>
          <w:tab w:val="left" w:pos="1800"/>
          <w:tab w:val="left" w:pos="2160"/>
        </w:tabs>
        <w:rPr>
          <w:lang w:val="en-US"/>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7506"/>
      </w:tblGrid>
      <w:tr w:rsidR="003E4710" w:rsidRPr="00B161E2" w14:paraId="2001EF25" w14:textId="77777777" w:rsidTr="009F56FF">
        <w:trPr>
          <w:cantSplit/>
        </w:trPr>
        <w:tc>
          <w:tcPr>
            <w:tcW w:w="1134" w:type="dxa"/>
          </w:tcPr>
          <w:p w14:paraId="57D4C016" w14:textId="77777777" w:rsidR="003E4710" w:rsidRPr="00B161E2" w:rsidRDefault="003E4710" w:rsidP="008E4254">
            <w:pPr>
              <w:tabs>
                <w:tab w:val="left" w:pos="720"/>
                <w:tab w:val="left" w:pos="1080"/>
                <w:tab w:val="left" w:pos="1440"/>
                <w:tab w:val="left" w:pos="1800"/>
                <w:tab w:val="left" w:pos="2160"/>
              </w:tabs>
              <w:spacing w:before="40" w:after="40"/>
            </w:pPr>
          </w:p>
        </w:tc>
        <w:tc>
          <w:tcPr>
            <w:tcW w:w="7506" w:type="dxa"/>
          </w:tcPr>
          <w:p w14:paraId="17D9F7BE" w14:textId="77777777" w:rsidR="003E4710" w:rsidRPr="00B161E2" w:rsidRDefault="003E4710" w:rsidP="008E4254">
            <w:pPr>
              <w:tabs>
                <w:tab w:val="left" w:pos="720"/>
                <w:tab w:val="left" w:pos="1080"/>
                <w:tab w:val="left" w:pos="1440"/>
                <w:tab w:val="left" w:pos="1800"/>
                <w:tab w:val="left" w:pos="2160"/>
              </w:tabs>
              <w:spacing w:before="40" w:after="40"/>
              <w:rPr>
                <w:b/>
              </w:rPr>
            </w:pPr>
            <w:r w:rsidRPr="00B161E2">
              <w:rPr>
                <w:b/>
              </w:rPr>
              <w:t xml:space="preserve">The following activities, unless otherwise noted, are performed by NLM or designated committees/teams </w:t>
            </w:r>
            <w:r w:rsidR="006A4801" w:rsidRPr="00B161E2">
              <w:rPr>
                <w:b/>
              </w:rPr>
              <w:t xml:space="preserve">within </w:t>
            </w:r>
            <w:r w:rsidRPr="00B161E2">
              <w:rPr>
                <w:b/>
              </w:rPr>
              <w:t>NLM.</w:t>
            </w:r>
          </w:p>
        </w:tc>
      </w:tr>
      <w:tr w:rsidR="00B65F41" w:rsidRPr="00B161E2" w14:paraId="11FAB5C9" w14:textId="77777777" w:rsidTr="009F56FF">
        <w:trPr>
          <w:cantSplit/>
        </w:trPr>
        <w:tc>
          <w:tcPr>
            <w:tcW w:w="1134" w:type="dxa"/>
          </w:tcPr>
          <w:p w14:paraId="05401DFC"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.3.1</w:t>
            </w:r>
          </w:p>
        </w:tc>
        <w:tc>
          <w:tcPr>
            <w:tcW w:w="7506" w:type="dxa"/>
          </w:tcPr>
          <w:p w14:paraId="07CB013A" w14:textId="77777777" w:rsidR="00B65F41" w:rsidRPr="00B161E2" w:rsidRDefault="00B65F41" w:rsidP="008E4254">
            <w:pPr>
              <w:tabs>
                <w:tab w:val="left" w:pos="720"/>
                <w:tab w:val="left" w:pos="1080"/>
                <w:tab w:val="left" w:pos="1440"/>
                <w:tab w:val="left" w:pos="1800"/>
                <w:tab w:val="left" w:pos="2160"/>
              </w:tabs>
              <w:spacing w:before="40" w:after="40"/>
            </w:pPr>
            <w:r w:rsidRPr="00B161E2">
              <w:t>Develops and recommends strategies</w:t>
            </w:r>
            <w:r w:rsidRPr="00B161E2">
              <w:rPr>
                <w:b/>
              </w:rPr>
              <w:t xml:space="preserve"> </w:t>
            </w:r>
            <w:r w:rsidRPr="00B161E2">
              <w:t>and best practices</w:t>
            </w:r>
            <w:r w:rsidRPr="00B161E2">
              <w:rPr>
                <w:b/>
              </w:rPr>
              <w:t xml:space="preserve"> </w:t>
            </w:r>
            <w:r w:rsidRPr="00B161E2">
              <w:t>to enable the repository to</w:t>
            </w:r>
            <w:r w:rsidRPr="00B161E2">
              <w:rPr>
                <w:b/>
              </w:rPr>
              <w:t xml:space="preserve"> </w:t>
            </w:r>
            <w:r w:rsidRPr="00B161E2">
              <w:t xml:space="preserve">anticipate future changes in the Designated Community service requirements that would require migration of some current </w:t>
            </w:r>
            <w:r w:rsidR="00432D06" w:rsidRPr="00B161E2">
              <w:t>repository</w:t>
            </w:r>
            <w:r w:rsidRPr="00B161E2">
              <w:t xml:space="preserve"> holdings or new submissions.</w:t>
            </w:r>
          </w:p>
        </w:tc>
      </w:tr>
      <w:tr w:rsidR="00B65F41" w:rsidRPr="00B161E2" w14:paraId="27DF3381" w14:textId="77777777" w:rsidTr="009F56FF">
        <w:trPr>
          <w:cantSplit/>
        </w:trPr>
        <w:tc>
          <w:tcPr>
            <w:tcW w:w="1134" w:type="dxa"/>
          </w:tcPr>
          <w:p w14:paraId="5A1C9DD6"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.3.2</w:t>
            </w:r>
          </w:p>
        </w:tc>
        <w:tc>
          <w:tcPr>
            <w:tcW w:w="7506" w:type="dxa"/>
          </w:tcPr>
          <w:p w14:paraId="16DFEEF7" w14:textId="77777777" w:rsidR="00B65F41" w:rsidRPr="00B161E2" w:rsidRDefault="00B65F41" w:rsidP="008E4254">
            <w:pPr>
              <w:tabs>
                <w:tab w:val="left" w:pos="720"/>
                <w:tab w:val="left" w:pos="1080"/>
                <w:tab w:val="left" w:pos="1440"/>
                <w:tab w:val="left" w:pos="1800"/>
                <w:tab w:val="left" w:pos="2160"/>
              </w:tabs>
              <w:spacing w:before="40" w:after="40"/>
            </w:pPr>
            <w:r w:rsidRPr="00B161E2">
              <w:t>Develops and recommends</w:t>
            </w:r>
            <w:r w:rsidRPr="00B161E2">
              <w:rPr>
                <w:b/>
              </w:rPr>
              <w:t xml:space="preserve"> </w:t>
            </w:r>
            <w:r w:rsidRPr="00B161E2">
              <w:t>strategies</w:t>
            </w:r>
            <w:r w:rsidRPr="00B161E2">
              <w:rPr>
                <w:b/>
              </w:rPr>
              <w:t xml:space="preserve"> </w:t>
            </w:r>
            <w:r w:rsidRPr="00B161E2">
              <w:t>and best practices</w:t>
            </w:r>
            <w:r w:rsidRPr="00B161E2">
              <w:rPr>
                <w:b/>
              </w:rPr>
              <w:t xml:space="preserve"> </w:t>
            </w:r>
            <w:r w:rsidRPr="00B161E2">
              <w:t xml:space="preserve">to enable the </w:t>
            </w:r>
            <w:r w:rsidR="00432D06" w:rsidRPr="00B161E2">
              <w:t>repository</w:t>
            </w:r>
            <w:r w:rsidRPr="00B161E2">
              <w:t xml:space="preserve"> to</w:t>
            </w:r>
            <w:r w:rsidRPr="00B161E2">
              <w:rPr>
                <w:b/>
              </w:rPr>
              <w:t xml:space="preserve"> </w:t>
            </w:r>
            <w:r w:rsidRPr="00B161E2">
              <w:t xml:space="preserve">anticipate technology trends that would require migration of some current </w:t>
            </w:r>
            <w:r w:rsidR="00432D06" w:rsidRPr="00B161E2">
              <w:t>repository</w:t>
            </w:r>
            <w:r w:rsidRPr="00B161E2">
              <w:t xml:space="preserve"> holdings or new submissions.</w:t>
            </w:r>
          </w:p>
        </w:tc>
      </w:tr>
      <w:tr w:rsidR="00B65F41" w:rsidRPr="00B161E2" w14:paraId="4C93D6AB" w14:textId="77777777" w:rsidTr="009F56FF">
        <w:trPr>
          <w:cantSplit/>
        </w:trPr>
        <w:tc>
          <w:tcPr>
            <w:tcW w:w="1134" w:type="dxa"/>
          </w:tcPr>
          <w:p w14:paraId="38C79110"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.3.3</w:t>
            </w:r>
          </w:p>
        </w:tc>
        <w:tc>
          <w:tcPr>
            <w:tcW w:w="7506" w:type="dxa"/>
          </w:tcPr>
          <w:p w14:paraId="5B14EB4D"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reports from Monitor Designated Communities</w:t>
            </w:r>
            <w:r w:rsidR="00A31075" w:rsidRPr="00B161E2">
              <w:t>.</w:t>
            </w:r>
          </w:p>
        </w:tc>
      </w:tr>
      <w:tr w:rsidR="00B65F41" w:rsidRPr="00B161E2" w14:paraId="00B18F66" w14:textId="77777777" w:rsidTr="009F56FF">
        <w:trPr>
          <w:cantSplit/>
        </w:trPr>
        <w:tc>
          <w:tcPr>
            <w:tcW w:w="1134" w:type="dxa"/>
          </w:tcPr>
          <w:p w14:paraId="5E9F34F6"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.3.4</w:t>
            </w:r>
          </w:p>
        </w:tc>
        <w:tc>
          <w:tcPr>
            <w:tcW w:w="7506" w:type="dxa"/>
          </w:tcPr>
          <w:p w14:paraId="1CBFAF37"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reports from Monitor Technology.</w:t>
            </w:r>
          </w:p>
        </w:tc>
      </w:tr>
      <w:tr w:rsidR="00B65F41" w:rsidRPr="00B161E2" w14:paraId="131502F5" w14:textId="77777777" w:rsidTr="009F56FF">
        <w:trPr>
          <w:cantSplit/>
        </w:trPr>
        <w:tc>
          <w:tcPr>
            <w:tcW w:w="1134" w:type="dxa"/>
          </w:tcPr>
          <w:p w14:paraId="36D6FB4C"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.3.5</w:t>
            </w:r>
          </w:p>
        </w:tc>
        <w:tc>
          <w:tcPr>
            <w:tcW w:w="7506" w:type="dxa"/>
          </w:tcPr>
          <w:p w14:paraId="707351C6"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performance information from Administration.</w:t>
            </w:r>
          </w:p>
        </w:tc>
      </w:tr>
      <w:tr w:rsidR="00B65F41" w:rsidRPr="00B161E2" w14:paraId="1E48F723" w14:textId="77777777" w:rsidTr="009F56FF">
        <w:trPr>
          <w:cantSplit/>
        </w:trPr>
        <w:tc>
          <w:tcPr>
            <w:tcW w:w="1134" w:type="dxa"/>
          </w:tcPr>
          <w:p w14:paraId="281F2561"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.3.6</w:t>
            </w:r>
          </w:p>
        </w:tc>
        <w:tc>
          <w:tcPr>
            <w:tcW w:w="7506" w:type="dxa"/>
          </w:tcPr>
          <w:p w14:paraId="4DE9D2CE"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inventory reports from Administration.</w:t>
            </w:r>
          </w:p>
        </w:tc>
      </w:tr>
      <w:tr w:rsidR="00B65F41" w:rsidRPr="00B161E2" w14:paraId="4C6031D4" w14:textId="77777777" w:rsidTr="009F56FF">
        <w:trPr>
          <w:cantSplit/>
        </w:trPr>
        <w:tc>
          <w:tcPr>
            <w:tcW w:w="1134" w:type="dxa"/>
          </w:tcPr>
          <w:p w14:paraId="703DCC6F"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.3.7</w:t>
            </w:r>
          </w:p>
        </w:tc>
        <w:tc>
          <w:tcPr>
            <w:tcW w:w="7506" w:type="dxa"/>
          </w:tcPr>
          <w:p w14:paraId="0DD8AC8C"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summarized consumer comments from Administration.</w:t>
            </w:r>
          </w:p>
        </w:tc>
      </w:tr>
      <w:tr w:rsidR="00B65F41" w:rsidRPr="00B161E2" w14:paraId="2BD2938F" w14:textId="77777777" w:rsidTr="009F56FF">
        <w:trPr>
          <w:cantSplit/>
        </w:trPr>
        <w:tc>
          <w:tcPr>
            <w:tcW w:w="1134" w:type="dxa"/>
          </w:tcPr>
          <w:p w14:paraId="216469FC"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.3.8</w:t>
            </w:r>
          </w:p>
        </w:tc>
        <w:tc>
          <w:tcPr>
            <w:tcW w:w="7506" w:type="dxa"/>
          </w:tcPr>
          <w:p w14:paraId="2442A577" w14:textId="77777777" w:rsidR="00B65F41" w:rsidRPr="00B161E2" w:rsidRDefault="00B65F41" w:rsidP="008E4254">
            <w:pPr>
              <w:tabs>
                <w:tab w:val="left" w:pos="720"/>
                <w:tab w:val="left" w:pos="1080"/>
                <w:tab w:val="left" w:pos="1440"/>
                <w:tab w:val="left" w:pos="1800"/>
                <w:tab w:val="left" w:pos="2160"/>
              </w:tabs>
              <w:spacing w:before="40" w:after="40"/>
            </w:pPr>
            <w:r w:rsidRPr="00B161E2">
              <w:t>Sends recommendations on system evolution to Administration.</w:t>
            </w:r>
          </w:p>
        </w:tc>
      </w:tr>
      <w:tr w:rsidR="00B65F41" w:rsidRPr="00B161E2" w14:paraId="5E661A17" w14:textId="77777777" w:rsidTr="009F56FF">
        <w:trPr>
          <w:cantSplit/>
        </w:trPr>
        <w:tc>
          <w:tcPr>
            <w:tcW w:w="1134" w:type="dxa"/>
          </w:tcPr>
          <w:p w14:paraId="487399CF"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.3.9</w:t>
            </w:r>
          </w:p>
        </w:tc>
        <w:tc>
          <w:tcPr>
            <w:tcW w:w="7506" w:type="dxa"/>
          </w:tcPr>
          <w:p w14:paraId="15E07145"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external data standards from Monitor Technology.</w:t>
            </w:r>
          </w:p>
        </w:tc>
      </w:tr>
      <w:tr w:rsidR="00B65F41" w:rsidRPr="00B161E2" w14:paraId="4C43F035" w14:textId="77777777" w:rsidTr="009F56FF">
        <w:trPr>
          <w:cantSplit/>
        </w:trPr>
        <w:tc>
          <w:tcPr>
            <w:tcW w:w="1134" w:type="dxa"/>
          </w:tcPr>
          <w:p w14:paraId="0E03BCC6"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.3.10</w:t>
            </w:r>
          </w:p>
        </w:tc>
        <w:tc>
          <w:tcPr>
            <w:tcW w:w="7506" w:type="dxa"/>
          </w:tcPr>
          <w:p w14:paraId="406DB84B" w14:textId="77777777" w:rsidR="00B65F41" w:rsidRPr="00B161E2" w:rsidRDefault="00B65F41" w:rsidP="008E4254">
            <w:pPr>
              <w:tabs>
                <w:tab w:val="left" w:pos="720"/>
                <w:tab w:val="left" w:pos="1080"/>
                <w:tab w:val="left" w:pos="1440"/>
                <w:tab w:val="left" w:pos="1800"/>
                <w:tab w:val="left" w:pos="2160"/>
              </w:tabs>
              <w:spacing w:before="40" w:after="40"/>
            </w:pPr>
            <w:r w:rsidRPr="00B161E2">
              <w:t>Produces profiles of those standards that are sent to Administration as proposals on their potential usage.</w:t>
            </w:r>
          </w:p>
        </w:tc>
      </w:tr>
      <w:tr w:rsidR="00B65F41" w:rsidRPr="00B161E2" w14:paraId="2EE4CA13" w14:textId="77777777" w:rsidTr="009F56FF">
        <w:trPr>
          <w:cantSplit/>
        </w:trPr>
        <w:tc>
          <w:tcPr>
            <w:tcW w:w="1134" w:type="dxa"/>
          </w:tcPr>
          <w:p w14:paraId="65630EB9"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.3.11</w:t>
            </w:r>
          </w:p>
        </w:tc>
        <w:tc>
          <w:tcPr>
            <w:tcW w:w="7506" w:type="dxa"/>
          </w:tcPr>
          <w:p w14:paraId="2438B782"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issues from Develop Packaging Designs and Migration Plans in the case of unanticipated submission requirements</w:t>
            </w:r>
            <w:r w:rsidR="00A31075" w:rsidRPr="00B161E2">
              <w:t>.</w:t>
            </w:r>
          </w:p>
        </w:tc>
      </w:tr>
      <w:tr w:rsidR="00B65F41" w:rsidRPr="00B161E2" w14:paraId="455C83B6" w14:textId="77777777" w:rsidTr="009F56FF">
        <w:trPr>
          <w:cantSplit/>
        </w:trPr>
        <w:tc>
          <w:tcPr>
            <w:tcW w:w="1134" w:type="dxa"/>
          </w:tcPr>
          <w:p w14:paraId="1A28F832"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.3.12</w:t>
            </w:r>
          </w:p>
        </w:tc>
        <w:tc>
          <w:tcPr>
            <w:tcW w:w="7506" w:type="dxa"/>
          </w:tcPr>
          <w:p w14:paraId="30C65FF8" w14:textId="77777777" w:rsidR="00B65F41" w:rsidRPr="00B161E2" w:rsidRDefault="00B65F41" w:rsidP="008E4254">
            <w:pPr>
              <w:tabs>
                <w:tab w:val="left" w:pos="720"/>
                <w:tab w:val="left" w:pos="1080"/>
                <w:tab w:val="left" w:pos="1440"/>
                <w:tab w:val="left" w:pos="1800"/>
                <w:tab w:val="left" w:pos="2160"/>
              </w:tabs>
              <w:spacing w:before="40" w:after="40"/>
            </w:pPr>
            <w:r w:rsidRPr="00B161E2">
              <w:t>Responds with advice to handle new requirements.</w:t>
            </w:r>
          </w:p>
        </w:tc>
      </w:tr>
      <w:tr w:rsidR="00B65F41" w:rsidRPr="00B161E2" w14:paraId="57921D8C" w14:textId="77777777" w:rsidTr="009F56FF">
        <w:trPr>
          <w:cantSplit/>
        </w:trPr>
        <w:tc>
          <w:tcPr>
            <w:tcW w:w="1134" w:type="dxa"/>
          </w:tcPr>
          <w:p w14:paraId="0935B610"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.3.13</w:t>
            </w:r>
          </w:p>
        </w:tc>
        <w:tc>
          <w:tcPr>
            <w:tcW w:w="7506" w:type="dxa"/>
          </w:tcPr>
          <w:p w14:paraId="6C96283A" w14:textId="77777777" w:rsidR="00B65F41" w:rsidRPr="00B161E2" w:rsidRDefault="00B65F41" w:rsidP="008E4254">
            <w:pPr>
              <w:tabs>
                <w:tab w:val="left" w:pos="720"/>
                <w:tab w:val="left" w:pos="1080"/>
                <w:tab w:val="left" w:pos="1440"/>
                <w:tab w:val="left" w:pos="1800"/>
                <w:tab w:val="left" w:pos="2160"/>
              </w:tabs>
              <w:spacing w:before="40" w:after="40"/>
            </w:pPr>
            <w:r w:rsidRPr="00B161E2">
              <w:t>Receives from Administration and reviews disaster recovery policies and procedures</w:t>
            </w:r>
            <w:r w:rsidR="00A31075" w:rsidRPr="00B161E2">
              <w:t>.</w:t>
            </w:r>
          </w:p>
        </w:tc>
      </w:tr>
      <w:tr w:rsidR="00B65F41" w:rsidRPr="00B161E2" w14:paraId="6F7388D5" w14:textId="77777777" w:rsidTr="009F56FF">
        <w:trPr>
          <w:cantSplit/>
        </w:trPr>
        <w:tc>
          <w:tcPr>
            <w:tcW w:w="1134" w:type="dxa"/>
          </w:tcPr>
          <w:p w14:paraId="1B847408" w14:textId="77777777" w:rsidR="00B65F41" w:rsidRPr="00B161E2" w:rsidRDefault="00431C83"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.3.14</w:t>
            </w:r>
          </w:p>
        </w:tc>
        <w:tc>
          <w:tcPr>
            <w:tcW w:w="7506" w:type="dxa"/>
          </w:tcPr>
          <w:p w14:paraId="43640729" w14:textId="77777777" w:rsidR="00B65F41" w:rsidRPr="00B161E2" w:rsidRDefault="00565AAE" w:rsidP="008E4254">
            <w:pPr>
              <w:tabs>
                <w:tab w:val="left" w:pos="720"/>
                <w:tab w:val="left" w:pos="1080"/>
                <w:tab w:val="left" w:pos="1440"/>
                <w:tab w:val="left" w:pos="1800"/>
                <w:tab w:val="left" w:pos="2160"/>
              </w:tabs>
              <w:spacing w:before="40" w:after="40"/>
            </w:pPr>
            <w:r w:rsidRPr="00B161E2">
              <w:t>The Repository System k</w:t>
            </w:r>
            <w:r w:rsidR="008033B8" w:rsidRPr="00B161E2">
              <w:t>eeps an audit trail of all actions.</w:t>
            </w:r>
          </w:p>
        </w:tc>
      </w:tr>
    </w:tbl>
    <w:p w14:paraId="3E554485" w14:textId="77777777" w:rsidR="00B65F41" w:rsidRPr="00B161E2" w:rsidRDefault="00B65F41" w:rsidP="008E4254">
      <w:pPr>
        <w:tabs>
          <w:tab w:val="left" w:pos="720"/>
          <w:tab w:val="left" w:pos="1080"/>
          <w:tab w:val="left" w:pos="1440"/>
          <w:tab w:val="left" w:pos="1800"/>
          <w:tab w:val="left" w:pos="2160"/>
        </w:tabs>
      </w:pPr>
    </w:p>
    <w:p w14:paraId="683286CB" w14:textId="77777777" w:rsidR="008926AD" w:rsidRPr="00B161E2" w:rsidRDefault="00B65F41" w:rsidP="008E4254">
      <w:pPr>
        <w:pStyle w:val="Heading3"/>
        <w:numPr>
          <w:ilvl w:val="2"/>
          <w:numId w:val="1"/>
        </w:numPr>
        <w:tabs>
          <w:tab w:val="left" w:pos="720"/>
          <w:tab w:val="left" w:pos="1080"/>
          <w:tab w:val="left" w:pos="1440"/>
          <w:tab w:val="left" w:pos="1800"/>
          <w:tab w:val="left" w:pos="2160"/>
        </w:tabs>
      </w:pPr>
      <w:bookmarkStart w:id="58" w:name="_Toc148431882"/>
      <w:bookmarkStart w:id="59" w:name="_Toc157995958"/>
      <w:r w:rsidRPr="00B161E2">
        <w:t>Develop Packaging Designs and Migration Plans</w:t>
      </w:r>
      <w:bookmarkEnd w:id="58"/>
      <w:bookmarkEnd w:id="59"/>
    </w:p>
    <w:p w14:paraId="756A09D6" w14:textId="77777777" w:rsidR="001C1628" w:rsidRPr="00B161E2" w:rsidRDefault="001C1628" w:rsidP="008E4254">
      <w:pPr>
        <w:tabs>
          <w:tab w:val="left" w:pos="720"/>
          <w:tab w:val="left" w:pos="1080"/>
          <w:tab w:val="left" w:pos="1440"/>
          <w:tab w:val="left" w:pos="1800"/>
          <w:tab w:val="left" w:pos="2160"/>
        </w:tabs>
      </w:pPr>
    </w:p>
    <w:p w14:paraId="00084CC2" w14:textId="77777777" w:rsidR="008926AD" w:rsidRPr="00B161E2" w:rsidRDefault="001C1628" w:rsidP="00DE4D96">
      <w:pPr>
        <w:pStyle w:val="Longcitation"/>
      </w:pPr>
      <w:r w:rsidRPr="00B161E2">
        <w:t>The Develop Packaging Designs and Migration Plans function develops new IP designs and detailed migration plans and prototypes, to implement Administration policies and directives. This activity also provides advice on the application of these IP designs and Migration plans to specific archive holdings and submissions. This function receives archive approved standards and migration goals from Administration. The standards include format standards, metadata standards and documentation standards. It applies these standards to preservation requirements and provides AIP and SIP template designs to Administration. This function also provides customization advice and AIP/SIP review to Administration on the application of those designs. If this function encounters submissions that are not covered by existing standards and procedures, it can send issues to Develop Preservation Strategies and Standards and receive advice, including new standards, to assist in meeting the new submission requirements.</w:t>
      </w:r>
    </w:p>
    <w:p w14:paraId="5975653F" w14:textId="77777777" w:rsidR="001C1628" w:rsidRPr="00B161E2" w:rsidRDefault="001C1628" w:rsidP="008E4254">
      <w:pPr>
        <w:tabs>
          <w:tab w:val="left" w:pos="720"/>
          <w:tab w:val="left" w:pos="1080"/>
          <w:tab w:val="left" w:pos="1440"/>
          <w:tab w:val="left" w:pos="1800"/>
          <w:tab w:val="left" w:pos="2160"/>
        </w:tabs>
      </w:pPr>
    </w:p>
    <w:p w14:paraId="07BA19A1" w14:textId="77777777" w:rsidR="00B65F41" w:rsidRPr="00B161E2" w:rsidRDefault="00B65F41" w:rsidP="008E4254">
      <w:pPr>
        <w:tabs>
          <w:tab w:val="left" w:pos="720"/>
          <w:tab w:val="left" w:pos="1080"/>
          <w:tab w:val="left" w:pos="1440"/>
          <w:tab w:val="left" w:pos="1800"/>
          <w:tab w:val="left" w:pos="2160"/>
        </w:tabs>
      </w:pPr>
      <w:r w:rsidRPr="00B161E2">
        <w:t>NLM may request outside review of preservation plans.  NLM will test preservation actions in order to determine their effectiveness across a range of digital objects.</w:t>
      </w:r>
    </w:p>
    <w:p w14:paraId="0975DA48" w14:textId="77777777" w:rsidR="00B65F41" w:rsidRPr="00B161E2" w:rsidRDefault="00B65F41" w:rsidP="008E4254">
      <w:pPr>
        <w:tabs>
          <w:tab w:val="left" w:pos="720"/>
          <w:tab w:val="left" w:pos="1080"/>
          <w:tab w:val="left" w:pos="1440"/>
          <w:tab w:val="left" w:pos="1800"/>
          <w:tab w:val="left" w:pos="2160"/>
        </w:tabs>
      </w:pPr>
    </w:p>
    <w:p w14:paraId="0943B6C1" w14:textId="77777777" w:rsidR="008926AD" w:rsidRPr="00B161E2" w:rsidRDefault="00481670" w:rsidP="008E4254">
      <w:pPr>
        <w:tabs>
          <w:tab w:val="left" w:pos="720"/>
          <w:tab w:val="left" w:pos="1080"/>
          <w:tab w:val="left" w:pos="1440"/>
          <w:tab w:val="left" w:pos="1800"/>
          <w:tab w:val="left" w:pos="2160"/>
        </w:tabs>
        <w:rPr>
          <w:lang w:val="en-US"/>
        </w:rPr>
      </w:pPr>
      <w:r w:rsidRPr="00B161E2">
        <w:rPr>
          <w:lang w:val="en-US"/>
        </w:rPr>
        <w:t>The requirements of this function are described in the terms of the OAIS model.</w:t>
      </w:r>
    </w:p>
    <w:p w14:paraId="05C6BF3E" w14:textId="77777777" w:rsidR="00B65F41" w:rsidRPr="00B161E2" w:rsidRDefault="00B65F41" w:rsidP="008E4254">
      <w:pPr>
        <w:tabs>
          <w:tab w:val="left" w:pos="720"/>
          <w:tab w:val="left" w:pos="1080"/>
          <w:tab w:val="left" w:pos="1440"/>
          <w:tab w:val="left" w:pos="1800"/>
          <w:tab w:val="left" w:pos="2160"/>
        </w:tabs>
        <w:rPr>
          <w:lang w:val="en-US"/>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7506"/>
      </w:tblGrid>
      <w:tr w:rsidR="003E4710" w:rsidRPr="00B161E2" w14:paraId="5730CC02" w14:textId="77777777" w:rsidTr="009F56FF">
        <w:trPr>
          <w:cantSplit/>
        </w:trPr>
        <w:tc>
          <w:tcPr>
            <w:tcW w:w="1134" w:type="dxa"/>
          </w:tcPr>
          <w:p w14:paraId="34A358AF" w14:textId="77777777" w:rsidR="003E4710" w:rsidRPr="00B161E2" w:rsidRDefault="003E4710" w:rsidP="008E4254">
            <w:pPr>
              <w:tabs>
                <w:tab w:val="left" w:pos="720"/>
                <w:tab w:val="left" w:pos="1080"/>
                <w:tab w:val="left" w:pos="1440"/>
                <w:tab w:val="left" w:pos="1800"/>
                <w:tab w:val="left" w:pos="2160"/>
              </w:tabs>
              <w:spacing w:before="40" w:after="40"/>
            </w:pPr>
          </w:p>
        </w:tc>
        <w:tc>
          <w:tcPr>
            <w:tcW w:w="7506" w:type="dxa"/>
          </w:tcPr>
          <w:p w14:paraId="798DFD06" w14:textId="77777777" w:rsidR="003E4710" w:rsidRPr="00B161E2" w:rsidRDefault="003E4710" w:rsidP="008E4254">
            <w:pPr>
              <w:tabs>
                <w:tab w:val="left" w:pos="720"/>
                <w:tab w:val="left" w:pos="1080"/>
                <w:tab w:val="left" w:pos="1440"/>
                <w:tab w:val="left" w:pos="1800"/>
                <w:tab w:val="left" w:pos="2160"/>
              </w:tabs>
              <w:spacing w:before="40" w:after="40"/>
              <w:rPr>
                <w:iCs/>
              </w:rPr>
            </w:pPr>
            <w:r w:rsidRPr="00B161E2">
              <w:rPr>
                <w:b/>
              </w:rPr>
              <w:t xml:space="preserve">The following activities, unless otherwise noted, are performed by NLM or designated committees/teams </w:t>
            </w:r>
            <w:r w:rsidR="006A4801" w:rsidRPr="00B161E2">
              <w:rPr>
                <w:b/>
              </w:rPr>
              <w:t xml:space="preserve">within </w:t>
            </w:r>
            <w:r w:rsidRPr="00B161E2">
              <w:rPr>
                <w:b/>
              </w:rPr>
              <w:t>NLM.</w:t>
            </w:r>
          </w:p>
        </w:tc>
      </w:tr>
      <w:tr w:rsidR="00B65F41" w:rsidRPr="00B161E2" w14:paraId="1D81BF64" w14:textId="77777777" w:rsidTr="009F56FF">
        <w:trPr>
          <w:cantSplit/>
        </w:trPr>
        <w:tc>
          <w:tcPr>
            <w:tcW w:w="1134" w:type="dxa"/>
          </w:tcPr>
          <w:p w14:paraId="060F5A19"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.4.1</w:t>
            </w:r>
          </w:p>
        </w:tc>
        <w:tc>
          <w:tcPr>
            <w:tcW w:w="7506" w:type="dxa"/>
          </w:tcPr>
          <w:p w14:paraId="16001DBE"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Develops new IP designs and detailed migration plans and prototypes to implement Administration policies and directives.</w:t>
            </w:r>
          </w:p>
        </w:tc>
      </w:tr>
      <w:tr w:rsidR="00B65F41" w:rsidRPr="00B161E2" w14:paraId="0B5B21DE" w14:textId="77777777" w:rsidTr="009F56FF">
        <w:trPr>
          <w:cantSplit/>
        </w:trPr>
        <w:tc>
          <w:tcPr>
            <w:tcW w:w="1134" w:type="dxa"/>
          </w:tcPr>
          <w:p w14:paraId="1598301B"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.4.2</w:t>
            </w:r>
          </w:p>
        </w:tc>
        <w:tc>
          <w:tcPr>
            <w:tcW w:w="7506" w:type="dxa"/>
          </w:tcPr>
          <w:p w14:paraId="0A7A27F2"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 xml:space="preserve">Provides advice on the application of these IP designs and migration plans to specific </w:t>
            </w:r>
            <w:r w:rsidR="00432D06" w:rsidRPr="00B161E2">
              <w:rPr>
                <w:iCs/>
              </w:rPr>
              <w:t>repository</w:t>
            </w:r>
            <w:r w:rsidRPr="00B161E2">
              <w:rPr>
                <w:iCs/>
              </w:rPr>
              <w:t xml:space="preserve"> holdings and submissions.</w:t>
            </w:r>
          </w:p>
        </w:tc>
      </w:tr>
      <w:tr w:rsidR="00B65F41" w:rsidRPr="00B161E2" w14:paraId="3328D623" w14:textId="77777777" w:rsidTr="009F56FF">
        <w:trPr>
          <w:cantSplit/>
        </w:trPr>
        <w:tc>
          <w:tcPr>
            <w:tcW w:w="1134" w:type="dxa"/>
          </w:tcPr>
          <w:p w14:paraId="422F08E8"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.4.3</w:t>
            </w:r>
          </w:p>
        </w:tc>
        <w:tc>
          <w:tcPr>
            <w:tcW w:w="7506" w:type="dxa"/>
          </w:tcPr>
          <w:p w14:paraId="21757C28"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 xml:space="preserve">Receives </w:t>
            </w:r>
            <w:r w:rsidR="00432D06" w:rsidRPr="00B161E2">
              <w:rPr>
                <w:iCs/>
              </w:rPr>
              <w:t>repository</w:t>
            </w:r>
            <w:r w:rsidRPr="00B161E2">
              <w:rPr>
                <w:iCs/>
              </w:rPr>
              <w:t xml:space="preserve"> approved standards and migration goals from Administration. Standards include format standards, metadata standards and documentation standards.</w:t>
            </w:r>
          </w:p>
        </w:tc>
      </w:tr>
      <w:tr w:rsidR="00B65F41" w:rsidRPr="00B161E2" w14:paraId="040D62EF" w14:textId="77777777" w:rsidTr="009F56FF">
        <w:trPr>
          <w:cantSplit/>
        </w:trPr>
        <w:tc>
          <w:tcPr>
            <w:tcW w:w="1134" w:type="dxa"/>
          </w:tcPr>
          <w:p w14:paraId="40ABBAC1"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.4.4</w:t>
            </w:r>
          </w:p>
        </w:tc>
        <w:tc>
          <w:tcPr>
            <w:tcW w:w="7506" w:type="dxa"/>
          </w:tcPr>
          <w:p w14:paraId="1728673E"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Applies these standards to preservation requirements.</w:t>
            </w:r>
          </w:p>
        </w:tc>
      </w:tr>
      <w:tr w:rsidR="00B65F41" w:rsidRPr="00B161E2" w14:paraId="6452E82D" w14:textId="77777777" w:rsidTr="009F56FF">
        <w:trPr>
          <w:cantSplit/>
        </w:trPr>
        <w:tc>
          <w:tcPr>
            <w:tcW w:w="1134" w:type="dxa"/>
          </w:tcPr>
          <w:p w14:paraId="10992127"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1C1628" w:rsidRPr="00B161E2">
              <w:t>.</w:t>
            </w:r>
            <w:r w:rsidR="00E506E7" w:rsidRPr="00B161E2">
              <w:t>5</w:t>
            </w:r>
            <w:r w:rsidR="001C1628" w:rsidRPr="00B161E2">
              <w:t>.</w:t>
            </w:r>
            <w:r w:rsidR="00B65F41" w:rsidRPr="00B161E2">
              <w:t>4.5</w:t>
            </w:r>
          </w:p>
        </w:tc>
        <w:tc>
          <w:tcPr>
            <w:tcW w:w="7506" w:type="dxa"/>
          </w:tcPr>
          <w:p w14:paraId="5D997CBB"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Provides AIP and SIP template designs to Administration.</w:t>
            </w:r>
          </w:p>
        </w:tc>
      </w:tr>
      <w:tr w:rsidR="00B65F41" w:rsidRPr="00B161E2" w14:paraId="11E17CBD" w14:textId="77777777" w:rsidTr="009F56FF">
        <w:trPr>
          <w:cantSplit/>
        </w:trPr>
        <w:tc>
          <w:tcPr>
            <w:tcW w:w="1134" w:type="dxa"/>
          </w:tcPr>
          <w:p w14:paraId="5BA1E2CF"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.4.6</w:t>
            </w:r>
          </w:p>
        </w:tc>
        <w:tc>
          <w:tcPr>
            <w:tcW w:w="7506" w:type="dxa"/>
          </w:tcPr>
          <w:p w14:paraId="6C86FE95"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Provides customization advice and AIP/SIP review to Administration on the application of those designs.</w:t>
            </w:r>
          </w:p>
        </w:tc>
      </w:tr>
      <w:tr w:rsidR="00B65F41" w:rsidRPr="00B161E2" w14:paraId="0976E72C" w14:textId="77777777" w:rsidTr="009F56FF">
        <w:trPr>
          <w:cantSplit/>
        </w:trPr>
        <w:tc>
          <w:tcPr>
            <w:tcW w:w="1134" w:type="dxa"/>
          </w:tcPr>
          <w:p w14:paraId="127B13A3"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.4.7</w:t>
            </w:r>
          </w:p>
        </w:tc>
        <w:tc>
          <w:tcPr>
            <w:tcW w:w="7506" w:type="dxa"/>
          </w:tcPr>
          <w:p w14:paraId="16AD17CE"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Requests and receives advice from Develop Preservation Strategies and Standards if submissions are encountered that are not covered by existing standards and procedures.</w:t>
            </w:r>
          </w:p>
        </w:tc>
      </w:tr>
      <w:tr w:rsidR="00B65F41" w:rsidRPr="00B161E2" w14:paraId="3964AD89" w14:textId="77777777" w:rsidTr="009F56FF">
        <w:trPr>
          <w:cantSplit/>
        </w:trPr>
        <w:tc>
          <w:tcPr>
            <w:tcW w:w="1134" w:type="dxa"/>
          </w:tcPr>
          <w:p w14:paraId="318F3257"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.4.8</w:t>
            </w:r>
          </w:p>
        </w:tc>
        <w:tc>
          <w:tcPr>
            <w:tcW w:w="7506" w:type="dxa"/>
          </w:tcPr>
          <w:p w14:paraId="5D8B05A7"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Develops new AIP designs in response to migration goals.</w:t>
            </w:r>
          </w:p>
        </w:tc>
      </w:tr>
      <w:tr w:rsidR="00B65F41" w:rsidRPr="00B161E2" w14:paraId="572BA864" w14:textId="77777777" w:rsidTr="009F56FF">
        <w:trPr>
          <w:cantSplit/>
        </w:trPr>
        <w:tc>
          <w:tcPr>
            <w:tcW w:w="1134" w:type="dxa"/>
          </w:tcPr>
          <w:p w14:paraId="666240C0"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.4.9</w:t>
            </w:r>
          </w:p>
        </w:tc>
        <w:tc>
          <w:tcPr>
            <w:tcW w:w="7506" w:type="dxa"/>
          </w:tcPr>
          <w:p w14:paraId="625AF9BD"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Develops prototype software in response to migration goals</w:t>
            </w:r>
            <w:r w:rsidR="00A31075" w:rsidRPr="00B161E2">
              <w:rPr>
                <w:iCs/>
              </w:rPr>
              <w:t>.</w:t>
            </w:r>
          </w:p>
        </w:tc>
      </w:tr>
      <w:tr w:rsidR="00B65F41" w:rsidRPr="00B161E2" w14:paraId="6C2035C1" w14:textId="77777777" w:rsidTr="009F56FF">
        <w:trPr>
          <w:cantSplit/>
        </w:trPr>
        <w:tc>
          <w:tcPr>
            <w:tcW w:w="1134" w:type="dxa"/>
          </w:tcPr>
          <w:p w14:paraId="40E7F146"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.4.10</w:t>
            </w:r>
          </w:p>
        </w:tc>
        <w:tc>
          <w:tcPr>
            <w:tcW w:w="7506" w:type="dxa"/>
          </w:tcPr>
          <w:p w14:paraId="1D1FE851"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Develops test plans in response to migration goals</w:t>
            </w:r>
            <w:r w:rsidR="00A31075" w:rsidRPr="00B161E2">
              <w:rPr>
                <w:iCs/>
              </w:rPr>
              <w:t>.</w:t>
            </w:r>
          </w:p>
        </w:tc>
      </w:tr>
      <w:tr w:rsidR="00B65F41" w:rsidRPr="00B161E2" w14:paraId="4545BBD4" w14:textId="77777777" w:rsidTr="009F56FF">
        <w:trPr>
          <w:cantSplit/>
        </w:trPr>
        <w:tc>
          <w:tcPr>
            <w:tcW w:w="1134" w:type="dxa"/>
          </w:tcPr>
          <w:p w14:paraId="2ABB0E26"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.4.11</w:t>
            </w:r>
          </w:p>
        </w:tc>
        <w:tc>
          <w:tcPr>
            <w:tcW w:w="7506" w:type="dxa"/>
          </w:tcPr>
          <w:p w14:paraId="651A83F8"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Develops community review plans in response to migration goals.</w:t>
            </w:r>
            <w:r w:rsidRPr="00B161E2">
              <w:rPr>
                <w:iCs/>
                <w:strike/>
              </w:rPr>
              <w:t xml:space="preserve"> </w:t>
            </w:r>
          </w:p>
        </w:tc>
      </w:tr>
      <w:tr w:rsidR="00B65F41" w:rsidRPr="00B161E2" w14:paraId="206E8349" w14:textId="77777777" w:rsidTr="009F56FF">
        <w:trPr>
          <w:cantSplit/>
        </w:trPr>
        <w:tc>
          <w:tcPr>
            <w:tcW w:w="1134" w:type="dxa"/>
          </w:tcPr>
          <w:p w14:paraId="1F437BB9"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.4.12</w:t>
            </w:r>
          </w:p>
        </w:tc>
        <w:tc>
          <w:tcPr>
            <w:tcW w:w="7506" w:type="dxa"/>
          </w:tcPr>
          <w:p w14:paraId="7AEE3B86"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Develops implementation plans for phasing in new AIP</w:t>
            </w:r>
            <w:r w:rsidR="00FF51BA" w:rsidRPr="00B161E2">
              <w:rPr>
                <w:iCs/>
              </w:rPr>
              <w:t>s</w:t>
            </w:r>
            <w:r w:rsidRPr="00B161E2">
              <w:rPr>
                <w:iCs/>
              </w:rPr>
              <w:t xml:space="preserve"> in response to migration goals.</w:t>
            </w:r>
          </w:p>
        </w:tc>
      </w:tr>
      <w:tr w:rsidR="00B65F41" w:rsidRPr="00B161E2" w14:paraId="6E884748" w14:textId="77777777" w:rsidTr="009F56FF">
        <w:trPr>
          <w:cantSplit/>
        </w:trPr>
        <w:tc>
          <w:tcPr>
            <w:tcW w:w="1134" w:type="dxa"/>
          </w:tcPr>
          <w:p w14:paraId="4AAF47E2"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.4.13</w:t>
            </w:r>
          </w:p>
        </w:tc>
        <w:tc>
          <w:tcPr>
            <w:tcW w:w="7506" w:type="dxa"/>
          </w:tcPr>
          <w:p w14:paraId="41658411"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Consults with other functional areas and the Designated Community.</w:t>
            </w:r>
          </w:p>
        </w:tc>
      </w:tr>
      <w:tr w:rsidR="00B65F41" w:rsidRPr="00B161E2" w14:paraId="2DEFCB10" w14:textId="77777777" w:rsidTr="009F56FF">
        <w:trPr>
          <w:cantSplit/>
        </w:trPr>
        <w:tc>
          <w:tcPr>
            <w:tcW w:w="1134" w:type="dxa"/>
          </w:tcPr>
          <w:p w14:paraId="7D237D74"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.4.14</w:t>
            </w:r>
          </w:p>
        </w:tc>
        <w:tc>
          <w:tcPr>
            <w:tcW w:w="7506" w:type="dxa"/>
          </w:tcPr>
          <w:p w14:paraId="5590C559" w14:textId="77777777" w:rsidR="00B65F41" w:rsidRPr="00B161E2" w:rsidRDefault="00B65F41" w:rsidP="008E4254">
            <w:pPr>
              <w:tabs>
                <w:tab w:val="left" w:pos="720"/>
                <w:tab w:val="left" w:pos="1080"/>
                <w:tab w:val="left" w:pos="1440"/>
                <w:tab w:val="left" w:pos="1800"/>
                <w:tab w:val="left" w:pos="2160"/>
              </w:tabs>
              <w:spacing w:before="40" w:after="40"/>
              <w:rPr>
                <w:iCs/>
              </w:rPr>
            </w:pPr>
            <w:r w:rsidRPr="00B161E2">
              <w:rPr>
                <w:iCs/>
              </w:rPr>
              <w:t>Once the migration plan, associated AIP designs, and software have been tested and approved, sends the entire migration package to Administration, which will schedule a</w:t>
            </w:r>
            <w:r w:rsidR="003E4710" w:rsidRPr="00B161E2">
              <w:rPr>
                <w:iCs/>
              </w:rPr>
              <w:t>nd perform the actual migration</w:t>
            </w:r>
            <w:r w:rsidRPr="00B161E2">
              <w:rPr>
                <w:iCs/>
              </w:rPr>
              <w:t>.</w:t>
            </w:r>
          </w:p>
        </w:tc>
      </w:tr>
      <w:tr w:rsidR="00B65F41" w:rsidRPr="00B161E2" w14:paraId="0563BC3B" w14:textId="77777777" w:rsidTr="009F56FF">
        <w:trPr>
          <w:cantSplit/>
        </w:trPr>
        <w:tc>
          <w:tcPr>
            <w:tcW w:w="1134" w:type="dxa"/>
          </w:tcPr>
          <w:p w14:paraId="634DF595" w14:textId="77777777" w:rsidR="00B65F41" w:rsidRPr="00B161E2" w:rsidRDefault="001F4390" w:rsidP="008E4254">
            <w:pPr>
              <w:tabs>
                <w:tab w:val="left" w:pos="720"/>
                <w:tab w:val="left" w:pos="1080"/>
                <w:tab w:val="left" w:pos="1440"/>
                <w:tab w:val="left" w:pos="1800"/>
                <w:tab w:val="left" w:pos="2160"/>
              </w:tabs>
              <w:spacing w:before="40" w:after="40"/>
            </w:pPr>
            <w:r w:rsidRPr="00B161E2">
              <w:t>7</w:t>
            </w:r>
            <w:r w:rsidR="00B65F41" w:rsidRPr="00B161E2">
              <w:t>.</w:t>
            </w:r>
            <w:r w:rsidR="00E506E7" w:rsidRPr="00B161E2">
              <w:t>5</w:t>
            </w:r>
            <w:r w:rsidR="00B65F41" w:rsidRPr="00B161E2">
              <w:t>.4.15</w:t>
            </w:r>
          </w:p>
        </w:tc>
        <w:tc>
          <w:tcPr>
            <w:tcW w:w="7506" w:type="dxa"/>
          </w:tcPr>
          <w:p w14:paraId="40D34DFD" w14:textId="77777777" w:rsidR="00B65F41" w:rsidRPr="00B161E2" w:rsidRDefault="00565AAE" w:rsidP="008E4254">
            <w:pPr>
              <w:tabs>
                <w:tab w:val="left" w:pos="720"/>
                <w:tab w:val="left" w:pos="1080"/>
                <w:tab w:val="left" w:pos="1440"/>
                <w:tab w:val="left" w:pos="1800"/>
                <w:tab w:val="left" w:pos="2160"/>
              </w:tabs>
              <w:spacing w:before="40" w:after="40"/>
            </w:pPr>
            <w:r w:rsidRPr="00B161E2">
              <w:t>The Repository System k</w:t>
            </w:r>
            <w:r w:rsidR="008033B8" w:rsidRPr="00B161E2">
              <w:t>eeps an audit trail of all actions.</w:t>
            </w:r>
          </w:p>
        </w:tc>
      </w:tr>
    </w:tbl>
    <w:p w14:paraId="5E38C453" w14:textId="77777777" w:rsidR="00B65F41" w:rsidRPr="00B161E2" w:rsidRDefault="00B65F41" w:rsidP="008E4254">
      <w:pPr>
        <w:tabs>
          <w:tab w:val="left" w:pos="720"/>
          <w:tab w:val="left" w:pos="1080"/>
          <w:tab w:val="left" w:pos="1440"/>
          <w:tab w:val="left" w:pos="1800"/>
          <w:tab w:val="left" w:pos="2160"/>
        </w:tabs>
      </w:pPr>
    </w:p>
    <w:p w14:paraId="42D09A64" w14:textId="77777777" w:rsidR="000374A3" w:rsidRPr="00B161E2" w:rsidRDefault="00B65F41" w:rsidP="008E4254">
      <w:pPr>
        <w:pStyle w:val="Heading2"/>
        <w:numPr>
          <w:ilvl w:val="1"/>
          <w:numId w:val="1"/>
        </w:numPr>
        <w:tabs>
          <w:tab w:val="clear" w:pos="840"/>
          <w:tab w:val="num" w:pos="540"/>
          <w:tab w:val="left" w:pos="720"/>
          <w:tab w:val="left" w:pos="1080"/>
          <w:tab w:val="left" w:pos="1440"/>
          <w:tab w:val="left" w:pos="1800"/>
          <w:tab w:val="left" w:pos="2160"/>
        </w:tabs>
        <w:ind w:hanging="840"/>
      </w:pPr>
      <w:bookmarkStart w:id="60" w:name="_Toc157995959"/>
      <w:r w:rsidRPr="00B161E2">
        <w:t>A</w:t>
      </w:r>
      <w:r w:rsidR="000374A3" w:rsidRPr="00B161E2">
        <w:t>ccess</w:t>
      </w:r>
      <w:bookmarkEnd w:id="60"/>
    </w:p>
    <w:p w14:paraId="57BFB9EE" w14:textId="77777777" w:rsidR="000374A3" w:rsidRPr="00B161E2" w:rsidRDefault="000374A3" w:rsidP="008E4254">
      <w:pPr>
        <w:tabs>
          <w:tab w:val="left" w:pos="720"/>
          <w:tab w:val="left" w:pos="1080"/>
          <w:tab w:val="left" w:pos="1440"/>
          <w:tab w:val="left" w:pos="1800"/>
          <w:tab w:val="left" w:pos="2160"/>
        </w:tabs>
      </w:pPr>
    </w:p>
    <w:p w14:paraId="714CC3DD" w14:textId="77777777" w:rsidR="000374A3" w:rsidRPr="00B161E2" w:rsidRDefault="000374A3" w:rsidP="00DE4D96">
      <w:pPr>
        <w:pStyle w:val="Longcitation"/>
      </w:pPr>
      <w:r w:rsidRPr="00B161E2">
        <w:t>Access provides the services and functions that support Consumers in determining the existence, description, location, and availability of information stored in the OAIS, and allowing Consumers to request and receive information products.  Access functions include communicating with Customers to receive requests, applying controls to limit access to specially protected information.</w:t>
      </w:r>
      <w:r w:rsidR="00A84C34" w:rsidRPr="00B161E2">
        <w:t xml:space="preserve"> </w:t>
      </w:r>
      <w:r w:rsidRPr="00B161E2">
        <w:t>Coordinating the execution of requests to successful completion, generating responses (Dissemination Information Packages, result sets, reports) and delivering the responses to Consumers.</w:t>
      </w:r>
    </w:p>
    <w:p w14:paraId="2902DE69" w14:textId="77777777" w:rsidR="001F4390" w:rsidRPr="00B161E2" w:rsidRDefault="001F4390" w:rsidP="008E4254">
      <w:pPr>
        <w:tabs>
          <w:tab w:val="left" w:pos="720"/>
          <w:tab w:val="left" w:pos="1080"/>
          <w:tab w:val="left" w:pos="1440"/>
          <w:tab w:val="left" w:pos="1800"/>
          <w:tab w:val="left" w:pos="2160"/>
        </w:tabs>
      </w:pPr>
    </w:p>
    <w:p w14:paraId="6E1B35FD" w14:textId="77777777" w:rsidR="000E2139" w:rsidRPr="00B161E2" w:rsidRDefault="000E2139" w:rsidP="008E4254">
      <w:pPr>
        <w:tabs>
          <w:tab w:val="left" w:pos="720"/>
          <w:tab w:val="left" w:pos="1080"/>
          <w:tab w:val="left" w:pos="1440"/>
          <w:tab w:val="left" w:pos="1800"/>
          <w:tab w:val="left" w:pos="2160"/>
        </w:tabs>
      </w:pPr>
      <w:r w:rsidRPr="00B161E2">
        <w:t>A crucial feature of a digital repository created and maintained by NLM will be access to the data by different types of users.  These user types, which are detailed in Section 2.0, include:</w:t>
      </w:r>
    </w:p>
    <w:p w14:paraId="24F30E91" w14:textId="77777777" w:rsidR="000E2139" w:rsidRPr="00B161E2" w:rsidRDefault="000E2139" w:rsidP="008E4254">
      <w:pPr>
        <w:tabs>
          <w:tab w:val="left" w:pos="720"/>
          <w:tab w:val="left" w:pos="1080"/>
          <w:tab w:val="left" w:pos="1440"/>
          <w:tab w:val="left" w:pos="1800"/>
          <w:tab w:val="left" w:pos="2160"/>
        </w:tabs>
      </w:pPr>
    </w:p>
    <w:p w14:paraId="1B829A7C" w14:textId="77777777" w:rsidR="000E2139" w:rsidRPr="00B161E2" w:rsidRDefault="000E2139" w:rsidP="00E95E08">
      <w:pPr>
        <w:numPr>
          <w:ilvl w:val="0"/>
          <w:numId w:val="14"/>
        </w:numPr>
        <w:tabs>
          <w:tab w:val="clear" w:pos="735"/>
          <w:tab w:val="left" w:pos="720"/>
          <w:tab w:val="left" w:pos="1080"/>
          <w:tab w:val="left" w:pos="1440"/>
          <w:tab w:val="left" w:pos="1800"/>
          <w:tab w:val="left" w:pos="2160"/>
        </w:tabs>
      </w:pPr>
      <w:r w:rsidRPr="00B161E2">
        <w:t>Public Access Level, available to patrons using the Internet both on and offsite.</w:t>
      </w:r>
    </w:p>
    <w:p w14:paraId="7C6D374C" w14:textId="77777777" w:rsidR="000E2139" w:rsidRPr="00B161E2" w:rsidRDefault="000E2139" w:rsidP="00E95E08">
      <w:pPr>
        <w:numPr>
          <w:ilvl w:val="0"/>
          <w:numId w:val="14"/>
        </w:numPr>
        <w:tabs>
          <w:tab w:val="clear" w:pos="735"/>
          <w:tab w:val="left" w:pos="720"/>
          <w:tab w:val="left" w:pos="1080"/>
          <w:tab w:val="left" w:pos="1440"/>
          <w:tab w:val="left" w:pos="1800"/>
          <w:tab w:val="left" w:pos="2160"/>
        </w:tabs>
      </w:pPr>
      <w:r w:rsidRPr="00B161E2">
        <w:t>NIH Staff Access level, available to all NIH employees.</w:t>
      </w:r>
    </w:p>
    <w:p w14:paraId="04EF5DEB" w14:textId="77777777" w:rsidR="008926AD" w:rsidRPr="00B161E2" w:rsidRDefault="000E2139" w:rsidP="00E95E08">
      <w:pPr>
        <w:numPr>
          <w:ilvl w:val="0"/>
          <w:numId w:val="14"/>
        </w:numPr>
        <w:tabs>
          <w:tab w:val="clear" w:pos="735"/>
          <w:tab w:val="left" w:pos="720"/>
          <w:tab w:val="left" w:pos="1080"/>
          <w:tab w:val="left" w:pos="1440"/>
          <w:tab w:val="left" w:pos="1800"/>
          <w:tab w:val="left" w:pos="2160"/>
        </w:tabs>
      </w:pPr>
      <w:r w:rsidRPr="00B161E2">
        <w:lastRenderedPageBreak/>
        <w:t xml:space="preserve">NLM Staff Metadata Access, available to NLM staff performing cataloging or other indexing of the materials in the repository.  This level will allow NLM staff to view materials and add to or edit metadata without changing the </w:t>
      </w:r>
      <w:r w:rsidR="00217E15" w:rsidRPr="00B161E2">
        <w:t>object</w:t>
      </w:r>
      <w:r w:rsidRPr="00B161E2">
        <w:t xml:space="preserve"> itself.</w:t>
      </w:r>
    </w:p>
    <w:p w14:paraId="6DF2A4DC" w14:textId="77777777" w:rsidR="000E2139" w:rsidRPr="00B161E2" w:rsidRDefault="00D97C1F" w:rsidP="00E95E08">
      <w:pPr>
        <w:numPr>
          <w:ilvl w:val="0"/>
          <w:numId w:val="14"/>
        </w:numPr>
        <w:tabs>
          <w:tab w:val="clear" w:pos="735"/>
          <w:tab w:val="left" w:pos="720"/>
          <w:tab w:val="left" w:pos="1080"/>
          <w:tab w:val="left" w:pos="1440"/>
          <w:tab w:val="left" w:pos="1800"/>
          <w:tab w:val="left" w:pos="2160"/>
        </w:tabs>
      </w:pPr>
      <w:r w:rsidRPr="00B161E2">
        <w:t>N</w:t>
      </w:r>
      <w:r w:rsidR="000E2139" w:rsidRPr="00B161E2">
        <w:t xml:space="preserve">LM Staff </w:t>
      </w:r>
      <w:r w:rsidR="00217E15" w:rsidRPr="00B161E2">
        <w:t xml:space="preserve">Object </w:t>
      </w:r>
      <w:r w:rsidR="000E2139" w:rsidRPr="00B161E2">
        <w:t xml:space="preserve">Maintenance Access, available to NLM staff who will work with the </w:t>
      </w:r>
      <w:r w:rsidR="00217E15" w:rsidRPr="00B161E2">
        <w:t>object</w:t>
      </w:r>
      <w:r w:rsidR="000E2139" w:rsidRPr="00B161E2">
        <w:t xml:space="preserve"> itself: adding new files, checking the quality of digital files, manipulating images, performing format conversions and migrations (e.g., from </w:t>
      </w:r>
      <w:r w:rsidR="00565AAE" w:rsidRPr="00B161E2">
        <w:t xml:space="preserve">TIFF </w:t>
      </w:r>
      <w:r w:rsidR="000E2139" w:rsidRPr="00B161E2">
        <w:t xml:space="preserve">to </w:t>
      </w:r>
      <w:r w:rsidR="00565AAE" w:rsidRPr="00B161E2">
        <w:t>PDF</w:t>
      </w:r>
      <w:r w:rsidR="000E2139" w:rsidRPr="00B161E2">
        <w:t xml:space="preserve">, </w:t>
      </w:r>
      <w:r w:rsidR="00565AAE" w:rsidRPr="00B161E2">
        <w:t xml:space="preserve">TIFF </w:t>
      </w:r>
      <w:r w:rsidR="000E2139" w:rsidRPr="00B161E2">
        <w:t xml:space="preserve">to </w:t>
      </w:r>
      <w:r w:rsidR="00565AAE" w:rsidRPr="00B161E2">
        <w:t>JPEG</w:t>
      </w:r>
      <w:r w:rsidR="000E2139" w:rsidRPr="00B161E2">
        <w:t>2000, etc.), and investigating problems with the system.</w:t>
      </w:r>
    </w:p>
    <w:p w14:paraId="10AB775F" w14:textId="77777777" w:rsidR="000E2139" w:rsidRPr="00B161E2" w:rsidRDefault="000E2139" w:rsidP="00E95E08">
      <w:pPr>
        <w:numPr>
          <w:ilvl w:val="0"/>
          <w:numId w:val="14"/>
        </w:numPr>
        <w:tabs>
          <w:tab w:val="clear" w:pos="735"/>
          <w:tab w:val="left" w:pos="720"/>
          <w:tab w:val="left" w:pos="1080"/>
          <w:tab w:val="left" w:pos="1440"/>
          <w:tab w:val="left" w:pos="1800"/>
          <w:tab w:val="left" w:pos="2160"/>
        </w:tabs>
      </w:pPr>
      <w:r w:rsidRPr="00B161E2">
        <w:t>NLM System Administration/Programming Access, ultimate rights to the system, required for its management, development, and for assigning appropri</w:t>
      </w:r>
      <w:r w:rsidR="005F1E50" w:rsidRPr="00B161E2">
        <w:t>ate rights to users.</w:t>
      </w:r>
    </w:p>
    <w:p w14:paraId="1D0F3D1F" w14:textId="77777777" w:rsidR="000E2139" w:rsidRPr="00B161E2" w:rsidRDefault="000E2139" w:rsidP="005F1E50">
      <w:pPr>
        <w:tabs>
          <w:tab w:val="left" w:pos="720"/>
          <w:tab w:val="left" w:pos="1080"/>
          <w:tab w:val="left" w:pos="1440"/>
          <w:tab w:val="left" w:pos="1800"/>
          <w:tab w:val="left" w:pos="2160"/>
        </w:tabs>
      </w:pPr>
    </w:p>
    <w:p w14:paraId="6CA89E48" w14:textId="77777777" w:rsidR="005F1E50" w:rsidRPr="00B161E2" w:rsidRDefault="000E2139" w:rsidP="008E4254">
      <w:pPr>
        <w:tabs>
          <w:tab w:val="left" w:pos="720"/>
          <w:tab w:val="left" w:pos="1080"/>
          <w:tab w:val="left" w:pos="1440"/>
          <w:tab w:val="left" w:pos="1800"/>
          <w:tab w:val="left" w:pos="2160"/>
        </w:tabs>
      </w:pPr>
      <w:r w:rsidRPr="00B161E2">
        <w:t>NLM may have to create other levels of access, depending upon the complexity of the copyright and licensing/subscription agreements that are made concerning data placed in the repository system.  For instance, licensing agreements may allow certain files obtained by NLM from</w:t>
      </w:r>
      <w:r w:rsidR="00D97C1F" w:rsidRPr="00B161E2">
        <w:t xml:space="preserve"> Content Originators to be</w:t>
      </w:r>
      <w:r w:rsidRPr="00B161E2">
        <w:t xml:space="preserve"> available to onsite users</w:t>
      </w:r>
      <w:r w:rsidR="00D97C1F" w:rsidRPr="00B161E2">
        <w:t xml:space="preserve"> only</w:t>
      </w:r>
      <w:r w:rsidRPr="00B161E2">
        <w:t>; offsite users may h</w:t>
      </w:r>
      <w:r w:rsidR="005F1E50" w:rsidRPr="00B161E2">
        <w:t>ave restricted viewing rights.</w:t>
      </w:r>
      <w:r w:rsidR="008A4B7C" w:rsidRPr="00B161E2">
        <w:t xml:space="preserve"> </w:t>
      </w:r>
      <w:r w:rsidR="00565AAE" w:rsidRPr="00B161E2">
        <w:t>In addition,</w:t>
      </w:r>
      <w:r w:rsidR="00D97C1F" w:rsidRPr="00B161E2">
        <w:t xml:space="preserve"> s</w:t>
      </w:r>
      <w:r w:rsidRPr="00B161E2">
        <w:t>ome</w:t>
      </w:r>
      <w:r w:rsidR="00D97C1F" w:rsidRPr="00B161E2">
        <w:t xml:space="preserve"> </w:t>
      </w:r>
      <w:r w:rsidRPr="00B161E2">
        <w:t>publishers may only allow their material to be served up through NLM’s system at a certain interval after its publication</w:t>
      </w:r>
      <w:r w:rsidR="00C66EE2" w:rsidRPr="00B161E2">
        <w:t xml:space="preserve">. </w:t>
      </w:r>
      <w:r w:rsidRPr="00B161E2">
        <w:t xml:space="preserve"> NLM would hold </w:t>
      </w:r>
      <w:r w:rsidR="00C66EE2" w:rsidRPr="00B161E2">
        <w:t>the content on the server but only make publicly available data older than a specified time period</w:t>
      </w:r>
      <w:r w:rsidR="005F1E50" w:rsidRPr="00B161E2">
        <w:t>.</w:t>
      </w:r>
    </w:p>
    <w:p w14:paraId="1BCD3010" w14:textId="77777777" w:rsidR="005F1E50" w:rsidRPr="00B161E2" w:rsidRDefault="005F1E50" w:rsidP="008E4254">
      <w:pPr>
        <w:tabs>
          <w:tab w:val="left" w:pos="720"/>
          <w:tab w:val="left" w:pos="1080"/>
          <w:tab w:val="left" w:pos="1440"/>
          <w:tab w:val="left" w:pos="1800"/>
          <w:tab w:val="left" w:pos="2160"/>
        </w:tabs>
      </w:pPr>
    </w:p>
    <w:p w14:paraId="29B98BB0" w14:textId="77777777" w:rsidR="00157E06" w:rsidRPr="00B161E2" w:rsidRDefault="00157E06" w:rsidP="008E4254">
      <w:pPr>
        <w:tabs>
          <w:tab w:val="left" w:pos="720"/>
          <w:tab w:val="left" w:pos="1080"/>
          <w:tab w:val="left" w:pos="1440"/>
          <w:tab w:val="left" w:pos="1800"/>
          <w:tab w:val="left" w:pos="2160"/>
        </w:tabs>
      </w:pPr>
      <w:r w:rsidRPr="00B161E2">
        <w:t>Access control and rights management will also apply to:</w:t>
      </w:r>
    </w:p>
    <w:p w14:paraId="4E30A96A" w14:textId="77777777" w:rsidR="00157E06" w:rsidRPr="00B161E2" w:rsidRDefault="00157E06" w:rsidP="004E2107">
      <w:pPr>
        <w:numPr>
          <w:ilvl w:val="0"/>
          <w:numId w:val="24"/>
        </w:numPr>
        <w:tabs>
          <w:tab w:val="left" w:pos="1440"/>
          <w:tab w:val="left" w:pos="1800"/>
          <w:tab w:val="left" w:pos="2160"/>
        </w:tabs>
      </w:pPr>
      <w:r w:rsidRPr="00B161E2">
        <w:t>Audit logs</w:t>
      </w:r>
    </w:p>
    <w:p w14:paraId="3BE0367A" w14:textId="77777777" w:rsidR="00157E06" w:rsidRPr="00B161E2" w:rsidRDefault="00157E06" w:rsidP="004E2107">
      <w:pPr>
        <w:numPr>
          <w:ilvl w:val="0"/>
          <w:numId w:val="24"/>
        </w:numPr>
        <w:tabs>
          <w:tab w:val="left" w:pos="1440"/>
          <w:tab w:val="left" w:pos="1800"/>
          <w:tab w:val="left" w:pos="2160"/>
        </w:tabs>
      </w:pPr>
      <w:r w:rsidRPr="00B161E2">
        <w:t>System logs</w:t>
      </w:r>
    </w:p>
    <w:p w14:paraId="2396C089" w14:textId="77777777" w:rsidR="00157E06" w:rsidRPr="00B161E2" w:rsidRDefault="00157E06" w:rsidP="004E2107">
      <w:pPr>
        <w:numPr>
          <w:ilvl w:val="0"/>
          <w:numId w:val="24"/>
        </w:numPr>
        <w:tabs>
          <w:tab w:val="left" w:pos="1440"/>
          <w:tab w:val="left" w:pos="1800"/>
          <w:tab w:val="left" w:pos="2160"/>
        </w:tabs>
      </w:pPr>
      <w:r w:rsidRPr="00B161E2">
        <w:t>System files</w:t>
      </w:r>
    </w:p>
    <w:p w14:paraId="696515EB" w14:textId="77777777" w:rsidR="00157E06" w:rsidRPr="00B161E2" w:rsidRDefault="00157E06" w:rsidP="004E2107">
      <w:pPr>
        <w:numPr>
          <w:ilvl w:val="0"/>
          <w:numId w:val="24"/>
        </w:numPr>
        <w:tabs>
          <w:tab w:val="left" w:pos="1440"/>
          <w:tab w:val="left" w:pos="1800"/>
          <w:tab w:val="left" w:pos="2160"/>
        </w:tabs>
      </w:pPr>
      <w:r w:rsidRPr="00B161E2">
        <w:t>Software components</w:t>
      </w:r>
    </w:p>
    <w:p w14:paraId="6606C384" w14:textId="77777777" w:rsidR="00157E06" w:rsidRPr="00B161E2" w:rsidRDefault="00157E06" w:rsidP="008E4254">
      <w:pPr>
        <w:tabs>
          <w:tab w:val="left" w:pos="720"/>
          <w:tab w:val="left" w:pos="1080"/>
          <w:tab w:val="left" w:pos="1440"/>
          <w:tab w:val="left" w:pos="1800"/>
          <w:tab w:val="left" w:pos="2160"/>
        </w:tabs>
      </w:pPr>
    </w:p>
    <w:p w14:paraId="2C87956B" w14:textId="77777777" w:rsidR="00157E06" w:rsidRPr="00B161E2" w:rsidRDefault="00157E06" w:rsidP="008E4254">
      <w:pPr>
        <w:tabs>
          <w:tab w:val="left" w:pos="720"/>
          <w:tab w:val="left" w:pos="1080"/>
          <w:tab w:val="left" w:pos="1440"/>
          <w:tab w:val="left" w:pos="1800"/>
          <w:tab w:val="left" w:pos="2160"/>
        </w:tabs>
      </w:pPr>
      <w:r w:rsidRPr="00B161E2">
        <w:t>The Library will develop an authentication and access management system to monitor and control access to the NLM Digital Repository and other Library applications.  Access within the NLM Digital Repository will be monitored; access rights may be controlled at the individual object level.</w:t>
      </w:r>
    </w:p>
    <w:p w14:paraId="687BE403" w14:textId="77777777" w:rsidR="000E2139" w:rsidRPr="00B161E2" w:rsidRDefault="000E2139" w:rsidP="008E4254">
      <w:pPr>
        <w:tabs>
          <w:tab w:val="left" w:pos="720"/>
          <w:tab w:val="left" w:pos="1080"/>
          <w:tab w:val="left" w:pos="1440"/>
          <w:tab w:val="left" w:pos="1800"/>
          <w:tab w:val="left" w:pos="2160"/>
        </w:tabs>
      </w:pPr>
    </w:p>
    <w:p w14:paraId="73E7457E" w14:textId="77777777" w:rsidR="000374A3" w:rsidRPr="00B161E2" w:rsidRDefault="000374A3" w:rsidP="008E4254">
      <w:pPr>
        <w:pStyle w:val="Heading3"/>
        <w:numPr>
          <w:ilvl w:val="2"/>
          <w:numId w:val="1"/>
        </w:numPr>
        <w:tabs>
          <w:tab w:val="left" w:pos="720"/>
          <w:tab w:val="left" w:pos="1080"/>
          <w:tab w:val="left" w:pos="1440"/>
          <w:tab w:val="left" w:pos="1800"/>
          <w:tab w:val="left" w:pos="2160"/>
        </w:tabs>
      </w:pPr>
      <w:bookmarkStart w:id="61" w:name="_Toc157995960"/>
      <w:r w:rsidRPr="00B161E2">
        <w:t>Coordinate Access Activities</w:t>
      </w:r>
      <w:bookmarkEnd w:id="61"/>
    </w:p>
    <w:p w14:paraId="0A61DD06" w14:textId="77777777" w:rsidR="000374A3" w:rsidRPr="00B161E2" w:rsidRDefault="000374A3" w:rsidP="008E4254">
      <w:pPr>
        <w:tabs>
          <w:tab w:val="left" w:pos="720"/>
          <w:tab w:val="left" w:pos="1080"/>
          <w:tab w:val="left" w:pos="1440"/>
          <w:tab w:val="left" w:pos="1800"/>
          <w:tab w:val="left" w:pos="2160"/>
        </w:tabs>
      </w:pPr>
    </w:p>
    <w:p w14:paraId="6768F862" w14:textId="77777777" w:rsidR="000374A3" w:rsidRPr="00B161E2" w:rsidRDefault="000374A3" w:rsidP="00DE4D96">
      <w:pPr>
        <w:pStyle w:val="Longcitation"/>
      </w:pPr>
      <w:r w:rsidRPr="00B161E2">
        <w:t>The Coordinate Access Activities function provides a single user interface to the information holdings of the archive. This interface will normally be via computer network or dial-up link to an on-line service, but might also be implemented in the form of a walk-in facility, printed catalog ordering service, or fax-back type service. Three categories of Consumer requests are distinguished: query requests, which are executed in Data Management and return immediate result sets for presentation to the user; report requests, which may require a number of queries and produce formatted reports for delivery to the Consumer; and orders, which may access either or both Data Management and Archival Storage to prepare a formal Dissemination Information Package (DIP) for on- or off-line delivery. An order may be an Adhoc Order that is executed only once, or an Event Based Order that will be maintained by the Activate Requests function in Administration, and initiated by a dissemination request that may result in periodic deliveries of requested items. The Archival Information Update function in Administration also submits dissemination requests to obtain DIPs needed to perform its update functions. Other special request types are allowed, but are not detailed. This function will determine if resources are available to perform a request, assure that the user is authorized to access and receive the requested items, and notify the Consumer that a request has been accepted or rejected (possibly with an estimate of request cost and an option to cancel the request). It will then transfer the request to Data Management or to the Generate DIP function for execution. This function also provides assistance to OAIS Consumers including providing status of orders and other Consumer support activities in response to an assistance request.</w:t>
      </w:r>
    </w:p>
    <w:p w14:paraId="410DB333" w14:textId="77777777" w:rsidR="000374A3" w:rsidRPr="00B161E2" w:rsidRDefault="000374A3" w:rsidP="008E4254">
      <w:pPr>
        <w:tabs>
          <w:tab w:val="left" w:pos="720"/>
          <w:tab w:val="left" w:pos="1080"/>
          <w:tab w:val="left" w:pos="1440"/>
          <w:tab w:val="left" w:pos="1800"/>
          <w:tab w:val="left" w:pos="2160"/>
        </w:tabs>
      </w:pPr>
    </w:p>
    <w:p w14:paraId="45A07F13" w14:textId="77777777" w:rsidR="000374A3" w:rsidRPr="00B161E2" w:rsidRDefault="000374A3" w:rsidP="008E4254">
      <w:pPr>
        <w:tabs>
          <w:tab w:val="left" w:pos="720"/>
          <w:tab w:val="left" w:pos="1080"/>
          <w:tab w:val="left" w:pos="1440"/>
          <w:tab w:val="left" w:pos="1800"/>
          <w:tab w:val="left" w:pos="2160"/>
        </w:tabs>
        <w:rPr>
          <w:i/>
          <w:iCs/>
        </w:rPr>
      </w:pPr>
      <w:r w:rsidRPr="00B161E2">
        <w:lastRenderedPageBreak/>
        <w:t>The Coordinate Access Activities function provides an interface layer that will support access functions.</w:t>
      </w:r>
    </w:p>
    <w:p w14:paraId="3937C3AF" w14:textId="77777777" w:rsidR="00E70D4B" w:rsidRPr="00B161E2" w:rsidRDefault="00E70D4B" w:rsidP="008E4254">
      <w:pPr>
        <w:tabs>
          <w:tab w:val="left" w:pos="720"/>
          <w:tab w:val="left" w:pos="1080"/>
          <w:tab w:val="left" w:pos="1440"/>
          <w:tab w:val="left" w:pos="1800"/>
          <w:tab w:val="left" w:pos="2160"/>
        </w:tabs>
        <w:rPr>
          <w:lang w:val="en-US"/>
        </w:rPr>
      </w:pPr>
    </w:p>
    <w:p w14:paraId="2B5AEADD" w14:textId="77777777" w:rsidR="000374A3" w:rsidRPr="00B161E2" w:rsidRDefault="000374A3" w:rsidP="008E4254">
      <w:pPr>
        <w:tabs>
          <w:tab w:val="left" w:pos="720"/>
          <w:tab w:val="left" w:pos="1080"/>
          <w:tab w:val="left" w:pos="1440"/>
          <w:tab w:val="left" w:pos="1800"/>
          <w:tab w:val="left" w:pos="2160"/>
        </w:tabs>
      </w:pPr>
      <w:r w:rsidRPr="00B161E2">
        <w:rPr>
          <w:lang w:val="en-US"/>
        </w:rPr>
        <w:t xml:space="preserve">Rights restrictions may limit the level of </w:t>
      </w:r>
      <w:r w:rsidRPr="00B161E2">
        <w:t>access that can be provided to Library staff and the public.</w:t>
      </w:r>
    </w:p>
    <w:p w14:paraId="59F0F567" w14:textId="77777777" w:rsidR="000374A3" w:rsidRPr="00B161E2" w:rsidRDefault="000374A3" w:rsidP="008E4254">
      <w:pPr>
        <w:tabs>
          <w:tab w:val="left" w:pos="720"/>
          <w:tab w:val="left" w:pos="1080"/>
          <w:tab w:val="left" w:pos="1440"/>
          <w:tab w:val="left" w:pos="1800"/>
          <w:tab w:val="left" w:pos="2160"/>
        </w:tabs>
        <w:rPr>
          <w:lang w:val="en-US"/>
        </w:rPr>
      </w:pPr>
    </w:p>
    <w:p w14:paraId="0C035773" w14:textId="77777777" w:rsidR="008926AD" w:rsidRPr="00B161E2" w:rsidRDefault="000374A3" w:rsidP="008E4254">
      <w:pPr>
        <w:tabs>
          <w:tab w:val="left" w:pos="720"/>
          <w:tab w:val="left" w:pos="1080"/>
          <w:tab w:val="left" w:pos="1440"/>
          <w:tab w:val="left" w:pos="1800"/>
          <w:tab w:val="left" w:pos="2160"/>
        </w:tabs>
        <w:rPr>
          <w:lang w:val="en-US"/>
        </w:rPr>
      </w:pPr>
      <w:r w:rsidRPr="00B161E2">
        <w:rPr>
          <w:lang w:val="en-US"/>
        </w:rPr>
        <w:t xml:space="preserve">The OAIS statement above indicates there is a single user interface to the holdings of the </w:t>
      </w:r>
      <w:r w:rsidR="00432D06" w:rsidRPr="00B161E2">
        <w:rPr>
          <w:lang w:val="en-US"/>
        </w:rPr>
        <w:t>repository</w:t>
      </w:r>
      <w:r w:rsidRPr="00B161E2">
        <w:rPr>
          <w:lang w:val="en-US"/>
        </w:rPr>
        <w:t>.  While a single user interface may be desirable, the NLM Digital Repository may provide access to digital objects through multiple interfaces. For example, bibliographic access through LocatorPlus or NLMCatalog with links to the objects, or direct searching of the metadata and/or full-text through a PMC-like interface.</w:t>
      </w:r>
    </w:p>
    <w:p w14:paraId="773E80E2" w14:textId="77777777" w:rsidR="001776FC" w:rsidRPr="00B161E2" w:rsidRDefault="001776FC" w:rsidP="001776FC">
      <w:pPr>
        <w:tabs>
          <w:tab w:val="left" w:pos="720"/>
          <w:tab w:val="left" w:pos="1080"/>
          <w:tab w:val="left" w:pos="1440"/>
          <w:tab w:val="left" w:pos="1800"/>
          <w:tab w:val="left" w:pos="2160"/>
        </w:tabs>
      </w:pPr>
      <w:r w:rsidRPr="00B161E2">
        <w:t>The concept of Access pertains not only to the users of a the system and what level of interaction a user is allowed, but also to the objects stored in the system – what type of actions can be performed on the objects.  Material held in the NLM Digital Repository will be subject to the U.S. Copyright Law (Title 17, U.S. Code), as well as potential international copyright agreements.  Also, access conditions include software licensing terms and conditions, which may restrict access to specific materials based on user status, location, or time period.</w:t>
      </w:r>
    </w:p>
    <w:p w14:paraId="33E36174" w14:textId="77777777" w:rsidR="001311A2" w:rsidRPr="00B161E2" w:rsidRDefault="001311A2" w:rsidP="008E4254">
      <w:pPr>
        <w:tabs>
          <w:tab w:val="left" w:pos="720"/>
          <w:tab w:val="left" w:pos="1080"/>
          <w:tab w:val="left" w:pos="1440"/>
          <w:tab w:val="left" w:pos="1800"/>
          <w:tab w:val="left" w:pos="2160"/>
        </w:tabs>
        <w:rPr>
          <w:b/>
        </w:rPr>
      </w:pPr>
    </w:p>
    <w:p w14:paraId="351E62A7" w14:textId="77777777" w:rsidR="001776FC" w:rsidRPr="00B161E2" w:rsidRDefault="001776FC" w:rsidP="001776FC">
      <w:pPr>
        <w:tabs>
          <w:tab w:val="left" w:pos="720"/>
          <w:tab w:val="left" w:pos="1080"/>
          <w:tab w:val="left" w:pos="1440"/>
          <w:tab w:val="left" w:pos="1800"/>
          <w:tab w:val="left" w:pos="2160"/>
        </w:tabs>
        <w:rPr>
          <w:rFonts w:ascii="Tahoma" w:hAnsi="Tahoma"/>
          <w:sz w:val="16"/>
          <w:szCs w:val="16"/>
        </w:rPr>
      </w:pPr>
      <w:r w:rsidRPr="00B161E2">
        <w:t>The NLM Digital Repository will be required to hold material that will be embargoed for an extended period (for example, 1 year).  Such material cannot be accessed by anyone other than designated staff, and all access or actions relating to the material must be recorded and notified</w:t>
      </w:r>
      <w:r w:rsidRPr="00B161E2">
        <w:rPr>
          <w:rFonts w:ascii="Tahoma" w:hAnsi="Tahoma"/>
          <w:sz w:val="16"/>
          <w:szCs w:val="16"/>
        </w:rPr>
        <w:t>.</w:t>
      </w:r>
    </w:p>
    <w:p w14:paraId="69BB6D64" w14:textId="77777777" w:rsidR="001776FC" w:rsidRPr="00B161E2" w:rsidRDefault="001776FC" w:rsidP="001776FC">
      <w:pPr>
        <w:tabs>
          <w:tab w:val="left" w:pos="720"/>
          <w:tab w:val="left" w:pos="1080"/>
          <w:tab w:val="left" w:pos="1440"/>
          <w:tab w:val="left" w:pos="1800"/>
          <w:tab w:val="left" w:pos="2160"/>
        </w:tabs>
      </w:pPr>
    </w:p>
    <w:p w14:paraId="56609588" w14:textId="77777777" w:rsidR="008926AD" w:rsidRPr="00B161E2" w:rsidRDefault="001776FC" w:rsidP="001776FC">
      <w:pPr>
        <w:tabs>
          <w:tab w:val="left" w:pos="720"/>
          <w:tab w:val="left" w:pos="1080"/>
          <w:tab w:val="left" w:pos="1440"/>
          <w:tab w:val="left" w:pos="1800"/>
          <w:tab w:val="left" w:pos="2160"/>
        </w:tabs>
      </w:pPr>
      <w:r w:rsidRPr="00B161E2">
        <w:t>Some material may be donated to the Library under strict terms of confidentiality.  Access to such material may be subject to a number of restrictions agreed with the donors, such restrictions may relate to access methods and user authorisations.  All access or actions relating to the material must be recorded and notified.</w:t>
      </w:r>
    </w:p>
    <w:p w14:paraId="52555414" w14:textId="77777777" w:rsidR="001776FC" w:rsidRPr="00B161E2" w:rsidRDefault="001776FC" w:rsidP="001776FC">
      <w:pPr>
        <w:tabs>
          <w:tab w:val="left" w:pos="720"/>
          <w:tab w:val="left" w:pos="1080"/>
          <w:tab w:val="left" w:pos="1440"/>
          <w:tab w:val="left" w:pos="1800"/>
          <w:tab w:val="left" w:pos="2160"/>
        </w:tabs>
      </w:pPr>
    </w:p>
    <w:p w14:paraId="2E875CA8" w14:textId="77777777" w:rsidR="001776FC" w:rsidRPr="00B161E2" w:rsidRDefault="001776FC" w:rsidP="001776FC">
      <w:r w:rsidRPr="00B161E2">
        <w:t>The search and retrieval functionality of the repository is an integral part of providing access to the materials stored in repository.  This functionality must provide a wide range of abilities in order to serve the user and the various types of materials stored in the repository.</w:t>
      </w:r>
    </w:p>
    <w:p w14:paraId="19FA6742" w14:textId="77777777" w:rsidR="001776FC" w:rsidRPr="00B161E2" w:rsidRDefault="001776FC" w:rsidP="001776FC"/>
    <w:p w14:paraId="36581ABB" w14:textId="77777777" w:rsidR="001776FC" w:rsidRPr="00B161E2" w:rsidRDefault="001776FC" w:rsidP="001776FC">
      <w:r w:rsidRPr="00B161E2">
        <w:t xml:space="preserve">During the development of the functional requirements for the NLM Digital Repository, it has become apparent that NLM will have several repositories – LocatorPlus, PubMed Central (covering journals), and the digital repository currently under investigation.  Furthermore, it is possible that the initial NLM Repository may be composed of more than one electronic storage facility, especially in the early development of the repository.  This multiple storage facility approach increases the importance of providing a federated searching capability, allowing users to search the multiple storage sites at one time.  This functionality should allow users to easily search and retrieve items from any of the NLM storage </w:t>
      </w:r>
      <w:r w:rsidR="00B433E7">
        <w:t>systems</w:t>
      </w:r>
      <w:r w:rsidRPr="00B161E2">
        <w:t xml:space="preserve"> comprising the digital repository.</w:t>
      </w:r>
    </w:p>
    <w:p w14:paraId="6D0643E9" w14:textId="77777777" w:rsidR="001776FC" w:rsidRPr="00B161E2" w:rsidRDefault="001776FC" w:rsidP="001776FC">
      <w:pPr>
        <w:tabs>
          <w:tab w:val="left" w:pos="720"/>
          <w:tab w:val="left" w:pos="1080"/>
          <w:tab w:val="left" w:pos="1440"/>
          <w:tab w:val="left" w:pos="1800"/>
          <w:tab w:val="left" w:pos="2160"/>
        </w:tabs>
      </w:pPr>
    </w:p>
    <w:p w14:paraId="24682287" w14:textId="77777777" w:rsidR="001776FC" w:rsidRPr="00B161E2" w:rsidRDefault="001776FC" w:rsidP="001776FC">
      <w:pPr>
        <w:tabs>
          <w:tab w:val="left" w:pos="720"/>
          <w:tab w:val="left" w:pos="1080"/>
          <w:tab w:val="left" w:pos="1440"/>
          <w:tab w:val="left" w:pos="1800"/>
          <w:tab w:val="left" w:pos="2160"/>
        </w:tabs>
        <w:rPr>
          <w:rFonts w:ascii="Tahoma" w:hAnsi="Tahoma"/>
          <w:sz w:val="16"/>
          <w:szCs w:val="16"/>
        </w:rPr>
      </w:pPr>
      <w:r w:rsidRPr="00B161E2">
        <w:t>This section identifies the issues and functionality that different user types should have, the types of access rights and actions that are associated with different object types, and the functionality and features of the search and retrieval system that is required.</w:t>
      </w:r>
    </w:p>
    <w:p w14:paraId="4A0169A3" w14:textId="77777777" w:rsidR="001776FC" w:rsidRPr="00B161E2" w:rsidRDefault="001776FC" w:rsidP="001776FC">
      <w:pPr>
        <w:tabs>
          <w:tab w:val="left" w:pos="720"/>
          <w:tab w:val="left" w:pos="1080"/>
          <w:tab w:val="left" w:pos="1440"/>
          <w:tab w:val="left" w:pos="1800"/>
          <w:tab w:val="left" w:pos="2160"/>
        </w:tabs>
        <w:rPr>
          <w:rFonts w:ascii="Tahoma" w:hAnsi="Tahoma"/>
          <w:sz w:val="16"/>
          <w:szCs w:val="16"/>
        </w:rPr>
      </w:pPr>
    </w:p>
    <w:p w14:paraId="333E6ED4" w14:textId="77777777" w:rsidR="001311A2" w:rsidRPr="00B161E2" w:rsidRDefault="001311A2" w:rsidP="008E4254">
      <w:pPr>
        <w:tabs>
          <w:tab w:val="left" w:pos="720"/>
          <w:tab w:val="left" w:pos="1080"/>
          <w:tab w:val="left" w:pos="1440"/>
          <w:tab w:val="left" w:pos="1800"/>
          <w:tab w:val="left" w:pos="2160"/>
        </w:tabs>
        <w:rPr>
          <w:b/>
        </w:rPr>
      </w:pPr>
    </w:p>
    <w:p w14:paraId="7D2E81F8" w14:textId="77777777" w:rsidR="001311A2" w:rsidRPr="00B161E2" w:rsidRDefault="001311A2" w:rsidP="008E4254">
      <w:pPr>
        <w:tabs>
          <w:tab w:val="left" w:pos="720"/>
          <w:tab w:val="left" w:pos="1080"/>
          <w:tab w:val="left" w:pos="1440"/>
          <w:tab w:val="left" w:pos="1800"/>
          <w:tab w:val="left" w:pos="2160"/>
        </w:tabs>
        <w:rPr>
          <w:b/>
        </w:rPr>
      </w:pPr>
    </w:p>
    <w:p w14:paraId="7C3D07D1" w14:textId="77777777" w:rsidR="00196596" w:rsidRPr="00B161E2" w:rsidRDefault="00196596" w:rsidP="008E4254">
      <w:pPr>
        <w:tabs>
          <w:tab w:val="left" w:pos="720"/>
          <w:tab w:val="left" w:pos="1080"/>
          <w:tab w:val="left" w:pos="1440"/>
          <w:tab w:val="left" w:pos="1800"/>
          <w:tab w:val="left" w:pos="2160"/>
        </w:tabs>
        <w:rPr>
          <w:b/>
        </w:rPr>
      </w:pPr>
      <w:r w:rsidRPr="00B161E2">
        <w:rPr>
          <w:b/>
        </w:rPr>
        <w:t>User Access:</w:t>
      </w: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2"/>
        <w:gridCol w:w="7628"/>
      </w:tblGrid>
      <w:tr w:rsidR="000374A3" w:rsidRPr="00B161E2" w14:paraId="1BCED161" w14:textId="77777777" w:rsidTr="00A437FB">
        <w:trPr>
          <w:cantSplit/>
        </w:trPr>
        <w:tc>
          <w:tcPr>
            <w:tcW w:w="1012" w:type="dxa"/>
          </w:tcPr>
          <w:p w14:paraId="4C61DF60" w14:textId="77777777" w:rsidR="000374A3" w:rsidRPr="00B161E2" w:rsidRDefault="00E506E7" w:rsidP="008E4254">
            <w:pPr>
              <w:tabs>
                <w:tab w:val="left" w:pos="720"/>
                <w:tab w:val="left" w:pos="1080"/>
                <w:tab w:val="left" w:pos="1440"/>
                <w:tab w:val="left" w:pos="1800"/>
                <w:tab w:val="left" w:pos="2160"/>
              </w:tabs>
              <w:spacing w:beforeLines="40" w:before="96" w:afterLines="40" w:after="96"/>
            </w:pPr>
            <w:r w:rsidRPr="00B161E2">
              <w:lastRenderedPageBreak/>
              <w:t>7.6.</w:t>
            </w:r>
            <w:r w:rsidR="000374A3" w:rsidRPr="00B161E2">
              <w:t>1.1</w:t>
            </w:r>
          </w:p>
        </w:tc>
        <w:tc>
          <w:tcPr>
            <w:tcW w:w="7628" w:type="dxa"/>
          </w:tcPr>
          <w:p w14:paraId="61C348DB" w14:textId="77777777" w:rsidR="000374A3" w:rsidRPr="00B161E2" w:rsidRDefault="000374A3" w:rsidP="008E4254">
            <w:pPr>
              <w:tabs>
                <w:tab w:val="left" w:pos="720"/>
                <w:tab w:val="left" w:pos="1080"/>
                <w:tab w:val="left" w:pos="1440"/>
                <w:tab w:val="left" w:pos="1800"/>
                <w:tab w:val="left" w:pos="2160"/>
              </w:tabs>
              <w:spacing w:beforeLines="40" w:before="96" w:afterLines="40" w:after="96"/>
            </w:pPr>
            <w:r w:rsidRPr="00B161E2">
              <w:t xml:space="preserve">Controls access to data in the repository based </w:t>
            </w:r>
            <w:r w:rsidR="001C000F" w:rsidRPr="00B161E2">
              <w:t>on multiple permission levels.  These permission levels determine</w:t>
            </w:r>
            <w:r w:rsidR="003940A7" w:rsidRPr="00B161E2">
              <w:t xml:space="preserve"> </w:t>
            </w:r>
            <w:r w:rsidR="001C000F" w:rsidRPr="00B161E2">
              <w:t xml:space="preserve">the create/edit/read/delete privileges granted users. </w:t>
            </w:r>
          </w:p>
        </w:tc>
      </w:tr>
      <w:tr w:rsidR="00C26D70" w:rsidRPr="00B161E2" w14:paraId="2264971F" w14:textId="77777777" w:rsidTr="00A437FB">
        <w:tblPrEx>
          <w:tblLook w:val="0000" w:firstRow="0" w:lastRow="0" w:firstColumn="0" w:lastColumn="0" w:noHBand="0" w:noVBand="0"/>
        </w:tblPrEx>
        <w:trPr>
          <w:cantSplit/>
        </w:trPr>
        <w:tc>
          <w:tcPr>
            <w:tcW w:w="1012" w:type="dxa"/>
          </w:tcPr>
          <w:p w14:paraId="68432537"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t>7.6.1.2</w:t>
            </w:r>
          </w:p>
        </w:tc>
        <w:tc>
          <w:tcPr>
            <w:tcW w:w="7628" w:type="dxa"/>
          </w:tcPr>
          <w:p w14:paraId="72F7AAE9"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rPr>
                <w:bCs/>
              </w:rPr>
              <w:t>General Public Access</w:t>
            </w:r>
            <w:r w:rsidRPr="00B161E2">
              <w:t xml:space="preserve">:  Allows restriction to access by the general public, based on licensing terms, time period (embargo periods), location (IP range restrictions), restricted workstation access as well as other possible legal restrictions.  </w:t>
            </w:r>
          </w:p>
        </w:tc>
      </w:tr>
      <w:tr w:rsidR="00C26D70" w:rsidRPr="00B161E2" w14:paraId="7DDCB2EC" w14:textId="77777777" w:rsidTr="00A437FB">
        <w:tblPrEx>
          <w:tblLook w:val="0000" w:firstRow="0" w:lastRow="0" w:firstColumn="0" w:lastColumn="0" w:noHBand="0" w:noVBand="0"/>
        </w:tblPrEx>
        <w:trPr>
          <w:cantSplit/>
        </w:trPr>
        <w:tc>
          <w:tcPr>
            <w:tcW w:w="1012" w:type="dxa"/>
          </w:tcPr>
          <w:p w14:paraId="08063816"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t>7.6.1.3</w:t>
            </w:r>
          </w:p>
        </w:tc>
        <w:tc>
          <w:tcPr>
            <w:tcW w:w="7628" w:type="dxa"/>
          </w:tcPr>
          <w:p w14:paraId="71A263D4"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rPr>
                <w:bCs/>
              </w:rPr>
              <w:t>NIH Employee Access:</w:t>
            </w:r>
            <w:r w:rsidRPr="00B161E2">
              <w:t xml:space="preserve">  Allows restriction to access by NIH employees, based on licensing terms, time period (embargo periods), location (IP range restrictions), restricted workstation access as well as other possible legal restrictions. </w:t>
            </w:r>
          </w:p>
        </w:tc>
      </w:tr>
      <w:tr w:rsidR="00C26D70" w:rsidRPr="00B161E2" w14:paraId="56031950" w14:textId="77777777" w:rsidTr="00A437FB">
        <w:tblPrEx>
          <w:tblLook w:val="0000" w:firstRow="0" w:lastRow="0" w:firstColumn="0" w:lastColumn="0" w:noHBand="0" w:noVBand="0"/>
        </w:tblPrEx>
        <w:trPr>
          <w:cantSplit/>
        </w:trPr>
        <w:tc>
          <w:tcPr>
            <w:tcW w:w="1012" w:type="dxa"/>
          </w:tcPr>
          <w:p w14:paraId="16C91221"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t>7.6.1.4</w:t>
            </w:r>
          </w:p>
        </w:tc>
        <w:tc>
          <w:tcPr>
            <w:tcW w:w="7628" w:type="dxa"/>
          </w:tcPr>
          <w:p w14:paraId="3AC94259"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rPr>
                <w:bCs/>
              </w:rPr>
              <w:t>NLM Staff Metadata Access:</w:t>
            </w:r>
            <w:r w:rsidRPr="00B161E2">
              <w:t xml:space="preserve">  Provides an NLM Staff Level allowing access to staff to add or edit descriptive metadata (without changing the files themselves) for production and work related needs such as cataloging, indexing and modifying metadata.  </w:t>
            </w:r>
          </w:p>
        </w:tc>
      </w:tr>
      <w:tr w:rsidR="00C26D70" w:rsidRPr="00B161E2" w14:paraId="6960F0D6" w14:textId="77777777" w:rsidTr="00A437FB">
        <w:tblPrEx>
          <w:tblLook w:val="0000" w:firstRow="0" w:lastRow="0" w:firstColumn="0" w:lastColumn="0" w:noHBand="0" w:noVBand="0"/>
        </w:tblPrEx>
        <w:trPr>
          <w:cantSplit/>
        </w:trPr>
        <w:tc>
          <w:tcPr>
            <w:tcW w:w="1012" w:type="dxa"/>
          </w:tcPr>
          <w:p w14:paraId="4FEEE8C1"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t>7.6.1.5</w:t>
            </w:r>
          </w:p>
        </w:tc>
        <w:tc>
          <w:tcPr>
            <w:tcW w:w="7628" w:type="dxa"/>
          </w:tcPr>
          <w:p w14:paraId="1B641406"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rPr>
                <w:bCs/>
              </w:rPr>
              <w:t>NLM Staff Maintenance Access:</w:t>
            </w:r>
            <w:r w:rsidRPr="00B161E2">
              <w:t xml:space="preserve"> Provides a restricted NLM Staff Level, allowing specific NLM staff to work with the data itself: adding new files, checking the quality of digital files, manipulating images, editing technical (i.e. preservation) metadata, performing format conversions and migrations (e.g., from tiff to pdf, tiff to jpeg2000, etc.), and investigating problems with the system. </w:t>
            </w:r>
          </w:p>
        </w:tc>
      </w:tr>
      <w:tr w:rsidR="00C26D70" w:rsidRPr="00B161E2" w14:paraId="700503C9" w14:textId="77777777" w:rsidTr="00A437FB">
        <w:trPr>
          <w:cantSplit/>
        </w:trPr>
        <w:tc>
          <w:tcPr>
            <w:tcW w:w="1012" w:type="dxa"/>
          </w:tcPr>
          <w:p w14:paraId="47042698"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t>7.6.1.6</w:t>
            </w:r>
          </w:p>
        </w:tc>
        <w:tc>
          <w:tcPr>
            <w:tcW w:w="7628" w:type="dxa"/>
          </w:tcPr>
          <w:p w14:paraId="054981CB"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rPr>
                <w:bCs/>
              </w:rPr>
              <w:t>NLM System Administration/Programming Access:</w:t>
            </w:r>
            <w:r w:rsidRPr="00B161E2">
              <w:t xml:space="preserve"> Provides an NLM Administrative/Programming Level, ultimate rights to the system, required for its management, development, and for assigning appropriate rights to users.  </w:t>
            </w:r>
          </w:p>
        </w:tc>
      </w:tr>
      <w:tr w:rsidR="00C26D70" w:rsidRPr="00B161E2" w14:paraId="476C3510" w14:textId="77777777" w:rsidTr="00A437FB">
        <w:trPr>
          <w:cantSplit/>
        </w:trPr>
        <w:tc>
          <w:tcPr>
            <w:tcW w:w="1012" w:type="dxa"/>
          </w:tcPr>
          <w:p w14:paraId="0B6F3B52"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t>7.6.1.7</w:t>
            </w:r>
          </w:p>
        </w:tc>
        <w:tc>
          <w:tcPr>
            <w:tcW w:w="7628" w:type="dxa"/>
          </w:tcPr>
          <w:p w14:paraId="454371A9" w14:textId="77777777" w:rsidR="00C26D70" w:rsidRPr="00B161E2" w:rsidRDefault="00C26D70" w:rsidP="008E4254">
            <w:pPr>
              <w:tabs>
                <w:tab w:val="left" w:pos="720"/>
                <w:tab w:val="left" w:pos="1080"/>
                <w:tab w:val="left" w:pos="1440"/>
                <w:tab w:val="left" w:pos="1800"/>
                <w:tab w:val="left" w:pos="2160"/>
              </w:tabs>
              <w:spacing w:beforeLines="40" w:before="96" w:afterLines="40" w:after="96"/>
            </w:pPr>
            <w:r w:rsidRPr="00B161E2">
              <w:t xml:space="preserve">Access mechanisms must be sufficiently granular to allow the identification of individual users, in order to maintain audit logs of actions performed by users. </w:t>
            </w:r>
          </w:p>
        </w:tc>
      </w:tr>
    </w:tbl>
    <w:p w14:paraId="1D3C8A65" w14:textId="77777777" w:rsidR="000374A3" w:rsidRPr="00B161E2" w:rsidRDefault="000374A3" w:rsidP="008E4254">
      <w:pPr>
        <w:tabs>
          <w:tab w:val="left" w:pos="720"/>
          <w:tab w:val="left" w:pos="1080"/>
          <w:tab w:val="left" w:pos="1440"/>
          <w:tab w:val="left" w:pos="1800"/>
          <w:tab w:val="left" w:pos="2160"/>
        </w:tabs>
      </w:pPr>
    </w:p>
    <w:p w14:paraId="36960787" w14:textId="77777777" w:rsidR="00AC0DC4" w:rsidRPr="00B161E2" w:rsidRDefault="00AC0DC4" w:rsidP="008E4254">
      <w:pPr>
        <w:tabs>
          <w:tab w:val="left" w:pos="720"/>
          <w:tab w:val="left" w:pos="1080"/>
          <w:tab w:val="left" w:pos="1440"/>
          <w:tab w:val="left" w:pos="1800"/>
          <w:tab w:val="left" w:pos="2160"/>
        </w:tabs>
      </w:pPr>
    </w:p>
    <w:p w14:paraId="34ABA0C8" w14:textId="77777777" w:rsidR="00196596" w:rsidRPr="00B161E2" w:rsidRDefault="00196596" w:rsidP="008E4254">
      <w:pPr>
        <w:tabs>
          <w:tab w:val="left" w:pos="720"/>
          <w:tab w:val="left" w:pos="1080"/>
          <w:tab w:val="left" w:pos="1440"/>
          <w:tab w:val="left" w:pos="1800"/>
          <w:tab w:val="left" w:pos="2160"/>
        </w:tabs>
      </w:pPr>
    </w:p>
    <w:p w14:paraId="3743F139" w14:textId="77777777" w:rsidR="00157E06" w:rsidRPr="00B161E2" w:rsidRDefault="00196596" w:rsidP="008E4254">
      <w:pPr>
        <w:tabs>
          <w:tab w:val="left" w:pos="720"/>
          <w:tab w:val="left" w:pos="1080"/>
          <w:tab w:val="left" w:pos="1440"/>
          <w:tab w:val="left" w:pos="1800"/>
          <w:tab w:val="left" w:pos="2160"/>
        </w:tabs>
        <w:rPr>
          <w:b/>
        </w:rPr>
      </w:pPr>
      <w:r w:rsidRPr="00B161E2">
        <w:rPr>
          <w:b/>
        </w:rPr>
        <w:t>Rights/Data Control</w:t>
      </w:r>
      <w:r w:rsidR="001776FC" w:rsidRPr="00B161E2">
        <w:rPr>
          <w:b/>
        </w:rPr>
        <w:t xml:space="preserve"> of Objects</w:t>
      </w:r>
      <w:r w:rsidRPr="00B161E2">
        <w:rPr>
          <w:b/>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2"/>
        <w:gridCol w:w="7689"/>
      </w:tblGrid>
      <w:tr w:rsidR="006A4801" w:rsidRPr="00B161E2" w14:paraId="781A1755" w14:textId="77777777" w:rsidTr="00795C77">
        <w:tblPrEx>
          <w:tblCellMar>
            <w:top w:w="0" w:type="dxa"/>
            <w:bottom w:w="0" w:type="dxa"/>
          </w:tblCellMar>
        </w:tblPrEx>
        <w:trPr>
          <w:cantSplit/>
        </w:trPr>
        <w:tc>
          <w:tcPr>
            <w:tcW w:w="1012" w:type="dxa"/>
          </w:tcPr>
          <w:p w14:paraId="4489E602" w14:textId="77777777" w:rsidR="006A4801" w:rsidRPr="00B161E2" w:rsidRDefault="006A4801" w:rsidP="00A8722F">
            <w:pPr>
              <w:tabs>
                <w:tab w:val="left" w:pos="720"/>
                <w:tab w:val="left" w:pos="1080"/>
                <w:tab w:val="left" w:pos="1440"/>
                <w:tab w:val="left" w:pos="1800"/>
                <w:tab w:val="left" w:pos="2160"/>
              </w:tabs>
              <w:spacing w:beforeLines="40" w:before="96" w:afterLines="40" w:after="96"/>
            </w:pPr>
            <w:r w:rsidRPr="00B161E2">
              <w:t>7.6.1.8</w:t>
            </w:r>
          </w:p>
        </w:tc>
        <w:tc>
          <w:tcPr>
            <w:tcW w:w="7689" w:type="dxa"/>
          </w:tcPr>
          <w:p w14:paraId="7949AD72" w14:textId="77777777" w:rsidR="006A4801" w:rsidRPr="00B161E2" w:rsidRDefault="006A4801" w:rsidP="008E4254">
            <w:pPr>
              <w:tabs>
                <w:tab w:val="left" w:pos="720"/>
                <w:tab w:val="left" w:pos="1080"/>
                <w:tab w:val="left" w:pos="1440"/>
                <w:tab w:val="left" w:pos="1800"/>
                <w:tab w:val="left" w:pos="2160"/>
              </w:tabs>
              <w:spacing w:before="40" w:after="40"/>
            </w:pPr>
            <w:r w:rsidRPr="00B161E2">
              <w:t>Access rights and conditions to materials and the directories/folders in which they are kept must provide for one or more of the following basic privileges, either alone or in combination:</w:t>
            </w:r>
          </w:p>
          <w:p w14:paraId="1A8FDCA3" w14:textId="77777777" w:rsidR="006A4801" w:rsidRPr="00B161E2" w:rsidRDefault="006A4801" w:rsidP="00E95E08">
            <w:pPr>
              <w:numPr>
                <w:ilvl w:val="0"/>
                <w:numId w:val="12"/>
              </w:numPr>
              <w:tabs>
                <w:tab w:val="left" w:pos="720"/>
                <w:tab w:val="left" w:pos="1080"/>
                <w:tab w:val="left" w:pos="1440"/>
                <w:tab w:val="left" w:pos="1800"/>
                <w:tab w:val="left" w:pos="2160"/>
              </w:tabs>
              <w:spacing w:before="40" w:after="40"/>
            </w:pPr>
            <w:r w:rsidRPr="00B161E2">
              <w:t>Create/Write access</w:t>
            </w:r>
          </w:p>
          <w:p w14:paraId="1C101430" w14:textId="77777777" w:rsidR="006A4801" w:rsidRPr="00B161E2" w:rsidRDefault="006A4801" w:rsidP="00E95E08">
            <w:pPr>
              <w:numPr>
                <w:ilvl w:val="0"/>
                <w:numId w:val="12"/>
              </w:numPr>
              <w:tabs>
                <w:tab w:val="left" w:pos="720"/>
                <w:tab w:val="left" w:pos="1080"/>
                <w:tab w:val="left" w:pos="1440"/>
                <w:tab w:val="left" w:pos="1800"/>
                <w:tab w:val="left" w:pos="2160"/>
              </w:tabs>
              <w:spacing w:before="40" w:after="40"/>
            </w:pPr>
            <w:r w:rsidRPr="00B161E2">
              <w:t>Edit access</w:t>
            </w:r>
          </w:p>
          <w:p w14:paraId="2FE3270B" w14:textId="77777777" w:rsidR="006A4801" w:rsidRPr="00B161E2" w:rsidRDefault="006A4801" w:rsidP="00E95E08">
            <w:pPr>
              <w:numPr>
                <w:ilvl w:val="0"/>
                <w:numId w:val="12"/>
              </w:numPr>
              <w:tabs>
                <w:tab w:val="left" w:pos="720"/>
                <w:tab w:val="left" w:pos="1080"/>
                <w:tab w:val="left" w:pos="1440"/>
                <w:tab w:val="left" w:pos="1800"/>
                <w:tab w:val="left" w:pos="2160"/>
              </w:tabs>
              <w:spacing w:before="40" w:after="40"/>
            </w:pPr>
            <w:r w:rsidRPr="00B161E2">
              <w:t>Read access</w:t>
            </w:r>
          </w:p>
          <w:p w14:paraId="385D8DEA" w14:textId="77777777" w:rsidR="006A4801" w:rsidRPr="00B161E2" w:rsidRDefault="006A4801" w:rsidP="00E95E08">
            <w:pPr>
              <w:numPr>
                <w:ilvl w:val="0"/>
                <w:numId w:val="12"/>
              </w:numPr>
              <w:tabs>
                <w:tab w:val="left" w:pos="720"/>
                <w:tab w:val="left" w:pos="1080"/>
                <w:tab w:val="left" w:pos="1440"/>
                <w:tab w:val="left" w:pos="1800"/>
                <w:tab w:val="left" w:pos="2160"/>
              </w:tabs>
              <w:spacing w:before="40" w:after="40"/>
            </w:pPr>
            <w:r w:rsidRPr="00B161E2">
              <w:t>Delete access</w:t>
            </w:r>
          </w:p>
        </w:tc>
      </w:tr>
      <w:tr w:rsidR="006A4801" w:rsidRPr="00B161E2" w14:paraId="6B555602" w14:textId="77777777" w:rsidTr="00795C77">
        <w:tblPrEx>
          <w:tblCellMar>
            <w:top w:w="0" w:type="dxa"/>
            <w:bottom w:w="0" w:type="dxa"/>
          </w:tblCellMar>
        </w:tblPrEx>
        <w:trPr>
          <w:cantSplit/>
        </w:trPr>
        <w:tc>
          <w:tcPr>
            <w:tcW w:w="1012" w:type="dxa"/>
          </w:tcPr>
          <w:p w14:paraId="1BFE031B" w14:textId="77777777" w:rsidR="006A4801" w:rsidRPr="00B161E2" w:rsidRDefault="006A4801" w:rsidP="00A8722F">
            <w:pPr>
              <w:tabs>
                <w:tab w:val="left" w:pos="720"/>
                <w:tab w:val="left" w:pos="1080"/>
                <w:tab w:val="left" w:pos="1440"/>
                <w:tab w:val="left" w:pos="1800"/>
                <w:tab w:val="left" w:pos="2160"/>
              </w:tabs>
              <w:spacing w:beforeLines="40" w:before="96" w:afterLines="40" w:after="96"/>
            </w:pPr>
            <w:r w:rsidRPr="00B161E2">
              <w:lastRenderedPageBreak/>
              <w:t>7.6.1.9</w:t>
            </w:r>
          </w:p>
        </w:tc>
        <w:tc>
          <w:tcPr>
            <w:tcW w:w="7689" w:type="dxa"/>
          </w:tcPr>
          <w:p w14:paraId="7AC9D395" w14:textId="77777777" w:rsidR="006A4801" w:rsidRPr="00B161E2" w:rsidRDefault="006A4801" w:rsidP="000B24F0">
            <w:pPr>
              <w:tabs>
                <w:tab w:val="left" w:pos="720"/>
                <w:tab w:val="left" w:pos="1080"/>
                <w:tab w:val="left" w:pos="1440"/>
                <w:tab w:val="left" w:pos="1800"/>
                <w:tab w:val="left" w:pos="2160"/>
              </w:tabs>
              <w:spacing w:beforeLines="40" w:before="96" w:afterLines="40" w:after="96"/>
            </w:pPr>
            <w:r w:rsidRPr="00B161E2">
              <w:t>Access rights may be associated with the metadata relating to an individual object, i.e. the object may be embargoed, with limited internal staff access being available to metadata.  Both an object and its related metadata may be embargoed in terms of public access.  The system will need to accommodate:</w:t>
            </w:r>
          </w:p>
          <w:p w14:paraId="2BC704D9" w14:textId="77777777" w:rsidR="006A4801" w:rsidRPr="00B161E2" w:rsidRDefault="006A4801" w:rsidP="000B24F0">
            <w:pPr>
              <w:numPr>
                <w:ilvl w:val="0"/>
                <w:numId w:val="22"/>
              </w:numPr>
              <w:tabs>
                <w:tab w:val="left" w:pos="720"/>
                <w:tab w:val="left" w:pos="1080"/>
                <w:tab w:val="left" w:pos="1440"/>
                <w:tab w:val="left" w:pos="1800"/>
                <w:tab w:val="left" w:pos="2160"/>
              </w:tabs>
              <w:spacing w:beforeLines="40" w:before="96" w:afterLines="40" w:after="96"/>
            </w:pPr>
            <w:r w:rsidRPr="00B161E2">
              <w:t>computer interface access</w:t>
            </w:r>
          </w:p>
          <w:p w14:paraId="0D11CD21" w14:textId="77777777" w:rsidR="006A4801" w:rsidRPr="00B161E2" w:rsidRDefault="006A4801" w:rsidP="000B24F0">
            <w:pPr>
              <w:numPr>
                <w:ilvl w:val="0"/>
                <w:numId w:val="22"/>
              </w:numPr>
              <w:tabs>
                <w:tab w:val="left" w:pos="720"/>
                <w:tab w:val="left" w:pos="1080"/>
                <w:tab w:val="left" w:pos="1440"/>
                <w:tab w:val="left" w:pos="1800"/>
                <w:tab w:val="left" w:pos="2160"/>
              </w:tabs>
              <w:spacing w:beforeLines="40" w:before="96" w:afterLines="40" w:after="96"/>
            </w:pPr>
            <w:r w:rsidRPr="00B161E2">
              <w:t>defining access for a specific individual user or group of users</w:t>
            </w:r>
          </w:p>
          <w:p w14:paraId="7EF72BB9" w14:textId="77777777" w:rsidR="006A4801" w:rsidRPr="00B161E2" w:rsidRDefault="006A4801" w:rsidP="000B24F0">
            <w:pPr>
              <w:numPr>
                <w:ilvl w:val="0"/>
                <w:numId w:val="22"/>
              </w:numPr>
              <w:tabs>
                <w:tab w:val="left" w:pos="720"/>
                <w:tab w:val="left" w:pos="1080"/>
                <w:tab w:val="left" w:pos="1440"/>
                <w:tab w:val="left" w:pos="1800"/>
                <w:tab w:val="left" w:pos="2160"/>
              </w:tabs>
              <w:spacing w:beforeLines="40" w:before="96" w:afterLines="40" w:after="96"/>
            </w:pPr>
            <w:r w:rsidRPr="00B161E2">
              <w:t>the ability to assign different levels of access to different individuals and groups of users, either in a pre-defined role or in an ad hoc assignment</w:t>
            </w:r>
          </w:p>
        </w:tc>
      </w:tr>
      <w:tr w:rsidR="006A4801" w:rsidRPr="00B161E2" w14:paraId="6B3440EC" w14:textId="77777777" w:rsidTr="00795C77">
        <w:tblPrEx>
          <w:tblCellMar>
            <w:top w:w="0" w:type="dxa"/>
            <w:bottom w:w="0" w:type="dxa"/>
          </w:tblCellMar>
        </w:tblPrEx>
        <w:trPr>
          <w:cantSplit/>
        </w:trPr>
        <w:tc>
          <w:tcPr>
            <w:tcW w:w="1012" w:type="dxa"/>
          </w:tcPr>
          <w:p w14:paraId="43D18A08" w14:textId="77777777" w:rsidR="006A4801" w:rsidRPr="00B161E2" w:rsidRDefault="006A4801" w:rsidP="00A8722F">
            <w:pPr>
              <w:tabs>
                <w:tab w:val="left" w:pos="720"/>
                <w:tab w:val="left" w:pos="1080"/>
                <w:tab w:val="left" w:pos="1440"/>
                <w:tab w:val="left" w:pos="1800"/>
                <w:tab w:val="left" w:pos="2160"/>
              </w:tabs>
              <w:spacing w:beforeLines="40" w:before="96" w:afterLines="40" w:after="96"/>
            </w:pPr>
            <w:r w:rsidRPr="00B161E2">
              <w:t>7.6.1.10</w:t>
            </w:r>
          </w:p>
        </w:tc>
        <w:tc>
          <w:tcPr>
            <w:tcW w:w="7689" w:type="dxa"/>
          </w:tcPr>
          <w:p w14:paraId="58A91FC2" w14:textId="77777777" w:rsidR="006A4801" w:rsidRPr="00B161E2" w:rsidRDefault="006A4801" w:rsidP="008E4254">
            <w:pPr>
              <w:tabs>
                <w:tab w:val="left" w:pos="720"/>
                <w:tab w:val="left" w:pos="1080"/>
                <w:tab w:val="left" w:pos="1440"/>
                <w:tab w:val="left" w:pos="1800"/>
                <w:tab w:val="left" w:pos="2160"/>
              </w:tabs>
              <w:spacing w:before="40" w:after="40"/>
            </w:pPr>
            <w:r w:rsidRPr="00B161E2">
              <w:t>Access rights and conditions of use will be held for each digital object and its related metadata.</w:t>
            </w:r>
          </w:p>
        </w:tc>
      </w:tr>
      <w:tr w:rsidR="006A4801" w:rsidRPr="00B161E2" w14:paraId="05FCEFB5" w14:textId="77777777" w:rsidTr="00795C77">
        <w:tblPrEx>
          <w:tblCellMar>
            <w:top w:w="0" w:type="dxa"/>
            <w:bottom w:w="0" w:type="dxa"/>
          </w:tblCellMar>
        </w:tblPrEx>
        <w:trPr>
          <w:cantSplit/>
        </w:trPr>
        <w:tc>
          <w:tcPr>
            <w:tcW w:w="1012" w:type="dxa"/>
          </w:tcPr>
          <w:p w14:paraId="4EAB89B5" w14:textId="77777777" w:rsidR="006A4801" w:rsidRPr="00B161E2" w:rsidRDefault="006A4801" w:rsidP="000B24F0">
            <w:pPr>
              <w:tabs>
                <w:tab w:val="left" w:pos="720"/>
                <w:tab w:val="left" w:pos="1080"/>
                <w:tab w:val="left" w:pos="1440"/>
                <w:tab w:val="left" w:pos="1800"/>
                <w:tab w:val="left" w:pos="2160"/>
              </w:tabs>
              <w:spacing w:beforeLines="40" w:before="96" w:afterLines="40" w:after="96"/>
            </w:pPr>
            <w:r w:rsidRPr="00B161E2">
              <w:t>7.6.1.11</w:t>
            </w:r>
          </w:p>
        </w:tc>
        <w:tc>
          <w:tcPr>
            <w:tcW w:w="7689" w:type="dxa"/>
          </w:tcPr>
          <w:p w14:paraId="25CEB4DB" w14:textId="77777777" w:rsidR="006A4801" w:rsidRPr="00B161E2" w:rsidRDefault="006A4801" w:rsidP="008E4254">
            <w:pPr>
              <w:tabs>
                <w:tab w:val="left" w:pos="720"/>
                <w:tab w:val="left" w:pos="1080"/>
                <w:tab w:val="left" w:pos="1440"/>
                <w:tab w:val="left" w:pos="1800"/>
                <w:tab w:val="left" w:pos="2160"/>
              </w:tabs>
              <w:spacing w:before="40" w:after="40"/>
            </w:pPr>
            <w:r w:rsidRPr="00B161E2">
              <w:t>Access rights and conditions of use will be machine readable and actionable.</w:t>
            </w:r>
          </w:p>
        </w:tc>
      </w:tr>
      <w:tr w:rsidR="006A4801" w:rsidRPr="00B161E2" w14:paraId="2E1FB2D3" w14:textId="77777777" w:rsidTr="00795C77">
        <w:tblPrEx>
          <w:tblCellMar>
            <w:top w:w="0" w:type="dxa"/>
            <w:bottom w:w="0" w:type="dxa"/>
          </w:tblCellMar>
        </w:tblPrEx>
        <w:trPr>
          <w:cantSplit/>
        </w:trPr>
        <w:tc>
          <w:tcPr>
            <w:tcW w:w="1012" w:type="dxa"/>
          </w:tcPr>
          <w:p w14:paraId="5384A46E" w14:textId="77777777" w:rsidR="006A4801" w:rsidRPr="00B161E2" w:rsidRDefault="006A4801" w:rsidP="000B24F0">
            <w:pPr>
              <w:tabs>
                <w:tab w:val="left" w:pos="720"/>
                <w:tab w:val="left" w:pos="1080"/>
                <w:tab w:val="left" w:pos="1440"/>
                <w:tab w:val="left" w:pos="1800"/>
                <w:tab w:val="left" w:pos="2160"/>
              </w:tabs>
              <w:spacing w:beforeLines="40" w:before="96" w:afterLines="40" w:after="96"/>
            </w:pPr>
            <w:r w:rsidRPr="00B161E2">
              <w:t>7.6.1.12</w:t>
            </w:r>
          </w:p>
        </w:tc>
        <w:tc>
          <w:tcPr>
            <w:tcW w:w="7689" w:type="dxa"/>
          </w:tcPr>
          <w:p w14:paraId="22A4FA36" w14:textId="77777777" w:rsidR="006A4801" w:rsidRPr="00B161E2" w:rsidRDefault="006A4801" w:rsidP="008E4254">
            <w:pPr>
              <w:tabs>
                <w:tab w:val="left" w:pos="720"/>
                <w:tab w:val="left" w:pos="1080"/>
                <w:tab w:val="left" w:pos="1440"/>
                <w:tab w:val="left" w:pos="1800"/>
                <w:tab w:val="left" w:pos="2160"/>
              </w:tabs>
              <w:spacing w:before="40" w:after="40"/>
            </w:pPr>
            <w:r w:rsidRPr="00B161E2">
              <w:t>Access conditions may be specific to a digital object.</w:t>
            </w:r>
          </w:p>
        </w:tc>
      </w:tr>
      <w:tr w:rsidR="006A4801" w:rsidRPr="00B161E2" w14:paraId="46C0E7DF" w14:textId="77777777" w:rsidTr="00795C77">
        <w:tblPrEx>
          <w:tblCellMar>
            <w:top w:w="0" w:type="dxa"/>
            <w:bottom w:w="0" w:type="dxa"/>
          </w:tblCellMar>
        </w:tblPrEx>
        <w:trPr>
          <w:cantSplit/>
        </w:trPr>
        <w:tc>
          <w:tcPr>
            <w:tcW w:w="1012" w:type="dxa"/>
          </w:tcPr>
          <w:p w14:paraId="111C0DE4" w14:textId="77777777" w:rsidR="006A4801" w:rsidRPr="00B161E2" w:rsidRDefault="006A4801" w:rsidP="000B24F0">
            <w:pPr>
              <w:tabs>
                <w:tab w:val="left" w:pos="720"/>
                <w:tab w:val="left" w:pos="1080"/>
                <w:tab w:val="left" w:pos="1440"/>
                <w:tab w:val="left" w:pos="1800"/>
                <w:tab w:val="left" w:pos="2160"/>
              </w:tabs>
              <w:spacing w:beforeLines="40" w:before="96" w:afterLines="40" w:after="96"/>
            </w:pPr>
            <w:r w:rsidRPr="00B161E2">
              <w:t>7.6.1.13</w:t>
            </w:r>
          </w:p>
        </w:tc>
        <w:tc>
          <w:tcPr>
            <w:tcW w:w="7689" w:type="dxa"/>
          </w:tcPr>
          <w:p w14:paraId="7C4D9102" w14:textId="77777777" w:rsidR="006A4801" w:rsidRPr="00B161E2" w:rsidRDefault="006A4801" w:rsidP="008E4254">
            <w:pPr>
              <w:tabs>
                <w:tab w:val="left" w:pos="720"/>
                <w:tab w:val="left" w:pos="1080"/>
                <w:tab w:val="left" w:pos="1440"/>
                <w:tab w:val="left" w:pos="1800"/>
                <w:tab w:val="left" w:pos="2160"/>
              </w:tabs>
              <w:spacing w:before="40" w:after="40"/>
            </w:pPr>
            <w:r w:rsidRPr="00B161E2">
              <w:t xml:space="preserve">Access rights and conditions can be inherited from a parent object to any objects designated as a child object.  </w:t>
            </w:r>
          </w:p>
        </w:tc>
      </w:tr>
      <w:tr w:rsidR="006A4801" w:rsidRPr="00B161E2" w14:paraId="07868C63" w14:textId="77777777" w:rsidTr="00795C77">
        <w:tblPrEx>
          <w:tblCellMar>
            <w:top w:w="0" w:type="dxa"/>
            <w:bottom w:w="0" w:type="dxa"/>
          </w:tblCellMar>
        </w:tblPrEx>
        <w:trPr>
          <w:cantSplit/>
        </w:trPr>
        <w:tc>
          <w:tcPr>
            <w:tcW w:w="1012" w:type="dxa"/>
          </w:tcPr>
          <w:p w14:paraId="718C304C" w14:textId="77777777" w:rsidR="006A4801" w:rsidRPr="00B161E2" w:rsidRDefault="006A4801" w:rsidP="000B24F0">
            <w:pPr>
              <w:tabs>
                <w:tab w:val="left" w:pos="720"/>
                <w:tab w:val="left" w:pos="1080"/>
                <w:tab w:val="left" w:pos="1440"/>
                <w:tab w:val="left" w:pos="1800"/>
                <w:tab w:val="left" w:pos="2160"/>
              </w:tabs>
              <w:spacing w:beforeLines="40" w:before="96" w:afterLines="40" w:after="96"/>
            </w:pPr>
            <w:r w:rsidRPr="00B161E2">
              <w:t>7.6.1.14</w:t>
            </w:r>
          </w:p>
        </w:tc>
        <w:tc>
          <w:tcPr>
            <w:tcW w:w="7689" w:type="dxa"/>
          </w:tcPr>
          <w:p w14:paraId="2A25CF18" w14:textId="77777777" w:rsidR="006A4801" w:rsidRPr="00B161E2" w:rsidRDefault="006A4801" w:rsidP="008E4254">
            <w:pPr>
              <w:tabs>
                <w:tab w:val="left" w:pos="720"/>
                <w:tab w:val="left" w:pos="1080"/>
                <w:tab w:val="left" w:pos="1440"/>
                <w:tab w:val="left" w:pos="1800"/>
                <w:tab w:val="left" w:pos="2160"/>
              </w:tabs>
              <w:spacing w:before="40" w:after="40"/>
            </w:pPr>
            <w:r w:rsidRPr="00B161E2">
              <w:t>Access rights and conditions can be assigned to an object on an individual basis, or on a group of identified objects at one time.</w:t>
            </w:r>
          </w:p>
        </w:tc>
      </w:tr>
      <w:tr w:rsidR="006A4801" w:rsidRPr="00B161E2" w14:paraId="5096E203" w14:textId="77777777" w:rsidTr="00795C77">
        <w:tblPrEx>
          <w:tblCellMar>
            <w:top w:w="0" w:type="dxa"/>
            <w:bottom w:w="0" w:type="dxa"/>
          </w:tblCellMar>
        </w:tblPrEx>
        <w:trPr>
          <w:cantSplit/>
        </w:trPr>
        <w:tc>
          <w:tcPr>
            <w:tcW w:w="1012" w:type="dxa"/>
          </w:tcPr>
          <w:p w14:paraId="4FC45C13" w14:textId="77777777" w:rsidR="006A4801" w:rsidRPr="00B161E2" w:rsidRDefault="006A4801" w:rsidP="008E4254">
            <w:pPr>
              <w:tabs>
                <w:tab w:val="left" w:pos="720"/>
                <w:tab w:val="left" w:pos="1080"/>
                <w:tab w:val="left" w:pos="1440"/>
                <w:tab w:val="left" w:pos="1800"/>
                <w:tab w:val="left" w:pos="2160"/>
              </w:tabs>
              <w:spacing w:before="40" w:after="40"/>
            </w:pPr>
            <w:r w:rsidRPr="00B161E2">
              <w:t>7.6.1.15</w:t>
            </w:r>
          </w:p>
        </w:tc>
        <w:tc>
          <w:tcPr>
            <w:tcW w:w="7689" w:type="dxa"/>
          </w:tcPr>
          <w:p w14:paraId="3B0D21E4" w14:textId="77777777" w:rsidR="006A4801" w:rsidRPr="00B161E2" w:rsidRDefault="006A4801" w:rsidP="008E4254">
            <w:pPr>
              <w:tabs>
                <w:tab w:val="left" w:pos="720"/>
                <w:tab w:val="left" w:pos="1080"/>
                <w:tab w:val="left" w:pos="1440"/>
                <w:tab w:val="left" w:pos="1800"/>
                <w:tab w:val="left" w:pos="2160"/>
              </w:tabs>
              <w:spacing w:before="40" w:after="40"/>
            </w:pPr>
            <w:r w:rsidRPr="00B161E2">
              <w:t>Access status include the following conditions</w:t>
            </w:r>
          </w:p>
          <w:p w14:paraId="01D9EB45" w14:textId="77777777" w:rsidR="006A4801" w:rsidRPr="00B161E2" w:rsidRDefault="006A4801" w:rsidP="00E95E08">
            <w:pPr>
              <w:numPr>
                <w:ilvl w:val="0"/>
                <w:numId w:val="13"/>
              </w:numPr>
              <w:tabs>
                <w:tab w:val="left" w:pos="720"/>
                <w:tab w:val="left" w:pos="1080"/>
                <w:tab w:val="left" w:pos="1440"/>
                <w:tab w:val="left" w:pos="1800"/>
                <w:tab w:val="left" w:pos="2160"/>
              </w:tabs>
              <w:spacing w:before="40" w:after="40"/>
              <w:ind w:left="741"/>
            </w:pPr>
            <w:r w:rsidRPr="00B161E2">
              <w:t>Free access, where items are freely available via internal or external delivery mechanisms to all users</w:t>
            </w:r>
          </w:p>
          <w:p w14:paraId="20235577" w14:textId="77777777" w:rsidR="006A4801" w:rsidRPr="00B161E2" w:rsidRDefault="006A4801" w:rsidP="00E95E08">
            <w:pPr>
              <w:numPr>
                <w:ilvl w:val="0"/>
                <w:numId w:val="13"/>
              </w:numPr>
              <w:tabs>
                <w:tab w:val="left" w:pos="720"/>
                <w:tab w:val="num" w:pos="921"/>
                <w:tab w:val="left" w:pos="1080"/>
                <w:tab w:val="left" w:pos="1440"/>
                <w:tab w:val="left" w:pos="1800"/>
                <w:tab w:val="left" w:pos="2160"/>
              </w:tabs>
              <w:spacing w:before="40" w:after="40"/>
              <w:ind w:left="741"/>
            </w:pPr>
            <w:r w:rsidRPr="00B161E2">
              <w:t>Restricted access, where access requires permission or satisfaction of some criteria; authorized user access is via an internal or a secure delivery mechanism; conditions can include</w:t>
            </w:r>
          </w:p>
          <w:p w14:paraId="06926DD5" w14:textId="77777777" w:rsidR="006A4801" w:rsidRPr="00B161E2" w:rsidRDefault="006A4801" w:rsidP="00E95E08">
            <w:pPr>
              <w:numPr>
                <w:ilvl w:val="1"/>
                <w:numId w:val="13"/>
              </w:numPr>
              <w:tabs>
                <w:tab w:val="left" w:pos="720"/>
                <w:tab w:val="num" w:pos="921"/>
                <w:tab w:val="left" w:pos="1080"/>
                <w:tab w:val="left" w:pos="1440"/>
                <w:tab w:val="left" w:pos="1800"/>
                <w:tab w:val="left" w:pos="2160"/>
              </w:tabs>
              <w:spacing w:before="40" w:after="40"/>
            </w:pPr>
            <w:r w:rsidRPr="00B161E2">
              <w:t>User type/status (general public, NIH staff, NLM staff, administrative staff) – access dependent on who the user is in relationship to NLM and NIH</w:t>
            </w:r>
          </w:p>
          <w:p w14:paraId="3A8C4651" w14:textId="77777777" w:rsidR="006A4801" w:rsidRPr="00B161E2" w:rsidRDefault="006A4801" w:rsidP="00E95E08">
            <w:pPr>
              <w:numPr>
                <w:ilvl w:val="1"/>
                <w:numId w:val="13"/>
              </w:numPr>
              <w:tabs>
                <w:tab w:val="left" w:pos="720"/>
                <w:tab w:val="num" w:pos="921"/>
                <w:tab w:val="left" w:pos="1080"/>
                <w:tab w:val="left" w:pos="1440"/>
                <w:tab w:val="left" w:pos="1800"/>
                <w:tab w:val="left" w:pos="2160"/>
              </w:tabs>
              <w:spacing w:before="40" w:after="40"/>
            </w:pPr>
            <w:r w:rsidRPr="00B161E2">
              <w:t>Location – access restricted to specific IP location or physical location (specific workstation)</w:t>
            </w:r>
          </w:p>
          <w:p w14:paraId="32726546" w14:textId="77777777" w:rsidR="006A4801" w:rsidRPr="00B161E2" w:rsidRDefault="006A4801" w:rsidP="00E95E08">
            <w:pPr>
              <w:numPr>
                <w:ilvl w:val="1"/>
                <w:numId w:val="13"/>
              </w:numPr>
              <w:tabs>
                <w:tab w:val="left" w:pos="720"/>
                <w:tab w:val="num" w:pos="921"/>
                <w:tab w:val="left" w:pos="1080"/>
                <w:tab w:val="left" w:pos="1440"/>
                <w:tab w:val="left" w:pos="1800"/>
                <w:tab w:val="left" w:pos="2160"/>
              </w:tabs>
              <w:spacing w:before="40" w:after="40"/>
            </w:pPr>
            <w:r w:rsidRPr="00B161E2">
              <w:t>Time period – access regulated by a designated embargo</w:t>
            </w:r>
          </w:p>
          <w:p w14:paraId="69A3EBB8" w14:textId="77777777" w:rsidR="006A4801" w:rsidRPr="00B161E2" w:rsidRDefault="006A4801" w:rsidP="00E95E08">
            <w:pPr>
              <w:numPr>
                <w:ilvl w:val="1"/>
                <w:numId w:val="13"/>
              </w:numPr>
              <w:tabs>
                <w:tab w:val="left" w:pos="720"/>
                <w:tab w:val="num" w:pos="921"/>
                <w:tab w:val="left" w:pos="1080"/>
                <w:tab w:val="left" w:pos="1440"/>
                <w:tab w:val="left" w:pos="1800"/>
                <w:tab w:val="left" w:pos="2160"/>
              </w:tabs>
              <w:spacing w:before="40" w:after="40"/>
            </w:pPr>
            <w:r w:rsidRPr="00B161E2">
              <w:t>Concurrent users – access regulated by the number of concurrent users allowed to access an object at a given time.</w:t>
            </w:r>
          </w:p>
        </w:tc>
      </w:tr>
      <w:tr w:rsidR="006A4801" w:rsidRPr="00B161E2" w14:paraId="24524A72" w14:textId="77777777" w:rsidTr="00795C77">
        <w:tblPrEx>
          <w:tblCellMar>
            <w:top w:w="0" w:type="dxa"/>
            <w:bottom w:w="0" w:type="dxa"/>
          </w:tblCellMar>
        </w:tblPrEx>
        <w:trPr>
          <w:cantSplit/>
        </w:trPr>
        <w:tc>
          <w:tcPr>
            <w:tcW w:w="1012" w:type="dxa"/>
          </w:tcPr>
          <w:p w14:paraId="476963B5" w14:textId="77777777" w:rsidR="006A4801" w:rsidRPr="00B161E2" w:rsidRDefault="006A4801" w:rsidP="008E4254">
            <w:pPr>
              <w:tabs>
                <w:tab w:val="left" w:pos="720"/>
                <w:tab w:val="left" w:pos="1080"/>
                <w:tab w:val="left" w:pos="1440"/>
                <w:tab w:val="left" w:pos="1800"/>
                <w:tab w:val="left" w:pos="2160"/>
              </w:tabs>
              <w:spacing w:before="40" w:after="40"/>
            </w:pPr>
            <w:r w:rsidRPr="00B161E2">
              <w:t>7.6.1.16</w:t>
            </w:r>
          </w:p>
        </w:tc>
        <w:tc>
          <w:tcPr>
            <w:tcW w:w="7689" w:type="dxa"/>
          </w:tcPr>
          <w:p w14:paraId="3122EFB2" w14:textId="77777777" w:rsidR="006A4801" w:rsidRPr="00B161E2" w:rsidRDefault="006A4801" w:rsidP="008E4254">
            <w:pPr>
              <w:tabs>
                <w:tab w:val="left" w:pos="720"/>
                <w:tab w:val="left" w:pos="1080"/>
                <w:tab w:val="left" w:pos="1440"/>
                <w:tab w:val="left" w:pos="1800"/>
                <w:tab w:val="left" w:pos="2160"/>
              </w:tabs>
              <w:spacing w:before="40" w:after="40"/>
            </w:pPr>
            <w:r w:rsidRPr="00B161E2">
              <w:t>Objects in the repository are accessible for computational use/machine accessibility such as data mining or automated document retrieval.</w:t>
            </w:r>
          </w:p>
        </w:tc>
      </w:tr>
      <w:tr w:rsidR="006A4801" w:rsidRPr="00B161E2" w14:paraId="1C1DCA5E" w14:textId="77777777" w:rsidTr="00795C77">
        <w:tblPrEx>
          <w:tblCellMar>
            <w:top w:w="0" w:type="dxa"/>
            <w:bottom w:w="0" w:type="dxa"/>
          </w:tblCellMar>
        </w:tblPrEx>
        <w:trPr>
          <w:cantSplit/>
        </w:trPr>
        <w:tc>
          <w:tcPr>
            <w:tcW w:w="1012" w:type="dxa"/>
          </w:tcPr>
          <w:p w14:paraId="03FEB589" w14:textId="77777777" w:rsidR="006A4801" w:rsidRPr="00B161E2" w:rsidRDefault="006A4801" w:rsidP="008E4254">
            <w:pPr>
              <w:tabs>
                <w:tab w:val="left" w:pos="720"/>
                <w:tab w:val="left" w:pos="1080"/>
                <w:tab w:val="left" w:pos="1440"/>
                <w:tab w:val="left" w:pos="1800"/>
                <w:tab w:val="left" w:pos="2160"/>
              </w:tabs>
              <w:spacing w:before="40" w:after="40"/>
            </w:pPr>
            <w:r w:rsidRPr="00B161E2">
              <w:t>7.6.1.17</w:t>
            </w:r>
          </w:p>
        </w:tc>
        <w:tc>
          <w:tcPr>
            <w:tcW w:w="7689" w:type="dxa"/>
          </w:tcPr>
          <w:p w14:paraId="5D86EC22" w14:textId="77777777" w:rsidR="006A4801" w:rsidRPr="00B161E2" w:rsidRDefault="006A4801" w:rsidP="008E4254">
            <w:pPr>
              <w:tabs>
                <w:tab w:val="left" w:pos="720"/>
                <w:tab w:val="left" w:pos="1080"/>
                <w:tab w:val="left" w:pos="1440"/>
                <w:tab w:val="left" w:pos="1800"/>
                <w:tab w:val="left" w:pos="2160"/>
              </w:tabs>
              <w:spacing w:before="40" w:after="40"/>
            </w:pPr>
            <w:r w:rsidRPr="00B161E2">
              <w:t>Retains access to metadata for deleted or retracted content. (Access may restricted to NLM staff only).</w:t>
            </w:r>
          </w:p>
        </w:tc>
      </w:tr>
      <w:tr w:rsidR="006A4801" w:rsidRPr="00B161E2" w14:paraId="4950B6CC" w14:textId="77777777" w:rsidTr="00795C77">
        <w:tblPrEx>
          <w:tblCellMar>
            <w:top w:w="0" w:type="dxa"/>
            <w:bottom w:w="0" w:type="dxa"/>
          </w:tblCellMar>
        </w:tblPrEx>
        <w:trPr>
          <w:cantSplit/>
        </w:trPr>
        <w:tc>
          <w:tcPr>
            <w:tcW w:w="1012" w:type="dxa"/>
          </w:tcPr>
          <w:p w14:paraId="3DE92ED9" w14:textId="77777777" w:rsidR="006A4801" w:rsidRPr="00B161E2" w:rsidRDefault="006A4801" w:rsidP="008E4254">
            <w:pPr>
              <w:tabs>
                <w:tab w:val="left" w:pos="720"/>
                <w:tab w:val="left" w:pos="1080"/>
                <w:tab w:val="left" w:pos="1440"/>
                <w:tab w:val="left" w:pos="1800"/>
                <w:tab w:val="left" w:pos="2160"/>
              </w:tabs>
              <w:spacing w:before="40" w:after="40"/>
            </w:pPr>
            <w:r w:rsidRPr="00B161E2">
              <w:t>7.6.1.18</w:t>
            </w:r>
          </w:p>
        </w:tc>
        <w:tc>
          <w:tcPr>
            <w:tcW w:w="7689" w:type="dxa"/>
          </w:tcPr>
          <w:p w14:paraId="35B7053D" w14:textId="77777777" w:rsidR="006A4801" w:rsidRPr="00B161E2" w:rsidRDefault="006A4801" w:rsidP="008E4254">
            <w:pPr>
              <w:tabs>
                <w:tab w:val="left" w:pos="720"/>
                <w:tab w:val="left" w:pos="1080"/>
                <w:tab w:val="left" w:pos="1440"/>
                <w:tab w:val="left" w:pos="1800"/>
                <w:tab w:val="left" w:pos="2160"/>
              </w:tabs>
              <w:spacing w:before="40" w:after="40"/>
            </w:pPr>
            <w:r w:rsidRPr="00B161E2">
              <w:t>Allows metadata harvesting by other institutions following the OAI-PMH guidelines.</w:t>
            </w:r>
          </w:p>
        </w:tc>
      </w:tr>
    </w:tbl>
    <w:p w14:paraId="38818E72" w14:textId="77777777" w:rsidR="00157E06" w:rsidRPr="00B161E2" w:rsidRDefault="00157E06" w:rsidP="008E4254">
      <w:pPr>
        <w:tabs>
          <w:tab w:val="left" w:pos="720"/>
          <w:tab w:val="left" w:pos="1080"/>
          <w:tab w:val="left" w:pos="1440"/>
          <w:tab w:val="left" w:pos="1800"/>
          <w:tab w:val="left" w:pos="2160"/>
        </w:tabs>
      </w:pPr>
    </w:p>
    <w:p w14:paraId="5D427930" w14:textId="77777777" w:rsidR="001776FC" w:rsidRPr="00B161E2" w:rsidRDefault="001776FC" w:rsidP="008E4254">
      <w:pPr>
        <w:tabs>
          <w:tab w:val="left" w:pos="720"/>
          <w:tab w:val="left" w:pos="1080"/>
          <w:tab w:val="left" w:pos="1440"/>
          <w:tab w:val="left" w:pos="1800"/>
          <w:tab w:val="left" w:pos="2160"/>
        </w:tabs>
      </w:pPr>
    </w:p>
    <w:p w14:paraId="5A30151B" w14:textId="77777777" w:rsidR="001776FC" w:rsidRPr="00B161E2" w:rsidRDefault="001776FC" w:rsidP="001776FC">
      <w:pPr>
        <w:tabs>
          <w:tab w:val="left" w:pos="720"/>
          <w:tab w:val="left" w:pos="1080"/>
          <w:tab w:val="left" w:pos="1440"/>
          <w:tab w:val="left" w:pos="1800"/>
          <w:tab w:val="left" w:pos="2160"/>
        </w:tabs>
      </w:pPr>
    </w:p>
    <w:p w14:paraId="01A69184" w14:textId="77777777" w:rsidR="001776FC" w:rsidRPr="00B161E2" w:rsidRDefault="001776FC" w:rsidP="001776FC">
      <w:pPr>
        <w:tabs>
          <w:tab w:val="left" w:pos="720"/>
          <w:tab w:val="left" w:pos="1080"/>
          <w:tab w:val="left" w:pos="1440"/>
          <w:tab w:val="left" w:pos="1800"/>
          <w:tab w:val="left" w:pos="2160"/>
        </w:tabs>
        <w:rPr>
          <w:b/>
        </w:rPr>
      </w:pPr>
      <w:r w:rsidRPr="00B161E2">
        <w:rPr>
          <w:b/>
        </w:rPr>
        <w:t>Search and Retrieval Functionality:</w:t>
      </w:r>
    </w:p>
    <w:tbl>
      <w:tblPr>
        <w:tblW w:w="0" w:type="auto"/>
        <w:tblInd w:w="108" w:type="dxa"/>
        <w:tblLook w:val="0000" w:firstRow="0" w:lastRow="0" w:firstColumn="0" w:lastColumn="0" w:noHBand="0" w:noVBand="0"/>
      </w:tblPr>
      <w:tblGrid>
        <w:gridCol w:w="1012"/>
        <w:gridCol w:w="7689"/>
      </w:tblGrid>
      <w:tr w:rsidR="006A4801" w:rsidRPr="00B161E2" w14:paraId="18AB05C9"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6E292D39" w14:textId="77777777" w:rsidR="006A4801" w:rsidRPr="00B161E2" w:rsidRDefault="006A4801" w:rsidP="00A8722F">
            <w:pPr>
              <w:tabs>
                <w:tab w:val="left" w:pos="720"/>
                <w:tab w:val="left" w:pos="1080"/>
                <w:tab w:val="left" w:pos="1440"/>
                <w:tab w:val="left" w:pos="1800"/>
                <w:tab w:val="left" w:pos="2160"/>
              </w:tabs>
              <w:spacing w:before="40" w:after="40"/>
            </w:pPr>
            <w:r w:rsidRPr="00B161E2">
              <w:lastRenderedPageBreak/>
              <w:t>7.6.1.19</w:t>
            </w:r>
          </w:p>
        </w:tc>
        <w:tc>
          <w:tcPr>
            <w:tcW w:w="7689" w:type="dxa"/>
            <w:tcBorders>
              <w:top w:val="single" w:sz="4" w:space="0" w:color="auto"/>
              <w:left w:val="single" w:sz="4" w:space="0" w:color="auto"/>
              <w:bottom w:val="single" w:sz="4" w:space="0" w:color="auto"/>
              <w:right w:val="single" w:sz="4" w:space="0" w:color="auto"/>
            </w:tcBorders>
          </w:tcPr>
          <w:p w14:paraId="3CB8CD5C" w14:textId="77777777" w:rsidR="006A4801" w:rsidRPr="00B161E2" w:rsidRDefault="006A4801" w:rsidP="000B24F0">
            <w:pPr>
              <w:spacing w:before="80" w:after="80"/>
            </w:pPr>
            <w:r w:rsidRPr="00B161E2">
              <w:t>Searches interface will be web-accessible and must be Section 508 compliant.</w:t>
            </w:r>
          </w:p>
        </w:tc>
      </w:tr>
      <w:tr w:rsidR="006A4801" w:rsidRPr="00B161E2" w14:paraId="11642428"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7409AECE" w14:textId="77777777" w:rsidR="006A4801" w:rsidRPr="00B161E2" w:rsidRDefault="006A4801" w:rsidP="00A8722F">
            <w:pPr>
              <w:tabs>
                <w:tab w:val="left" w:pos="720"/>
                <w:tab w:val="left" w:pos="1080"/>
                <w:tab w:val="left" w:pos="1440"/>
                <w:tab w:val="left" w:pos="1800"/>
                <w:tab w:val="left" w:pos="2160"/>
              </w:tabs>
              <w:spacing w:before="40" w:after="40"/>
            </w:pPr>
            <w:r w:rsidRPr="00B161E2">
              <w:t>7.6.1.20</w:t>
            </w:r>
          </w:p>
        </w:tc>
        <w:tc>
          <w:tcPr>
            <w:tcW w:w="7689" w:type="dxa"/>
            <w:tcBorders>
              <w:top w:val="single" w:sz="4" w:space="0" w:color="auto"/>
              <w:left w:val="single" w:sz="4" w:space="0" w:color="auto"/>
              <w:bottom w:val="single" w:sz="4" w:space="0" w:color="auto"/>
              <w:right w:val="single" w:sz="4" w:space="0" w:color="auto"/>
            </w:tcBorders>
          </w:tcPr>
          <w:p w14:paraId="32841D48" w14:textId="77777777" w:rsidR="006A4801" w:rsidRPr="00B161E2" w:rsidRDefault="006A4801" w:rsidP="000B24F0">
            <w:pPr>
              <w:spacing w:before="80" w:after="80"/>
            </w:pPr>
            <w:r w:rsidRPr="00B161E2">
              <w:t>Provides metadata searching.</w:t>
            </w:r>
          </w:p>
        </w:tc>
      </w:tr>
      <w:tr w:rsidR="006A4801" w:rsidRPr="00B161E2" w14:paraId="75495CA7"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49CBD392" w14:textId="77777777" w:rsidR="006A4801" w:rsidRPr="00B161E2" w:rsidRDefault="006A4801" w:rsidP="00A8722F">
            <w:pPr>
              <w:tabs>
                <w:tab w:val="left" w:pos="720"/>
                <w:tab w:val="left" w:pos="1080"/>
                <w:tab w:val="left" w:pos="1440"/>
                <w:tab w:val="left" w:pos="1800"/>
                <w:tab w:val="left" w:pos="2160"/>
              </w:tabs>
              <w:spacing w:before="40" w:after="40"/>
            </w:pPr>
            <w:r w:rsidRPr="00B161E2">
              <w:t>7.6.1.21</w:t>
            </w:r>
          </w:p>
        </w:tc>
        <w:tc>
          <w:tcPr>
            <w:tcW w:w="7689" w:type="dxa"/>
            <w:tcBorders>
              <w:top w:val="single" w:sz="4" w:space="0" w:color="auto"/>
              <w:left w:val="single" w:sz="4" w:space="0" w:color="auto"/>
              <w:bottom w:val="single" w:sz="4" w:space="0" w:color="auto"/>
              <w:right w:val="single" w:sz="4" w:space="0" w:color="auto"/>
            </w:tcBorders>
          </w:tcPr>
          <w:p w14:paraId="2B8054FE" w14:textId="77777777" w:rsidR="006A4801" w:rsidRPr="00B161E2" w:rsidRDefault="006A4801" w:rsidP="000B24F0">
            <w:pPr>
              <w:spacing w:before="80" w:after="80"/>
            </w:pPr>
            <w:r w:rsidRPr="00B161E2">
              <w:t>Provides full text searching.</w:t>
            </w:r>
          </w:p>
        </w:tc>
      </w:tr>
      <w:tr w:rsidR="006A4801" w:rsidRPr="00B161E2" w14:paraId="1C17EACC"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1A745E58" w14:textId="77777777" w:rsidR="006A4801" w:rsidRPr="00B161E2" w:rsidRDefault="006A4801" w:rsidP="000B24F0">
            <w:pPr>
              <w:spacing w:before="80" w:after="80"/>
            </w:pPr>
            <w:r w:rsidRPr="00B161E2">
              <w:t>7.6.1.22</w:t>
            </w:r>
          </w:p>
        </w:tc>
        <w:tc>
          <w:tcPr>
            <w:tcW w:w="7689" w:type="dxa"/>
            <w:tcBorders>
              <w:top w:val="single" w:sz="4" w:space="0" w:color="auto"/>
              <w:left w:val="single" w:sz="4" w:space="0" w:color="auto"/>
              <w:bottom w:val="single" w:sz="4" w:space="0" w:color="auto"/>
              <w:right w:val="single" w:sz="4" w:space="0" w:color="auto"/>
            </w:tcBorders>
          </w:tcPr>
          <w:p w14:paraId="7D540A31" w14:textId="77777777" w:rsidR="006A4801" w:rsidRPr="00B161E2" w:rsidRDefault="006A4801" w:rsidP="000B24F0">
            <w:pPr>
              <w:spacing w:before="80" w:after="80"/>
            </w:pPr>
            <w:r w:rsidRPr="00B161E2">
              <w:t>Provides standard boolean search functions.</w:t>
            </w:r>
          </w:p>
        </w:tc>
      </w:tr>
      <w:tr w:rsidR="006A4801" w:rsidRPr="00B161E2" w14:paraId="1B454C76"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5C974449" w14:textId="77777777" w:rsidR="006A4801" w:rsidRPr="00B161E2" w:rsidRDefault="006A4801" w:rsidP="000B24F0">
            <w:pPr>
              <w:spacing w:before="80" w:after="80"/>
            </w:pPr>
            <w:r w:rsidRPr="00B161E2">
              <w:t>7.6.1.23</w:t>
            </w:r>
          </w:p>
        </w:tc>
        <w:tc>
          <w:tcPr>
            <w:tcW w:w="7689" w:type="dxa"/>
            <w:tcBorders>
              <w:top w:val="single" w:sz="4" w:space="0" w:color="auto"/>
              <w:left w:val="single" w:sz="4" w:space="0" w:color="auto"/>
              <w:bottom w:val="single" w:sz="4" w:space="0" w:color="auto"/>
              <w:right w:val="single" w:sz="4" w:space="0" w:color="auto"/>
            </w:tcBorders>
          </w:tcPr>
          <w:p w14:paraId="32239CDB" w14:textId="77777777" w:rsidR="006A4801" w:rsidRPr="00B161E2" w:rsidRDefault="006A4801" w:rsidP="000B24F0">
            <w:pPr>
              <w:spacing w:before="80" w:after="80"/>
            </w:pPr>
            <w:r w:rsidRPr="00B161E2">
              <w:t>Provides proximity searching.</w:t>
            </w:r>
          </w:p>
        </w:tc>
      </w:tr>
      <w:tr w:rsidR="006A4801" w:rsidRPr="00B161E2" w14:paraId="7A5BE2FC"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4C93089C" w14:textId="77777777" w:rsidR="006A4801" w:rsidRPr="00B161E2" w:rsidRDefault="006A4801" w:rsidP="000B24F0">
            <w:pPr>
              <w:spacing w:before="80" w:after="80"/>
            </w:pPr>
            <w:r w:rsidRPr="00B161E2">
              <w:t>7.6.1.24</w:t>
            </w:r>
          </w:p>
        </w:tc>
        <w:tc>
          <w:tcPr>
            <w:tcW w:w="7689" w:type="dxa"/>
            <w:tcBorders>
              <w:top w:val="single" w:sz="4" w:space="0" w:color="auto"/>
              <w:left w:val="single" w:sz="4" w:space="0" w:color="auto"/>
              <w:bottom w:val="single" w:sz="4" w:space="0" w:color="auto"/>
              <w:right w:val="single" w:sz="4" w:space="0" w:color="auto"/>
            </w:tcBorders>
          </w:tcPr>
          <w:p w14:paraId="3FBE15EC" w14:textId="77777777" w:rsidR="006A4801" w:rsidRPr="00B161E2" w:rsidRDefault="006A4801" w:rsidP="000B24F0">
            <w:pPr>
              <w:spacing w:before="80" w:after="80"/>
            </w:pPr>
            <w:r w:rsidRPr="00B161E2">
              <w:t>Provides "more like this" functionality.</w:t>
            </w:r>
          </w:p>
        </w:tc>
      </w:tr>
      <w:tr w:rsidR="006A4801" w:rsidRPr="00B161E2" w14:paraId="19B775C3"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321FDF19" w14:textId="77777777" w:rsidR="006A4801" w:rsidRPr="00B161E2" w:rsidRDefault="006A4801" w:rsidP="000B24F0">
            <w:pPr>
              <w:spacing w:before="80" w:after="80"/>
            </w:pPr>
            <w:r w:rsidRPr="00B161E2">
              <w:t>7.6.1.25</w:t>
            </w:r>
          </w:p>
        </w:tc>
        <w:tc>
          <w:tcPr>
            <w:tcW w:w="7689" w:type="dxa"/>
            <w:tcBorders>
              <w:top w:val="single" w:sz="4" w:space="0" w:color="auto"/>
              <w:left w:val="single" w:sz="4" w:space="0" w:color="auto"/>
              <w:bottom w:val="single" w:sz="4" w:space="0" w:color="auto"/>
              <w:right w:val="single" w:sz="4" w:space="0" w:color="auto"/>
            </w:tcBorders>
          </w:tcPr>
          <w:p w14:paraId="0BBE9E2C" w14:textId="77777777" w:rsidR="006A4801" w:rsidRPr="00B161E2" w:rsidRDefault="006A4801" w:rsidP="000B24F0">
            <w:pPr>
              <w:spacing w:before="80" w:after="80"/>
            </w:pPr>
            <w:r w:rsidRPr="00B161E2">
              <w:t>Search results display should include:</w:t>
            </w:r>
          </w:p>
          <w:p w14:paraId="2AC6BA87" w14:textId="77777777" w:rsidR="006A4801" w:rsidRPr="00B161E2" w:rsidRDefault="006A4801" w:rsidP="000B24F0">
            <w:pPr>
              <w:numPr>
                <w:ilvl w:val="0"/>
                <w:numId w:val="30"/>
              </w:numPr>
              <w:spacing w:before="80" w:after="80"/>
            </w:pPr>
            <w:r w:rsidRPr="00B161E2">
              <w:t>Date sort display</w:t>
            </w:r>
          </w:p>
          <w:p w14:paraId="24EE9DE4" w14:textId="77777777" w:rsidR="006A4801" w:rsidRPr="00B161E2" w:rsidRDefault="006A4801" w:rsidP="000B24F0">
            <w:pPr>
              <w:numPr>
                <w:ilvl w:val="0"/>
                <w:numId w:val="30"/>
              </w:numPr>
              <w:spacing w:before="80" w:after="80"/>
            </w:pPr>
            <w:r w:rsidRPr="00B161E2">
              <w:t>Relevancy ranking display</w:t>
            </w:r>
          </w:p>
          <w:p w14:paraId="712C0D4A" w14:textId="77777777" w:rsidR="006A4801" w:rsidRPr="00B161E2" w:rsidRDefault="006A4801" w:rsidP="000B24F0">
            <w:pPr>
              <w:numPr>
                <w:ilvl w:val="0"/>
                <w:numId w:val="30"/>
              </w:numPr>
              <w:spacing w:before="80" w:after="80"/>
            </w:pPr>
            <w:r w:rsidRPr="00B161E2">
              <w:t>Author alphabetic display</w:t>
            </w:r>
          </w:p>
          <w:p w14:paraId="4206CB71" w14:textId="77777777" w:rsidR="006A4801" w:rsidRPr="00B161E2" w:rsidRDefault="006A4801" w:rsidP="000B24F0">
            <w:pPr>
              <w:numPr>
                <w:ilvl w:val="0"/>
                <w:numId w:val="30"/>
              </w:numPr>
              <w:spacing w:before="80" w:after="80"/>
            </w:pPr>
            <w:r w:rsidRPr="00B161E2">
              <w:t>Source alphabetic display</w:t>
            </w:r>
          </w:p>
        </w:tc>
      </w:tr>
      <w:tr w:rsidR="006A4801" w:rsidRPr="00B161E2" w14:paraId="4BB531FC"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2E2D66CC" w14:textId="77777777" w:rsidR="006A4801" w:rsidRPr="00B161E2" w:rsidRDefault="006A4801" w:rsidP="000B24F0">
            <w:pPr>
              <w:spacing w:before="80" w:after="80"/>
            </w:pPr>
            <w:r w:rsidRPr="00B161E2">
              <w:t>7.6.1.26</w:t>
            </w:r>
          </w:p>
        </w:tc>
        <w:tc>
          <w:tcPr>
            <w:tcW w:w="7689" w:type="dxa"/>
            <w:tcBorders>
              <w:top w:val="single" w:sz="4" w:space="0" w:color="auto"/>
              <w:left w:val="single" w:sz="4" w:space="0" w:color="auto"/>
              <w:bottom w:val="single" w:sz="4" w:space="0" w:color="auto"/>
              <w:right w:val="single" w:sz="4" w:space="0" w:color="auto"/>
            </w:tcBorders>
          </w:tcPr>
          <w:p w14:paraId="1ECD795A" w14:textId="77777777" w:rsidR="006A4801" w:rsidRPr="00B161E2" w:rsidRDefault="006A4801" w:rsidP="000B24F0">
            <w:pPr>
              <w:spacing w:before="80" w:after="80"/>
            </w:pPr>
            <w:r w:rsidRPr="00B161E2">
              <w:t>Relevancy ranking should be manipulable via system systems; ideally, user defined settings should also be provided.</w:t>
            </w:r>
          </w:p>
        </w:tc>
      </w:tr>
      <w:tr w:rsidR="006A4801" w:rsidRPr="00B161E2" w14:paraId="494A2BF4"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014B648C" w14:textId="77777777" w:rsidR="006A4801" w:rsidRPr="00B161E2" w:rsidRDefault="006A4801" w:rsidP="000B24F0">
            <w:pPr>
              <w:spacing w:before="80" w:after="80"/>
            </w:pPr>
            <w:r w:rsidRPr="00B161E2">
              <w:t>7.6.1.27</w:t>
            </w:r>
          </w:p>
        </w:tc>
        <w:tc>
          <w:tcPr>
            <w:tcW w:w="7689" w:type="dxa"/>
            <w:tcBorders>
              <w:top w:val="single" w:sz="4" w:space="0" w:color="auto"/>
              <w:left w:val="single" w:sz="4" w:space="0" w:color="auto"/>
              <w:bottom w:val="single" w:sz="4" w:space="0" w:color="auto"/>
              <w:right w:val="single" w:sz="4" w:space="0" w:color="auto"/>
            </w:tcBorders>
          </w:tcPr>
          <w:p w14:paraId="445CF3B9" w14:textId="77777777" w:rsidR="006A4801" w:rsidRPr="00B161E2" w:rsidRDefault="006A4801" w:rsidP="000B24F0">
            <w:pPr>
              <w:spacing w:before="80" w:after="80"/>
            </w:pPr>
            <w:r w:rsidRPr="00B161E2">
              <w:t>Image searching should be provided, including:</w:t>
            </w:r>
          </w:p>
          <w:p w14:paraId="3CFEE822" w14:textId="77777777" w:rsidR="006A4801" w:rsidRPr="00B161E2" w:rsidRDefault="006A4801" w:rsidP="000B24F0">
            <w:pPr>
              <w:numPr>
                <w:ilvl w:val="0"/>
                <w:numId w:val="28"/>
              </w:numPr>
              <w:spacing w:before="80" w:after="80"/>
            </w:pPr>
            <w:r w:rsidRPr="00B161E2">
              <w:t>Figure/description search</w:t>
            </w:r>
          </w:p>
          <w:p w14:paraId="1A1C432F" w14:textId="77777777" w:rsidR="006A4801" w:rsidRPr="00B161E2" w:rsidRDefault="006A4801" w:rsidP="000B24F0">
            <w:pPr>
              <w:numPr>
                <w:ilvl w:val="0"/>
                <w:numId w:val="31"/>
              </w:numPr>
              <w:spacing w:before="80" w:after="80"/>
            </w:pPr>
            <w:r w:rsidRPr="00B161E2">
              <w:t>Actual image search (like chemical structure search/ draw sample image and find something similar)</w:t>
            </w:r>
          </w:p>
        </w:tc>
      </w:tr>
      <w:tr w:rsidR="006A4801" w:rsidRPr="00B161E2" w14:paraId="5ECE7BFB"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3D850D3A" w14:textId="77777777" w:rsidR="006A4801" w:rsidRPr="00B161E2" w:rsidRDefault="006A4801" w:rsidP="000B24F0">
            <w:pPr>
              <w:spacing w:before="80" w:after="80"/>
            </w:pPr>
            <w:r w:rsidRPr="00B161E2">
              <w:t>7.6.1.28</w:t>
            </w:r>
          </w:p>
        </w:tc>
        <w:tc>
          <w:tcPr>
            <w:tcW w:w="7689" w:type="dxa"/>
            <w:tcBorders>
              <w:top w:val="single" w:sz="4" w:space="0" w:color="auto"/>
              <w:left w:val="single" w:sz="4" w:space="0" w:color="auto"/>
              <w:bottom w:val="single" w:sz="4" w:space="0" w:color="auto"/>
              <w:right w:val="single" w:sz="4" w:space="0" w:color="auto"/>
            </w:tcBorders>
          </w:tcPr>
          <w:p w14:paraId="34593EE4" w14:textId="77777777" w:rsidR="006A4801" w:rsidRPr="00B161E2" w:rsidRDefault="006A4801" w:rsidP="000B24F0">
            <w:pPr>
              <w:spacing w:before="80" w:after="80"/>
            </w:pPr>
            <w:r w:rsidRPr="00B161E2">
              <w:t>Provides sound/audio searching</w:t>
            </w:r>
          </w:p>
        </w:tc>
      </w:tr>
      <w:tr w:rsidR="006A4801" w:rsidRPr="00B161E2" w14:paraId="550F2132"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32772D24" w14:textId="77777777" w:rsidR="006A4801" w:rsidRPr="00B161E2" w:rsidRDefault="006A4801" w:rsidP="000B24F0">
            <w:pPr>
              <w:spacing w:before="80" w:after="80"/>
            </w:pPr>
            <w:r w:rsidRPr="00B161E2">
              <w:t>7.6.1.29</w:t>
            </w:r>
          </w:p>
        </w:tc>
        <w:tc>
          <w:tcPr>
            <w:tcW w:w="7689" w:type="dxa"/>
            <w:tcBorders>
              <w:top w:val="single" w:sz="4" w:space="0" w:color="auto"/>
              <w:left w:val="single" w:sz="4" w:space="0" w:color="auto"/>
              <w:bottom w:val="single" w:sz="4" w:space="0" w:color="auto"/>
              <w:right w:val="single" w:sz="4" w:space="0" w:color="auto"/>
            </w:tcBorders>
          </w:tcPr>
          <w:p w14:paraId="210B9991" w14:textId="77777777" w:rsidR="006A4801" w:rsidRPr="00B161E2" w:rsidRDefault="006A4801" w:rsidP="000B24F0">
            <w:pPr>
              <w:spacing w:before="80" w:after="80"/>
            </w:pPr>
            <w:r w:rsidRPr="00B161E2">
              <w:t>Provides federated searching of different repository sites.</w:t>
            </w:r>
          </w:p>
        </w:tc>
      </w:tr>
      <w:tr w:rsidR="006A4801" w:rsidRPr="00B161E2" w14:paraId="29DE5D37"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40796CFB" w14:textId="77777777" w:rsidR="006A4801" w:rsidRPr="00B161E2" w:rsidRDefault="006A4801" w:rsidP="000B24F0">
            <w:pPr>
              <w:spacing w:before="80" w:after="80"/>
            </w:pPr>
            <w:r w:rsidRPr="00B161E2">
              <w:t>7.6.1.30</w:t>
            </w:r>
          </w:p>
        </w:tc>
        <w:tc>
          <w:tcPr>
            <w:tcW w:w="7689" w:type="dxa"/>
            <w:tcBorders>
              <w:top w:val="single" w:sz="4" w:space="0" w:color="auto"/>
              <w:left w:val="single" w:sz="4" w:space="0" w:color="auto"/>
              <w:bottom w:val="single" w:sz="4" w:space="0" w:color="auto"/>
              <w:right w:val="single" w:sz="4" w:space="0" w:color="auto"/>
            </w:tcBorders>
          </w:tcPr>
          <w:p w14:paraId="0D56AFA7" w14:textId="77777777" w:rsidR="006A4801" w:rsidRPr="00B161E2" w:rsidRDefault="006A4801" w:rsidP="000B24F0">
            <w:pPr>
              <w:spacing w:before="80" w:after="80"/>
            </w:pPr>
            <w:r w:rsidRPr="00B161E2">
              <w:t>Advanced search features should include:</w:t>
            </w:r>
          </w:p>
          <w:p w14:paraId="519D64AC" w14:textId="77777777" w:rsidR="006A4801" w:rsidRPr="00B161E2" w:rsidRDefault="006A4801" w:rsidP="000B24F0">
            <w:pPr>
              <w:numPr>
                <w:ilvl w:val="0"/>
                <w:numId w:val="29"/>
              </w:numPr>
              <w:spacing w:before="80" w:after="80"/>
            </w:pPr>
            <w:r w:rsidRPr="00B161E2">
              <w:t>Search history</w:t>
            </w:r>
          </w:p>
          <w:p w14:paraId="1E2BED82" w14:textId="77777777" w:rsidR="006A4801" w:rsidRPr="00B161E2" w:rsidRDefault="006A4801" w:rsidP="000B24F0">
            <w:pPr>
              <w:numPr>
                <w:ilvl w:val="0"/>
                <w:numId w:val="29"/>
              </w:numPr>
              <w:spacing w:before="80" w:after="80"/>
            </w:pPr>
            <w:r w:rsidRPr="00B161E2">
              <w:t>Saved searches</w:t>
            </w:r>
          </w:p>
          <w:p w14:paraId="16435199" w14:textId="77777777" w:rsidR="006A4801" w:rsidRPr="00B161E2" w:rsidRDefault="006A4801" w:rsidP="000B24F0">
            <w:pPr>
              <w:numPr>
                <w:ilvl w:val="0"/>
                <w:numId w:val="29"/>
              </w:numPr>
              <w:spacing w:before="80" w:after="80"/>
            </w:pPr>
            <w:r w:rsidRPr="00B161E2">
              <w:t>Saved citation lists/bibliographies</w:t>
            </w:r>
          </w:p>
          <w:p w14:paraId="2F9E04FE" w14:textId="77777777" w:rsidR="006A4801" w:rsidRPr="00B161E2" w:rsidRDefault="006A4801" w:rsidP="000B24F0">
            <w:pPr>
              <w:numPr>
                <w:ilvl w:val="0"/>
                <w:numId w:val="29"/>
              </w:numPr>
              <w:spacing w:before="80" w:after="80"/>
            </w:pPr>
            <w:r w:rsidRPr="00B161E2">
              <w:t>Alerts</w:t>
            </w:r>
          </w:p>
          <w:p w14:paraId="5C3256C5" w14:textId="77777777" w:rsidR="006A4801" w:rsidRPr="00B161E2" w:rsidRDefault="006A4801" w:rsidP="000B24F0">
            <w:pPr>
              <w:numPr>
                <w:ilvl w:val="1"/>
                <w:numId w:val="29"/>
              </w:numPr>
              <w:spacing w:before="80" w:after="80"/>
            </w:pPr>
            <w:r w:rsidRPr="00B161E2">
              <w:t>Functions (topic updates, issue update, cited references, correction notices, etc)</w:t>
            </w:r>
          </w:p>
          <w:p w14:paraId="12379CE2" w14:textId="77777777" w:rsidR="006A4801" w:rsidRPr="00B161E2" w:rsidRDefault="006A4801" w:rsidP="000B24F0">
            <w:pPr>
              <w:numPr>
                <w:ilvl w:val="1"/>
                <w:numId w:val="29"/>
              </w:numPr>
              <w:spacing w:before="80" w:after="80"/>
            </w:pPr>
            <w:r w:rsidRPr="00B161E2">
              <w:t>Formats  (email, rss, podcasts, others)</w:t>
            </w:r>
          </w:p>
          <w:p w14:paraId="7A8A515B" w14:textId="77777777" w:rsidR="006A4801" w:rsidRPr="00B161E2" w:rsidRDefault="006A4801" w:rsidP="000B24F0">
            <w:pPr>
              <w:numPr>
                <w:ilvl w:val="1"/>
                <w:numId w:val="29"/>
              </w:numPr>
              <w:spacing w:before="80" w:after="80"/>
            </w:pPr>
            <w:r w:rsidRPr="00B161E2">
              <w:t>Dynamic selection of delivery media without recreating search query</w:t>
            </w:r>
          </w:p>
          <w:p w14:paraId="2760064C" w14:textId="77777777" w:rsidR="006A4801" w:rsidRPr="00B161E2" w:rsidRDefault="006A4801" w:rsidP="000B24F0">
            <w:pPr>
              <w:numPr>
                <w:ilvl w:val="0"/>
                <w:numId w:val="29"/>
              </w:numPr>
              <w:spacing w:before="80" w:after="80"/>
            </w:pPr>
            <w:r w:rsidRPr="00B161E2">
              <w:t>Limits (like LocatorPlus / PubMed functions)</w:t>
            </w:r>
          </w:p>
        </w:tc>
      </w:tr>
      <w:tr w:rsidR="006A4801" w:rsidRPr="00B161E2" w14:paraId="6C9CA651"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52AAC505" w14:textId="77777777" w:rsidR="006A4801" w:rsidRPr="00B161E2" w:rsidRDefault="006A4801" w:rsidP="000B24F0">
            <w:pPr>
              <w:spacing w:before="80" w:after="80"/>
            </w:pPr>
            <w:r w:rsidRPr="00B161E2">
              <w:t>7.6.1.31</w:t>
            </w:r>
          </w:p>
        </w:tc>
        <w:tc>
          <w:tcPr>
            <w:tcW w:w="7689" w:type="dxa"/>
            <w:tcBorders>
              <w:top w:val="single" w:sz="4" w:space="0" w:color="auto"/>
              <w:left w:val="single" w:sz="4" w:space="0" w:color="auto"/>
              <w:bottom w:val="single" w:sz="4" w:space="0" w:color="auto"/>
              <w:right w:val="single" w:sz="4" w:space="0" w:color="auto"/>
            </w:tcBorders>
          </w:tcPr>
          <w:p w14:paraId="7C5539F0" w14:textId="77777777" w:rsidR="006A4801" w:rsidRPr="00B161E2" w:rsidRDefault="006A4801" w:rsidP="000B24F0">
            <w:pPr>
              <w:spacing w:before="80" w:after="80"/>
            </w:pPr>
            <w:r w:rsidRPr="00B161E2">
              <w:t>System should provide a variety of standard display formats, including the ability for the user to customize the search results display as desired.</w:t>
            </w:r>
          </w:p>
        </w:tc>
      </w:tr>
      <w:tr w:rsidR="006A4801" w:rsidRPr="00B161E2" w14:paraId="17343901"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50A5747A" w14:textId="77777777" w:rsidR="006A4801" w:rsidRPr="00B161E2" w:rsidRDefault="006A4801" w:rsidP="000B24F0">
            <w:pPr>
              <w:spacing w:before="80" w:after="80"/>
            </w:pPr>
            <w:r w:rsidRPr="00B161E2">
              <w:t>7.6.1.32</w:t>
            </w:r>
          </w:p>
        </w:tc>
        <w:tc>
          <w:tcPr>
            <w:tcW w:w="7689" w:type="dxa"/>
            <w:tcBorders>
              <w:top w:val="single" w:sz="4" w:space="0" w:color="auto"/>
              <w:left w:val="single" w:sz="4" w:space="0" w:color="auto"/>
              <w:bottom w:val="single" w:sz="4" w:space="0" w:color="auto"/>
              <w:right w:val="single" w:sz="4" w:space="0" w:color="auto"/>
            </w:tcBorders>
          </w:tcPr>
          <w:p w14:paraId="76723A51" w14:textId="77777777" w:rsidR="006A4801" w:rsidRPr="00B161E2" w:rsidRDefault="006A4801" w:rsidP="000B24F0">
            <w:pPr>
              <w:spacing w:before="80" w:after="80"/>
            </w:pPr>
            <w:r w:rsidRPr="00B161E2">
              <w:t>Alternate search interfaces should be available for searching via alternate mechanisms such as handhelds and PDAs.</w:t>
            </w:r>
          </w:p>
        </w:tc>
      </w:tr>
      <w:tr w:rsidR="006A4801" w:rsidRPr="00B161E2" w14:paraId="683528DE"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497B8D57" w14:textId="77777777" w:rsidR="006A4801" w:rsidRPr="00B161E2" w:rsidRDefault="006A4801" w:rsidP="000B24F0">
            <w:pPr>
              <w:spacing w:before="80" w:after="80"/>
            </w:pPr>
            <w:r w:rsidRPr="00B161E2">
              <w:lastRenderedPageBreak/>
              <w:t>7.6.1.33</w:t>
            </w:r>
          </w:p>
        </w:tc>
        <w:tc>
          <w:tcPr>
            <w:tcW w:w="7689" w:type="dxa"/>
            <w:tcBorders>
              <w:top w:val="single" w:sz="4" w:space="0" w:color="auto"/>
              <w:left w:val="single" w:sz="4" w:space="0" w:color="auto"/>
              <w:bottom w:val="single" w:sz="4" w:space="0" w:color="auto"/>
              <w:right w:val="single" w:sz="4" w:space="0" w:color="auto"/>
            </w:tcBorders>
          </w:tcPr>
          <w:p w14:paraId="23EA225E" w14:textId="77777777" w:rsidR="006A4801" w:rsidRPr="00B161E2" w:rsidRDefault="006A4801" w:rsidP="000B24F0">
            <w:pPr>
              <w:spacing w:before="80" w:after="80"/>
            </w:pPr>
            <w:r w:rsidRPr="00B161E2">
              <w:t>Provides access to the appropriate copy of the identified item (text, image, video, etc.) for the user.</w:t>
            </w:r>
          </w:p>
        </w:tc>
      </w:tr>
      <w:tr w:rsidR="006A4801" w:rsidRPr="00B161E2" w14:paraId="26C9DBEC"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5A6DB9BE" w14:textId="77777777" w:rsidR="006A4801" w:rsidRPr="00B161E2" w:rsidRDefault="006A4801" w:rsidP="000B24F0">
            <w:pPr>
              <w:spacing w:before="80" w:after="80"/>
            </w:pPr>
            <w:r w:rsidRPr="00B161E2">
              <w:t>7.6.1.34</w:t>
            </w:r>
          </w:p>
        </w:tc>
        <w:tc>
          <w:tcPr>
            <w:tcW w:w="7689" w:type="dxa"/>
            <w:tcBorders>
              <w:top w:val="single" w:sz="4" w:space="0" w:color="auto"/>
              <w:left w:val="single" w:sz="4" w:space="0" w:color="auto"/>
              <w:bottom w:val="single" w:sz="4" w:space="0" w:color="auto"/>
              <w:right w:val="single" w:sz="4" w:space="0" w:color="auto"/>
            </w:tcBorders>
          </w:tcPr>
          <w:p w14:paraId="3E7B99D8" w14:textId="77777777" w:rsidR="006A4801" w:rsidRPr="00B161E2" w:rsidRDefault="006A4801" w:rsidP="000B24F0">
            <w:pPr>
              <w:spacing w:before="80" w:after="80"/>
            </w:pPr>
            <w:r w:rsidRPr="00B161E2">
              <w:t>Search result integration with library holdings (like current LinkOut function).</w:t>
            </w:r>
          </w:p>
        </w:tc>
      </w:tr>
      <w:tr w:rsidR="006A4801" w:rsidRPr="00B161E2" w14:paraId="2FC20DAF"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2906A827" w14:textId="77777777" w:rsidR="006A4801" w:rsidRPr="00B161E2" w:rsidRDefault="006A4801" w:rsidP="000B24F0">
            <w:pPr>
              <w:spacing w:before="80" w:after="80"/>
            </w:pPr>
            <w:r w:rsidRPr="00B161E2">
              <w:t>7.6.1.35</w:t>
            </w:r>
          </w:p>
        </w:tc>
        <w:tc>
          <w:tcPr>
            <w:tcW w:w="7689" w:type="dxa"/>
            <w:tcBorders>
              <w:top w:val="single" w:sz="4" w:space="0" w:color="auto"/>
              <w:left w:val="single" w:sz="4" w:space="0" w:color="auto"/>
              <w:bottom w:val="single" w:sz="4" w:space="0" w:color="auto"/>
              <w:right w:val="single" w:sz="4" w:space="0" w:color="auto"/>
            </w:tcBorders>
          </w:tcPr>
          <w:p w14:paraId="7F6DBB94" w14:textId="77777777" w:rsidR="006A4801" w:rsidRPr="00B161E2" w:rsidRDefault="006A4801" w:rsidP="000B24F0">
            <w:pPr>
              <w:spacing w:before="80" w:after="80"/>
            </w:pPr>
            <w:r w:rsidRPr="00B161E2">
              <w:t>Provides quick response time.</w:t>
            </w:r>
          </w:p>
        </w:tc>
      </w:tr>
      <w:tr w:rsidR="006A4801" w:rsidRPr="00B161E2" w14:paraId="39780CF9"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4293C239" w14:textId="77777777" w:rsidR="006A4801" w:rsidRPr="00B161E2" w:rsidRDefault="006A4801" w:rsidP="000B24F0">
            <w:pPr>
              <w:spacing w:before="80" w:after="80"/>
            </w:pPr>
            <w:r w:rsidRPr="00B161E2">
              <w:t>7.6.1.36</w:t>
            </w:r>
          </w:p>
        </w:tc>
        <w:tc>
          <w:tcPr>
            <w:tcW w:w="7689" w:type="dxa"/>
            <w:tcBorders>
              <w:top w:val="single" w:sz="4" w:space="0" w:color="auto"/>
              <w:left w:val="single" w:sz="4" w:space="0" w:color="auto"/>
              <w:bottom w:val="single" w:sz="4" w:space="0" w:color="auto"/>
              <w:right w:val="single" w:sz="4" w:space="0" w:color="auto"/>
            </w:tcBorders>
          </w:tcPr>
          <w:p w14:paraId="398EE1C5" w14:textId="77777777" w:rsidR="006A4801" w:rsidRPr="00B161E2" w:rsidRDefault="006A4801" w:rsidP="000B24F0">
            <w:pPr>
              <w:spacing w:before="80" w:after="80"/>
            </w:pPr>
            <w:r w:rsidRPr="00B161E2">
              <w:t>Allows searching by outside search engines such as FirstGov, Google and Yahoo, according to current NLM protocols and security policies.</w:t>
            </w:r>
          </w:p>
        </w:tc>
      </w:tr>
      <w:tr w:rsidR="006A4801" w:rsidRPr="00B161E2" w14:paraId="6E067FDC"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4D966E18" w14:textId="77777777" w:rsidR="006A4801" w:rsidRPr="00B161E2" w:rsidRDefault="006A4801" w:rsidP="000B24F0">
            <w:pPr>
              <w:spacing w:before="80" w:after="80"/>
            </w:pPr>
            <w:r w:rsidRPr="00B161E2">
              <w:t>7.6.1.37</w:t>
            </w:r>
          </w:p>
        </w:tc>
        <w:tc>
          <w:tcPr>
            <w:tcW w:w="7689" w:type="dxa"/>
            <w:tcBorders>
              <w:top w:val="single" w:sz="4" w:space="0" w:color="auto"/>
              <w:left w:val="single" w:sz="4" w:space="0" w:color="auto"/>
              <w:bottom w:val="single" w:sz="4" w:space="0" w:color="auto"/>
              <w:right w:val="single" w:sz="4" w:space="0" w:color="auto"/>
            </w:tcBorders>
          </w:tcPr>
          <w:p w14:paraId="1F0A6D0E" w14:textId="77777777" w:rsidR="006A4801" w:rsidRPr="00B161E2" w:rsidRDefault="006A4801" w:rsidP="000B24F0">
            <w:pPr>
              <w:spacing w:before="80" w:after="80"/>
            </w:pPr>
            <w:r w:rsidRPr="00B161E2">
              <w:t>Allows for external access to other repositories or systems performing web harvesting functions according to the NLM Repository's accepted standards and protocols for automated access ( in accordance to NLM robot.txt files and other instructional materials for harvesting and external access).</w:t>
            </w:r>
          </w:p>
        </w:tc>
      </w:tr>
      <w:tr w:rsidR="006A4801" w:rsidRPr="00B161E2" w14:paraId="76FA8E74"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0A640998" w14:textId="77777777" w:rsidR="006A4801" w:rsidRPr="00B161E2" w:rsidRDefault="006A4801" w:rsidP="000B24F0">
            <w:pPr>
              <w:spacing w:before="80" w:after="80"/>
            </w:pPr>
            <w:r w:rsidRPr="00B161E2">
              <w:t>7.6.1.38</w:t>
            </w:r>
          </w:p>
        </w:tc>
        <w:tc>
          <w:tcPr>
            <w:tcW w:w="7689" w:type="dxa"/>
            <w:tcBorders>
              <w:top w:val="single" w:sz="4" w:space="0" w:color="auto"/>
              <w:left w:val="single" w:sz="4" w:space="0" w:color="auto"/>
              <w:bottom w:val="single" w:sz="4" w:space="0" w:color="auto"/>
              <w:right w:val="single" w:sz="4" w:space="0" w:color="auto"/>
            </w:tcBorders>
          </w:tcPr>
          <w:p w14:paraId="3AD0CAA2" w14:textId="77777777" w:rsidR="006A4801" w:rsidRPr="00B161E2" w:rsidRDefault="006A4801" w:rsidP="000B24F0">
            <w:pPr>
              <w:spacing w:before="80" w:after="80"/>
            </w:pPr>
            <w:r w:rsidRPr="00B161E2">
              <w:t>Supports use of multiple languages and non-Roman scripts in search, retrieval and display.</w:t>
            </w:r>
          </w:p>
        </w:tc>
      </w:tr>
      <w:tr w:rsidR="006A4801" w:rsidRPr="00B161E2" w14:paraId="68DF20C3"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0537DDAC" w14:textId="77777777" w:rsidR="006A4801" w:rsidRPr="00B161E2" w:rsidRDefault="006A4801" w:rsidP="000B24F0">
            <w:pPr>
              <w:spacing w:before="80" w:after="80"/>
            </w:pPr>
            <w:r w:rsidRPr="00B161E2">
              <w:t>7.6.1.39</w:t>
            </w:r>
          </w:p>
        </w:tc>
        <w:tc>
          <w:tcPr>
            <w:tcW w:w="7689" w:type="dxa"/>
            <w:tcBorders>
              <w:top w:val="single" w:sz="4" w:space="0" w:color="auto"/>
              <w:left w:val="single" w:sz="4" w:space="0" w:color="auto"/>
              <w:bottom w:val="single" w:sz="4" w:space="0" w:color="auto"/>
              <w:right w:val="single" w:sz="4" w:space="0" w:color="auto"/>
            </w:tcBorders>
          </w:tcPr>
          <w:p w14:paraId="4B3FC7C1" w14:textId="77777777" w:rsidR="006A4801" w:rsidRPr="00B161E2" w:rsidRDefault="006A4801" w:rsidP="00A8722F">
            <w:pPr>
              <w:tabs>
                <w:tab w:val="left" w:pos="720"/>
                <w:tab w:val="left" w:pos="1080"/>
                <w:tab w:val="left" w:pos="1440"/>
                <w:tab w:val="left" w:pos="1800"/>
                <w:tab w:val="left" w:pos="2160"/>
              </w:tabs>
              <w:spacing w:beforeLines="40" w:before="96" w:afterLines="40" w:after="96"/>
            </w:pPr>
            <w:r w:rsidRPr="00B161E2">
              <w:t>Provides access to all versions of digital objects in the repository.</w:t>
            </w:r>
          </w:p>
        </w:tc>
      </w:tr>
      <w:tr w:rsidR="006A4801" w:rsidRPr="00B161E2" w14:paraId="48C94B26" w14:textId="77777777" w:rsidTr="001776FC">
        <w:tblPrEx>
          <w:tblCellMar>
            <w:top w:w="0" w:type="dxa"/>
            <w:bottom w:w="0" w:type="dxa"/>
          </w:tblCellMar>
        </w:tblPrEx>
        <w:trPr>
          <w:cantSplit/>
        </w:trPr>
        <w:tc>
          <w:tcPr>
            <w:tcW w:w="1012" w:type="dxa"/>
            <w:tcBorders>
              <w:top w:val="single" w:sz="4" w:space="0" w:color="auto"/>
              <w:left w:val="single" w:sz="4" w:space="0" w:color="auto"/>
              <w:bottom w:val="single" w:sz="4" w:space="0" w:color="auto"/>
              <w:right w:val="single" w:sz="4" w:space="0" w:color="auto"/>
            </w:tcBorders>
          </w:tcPr>
          <w:p w14:paraId="52F8B706" w14:textId="77777777" w:rsidR="006A4801" w:rsidRPr="00B161E2" w:rsidRDefault="006A4801" w:rsidP="000B24F0">
            <w:pPr>
              <w:spacing w:before="80" w:after="80"/>
            </w:pPr>
            <w:r w:rsidRPr="00B161E2">
              <w:t>7.6.1.40</w:t>
            </w:r>
          </w:p>
        </w:tc>
        <w:tc>
          <w:tcPr>
            <w:tcW w:w="7689" w:type="dxa"/>
            <w:tcBorders>
              <w:top w:val="single" w:sz="4" w:space="0" w:color="auto"/>
              <w:left w:val="single" w:sz="4" w:space="0" w:color="auto"/>
              <w:bottom w:val="single" w:sz="4" w:space="0" w:color="auto"/>
              <w:right w:val="single" w:sz="4" w:space="0" w:color="auto"/>
            </w:tcBorders>
          </w:tcPr>
          <w:p w14:paraId="2A924762" w14:textId="77777777" w:rsidR="006A4801" w:rsidRPr="00B161E2" w:rsidRDefault="006A4801" w:rsidP="00A8722F">
            <w:pPr>
              <w:tabs>
                <w:tab w:val="left" w:pos="720"/>
                <w:tab w:val="left" w:pos="1080"/>
                <w:tab w:val="left" w:pos="1440"/>
                <w:tab w:val="left" w:pos="1800"/>
                <w:tab w:val="left" w:pos="2160"/>
              </w:tabs>
              <w:spacing w:beforeLines="40" w:before="96" w:afterLines="40" w:after="96"/>
            </w:pPr>
            <w:r w:rsidRPr="00B161E2">
              <w:t>Provides system settings and user-defined settings for search functions.</w:t>
            </w:r>
          </w:p>
        </w:tc>
      </w:tr>
    </w:tbl>
    <w:p w14:paraId="6D54D4C2" w14:textId="77777777" w:rsidR="001776FC" w:rsidRPr="00B161E2" w:rsidRDefault="001776FC" w:rsidP="008E4254">
      <w:pPr>
        <w:tabs>
          <w:tab w:val="left" w:pos="720"/>
          <w:tab w:val="left" w:pos="1080"/>
          <w:tab w:val="left" w:pos="1440"/>
          <w:tab w:val="left" w:pos="1800"/>
          <w:tab w:val="left" w:pos="2160"/>
        </w:tabs>
      </w:pPr>
    </w:p>
    <w:p w14:paraId="6A72FC27" w14:textId="77777777" w:rsidR="001776FC" w:rsidRPr="00B161E2" w:rsidRDefault="001776FC" w:rsidP="008E4254">
      <w:pPr>
        <w:tabs>
          <w:tab w:val="left" w:pos="720"/>
          <w:tab w:val="left" w:pos="1080"/>
          <w:tab w:val="left" w:pos="1440"/>
          <w:tab w:val="left" w:pos="1800"/>
          <w:tab w:val="left" w:pos="2160"/>
        </w:tabs>
      </w:pPr>
    </w:p>
    <w:p w14:paraId="584050BD" w14:textId="77777777" w:rsidR="000374A3" w:rsidRPr="00B161E2" w:rsidRDefault="000374A3" w:rsidP="008E4254">
      <w:pPr>
        <w:pStyle w:val="Heading3"/>
        <w:numPr>
          <w:ilvl w:val="2"/>
          <w:numId w:val="1"/>
        </w:numPr>
        <w:tabs>
          <w:tab w:val="left" w:pos="720"/>
          <w:tab w:val="left" w:pos="1080"/>
          <w:tab w:val="left" w:pos="1440"/>
          <w:tab w:val="left" w:pos="1800"/>
          <w:tab w:val="left" w:pos="2160"/>
        </w:tabs>
      </w:pPr>
      <w:bookmarkStart w:id="62" w:name="_Toc157995961"/>
      <w:r w:rsidRPr="00B161E2">
        <w:t xml:space="preserve">Generate </w:t>
      </w:r>
      <w:r w:rsidR="00C346B2" w:rsidRPr="00B161E2">
        <w:t>DIP</w:t>
      </w:r>
      <w:bookmarkEnd w:id="62"/>
    </w:p>
    <w:p w14:paraId="36664411" w14:textId="77777777" w:rsidR="000374A3" w:rsidRPr="00B161E2" w:rsidRDefault="000374A3" w:rsidP="008E4254">
      <w:pPr>
        <w:tabs>
          <w:tab w:val="left" w:pos="720"/>
          <w:tab w:val="left" w:pos="1080"/>
          <w:tab w:val="left" w:pos="1440"/>
          <w:tab w:val="left" w:pos="1800"/>
          <w:tab w:val="left" w:pos="2160"/>
        </w:tabs>
      </w:pPr>
    </w:p>
    <w:p w14:paraId="0C4E1F1D" w14:textId="77777777" w:rsidR="000374A3" w:rsidRPr="00B161E2" w:rsidRDefault="000374A3" w:rsidP="00DE4D96">
      <w:pPr>
        <w:pStyle w:val="Longcitation"/>
      </w:pPr>
      <w:r w:rsidRPr="00B161E2">
        <w:t>The Generate DIP function accepts a dissemination request, retrieves the AIP from Archival Storage, and moves a copy of the data to a staging area for further processing. This function also transmits a report request to Data Management to obtain Descriptive Information needed for the DIP. If special processing is required, the Generate DIP function accesses data objects in staging storage and applies the requested processes. The types of operations, which may be carried out, include statistical functions, sub-sampling in temporal or spatial dimensions, conversions between different data types or output formats, and other specialized processing (e.g., image processing</w:t>
      </w:r>
      <w:r w:rsidRPr="00B161E2">
        <w:rPr>
          <w:b/>
        </w:rPr>
        <w:t>).</w:t>
      </w:r>
      <w:r w:rsidRPr="00B161E2">
        <w:t xml:space="preserve"> This function places the completed DIP response in the staging area and notifies the Coordinate Access Activities function that the DIP is ready for </w:t>
      </w:r>
      <w:r w:rsidR="00C346B2" w:rsidRPr="00B161E2">
        <w:t>delivery</w:t>
      </w:r>
      <w:r w:rsidR="00B65D2B" w:rsidRPr="00B161E2">
        <w:t>.</w:t>
      </w:r>
    </w:p>
    <w:p w14:paraId="2C0C5455" w14:textId="77777777" w:rsidR="00C346B2" w:rsidRPr="00B161E2" w:rsidRDefault="00C346B2" w:rsidP="008E4254">
      <w:pPr>
        <w:tabs>
          <w:tab w:val="left" w:pos="720"/>
          <w:tab w:val="left" w:pos="1080"/>
          <w:tab w:val="left" w:pos="1440"/>
          <w:tab w:val="left" w:pos="1800"/>
          <w:tab w:val="left" w:pos="2160"/>
        </w:tabs>
      </w:pPr>
    </w:p>
    <w:p w14:paraId="700C0E94" w14:textId="77777777" w:rsidR="000374A3" w:rsidRPr="00B161E2" w:rsidRDefault="000374A3" w:rsidP="008E4254">
      <w:pPr>
        <w:tabs>
          <w:tab w:val="left" w:pos="720"/>
          <w:tab w:val="left" w:pos="1080"/>
          <w:tab w:val="left" w:pos="1440"/>
          <w:tab w:val="left" w:pos="1800"/>
          <w:tab w:val="left" w:pos="2160"/>
        </w:tabs>
      </w:pPr>
      <w:r w:rsidRPr="00B161E2">
        <w:t>The Generate DIP function accepts a dissemination request, and retrieves the information required to form a D</w:t>
      </w:r>
      <w:r w:rsidR="00EE24F6" w:rsidRPr="00B161E2">
        <w:t xml:space="preserve">issemination </w:t>
      </w:r>
      <w:r w:rsidRPr="00B161E2">
        <w:t>I</w:t>
      </w:r>
      <w:r w:rsidR="00EE24F6" w:rsidRPr="00B161E2">
        <w:t xml:space="preserve">nformation </w:t>
      </w:r>
      <w:r w:rsidRPr="00B161E2">
        <w:t>P</w:t>
      </w:r>
      <w:r w:rsidR="00EE24F6" w:rsidRPr="00B161E2">
        <w:t>ackage</w:t>
      </w:r>
      <w:r w:rsidRPr="00B161E2">
        <w:t>.</w:t>
      </w:r>
    </w:p>
    <w:p w14:paraId="19982B78" w14:textId="77777777" w:rsidR="000374A3" w:rsidRPr="00B161E2" w:rsidRDefault="000374A3" w:rsidP="008E4254">
      <w:pPr>
        <w:tabs>
          <w:tab w:val="left" w:pos="720"/>
          <w:tab w:val="left" w:pos="1080"/>
          <w:tab w:val="left" w:pos="1440"/>
          <w:tab w:val="left" w:pos="1800"/>
          <w:tab w:val="left" w:pos="2160"/>
        </w:tabs>
        <w:rPr>
          <w:highlight w:val="yellow"/>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7736"/>
      </w:tblGrid>
      <w:tr w:rsidR="000374A3" w:rsidRPr="00B161E2" w14:paraId="436166E5" w14:textId="77777777" w:rsidTr="00CD1039">
        <w:trPr>
          <w:cantSplit/>
        </w:trPr>
        <w:tc>
          <w:tcPr>
            <w:tcW w:w="904" w:type="dxa"/>
          </w:tcPr>
          <w:p w14:paraId="7DC85D0D" w14:textId="77777777" w:rsidR="000374A3" w:rsidRPr="00B161E2" w:rsidRDefault="00E506E7" w:rsidP="008E4254">
            <w:pPr>
              <w:tabs>
                <w:tab w:val="left" w:pos="720"/>
                <w:tab w:val="left" w:pos="1080"/>
                <w:tab w:val="left" w:pos="1440"/>
                <w:tab w:val="left" w:pos="1800"/>
                <w:tab w:val="left" w:pos="2160"/>
              </w:tabs>
              <w:spacing w:before="40" w:after="40"/>
            </w:pPr>
            <w:r w:rsidRPr="00B161E2">
              <w:t>7.6.</w:t>
            </w:r>
            <w:r w:rsidR="000374A3" w:rsidRPr="00B161E2">
              <w:t>2.1</w:t>
            </w:r>
          </w:p>
        </w:tc>
        <w:tc>
          <w:tcPr>
            <w:tcW w:w="7736" w:type="dxa"/>
          </w:tcPr>
          <w:p w14:paraId="0AA6C059" w14:textId="77777777" w:rsidR="000374A3" w:rsidRPr="00B161E2" w:rsidRDefault="000374A3" w:rsidP="008E4254">
            <w:pPr>
              <w:tabs>
                <w:tab w:val="left" w:pos="720"/>
                <w:tab w:val="left" w:pos="1080"/>
                <w:tab w:val="left" w:pos="1440"/>
                <w:tab w:val="left" w:pos="1800"/>
                <w:tab w:val="left" w:pos="2160"/>
              </w:tabs>
              <w:spacing w:before="40" w:after="40"/>
            </w:pPr>
            <w:r w:rsidRPr="00B161E2">
              <w:t>Data returned as a result of a dissemination request may consist of:</w:t>
            </w:r>
          </w:p>
          <w:p w14:paraId="3A2DDD24" w14:textId="77777777" w:rsidR="00565AAE" w:rsidRPr="00B161E2" w:rsidRDefault="000374A3" w:rsidP="008E4254">
            <w:pPr>
              <w:numPr>
                <w:ilvl w:val="0"/>
                <w:numId w:val="33"/>
              </w:numPr>
              <w:tabs>
                <w:tab w:val="left" w:pos="1080"/>
                <w:tab w:val="left" w:pos="1440"/>
                <w:tab w:val="left" w:pos="1800"/>
                <w:tab w:val="left" w:pos="2160"/>
              </w:tabs>
              <w:spacing w:before="40" w:after="40"/>
            </w:pPr>
            <w:r w:rsidRPr="00B161E2">
              <w:t>one or more digital obj</w:t>
            </w:r>
            <w:r w:rsidR="00565AAE" w:rsidRPr="00B161E2">
              <w:t>ects and associated metadata</w:t>
            </w:r>
          </w:p>
          <w:p w14:paraId="0C897A82" w14:textId="77777777" w:rsidR="00565AAE" w:rsidRPr="00B161E2" w:rsidRDefault="000374A3" w:rsidP="008E4254">
            <w:pPr>
              <w:numPr>
                <w:ilvl w:val="0"/>
                <w:numId w:val="33"/>
              </w:numPr>
              <w:tabs>
                <w:tab w:val="left" w:pos="1080"/>
                <w:tab w:val="left" w:pos="1440"/>
                <w:tab w:val="left" w:pos="1800"/>
                <w:tab w:val="left" w:pos="2160"/>
              </w:tabs>
              <w:spacing w:before="40" w:after="40"/>
            </w:pPr>
            <w:r w:rsidRPr="00B161E2">
              <w:t>o</w:t>
            </w:r>
            <w:r w:rsidR="00565AAE" w:rsidRPr="00B161E2">
              <w:t>ne or more items of metadata</w:t>
            </w:r>
          </w:p>
          <w:p w14:paraId="112D8B32" w14:textId="77777777" w:rsidR="008926AD" w:rsidRPr="00B161E2" w:rsidRDefault="000374A3" w:rsidP="008E4254">
            <w:pPr>
              <w:numPr>
                <w:ilvl w:val="0"/>
                <w:numId w:val="33"/>
              </w:numPr>
              <w:tabs>
                <w:tab w:val="left" w:pos="1080"/>
                <w:tab w:val="left" w:pos="1440"/>
                <w:tab w:val="left" w:pos="1800"/>
                <w:tab w:val="left" w:pos="2160"/>
              </w:tabs>
              <w:spacing w:before="40" w:after="40"/>
            </w:pPr>
            <w:r w:rsidRPr="00B161E2">
              <w:t xml:space="preserve">a response that indicates the User is not authorized to </w:t>
            </w:r>
            <w:r w:rsidR="00565AAE" w:rsidRPr="00B161E2">
              <w:t>access the material requested.</w:t>
            </w:r>
          </w:p>
          <w:p w14:paraId="1B41B8F6" w14:textId="77777777" w:rsidR="00565AAE" w:rsidRPr="00B161E2" w:rsidRDefault="00565AAE" w:rsidP="008E4254">
            <w:pPr>
              <w:numPr>
                <w:ilvl w:val="0"/>
                <w:numId w:val="33"/>
              </w:numPr>
              <w:tabs>
                <w:tab w:val="left" w:pos="1080"/>
                <w:tab w:val="left" w:pos="1440"/>
                <w:tab w:val="left" w:pos="1800"/>
                <w:tab w:val="left" w:pos="2160"/>
              </w:tabs>
              <w:spacing w:before="40" w:after="40"/>
            </w:pPr>
            <w:r w:rsidRPr="00B161E2">
              <w:rPr>
                <w:szCs w:val="22"/>
              </w:rPr>
              <w:t>supports the bulk extraction of files/objects and /or associated metadata.</w:t>
            </w:r>
          </w:p>
        </w:tc>
      </w:tr>
      <w:tr w:rsidR="003940A7" w:rsidRPr="00B161E2" w14:paraId="7544E28B" w14:textId="77777777" w:rsidTr="00CD1039">
        <w:trPr>
          <w:cantSplit/>
        </w:trPr>
        <w:tc>
          <w:tcPr>
            <w:tcW w:w="904" w:type="dxa"/>
          </w:tcPr>
          <w:p w14:paraId="0AB53B82" w14:textId="77777777" w:rsidR="003940A7" w:rsidRPr="00B161E2" w:rsidRDefault="00E506E7" w:rsidP="008E4254">
            <w:pPr>
              <w:tabs>
                <w:tab w:val="left" w:pos="720"/>
                <w:tab w:val="left" w:pos="1080"/>
                <w:tab w:val="left" w:pos="1440"/>
                <w:tab w:val="left" w:pos="1800"/>
                <w:tab w:val="left" w:pos="2160"/>
              </w:tabs>
              <w:spacing w:before="40" w:after="40"/>
            </w:pPr>
            <w:r w:rsidRPr="00B161E2">
              <w:t>7.6.</w:t>
            </w:r>
            <w:r w:rsidR="003940A7" w:rsidRPr="00B161E2">
              <w:t>2.2</w:t>
            </w:r>
          </w:p>
        </w:tc>
        <w:tc>
          <w:tcPr>
            <w:tcW w:w="7736" w:type="dxa"/>
          </w:tcPr>
          <w:p w14:paraId="65B8954F" w14:textId="77777777" w:rsidR="003940A7" w:rsidRPr="00B161E2" w:rsidRDefault="003940A7" w:rsidP="008E4254">
            <w:pPr>
              <w:tabs>
                <w:tab w:val="left" w:pos="720"/>
                <w:tab w:val="left" w:pos="1080"/>
                <w:tab w:val="left" w:pos="1440"/>
                <w:tab w:val="left" w:pos="1800"/>
                <w:tab w:val="left" w:pos="2160"/>
              </w:tabs>
              <w:spacing w:before="40" w:after="40"/>
              <w:rPr>
                <w:szCs w:val="22"/>
              </w:rPr>
            </w:pPr>
            <w:r w:rsidRPr="00B161E2">
              <w:rPr>
                <w:szCs w:val="22"/>
              </w:rPr>
              <w:t>Generation function</w:t>
            </w:r>
            <w:r w:rsidRPr="00B161E2">
              <w:rPr>
                <w:b/>
                <w:szCs w:val="22"/>
              </w:rPr>
              <w:t xml:space="preserve"> </w:t>
            </w:r>
            <w:r w:rsidRPr="00B161E2">
              <w:rPr>
                <w:szCs w:val="22"/>
              </w:rPr>
              <w:t>accepts a dissemination request</w:t>
            </w:r>
            <w:r w:rsidR="00565AAE" w:rsidRPr="00B161E2">
              <w:rPr>
                <w:szCs w:val="22"/>
              </w:rPr>
              <w:t>.</w:t>
            </w:r>
          </w:p>
        </w:tc>
      </w:tr>
      <w:tr w:rsidR="003940A7" w:rsidRPr="00B161E2" w14:paraId="7DA52144" w14:textId="77777777" w:rsidTr="00CD1039">
        <w:trPr>
          <w:cantSplit/>
        </w:trPr>
        <w:tc>
          <w:tcPr>
            <w:tcW w:w="904" w:type="dxa"/>
          </w:tcPr>
          <w:p w14:paraId="6EB3EF72" w14:textId="77777777" w:rsidR="003940A7" w:rsidRPr="00B161E2" w:rsidRDefault="00E506E7" w:rsidP="008E4254">
            <w:pPr>
              <w:tabs>
                <w:tab w:val="left" w:pos="720"/>
                <w:tab w:val="left" w:pos="1080"/>
                <w:tab w:val="left" w:pos="1440"/>
                <w:tab w:val="left" w:pos="1800"/>
                <w:tab w:val="left" w:pos="2160"/>
              </w:tabs>
              <w:spacing w:before="40" w:after="40"/>
            </w:pPr>
            <w:r w:rsidRPr="00B161E2">
              <w:t>7.6.</w:t>
            </w:r>
            <w:r w:rsidR="003940A7" w:rsidRPr="00B161E2">
              <w:t>2.</w:t>
            </w:r>
            <w:r w:rsidR="00A65441" w:rsidRPr="00B161E2">
              <w:t>3</w:t>
            </w:r>
          </w:p>
        </w:tc>
        <w:tc>
          <w:tcPr>
            <w:tcW w:w="7736" w:type="dxa"/>
          </w:tcPr>
          <w:p w14:paraId="07F5D97C" w14:textId="77777777" w:rsidR="003940A7" w:rsidRPr="00B161E2" w:rsidRDefault="003940A7" w:rsidP="008E4254">
            <w:pPr>
              <w:tabs>
                <w:tab w:val="left" w:pos="720"/>
                <w:tab w:val="left" w:pos="1080"/>
                <w:tab w:val="left" w:pos="1440"/>
                <w:tab w:val="left" w:pos="1800"/>
                <w:tab w:val="left" w:pos="2160"/>
              </w:tabs>
              <w:spacing w:before="40" w:after="40"/>
              <w:rPr>
                <w:szCs w:val="22"/>
              </w:rPr>
            </w:pPr>
            <w:r w:rsidRPr="00B161E2">
              <w:rPr>
                <w:szCs w:val="22"/>
              </w:rPr>
              <w:t>Generation function</w:t>
            </w:r>
            <w:r w:rsidRPr="00B161E2">
              <w:rPr>
                <w:b/>
                <w:szCs w:val="22"/>
              </w:rPr>
              <w:t xml:space="preserve"> </w:t>
            </w:r>
            <w:r w:rsidRPr="00B161E2">
              <w:rPr>
                <w:szCs w:val="22"/>
              </w:rPr>
              <w:t>retrieves the AIP from Archival Storage and moves a copy of the data to a staging area f</w:t>
            </w:r>
            <w:r w:rsidR="00FF51BA" w:rsidRPr="00B161E2">
              <w:rPr>
                <w:szCs w:val="22"/>
              </w:rPr>
              <w:t>or</w:t>
            </w:r>
            <w:r w:rsidRPr="00B161E2">
              <w:rPr>
                <w:szCs w:val="22"/>
              </w:rPr>
              <w:t xml:space="preserve"> further processing</w:t>
            </w:r>
          </w:p>
        </w:tc>
      </w:tr>
      <w:tr w:rsidR="003940A7" w:rsidRPr="00B161E2" w14:paraId="0BD1295C" w14:textId="77777777" w:rsidTr="00CD1039">
        <w:trPr>
          <w:cantSplit/>
        </w:trPr>
        <w:tc>
          <w:tcPr>
            <w:tcW w:w="904" w:type="dxa"/>
          </w:tcPr>
          <w:p w14:paraId="42FA28E3" w14:textId="77777777" w:rsidR="003940A7" w:rsidRPr="00B161E2" w:rsidRDefault="00E506E7" w:rsidP="008E4254">
            <w:pPr>
              <w:tabs>
                <w:tab w:val="left" w:pos="720"/>
                <w:tab w:val="left" w:pos="1080"/>
                <w:tab w:val="left" w:pos="1440"/>
                <w:tab w:val="left" w:pos="1800"/>
                <w:tab w:val="left" w:pos="2160"/>
              </w:tabs>
              <w:spacing w:before="40" w:after="40"/>
            </w:pPr>
            <w:r w:rsidRPr="00B161E2">
              <w:lastRenderedPageBreak/>
              <w:t>7.6.</w:t>
            </w:r>
            <w:r w:rsidR="00A65441" w:rsidRPr="00B161E2">
              <w:t>2.4</w:t>
            </w:r>
          </w:p>
        </w:tc>
        <w:tc>
          <w:tcPr>
            <w:tcW w:w="7736" w:type="dxa"/>
          </w:tcPr>
          <w:p w14:paraId="11FF579F" w14:textId="77777777" w:rsidR="003940A7" w:rsidRPr="00B161E2" w:rsidRDefault="003940A7" w:rsidP="008E4254">
            <w:pPr>
              <w:tabs>
                <w:tab w:val="left" w:pos="720"/>
                <w:tab w:val="left" w:pos="1080"/>
                <w:tab w:val="left" w:pos="1440"/>
                <w:tab w:val="left" w:pos="1800"/>
                <w:tab w:val="left" w:pos="2160"/>
              </w:tabs>
              <w:spacing w:before="40" w:after="40"/>
            </w:pPr>
            <w:r w:rsidRPr="00B161E2">
              <w:t>Generation function creates and sends a report r</w:t>
            </w:r>
            <w:r w:rsidR="00736769" w:rsidRPr="00B161E2">
              <w:t>e</w:t>
            </w:r>
            <w:r w:rsidRPr="00B161E2">
              <w:t>quest to Data Management to obtain appropriate metadata.</w:t>
            </w:r>
          </w:p>
        </w:tc>
      </w:tr>
      <w:tr w:rsidR="003940A7" w:rsidRPr="00B161E2" w14:paraId="419B520E" w14:textId="77777777" w:rsidTr="00CD1039">
        <w:trPr>
          <w:cantSplit/>
        </w:trPr>
        <w:tc>
          <w:tcPr>
            <w:tcW w:w="904" w:type="dxa"/>
          </w:tcPr>
          <w:p w14:paraId="722C638B" w14:textId="77777777" w:rsidR="003940A7" w:rsidRPr="00B161E2" w:rsidRDefault="00E506E7" w:rsidP="008E4254">
            <w:pPr>
              <w:tabs>
                <w:tab w:val="left" w:pos="720"/>
                <w:tab w:val="left" w:pos="1080"/>
                <w:tab w:val="left" w:pos="1440"/>
                <w:tab w:val="left" w:pos="1800"/>
                <w:tab w:val="left" w:pos="2160"/>
              </w:tabs>
              <w:spacing w:before="40" w:after="40"/>
            </w:pPr>
            <w:r w:rsidRPr="00B161E2">
              <w:t>7.6.</w:t>
            </w:r>
            <w:r w:rsidR="00A65441" w:rsidRPr="00B161E2">
              <w:t>2.5</w:t>
            </w:r>
          </w:p>
        </w:tc>
        <w:tc>
          <w:tcPr>
            <w:tcW w:w="7736" w:type="dxa"/>
          </w:tcPr>
          <w:p w14:paraId="2BF3C362" w14:textId="77777777" w:rsidR="003940A7" w:rsidRPr="00B161E2" w:rsidRDefault="00736769" w:rsidP="008E4254">
            <w:pPr>
              <w:tabs>
                <w:tab w:val="left" w:pos="720"/>
                <w:tab w:val="left" w:pos="1080"/>
                <w:tab w:val="left" w:pos="1440"/>
                <w:tab w:val="left" w:pos="1800"/>
                <w:tab w:val="left" w:pos="2160"/>
              </w:tabs>
              <w:spacing w:before="40" w:after="40"/>
            </w:pPr>
            <w:r w:rsidRPr="00B161E2">
              <w:t>The prepared DIP response is placed in the staging area and a message is generated and sent to Coordi</w:t>
            </w:r>
            <w:r w:rsidR="00A65441" w:rsidRPr="00B161E2">
              <w:t>n</w:t>
            </w:r>
            <w:r w:rsidRPr="00B161E2">
              <w:t>a</w:t>
            </w:r>
            <w:r w:rsidR="00A65441" w:rsidRPr="00B161E2">
              <w:t xml:space="preserve">te Access Activities </w:t>
            </w:r>
            <w:r w:rsidRPr="00B161E2">
              <w:t>that the DIP is ready for delivery.</w:t>
            </w:r>
          </w:p>
        </w:tc>
      </w:tr>
      <w:tr w:rsidR="00736769" w:rsidRPr="00B161E2" w14:paraId="51753EF3" w14:textId="77777777" w:rsidTr="00CD1039">
        <w:trPr>
          <w:cantSplit/>
        </w:trPr>
        <w:tc>
          <w:tcPr>
            <w:tcW w:w="904" w:type="dxa"/>
          </w:tcPr>
          <w:p w14:paraId="7EA7B98D" w14:textId="77777777" w:rsidR="00736769" w:rsidRPr="00B161E2" w:rsidRDefault="00E506E7" w:rsidP="008E4254">
            <w:pPr>
              <w:tabs>
                <w:tab w:val="left" w:pos="720"/>
                <w:tab w:val="left" w:pos="1080"/>
                <w:tab w:val="left" w:pos="1440"/>
                <w:tab w:val="left" w:pos="1800"/>
                <w:tab w:val="left" w:pos="2160"/>
              </w:tabs>
              <w:spacing w:before="40" w:after="40"/>
            </w:pPr>
            <w:r w:rsidRPr="00B161E2">
              <w:t>7.6.</w:t>
            </w:r>
            <w:r w:rsidR="00A65441" w:rsidRPr="00B161E2">
              <w:t>2.6</w:t>
            </w:r>
          </w:p>
        </w:tc>
        <w:tc>
          <w:tcPr>
            <w:tcW w:w="7736" w:type="dxa"/>
          </w:tcPr>
          <w:p w14:paraId="03864798" w14:textId="77777777" w:rsidR="00736769" w:rsidRPr="00B161E2" w:rsidRDefault="00A65441" w:rsidP="008E4254">
            <w:pPr>
              <w:tabs>
                <w:tab w:val="left" w:pos="720"/>
                <w:tab w:val="left" w:pos="1080"/>
                <w:tab w:val="left" w:pos="1440"/>
                <w:tab w:val="left" w:pos="1800"/>
                <w:tab w:val="left" w:pos="2160"/>
              </w:tabs>
              <w:spacing w:before="40" w:after="40"/>
            </w:pPr>
            <w:r w:rsidRPr="00B161E2">
              <w:t>If special processing is required, the Generate function accesses data objects in staging storage and applies the requested processes.</w:t>
            </w:r>
          </w:p>
        </w:tc>
      </w:tr>
      <w:tr w:rsidR="003940A7" w:rsidRPr="00B161E2" w14:paraId="2CCC75D4" w14:textId="77777777" w:rsidTr="00CD1039">
        <w:trPr>
          <w:cantSplit/>
        </w:trPr>
        <w:tc>
          <w:tcPr>
            <w:tcW w:w="904" w:type="dxa"/>
          </w:tcPr>
          <w:p w14:paraId="19FCDAFA" w14:textId="77777777" w:rsidR="003940A7" w:rsidRPr="00B161E2" w:rsidRDefault="00E506E7" w:rsidP="008E4254">
            <w:pPr>
              <w:tabs>
                <w:tab w:val="left" w:pos="720"/>
                <w:tab w:val="left" w:pos="1080"/>
                <w:tab w:val="left" w:pos="1440"/>
                <w:tab w:val="left" w:pos="1800"/>
                <w:tab w:val="left" w:pos="2160"/>
              </w:tabs>
              <w:spacing w:before="40" w:after="40"/>
            </w:pPr>
            <w:r w:rsidRPr="00B161E2">
              <w:t>7.6.</w:t>
            </w:r>
            <w:r w:rsidR="00A65441" w:rsidRPr="00B161E2">
              <w:t>2.7</w:t>
            </w:r>
          </w:p>
        </w:tc>
        <w:tc>
          <w:tcPr>
            <w:tcW w:w="7736" w:type="dxa"/>
          </w:tcPr>
          <w:p w14:paraId="1469757A" w14:textId="77777777" w:rsidR="003940A7" w:rsidRPr="00B161E2" w:rsidRDefault="003940A7" w:rsidP="008E4254">
            <w:pPr>
              <w:tabs>
                <w:tab w:val="left" w:pos="720"/>
                <w:tab w:val="left" w:pos="1080"/>
                <w:tab w:val="left" w:pos="1440"/>
                <w:tab w:val="left" w:pos="1800"/>
                <w:tab w:val="left" w:pos="2160"/>
              </w:tabs>
              <w:spacing w:before="40" w:after="40"/>
            </w:pPr>
            <w:r w:rsidRPr="00B161E2">
              <w:t xml:space="preserve">Keeps an audit trail of all actions.  </w:t>
            </w:r>
          </w:p>
        </w:tc>
      </w:tr>
    </w:tbl>
    <w:p w14:paraId="3AD11BCF" w14:textId="77777777" w:rsidR="000374A3" w:rsidRPr="00B161E2" w:rsidRDefault="000374A3" w:rsidP="008E4254">
      <w:pPr>
        <w:tabs>
          <w:tab w:val="left" w:pos="720"/>
          <w:tab w:val="left" w:pos="1080"/>
          <w:tab w:val="left" w:pos="1440"/>
          <w:tab w:val="left" w:pos="1800"/>
          <w:tab w:val="left" w:pos="2160"/>
        </w:tabs>
      </w:pPr>
    </w:p>
    <w:p w14:paraId="0324AD38" w14:textId="77777777" w:rsidR="008926AD" w:rsidRPr="00B161E2" w:rsidRDefault="00CD1039" w:rsidP="008E4254">
      <w:pPr>
        <w:pStyle w:val="Heading3"/>
        <w:numPr>
          <w:ilvl w:val="2"/>
          <w:numId w:val="1"/>
        </w:numPr>
        <w:tabs>
          <w:tab w:val="left" w:pos="720"/>
          <w:tab w:val="left" w:pos="1080"/>
          <w:tab w:val="left" w:pos="1440"/>
          <w:tab w:val="left" w:pos="1800"/>
          <w:tab w:val="left" w:pos="2160"/>
        </w:tabs>
      </w:pPr>
      <w:bookmarkStart w:id="63" w:name="_Toc157995962"/>
      <w:r w:rsidRPr="00B161E2">
        <w:t>Deliver Response</w:t>
      </w:r>
      <w:bookmarkEnd w:id="63"/>
    </w:p>
    <w:p w14:paraId="3115E8BA" w14:textId="77777777" w:rsidR="00CD1039" w:rsidRPr="00B161E2" w:rsidRDefault="00CD1039" w:rsidP="008E4254">
      <w:pPr>
        <w:tabs>
          <w:tab w:val="left" w:pos="720"/>
          <w:tab w:val="left" w:pos="1080"/>
          <w:tab w:val="left" w:pos="1440"/>
          <w:tab w:val="left" w:pos="1800"/>
          <w:tab w:val="left" w:pos="2160"/>
        </w:tabs>
      </w:pPr>
    </w:p>
    <w:p w14:paraId="308E07EF" w14:textId="77777777" w:rsidR="00CD1039" w:rsidRPr="00B161E2" w:rsidRDefault="00CD1039" w:rsidP="00DE4D96">
      <w:pPr>
        <w:pStyle w:val="Longcitation"/>
      </w:pPr>
      <w:r w:rsidRPr="00B161E2">
        <w:rPr>
          <w:iCs/>
        </w:rPr>
        <w:t xml:space="preserve">The Deliver Response function </w:t>
      </w:r>
      <w:r w:rsidRPr="00B161E2">
        <w:t>handles both on-line and off-line deliveries of responses (DIPs, result sets, reports and assistance) to Consumers. For on-line delivery, it accepts a response from Coordinate Access Activities and prepares it for on-line distribution in real time via communication links. It identifies the intended recipient, determines the transmission procedure requested, places the response in the staging area to be transmitted, and supports the on-line transmission of the response. For off-line delivery it retrieves the response from the Coordinate Access Activities function, prepares packing lists and other shipping records, and then ships the response.</w:t>
      </w:r>
      <w:r w:rsidRPr="00B161E2">
        <w:rPr>
          <w:iCs/>
        </w:rPr>
        <w:t xml:space="preserve"> </w:t>
      </w:r>
      <w:r w:rsidRPr="00B161E2">
        <w:t>When the response has been shipped, a notice of shipped order is returned to the Coordinate Access Activities function and billing information is submitted to Administration.</w:t>
      </w:r>
    </w:p>
    <w:p w14:paraId="53D31691" w14:textId="77777777" w:rsidR="00CD1039" w:rsidRPr="00B161E2" w:rsidRDefault="00CD1039" w:rsidP="008E4254">
      <w:pPr>
        <w:tabs>
          <w:tab w:val="left" w:pos="720"/>
          <w:tab w:val="left" w:pos="1080"/>
          <w:tab w:val="left" w:pos="1440"/>
          <w:tab w:val="left" w:pos="1800"/>
          <w:tab w:val="left" w:pos="2160"/>
        </w:tabs>
        <w:rPr>
          <w:sz w:val="20"/>
        </w:rPr>
      </w:pPr>
    </w:p>
    <w:p w14:paraId="6415A219" w14:textId="77777777" w:rsidR="00CD1039" w:rsidRPr="00B161E2" w:rsidRDefault="00CD1039" w:rsidP="008E4254">
      <w:pPr>
        <w:tabs>
          <w:tab w:val="left" w:pos="720"/>
          <w:tab w:val="left" w:pos="1080"/>
          <w:tab w:val="left" w:pos="1440"/>
          <w:tab w:val="left" w:pos="1800"/>
          <w:tab w:val="left" w:pos="2160"/>
        </w:tabs>
      </w:pPr>
      <w:r w:rsidRPr="00B161E2">
        <w:t>The deliver response function handles the online delivery of responses to Consumers. The Library will not provide offline delivery services.</w:t>
      </w:r>
    </w:p>
    <w:p w14:paraId="2CF888BA" w14:textId="77777777" w:rsidR="00CD1039" w:rsidRPr="00B161E2" w:rsidRDefault="00CD1039"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2"/>
        <w:gridCol w:w="7628"/>
      </w:tblGrid>
      <w:tr w:rsidR="00A437FB" w:rsidRPr="00B161E2" w14:paraId="59130537" w14:textId="77777777" w:rsidTr="00CD1039">
        <w:trPr>
          <w:cantSplit/>
        </w:trPr>
        <w:tc>
          <w:tcPr>
            <w:tcW w:w="1012" w:type="dxa"/>
          </w:tcPr>
          <w:p w14:paraId="55A213C5" w14:textId="77777777" w:rsidR="00A437FB" w:rsidRPr="00B161E2" w:rsidRDefault="00E506E7" w:rsidP="008E4254">
            <w:pPr>
              <w:tabs>
                <w:tab w:val="left" w:pos="720"/>
                <w:tab w:val="left" w:pos="1080"/>
                <w:tab w:val="left" w:pos="1440"/>
                <w:tab w:val="left" w:pos="1800"/>
                <w:tab w:val="left" w:pos="2160"/>
              </w:tabs>
              <w:spacing w:before="40" w:after="40"/>
            </w:pPr>
            <w:r w:rsidRPr="00B161E2">
              <w:t>7.6.</w:t>
            </w:r>
            <w:r w:rsidR="00EE24F6" w:rsidRPr="00B161E2">
              <w:t>3.1</w:t>
            </w:r>
          </w:p>
        </w:tc>
        <w:tc>
          <w:tcPr>
            <w:tcW w:w="7628" w:type="dxa"/>
          </w:tcPr>
          <w:p w14:paraId="45DD625B" w14:textId="77777777" w:rsidR="00A437FB" w:rsidRPr="00B161E2" w:rsidRDefault="00A437FB" w:rsidP="008E4254">
            <w:pPr>
              <w:tabs>
                <w:tab w:val="left" w:pos="720"/>
                <w:tab w:val="left" w:pos="1080"/>
                <w:tab w:val="left" w:pos="1440"/>
                <w:tab w:val="left" w:pos="1800"/>
                <w:tab w:val="left" w:pos="2160"/>
              </w:tabs>
              <w:spacing w:before="40" w:after="40"/>
            </w:pPr>
            <w:r w:rsidRPr="00B161E2">
              <w:t>Display interface</w:t>
            </w:r>
            <w:r w:rsidR="00565AAE" w:rsidRPr="00B161E2">
              <w:t xml:space="preserve"> is w</w:t>
            </w:r>
            <w:r w:rsidRPr="00B161E2">
              <w:t>eb-accessible.</w:t>
            </w:r>
          </w:p>
        </w:tc>
      </w:tr>
      <w:tr w:rsidR="00A437FB" w:rsidRPr="00B161E2" w14:paraId="1AA86E3E" w14:textId="77777777" w:rsidTr="00CD1039">
        <w:trPr>
          <w:cantSplit/>
        </w:trPr>
        <w:tc>
          <w:tcPr>
            <w:tcW w:w="1012" w:type="dxa"/>
          </w:tcPr>
          <w:p w14:paraId="49BBE5BF" w14:textId="77777777" w:rsidR="00A437FB" w:rsidRPr="00B161E2" w:rsidRDefault="00E506E7" w:rsidP="008E4254">
            <w:pPr>
              <w:tabs>
                <w:tab w:val="left" w:pos="720"/>
                <w:tab w:val="left" w:pos="1080"/>
                <w:tab w:val="left" w:pos="1440"/>
                <w:tab w:val="left" w:pos="1800"/>
                <w:tab w:val="left" w:pos="2160"/>
              </w:tabs>
              <w:spacing w:before="40" w:after="40"/>
            </w:pPr>
            <w:r w:rsidRPr="00B161E2">
              <w:t>7.6.</w:t>
            </w:r>
            <w:r w:rsidR="00EE24F6" w:rsidRPr="00B161E2">
              <w:t>3</w:t>
            </w:r>
            <w:r w:rsidR="00A437FB" w:rsidRPr="00B161E2">
              <w:t>.</w:t>
            </w:r>
            <w:r w:rsidR="00EE24F6" w:rsidRPr="00B161E2">
              <w:t>2</w:t>
            </w:r>
          </w:p>
        </w:tc>
        <w:tc>
          <w:tcPr>
            <w:tcW w:w="7628" w:type="dxa"/>
          </w:tcPr>
          <w:p w14:paraId="4869B743" w14:textId="77777777" w:rsidR="00A437FB" w:rsidRPr="00B161E2" w:rsidRDefault="00A437FB" w:rsidP="008E4254">
            <w:pPr>
              <w:tabs>
                <w:tab w:val="left" w:pos="720"/>
                <w:tab w:val="left" w:pos="1080"/>
                <w:tab w:val="left" w:pos="1440"/>
                <w:tab w:val="left" w:pos="1800"/>
                <w:tab w:val="left" w:pos="2160"/>
              </w:tabs>
              <w:spacing w:before="40" w:after="40"/>
            </w:pPr>
            <w:r w:rsidRPr="00B161E2">
              <w:t>Has export function to provide XML output for batch downloads (similar to Eutilities in PubMed)</w:t>
            </w:r>
          </w:p>
        </w:tc>
      </w:tr>
      <w:tr w:rsidR="00A437FB" w:rsidRPr="00B161E2" w14:paraId="17A80042" w14:textId="77777777" w:rsidTr="00CD1039">
        <w:trPr>
          <w:cantSplit/>
        </w:trPr>
        <w:tc>
          <w:tcPr>
            <w:tcW w:w="1012" w:type="dxa"/>
          </w:tcPr>
          <w:p w14:paraId="4A99FF63" w14:textId="77777777" w:rsidR="00A437FB" w:rsidRPr="00B161E2" w:rsidRDefault="00E506E7" w:rsidP="008E4254">
            <w:pPr>
              <w:tabs>
                <w:tab w:val="left" w:pos="720"/>
                <w:tab w:val="left" w:pos="1080"/>
                <w:tab w:val="left" w:pos="1440"/>
                <w:tab w:val="left" w:pos="1800"/>
                <w:tab w:val="left" w:pos="2160"/>
              </w:tabs>
              <w:spacing w:before="40" w:after="40"/>
            </w:pPr>
            <w:r w:rsidRPr="00B161E2">
              <w:t>7.6.</w:t>
            </w:r>
            <w:r w:rsidR="00EE24F6" w:rsidRPr="00B161E2">
              <w:t>3</w:t>
            </w:r>
            <w:r w:rsidR="00A437FB" w:rsidRPr="00B161E2">
              <w:t>.</w:t>
            </w:r>
            <w:r w:rsidR="00EE24F6" w:rsidRPr="00B161E2">
              <w:t>3</w:t>
            </w:r>
          </w:p>
        </w:tc>
        <w:tc>
          <w:tcPr>
            <w:tcW w:w="7628" w:type="dxa"/>
          </w:tcPr>
          <w:p w14:paraId="10E76204" w14:textId="77777777" w:rsidR="00A437FB" w:rsidRPr="00B161E2" w:rsidRDefault="00A437FB" w:rsidP="008E4254">
            <w:pPr>
              <w:tabs>
                <w:tab w:val="left" w:pos="720"/>
                <w:tab w:val="left" w:pos="1080"/>
                <w:tab w:val="left" w:pos="1440"/>
                <w:tab w:val="left" w:pos="1800"/>
                <w:tab w:val="left" w:pos="2160"/>
              </w:tabs>
              <w:spacing w:before="40" w:after="40"/>
            </w:pPr>
            <w:r w:rsidRPr="00B161E2">
              <w:t>Allows user to save digital content to a hard-drive, to e-mail docu</w:t>
            </w:r>
            <w:r w:rsidR="00A65441" w:rsidRPr="00B161E2">
              <w:t>ment and to save search results</w:t>
            </w:r>
            <w:r w:rsidRPr="00B161E2">
              <w:t xml:space="preserve">. </w:t>
            </w:r>
          </w:p>
        </w:tc>
      </w:tr>
      <w:tr w:rsidR="00A65441" w:rsidRPr="00B161E2" w14:paraId="51CA92C8" w14:textId="77777777" w:rsidTr="00CD1039">
        <w:trPr>
          <w:cantSplit/>
        </w:trPr>
        <w:tc>
          <w:tcPr>
            <w:tcW w:w="1012" w:type="dxa"/>
          </w:tcPr>
          <w:p w14:paraId="231E9E6C" w14:textId="77777777" w:rsidR="00A65441" w:rsidRPr="00B161E2" w:rsidRDefault="00E506E7" w:rsidP="008E4254">
            <w:pPr>
              <w:tabs>
                <w:tab w:val="left" w:pos="720"/>
                <w:tab w:val="left" w:pos="1080"/>
                <w:tab w:val="left" w:pos="1440"/>
                <w:tab w:val="left" w:pos="1800"/>
                <w:tab w:val="left" w:pos="2160"/>
              </w:tabs>
            </w:pPr>
            <w:r w:rsidRPr="00B161E2">
              <w:t>7.6.</w:t>
            </w:r>
            <w:r w:rsidR="00EC4CDB" w:rsidRPr="00B161E2">
              <w:t>3.</w:t>
            </w:r>
            <w:r w:rsidR="00565AAE" w:rsidRPr="00B161E2">
              <w:t>4</w:t>
            </w:r>
          </w:p>
        </w:tc>
        <w:tc>
          <w:tcPr>
            <w:tcW w:w="7628" w:type="dxa"/>
          </w:tcPr>
          <w:p w14:paraId="68B062C8" w14:textId="77777777" w:rsidR="00A65441" w:rsidRPr="00B161E2" w:rsidRDefault="00166062" w:rsidP="008E4254">
            <w:pPr>
              <w:tabs>
                <w:tab w:val="left" w:pos="720"/>
                <w:tab w:val="left" w:pos="1080"/>
                <w:tab w:val="left" w:pos="1440"/>
                <w:tab w:val="left" w:pos="1800"/>
                <w:tab w:val="left" w:pos="2160"/>
              </w:tabs>
            </w:pPr>
            <w:r w:rsidRPr="00B161E2">
              <w:t>A response request is received from Coordinate Access Activities. The intended recipient is identified</w:t>
            </w:r>
            <w:r w:rsidR="00A65973" w:rsidRPr="00B161E2">
              <w:t>, the appropriated transmission procedure determined and the o</w:t>
            </w:r>
            <w:r w:rsidR="00A65441" w:rsidRPr="00B161E2">
              <w:t>nline responses are placed in a staging area in preparation for delivery.</w:t>
            </w:r>
          </w:p>
        </w:tc>
      </w:tr>
      <w:tr w:rsidR="00A65441" w:rsidRPr="00B161E2" w14:paraId="09E5A9B3" w14:textId="77777777" w:rsidTr="00CD1039">
        <w:trPr>
          <w:cantSplit/>
        </w:trPr>
        <w:tc>
          <w:tcPr>
            <w:tcW w:w="1012" w:type="dxa"/>
          </w:tcPr>
          <w:p w14:paraId="636DF3B9" w14:textId="77777777" w:rsidR="00A65441" w:rsidRPr="00B161E2" w:rsidRDefault="00E506E7" w:rsidP="008E4254">
            <w:pPr>
              <w:tabs>
                <w:tab w:val="left" w:pos="720"/>
                <w:tab w:val="left" w:pos="1080"/>
                <w:tab w:val="left" w:pos="1440"/>
                <w:tab w:val="left" w:pos="1800"/>
                <w:tab w:val="left" w:pos="2160"/>
              </w:tabs>
            </w:pPr>
            <w:r w:rsidRPr="00B161E2">
              <w:t>7.6.</w:t>
            </w:r>
            <w:r w:rsidR="00EC4CDB" w:rsidRPr="00B161E2">
              <w:t>3.</w:t>
            </w:r>
            <w:r w:rsidR="00565AAE" w:rsidRPr="00B161E2">
              <w:t>5</w:t>
            </w:r>
          </w:p>
        </w:tc>
        <w:tc>
          <w:tcPr>
            <w:tcW w:w="7628" w:type="dxa"/>
          </w:tcPr>
          <w:p w14:paraId="0C2BDDB9" w14:textId="77777777" w:rsidR="00A65441" w:rsidRPr="00B161E2" w:rsidRDefault="00EC4CDB" w:rsidP="008E4254">
            <w:pPr>
              <w:tabs>
                <w:tab w:val="left" w:pos="720"/>
                <w:tab w:val="left" w:pos="1080"/>
                <w:tab w:val="left" w:pos="1440"/>
                <w:tab w:val="left" w:pos="1800"/>
                <w:tab w:val="left" w:pos="2160"/>
              </w:tabs>
            </w:pPr>
            <w:r w:rsidRPr="00B161E2">
              <w:t xml:space="preserve">Once the response has been sent, an appropriate confirmation message is returned to the Coordinate Access Activities section.  </w:t>
            </w:r>
          </w:p>
        </w:tc>
      </w:tr>
      <w:tr w:rsidR="00EC4CDB" w:rsidRPr="00B161E2" w14:paraId="61255F93" w14:textId="77777777" w:rsidTr="00CD1039">
        <w:trPr>
          <w:cantSplit/>
        </w:trPr>
        <w:tc>
          <w:tcPr>
            <w:tcW w:w="1012" w:type="dxa"/>
          </w:tcPr>
          <w:p w14:paraId="4AABE0F0" w14:textId="77777777" w:rsidR="00EC4CDB" w:rsidRPr="00B161E2" w:rsidRDefault="00E506E7" w:rsidP="008E4254">
            <w:pPr>
              <w:tabs>
                <w:tab w:val="left" w:pos="720"/>
                <w:tab w:val="left" w:pos="1080"/>
                <w:tab w:val="left" w:pos="1440"/>
                <w:tab w:val="left" w:pos="1800"/>
                <w:tab w:val="left" w:pos="2160"/>
              </w:tabs>
            </w:pPr>
            <w:r w:rsidRPr="00B161E2">
              <w:t>7.6.</w:t>
            </w:r>
            <w:r w:rsidR="00565AAE" w:rsidRPr="00B161E2">
              <w:t>3.6</w:t>
            </w:r>
          </w:p>
        </w:tc>
        <w:tc>
          <w:tcPr>
            <w:tcW w:w="7628" w:type="dxa"/>
          </w:tcPr>
          <w:p w14:paraId="3EE137C5" w14:textId="77777777" w:rsidR="00EC4CDB" w:rsidRPr="00B161E2" w:rsidRDefault="00EC4CDB" w:rsidP="008E4254">
            <w:pPr>
              <w:tabs>
                <w:tab w:val="left" w:pos="720"/>
                <w:tab w:val="left" w:pos="1080"/>
                <w:tab w:val="left" w:pos="1440"/>
                <w:tab w:val="left" w:pos="1800"/>
                <w:tab w:val="left" w:pos="2160"/>
              </w:tabs>
            </w:pPr>
            <w:r w:rsidRPr="00B161E2">
              <w:t>Keeps an audit trail of all actions.</w:t>
            </w:r>
          </w:p>
        </w:tc>
      </w:tr>
    </w:tbl>
    <w:p w14:paraId="71D07087" w14:textId="77777777" w:rsidR="00CD1039" w:rsidRPr="00B161E2" w:rsidRDefault="00CD1039" w:rsidP="008E4254">
      <w:pPr>
        <w:tabs>
          <w:tab w:val="left" w:pos="720"/>
          <w:tab w:val="left" w:pos="1080"/>
          <w:tab w:val="left" w:pos="1440"/>
          <w:tab w:val="left" w:pos="1800"/>
          <w:tab w:val="left" w:pos="2160"/>
        </w:tabs>
      </w:pPr>
    </w:p>
    <w:p w14:paraId="6479DAFC" w14:textId="77777777" w:rsidR="0058421F" w:rsidRPr="00B161E2" w:rsidRDefault="0058421F" w:rsidP="008E4254">
      <w:pPr>
        <w:tabs>
          <w:tab w:val="left" w:pos="720"/>
          <w:tab w:val="left" w:pos="1080"/>
          <w:tab w:val="left" w:pos="1440"/>
          <w:tab w:val="left" w:pos="1800"/>
          <w:tab w:val="left" w:pos="2160"/>
        </w:tabs>
      </w:pPr>
    </w:p>
    <w:p w14:paraId="31D2DDA0" w14:textId="77777777" w:rsidR="008926AD" w:rsidRPr="00B161E2" w:rsidRDefault="00D26A64" w:rsidP="004E2107">
      <w:pPr>
        <w:pStyle w:val="Heading1"/>
        <w:numPr>
          <w:ilvl w:val="0"/>
          <w:numId w:val="1"/>
        </w:numPr>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bookmarkStart w:id="64" w:name="_Toc157995963"/>
      <w:r w:rsidRPr="00B161E2">
        <w:t>Metad</w:t>
      </w:r>
      <w:r w:rsidR="00CD1039" w:rsidRPr="00B161E2">
        <w:t>ata Requirements</w:t>
      </w:r>
      <w:bookmarkEnd w:id="64"/>
    </w:p>
    <w:p w14:paraId="018D0212" w14:textId="77777777" w:rsidR="00CD1039" w:rsidRPr="00B161E2" w:rsidRDefault="00CD1039" w:rsidP="008E4254">
      <w:pPr>
        <w:tabs>
          <w:tab w:val="left" w:pos="720"/>
          <w:tab w:val="left" w:pos="1080"/>
          <w:tab w:val="left" w:pos="1440"/>
          <w:tab w:val="left" w:pos="1800"/>
          <w:tab w:val="left" w:pos="2160"/>
        </w:tabs>
      </w:pPr>
    </w:p>
    <w:p w14:paraId="19950FD5" w14:textId="77777777" w:rsidR="008926AD" w:rsidRPr="00B161E2" w:rsidRDefault="00A23ABB" w:rsidP="008E4254">
      <w:pPr>
        <w:tabs>
          <w:tab w:val="left" w:pos="720"/>
          <w:tab w:val="left" w:pos="1080"/>
          <w:tab w:val="left" w:pos="1440"/>
          <w:tab w:val="left" w:pos="1800"/>
          <w:tab w:val="left" w:pos="2160"/>
        </w:tabs>
      </w:pPr>
      <w:r w:rsidRPr="00B161E2">
        <w:t xml:space="preserve">Extensive redundant storage of metadata whether in the header of the object itself, within the data management system or </w:t>
      </w:r>
      <w:r w:rsidR="00230930" w:rsidRPr="00B161E2">
        <w:t>in</w:t>
      </w:r>
      <w:r w:rsidR="007D4C97" w:rsidRPr="00B161E2">
        <w:t xml:space="preserve"> multiple access systems</w:t>
      </w:r>
      <w:r w:rsidRPr="00B161E2">
        <w:t>,</w:t>
      </w:r>
      <w:r w:rsidR="007D4C97" w:rsidRPr="00B161E2">
        <w:t xml:space="preserve"> </w:t>
      </w:r>
      <w:r w:rsidRPr="00B161E2">
        <w:t>creates problems for keeping updated or changed data in sync. The amount of redundant data stored in the object should be kept to a minimum required for identification of the object.</w:t>
      </w:r>
    </w:p>
    <w:p w14:paraId="068D2710" w14:textId="77777777" w:rsidR="008926AD" w:rsidRPr="00B161E2" w:rsidRDefault="00794710" w:rsidP="004E2107">
      <w:pPr>
        <w:pStyle w:val="Heading2"/>
        <w:numPr>
          <w:ilvl w:val="1"/>
          <w:numId w:val="1"/>
        </w:numPr>
        <w:tabs>
          <w:tab w:val="left" w:pos="720"/>
          <w:tab w:val="left" w:pos="1080"/>
          <w:tab w:val="left" w:pos="1440"/>
          <w:tab w:val="left" w:pos="1800"/>
          <w:tab w:val="left" w:pos="2160"/>
        </w:tabs>
        <w:ind w:left="475" w:hanging="475"/>
      </w:pPr>
      <w:bookmarkStart w:id="65" w:name="_Toc157995964"/>
      <w:r w:rsidRPr="00B161E2">
        <w:lastRenderedPageBreak/>
        <w:t>Metadata Requirements</w:t>
      </w:r>
      <w:bookmarkEnd w:id="65"/>
    </w:p>
    <w:p w14:paraId="70205721" w14:textId="77777777" w:rsidR="00056A15" w:rsidRPr="00B161E2" w:rsidRDefault="00056A15" w:rsidP="008E4254">
      <w:pPr>
        <w:tabs>
          <w:tab w:val="left" w:pos="720"/>
          <w:tab w:val="left" w:pos="1080"/>
          <w:tab w:val="left" w:pos="1440"/>
          <w:tab w:val="left" w:pos="1800"/>
          <w:tab w:val="left" w:pos="2160"/>
        </w:tabs>
      </w:pPr>
    </w:p>
    <w:p w14:paraId="23BB8C08" w14:textId="77777777" w:rsidR="002D4DC2" w:rsidRPr="00B161E2" w:rsidRDefault="00056A15" w:rsidP="00056A15">
      <w:pPr>
        <w:tabs>
          <w:tab w:val="left" w:pos="720"/>
          <w:tab w:val="left" w:pos="1080"/>
          <w:tab w:val="left" w:pos="1440"/>
          <w:tab w:val="left" w:pos="1800"/>
          <w:tab w:val="left" w:pos="2160"/>
        </w:tabs>
      </w:pPr>
      <w:r w:rsidRPr="00B161E2">
        <w:t>See Appendix A for the Minimum Descriptive Metadata Requirements</w:t>
      </w:r>
      <w:r w:rsidR="006A4801" w:rsidRPr="00B161E2">
        <w:t>, and Appendix D for an example of the technical metadata in TIFF headers</w:t>
      </w:r>
      <w:r w:rsidRPr="00B161E2">
        <w:t>.</w:t>
      </w:r>
    </w:p>
    <w:p w14:paraId="6CF7D483" w14:textId="77777777" w:rsidR="00056A15" w:rsidRPr="00B161E2" w:rsidRDefault="00056A15" w:rsidP="008E4254">
      <w:pPr>
        <w:tabs>
          <w:tab w:val="left" w:pos="720"/>
          <w:tab w:val="left" w:pos="1080"/>
          <w:tab w:val="left" w:pos="1440"/>
          <w:tab w:val="left" w:pos="1800"/>
          <w:tab w:val="left" w:pos="2160"/>
        </w:tabs>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2"/>
        <w:gridCol w:w="7628"/>
      </w:tblGrid>
      <w:tr w:rsidR="002D4DC2" w:rsidRPr="00B161E2" w14:paraId="05F61360" w14:textId="77777777" w:rsidTr="007269BA">
        <w:trPr>
          <w:cantSplit/>
        </w:trPr>
        <w:tc>
          <w:tcPr>
            <w:tcW w:w="1012" w:type="dxa"/>
          </w:tcPr>
          <w:p w14:paraId="7AA09BF9" w14:textId="77777777" w:rsidR="002D4DC2" w:rsidRPr="00B161E2" w:rsidRDefault="009E1138" w:rsidP="008E4254">
            <w:pPr>
              <w:tabs>
                <w:tab w:val="left" w:pos="720"/>
                <w:tab w:val="left" w:pos="1080"/>
                <w:tab w:val="left" w:pos="1440"/>
                <w:tab w:val="left" w:pos="1800"/>
                <w:tab w:val="left" w:pos="2160"/>
              </w:tabs>
              <w:spacing w:beforeLines="40" w:before="96" w:afterLines="40" w:after="96"/>
            </w:pPr>
            <w:r w:rsidRPr="00B161E2">
              <w:t>8</w:t>
            </w:r>
            <w:r w:rsidR="002D4DC2" w:rsidRPr="00B161E2">
              <w:t>.1.1</w:t>
            </w:r>
          </w:p>
        </w:tc>
        <w:tc>
          <w:tcPr>
            <w:tcW w:w="7628" w:type="dxa"/>
          </w:tcPr>
          <w:p w14:paraId="7E8C9F5B" w14:textId="77777777" w:rsidR="002D4DC2" w:rsidRPr="00B161E2" w:rsidRDefault="002D4DC2" w:rsidP="008E4254">
            <w:pPr>
              <w:tabs>
                <w:tab w:val="left" w:pos="720"/>
                <w:tab w:val="left" w:pos="1080"/>
                <w:tab w:val="left" w:pos="1440"/>
                <w:tab w:val="left" w:pos="1800"/>
                <w:tab w:val="left" w:pos="2160"/>
              </w:tabs>
              <w:spacing w:beforeLines="40" w:before="96" w:afterLines="40" w:after="96"/>
            </w:pPr>
            <w:r w:rsidRPr="00B161E2">
              <w:t>System should accept metadata associated with objects in at least the following</w:t>
            </w:r>
            <w:r w:rsidR="008E0793" w:rsidRPr="00B161E2">
              <w:t xml:space="preserve"> </w:t>
            </w:r>
            <w:r w:rsidRPr="00B161E2">
              <w:t>formats:</w:t>
            </w:r>
          </w:p>
          <w:p w14:paraId="73CA68A8" w14:textId="77777777" w:rsidR="002D4DC2" w:rsidRPr="00B161E2" w:rsidRDefault="002D4DC2" w:rsidP="008E4254">
            <w:pPr>
              <w:tabs>
                <w:tab w:val="left" w:pos="720"/>
                <w:tab w:val="left" w:pos="1080"/>
                <w:tab w:val="left" w:pos="1440"/>
                <w:tab w:val="left" w:pos="1800"/>
                <w:tab w:val="left" w:pos="2160"/>
              </w:tabs>
              <w:spacing w:beforeLines="40" w:before="96" w:afterLines="40" w:after="96"/>
              <w:ind w:left="720"/>
            </w:pPr>
            <w:r w:rsidRPr="00B161E2">
              <w:t>All NLM DTDs</w:t>
            </w:r>
            <w:r w:rsidRPr="00B161E2">
              <w:tab/>
            </w:r>
          </w:p>
          <w:p w14:paraId="371DE5F3" w14:textId="77777777" w:rsidR="002D4DC2" w:rsidRPr="00B161E2" w:rsidRDefault="002D4DC2" w:rsidP="008E4254">
            <w:pPr>
              <w:tabs>
                <w:tab w:val="left" w:pos="720"/>
                <w:tab w:val="left" w:pos="1080"/>
                <w:tab w:val="left" w:pos="1440"/>
                <w:tab w:val="left" w:pos="1800"/>
                <w:tab w:val="left" w:pos="2160"/>
              </w:tabs>
              <w:spacing w:beforeLines="40" w:before="96" w:afterLines="40" w:after="96"/>
              <w:ind w:firstLine="720"/>
            </w:pPr>
            <w:r w:rsidRPr="00B161E2">
              <w:t>Dublin Core</w:t>
            </w:r>
          </w:p>
          <w:p w14:paraId="110B6AEE" w14:textId="77777777" w:rsidR="002D4DC2" w:rsidRPr="00B161E2" w:rsidRDefault="002D4DC2" w:rsidP="008E4254">
            <w:pPr>
              <w:tabs>
                <w:tab w:val="left" w:pos="720"/>
                <w:tab w:val="left" w:pos="1080"/>
                <w:tab w:val="left" w:pos="1440"/>
                <w:tab w:val="left" w:pos="1800"/>
                <w:tab w:val="left" w:pos="2160"/>
              </w:tabs>
              <w:spacing w:beforeLines="40" w:before="96" w:afterLines="40" w:after="96"/>
              <w:ind w:left="720"/>
            </w:pPr>
            <w:r w:rsidRPr="00B161E2">
              <w:t>MARC21</w:t>
            </w:r>
          </w:p>
          <w:p w14:paraId="7E11E328" w14:textId="77777777" w:rsidR="002D4DC2" w:rsidRPr="00B161E2" w:rsidRDefault="002D4DC2" w:rsidP="008E4254">
            <w:pPr>
              <w:tabs>
                <w:tab w:val="left" w:pos="720"/>
                <w:tab w:val="left" w:pos="1080"/>
                <w:tab w:val="left" w:pos="1440"/>
                <w:tab w:val="left" w:pos="1800"/>
                <w:tab w:val="left" w:pos="2160"/>
              </w:tabs>
              <w:spacing w:beforeLines="40" w:before="96" w:afterLines="40" w:after="96"/>
              <w:ind w:left="720"/>
            </w:pPr>
            <w:r w:rsidRPr="00B161E2">
              <w:t>MARCXML</w:t>
            </w:r>
          </w:p>
          <w:p w14:paraId="0F44664D" w14:textId="77777777" w:rsidR="002D4DC2" w:rsidRPr="00B161E2" w:rsidRDefault="002D4DC2" w:rsidP="008E4254">
            <w:pPr>
              <w:tabs>
                <w:tab w:val="left" w:pos="720"/>
                <w:tab w:val="left" w:pos="1080"/>
                <w:tab w:val="left" w:pos="1440"/>
                <w:tab w:val="left" w:pos="1800"/>
                <w:tab w:val="left" w:pos="2160"/>
              </w:tabs>
              <w:spacing w:beforeLines="40" w:before="96" w:afterLines="40" w:after="96"/>
              <w:ind w:left="720"/>
            </w:pPr>
            <w:r w:rsidRPr="00B161E2">
              <w:t>ONIX</w:t>
            </w:r>
          </w:p>
          <w:p w14:paraId="4E1559AF" w14:textId="77777777" w:rsidR="002D4DC2" w:rsidRPr="00B161E2" w:rsidRDefault="008234E2" w:rsidP="008E4254">
            <w:pPr>
              <w:tabs>
                <w:tab w:val="left" w:pos="720"/>
                <w:tab w:val="left" w:pos="1080"/>
                <w:tab w:val="left" w:pos="1440"/>
                <w:tab w:val="left" w:pos="1800"/>
                <w:tab w:val="left" w:pos="2160"/>
              </w:tabs>
              <w:spacing w:beforeLines="40" w:before="96" w:afterLines="40" w:after="96"/>
              <w:ind w:left="720"/>
            </w:pPr>
            <w:r w:rsidRPr="00B161E2">
              <w:t>MODS</w:t>
            </w:r>
          </w:p>
          <w:p w14:paraId="241E73E1" w14:textId="77777777" w:rsidR="00565AAE" w:rsidRPr="00B161E2" w:rsidRDefault="00565AAE" w:rsidP="008E4254">
            <w:pPr>
              <w:tabs>
                <w:tab w:val="left" w:pos="720"/>
                <w:tab w:val="left" w:pos="1080"/>
                <w:tab w:val="left" w:pos="1440"/>
                <w:tab w:val="left" w:pos="1800"/>
                <w:tab w:val="left" w:pos="2160"/>
              </w:tabs>
              <w:spacing w:beforeLines="40" w:before="96" w:afterLines="40" w:after="96"/>
              <w:ind w:left="720"/>
            </w:pPr>
            <w:r w:rsidRPr="00B161E2">
              <w:t>EAD</w:t>
            </w:r>
          </w:p>
          <w:p w14:paraId="3F504865" w14:textId="77777777" w:rsidR="00565AAE" w:rsidRPr="00B161E2" w:rsidRDefault="00565AAE" w:rsidP="008E4254">
            <w:pPr>
              <w:tabs>
                <w:tab w:val="left" w:pos="720"/>
                <w:tab w:val="left" w:pos="1080"/>
                <w:tab w:val="left" w:pos="1440"/>
                <w:tab w:val="left" w:pos="1800"/>
                <w:tab w:val="left" w:pos="2160"/>
              </w:tabs>
              <w:spacing w:beforeLines="40" w:before="96" w:afterLines="40" w:after="96"/>
              <w:ind w:left="720"/>
            </w:pPr>
            <w:r w:rsidRPr="00B161E2">
              <w:t>TEI</w:t>
            </w:r>
          </w:p>
        </w:tc>
      </w:tr>
      <w:tr w:rsidR="002D4DC2" w:rsidRPr="00B161E2" w14:paraId="495A73D3" w14:textId="77777777" w:rsidTr="007269BA">
        <w:trPr>
          <w:cantSplit/>
        </w:trPr>
        <w:tc>
          <w:tcPr>
            <w:tcW w:w="1012" w:type="dxa"/>
          </w:tcPr>
          <w:p w14:paraId="4C5204B1" w14:textId="77777777" w:rsidR="002D4DC2" w:rsidRPr="00B161E2" w:rsidRDefault="009E1138" w:rsidP="008E4254">
            <w:pPr>
              <w:tabs>
                <w:tab w:val="left" w:pos="720"/>
                <w:tab w:val="left" w:pos="1080"/>
                <w:tab w:val="left" w:pos="1440"/>
                <w:tab w:val="left" w:pos="1800"/>
                <w:tab w:val="left" w:pos="2160"/>
              </w:tabs>
              <w:spacing w:beforeLines="40" w:before="96" w:afterLines="40" w:after="96"/>
            </w:pPr>
            <w:r w:rsidRPr="00B161E2">
              <w:t>8</w:t>
            </w:r>
            <w:r w:rsidR="006C7C63" w:rsidRPr="00B161E2">
              <w:t>.1.2</w:t>
            </w:r>
          </w:p>
        </w:tc>
        <w:tc>
          <w:tcPr>
            <w:tcW w:w="7628" w:type="dxa"/>
          </w:tcPr>
          <w:p w14:paraId="018AEAB3" w14:textId="77777777" w:rsidR="002D4DC2" w:rsidRPr="00B161E2" w:rsidRDefault="00670E4F" w:rsidP="008E4254">
            <w:pPr>
              <w:tabs>
                <w:tab w:val="left" w:pos="720"/>
                <w:tab w:val="left" w:pos="1080"/>
                <w:tab w:val="left" w:pos="1440"/>
                <w:tab w:val="left" w:pos="1800"/>
                <w:tab w:val="left" w:pos="2160"/>
              </w:tabs>
              <w:spacing w:beforeLines="40" w:before="96" w:afterLines="40" w:after="96"/>
            </w:pPr>
            <w:r w:rsidRPr="00B161E2">
              <w:t xml:space="preserve">System should have built-in checks on the incoming metadata.  Records not containing the minimally defined set of fields should be flagged as problems, either to be returned to the submitter, or sent locally for metadata enhancement.  </w:t>
            </w:r>
          </w:p>
        </w:tc>
      </w:tr>
      <w:tr w:rsidR="002D4DC2" w:rsidRPr="00B161E2" w14:paraId="015B0260" w14:textId="77777777" w:rsidTr="007269BA">
        <w:trPr>
          <w:cantSplit/>
        </w:trPr>
        <w:tc>
          <w:tcPr>
            <w:tcW w:w="1012" w:type="dxa"/>
          </w:tcPr>
          <w:p w14:paraId="2E1A323B" w14:textId="77777777" w:rsidR="002D4DC2" w:rsidRPr="00B161E2" w:rsidRDefault="009E1138" w:rsidP="008E4254">
            <w:pPr>
              <w:tabs>
                <w:tab w:val="left" w:pos="720"/>
                <w:tab w:val="left" w:pos="1080"/>
                <w:tab w:val="left" w:pos="1440"/>
                <w:tab w:val="left" w:pos="1800"/>
                <w:tab w:val="left" w:pos="2160"/>
              </w:tabs>
              <w:spacing w:beforeLines="40" w:before="96" w:afterLines="40" w:after="96"/>
            </w:pPr>
            <w:r w:rsidRPr="00B161E2">
              <w:t>8</w:t>
            </w:r>
            <w:r w:rsidR="006C7C63" w:rsidRPr="00B161E2">
              <w:t>.1.3</w:t>
            </w:r>
          </w:p>
        </w:tc>
        <w:tc>
          <w:tcPr>
            <w:tcW w:w="7628" w:type="dxa"/>
          </w:tcPr>
          <w:p w14:paraId="3E05D8CD" w14:textId="77777777" w:rsidR="002D4DC2" w:rsidRPr="00B161E2" w:rsidRDefault="00670E4F" w:rsidP="008E4254">
            <w:pPr>
              <w:tabs>
                <w:tab w:val="left" w:pos="720"/>
                <w:tab w:val="left" w:pos="1080"/>
                <w:tab w:val="left" w:pos="1440"/>
                <w:tab w:val="left" w:pos="1800"/>
                <w:tab w:val="left" w:pos="2160"/>
              </w:tabs>
              <w:spacing w:beforeLines="40" w:before="96" w:afterLines="40" w:after="96"/>
            </w:pPr>
            <w:r w:rsidRPr="00B161E2">
              <w:t>System should have a user-friendly method of mapping non-standard metadata elements into approved NLM elements.</w:t>
            </w:r>
          </w:p>
        </w:tc>
      </w:tr>
      <w:tr w:rsidR="002D4DC2" w:rsidRPr="00B161E2" w14:paraId="5F59C52B" w14:textId="77777777" w:rsidTr="007269BA">
        <w:trPr>
          <w:cantSplit/>
        </w:trPr>
        <w:tc>
          <w:tcPr>
            <w:tcW w:w="1012" w:type="dxa"/>
          </w:tcPr>
          <w:p w14:paraId="1B76BE72" w14:textId="77777777" w:rsidR="002D4DC2" w:rsidRPr="00B161E2" w:rsidRDefault="009E1138" w:rsidP="008E4254">
            <w:pPr>
              <w:tabs>
                <w:tab w:val="left" w:pos="720"/>
                <w:tab w:val="left" w:pos="1080"/>
                <w:tab w:val="left" w:pos="1440"/>
                <w:tab w:val="left" w:pos="1800"/>
                <w:tab w:val="left" w:pos="2160"/>
              </w:tabs>
              <w:spacing w:beforeLines="40" w:before="96" w:afterLines="40" w:after="96"/>
            </w:pPr>
            <w:r w:rsidRPr="00B161E2">
              <w:t>8</w:t>
            </w:r>
            <w:r w:rsidR="006C7C63" w:rsidRPr="00B161E2">
              <w:t>.1.4</w:t>
            </w:r>
          </w:p>
        </w:tc>
        <w:tc>
          <w:tcPr>
            <w:tcW w:w="7628" w:type="dxa"/>
          </w:tcPr>
          <w:p w14:paraId="3574DD47" w14:textId="77777777" w:rsidR="002D4DC2" w:rsidRPr="00B161E2" w:rsidRDefault="00670E4F" w:rsidP="008E4254">
            <w:pPr>
              <w:tabs>
                <w:tab w:val="left" w:pos="720"/>
                <w:tab w:val="left" w:pos="1080"/>
                <w:tab w:val="left" w:pos="1440"/>
                <w:tab w:val="left" w:pos="1800"/>
                <w:tab w:val="left" w:pos="2160"/>
              </w:tabs>
              <w:spacing w:beforeLines="40" w:before="96" w:afterLines="40" w:after="96"/>
            </w:pPr>
            <w:r w:rsidRPr="00B161E2">
              <w:t>Once ingested, metadata should be stored in a single common format.  This format should be one that ensures a</w:t>
            </w:r>
            <w:r w:rsidR="00FF51BA" w:rsidRPr="00B161E2">
              <w:t>gainst</w:t>
            </w:r>
            <w:r w:rsidRPr="00B161E2">
              <w:t xml:space="preserve"> </w:t>
            </w:r>
            <w:r w:rsidR="00EC4CDB" w:rsidRPr="00B161E2">
              <w:t>data loss</w:t>
            </w:r>
            <w:r w:rsidRPr="00B161E2">
              <w:t xml:space="preserve">, and allows a variety of access/distribution options, such as all the schemes mentioned above. </w:t>
            </w:r>
          </w:p>
        </w:tc>
      </w:tr>
      <w:tr w:rsidR="00670E4F" w:rsidRPr="00B161E2" w14:paraId="5C75C5C1" w14:textId="77777777" w:rsidTr="007269BA">
        <w:trPr>
          <w:cantSplit/>
        </w:trPr>
        <w:tc>
          <w:tcPr>
            <w:tcW w:w="1012" w:type="dxa"/>
          </w:tcPr>
          <w:p w14:paraId="11EDF916" w14:textId="77777777" w:rsidR="00670E4F" w:rsidRPr="00B161E2" w:rsidRDefault="009E1138" w:rsidP="008E4254">
            <w:pPr>
              <w:tabs>
                <w:tab w:val="left" w:pos="720"/>
                <w:tab w:val="left" w:pos="1080"/>
                <w:tab w:val="left" w:pos="1440"/>
                <w:tab w:val="left" w:pos="1800"/>
                <w:tab w:val="left" w:pos="2160"/>
              </w:tabs>
              <w:spacing w:beforeLines="40" w:before="96" w:afterLines="40" w:after="96"/>
            </w:pPr>
            <w:r w:rsidRPr="00B161E2">
              <w:t>8</w:t>
            </w:r>
            <w:r w:rsidR="006C7C63" w:rsidRPr="00B161E2">
              <w:t>.1.5</w:t>
            </w:r>
          </w:p>
        </w:tc>
        <w:tc>
          <w:tcPr>
            <w:tcW w:w="7628" w:type="dxa"/>
          </w:tcPr>
          <w:p w14:paraId="71797B22" w14:textId="77777777" w:rsidR="00670E4F" w:rsidRPr="00B161E2" w:rsidRDefault="00670E4F" w:rsidP="008E4254">
            <w:pPr>
              <w:tabs>
                <w:tab w:val="left" w:pos="720"/>
                <w:tab w:val="left" w:pos="1080"/>
                <w:tab w:val="left" w:pos="1440"/>
                <w:tab w:val="left" w:pos="1800"/>
                <w:tab w:val="left" w:pos="2160"/>
              </w:tabs>
              <w:spacing w:beforeLines="40" w:before="96" w:afterLines="40" w:after="96"/>
            </w:pPr>
            <w:r w:rsidRPr="00B161E2">
              <w:t>System must have the ability to allow for metadata updates.</w:t>
            </w:r>
          </w:p>
        </w:tc>
      </w:tr>
      <w:tr w:rsidR="00670E4F" w:rsidRPr="00B161E2" w14:paraId="6989F665" w14:textId="77777777" w:rsidTr="007269BA">
        <w:trPr>
          <w:cantSplit/>
        </w:trPr>
        <w:tc>
          <w:tcPr>
            <w:tcW w:w="1012" w:type="dxa"/>
          </w:tcPr>
          <w:p w14:paraId="2D306770" w14:textId="77777777" w:rsidR="00670E4F" w:rsidRPr="00B161E2" w:rsidRDefault="009E1138" w:rsidP="008E4254">
            <w:pPr>
              <w:tabs>
                <w:tab w:val="left" w:pos="720"/>
                <w:tab w:val="left" w:pos="1080"/>
                <w:tab w:val="left" w:pos="1440"/>
                <w:tab w:val="left" w:pos="1800"/>
                <w:tab w:val="left" w:pos="2160"/>
              </w:tabs>
              <w:spacing w:beforeLines="40" w:before="96" w:afterLines="40" w:after="96"/>
            </w:pPr>
            <w:r w:rsidRPr="00B161E2">
              <w:t>8</w:t>
            </w:r>
            <w:r w:rsidR="006C7C63" w:rsidRPr="00B161E2">
              <w:t>.1.6</w:t>
            </w:r>
          </w:p>
        </w:tc>
        <w:tc>
          <w:tcPr>
            <w:tcW w:w="7628" w:type="dxa"/>
          </w:tcPr>
          <w:p w14:paraId="34FD03DD" w14:textId="77777777" w:rsidR="00670E4F" w:rsidRPr="00B161E2" w:rsidRDefault="00670E4F" w:rsidP="008E4254">
            <w:pPr>
              <w:tabs>
                <w:tab w:val="left" w:pos="720"/>
                <w:tab w:val="left" w:pos="1080"/>
                <w:tab w:val="left" w:pos="1440"/>
                <w:tab w:val="left" w:pos="1800"/>
                <w:tab w:val="left" w:pos="2160"/>
              </w:tabs>
              <w:spacing w:beforeLines="40" w:before="96" w:afterLines="40" w:after="96"/>
            </w:pPr>
            <w:r w:rsidRPr="00B161E2">
              <w:t>System must have the ability to search and display metadata, preferably in a user-conformable, human readable display as well as in its native format for machin</w:t>
            </w:r>
            <w:r w:rsidR="00A65973" w:rsidRPr="00B161E2">
              <w:t>e harvesting and manipulation.</w:t>
            </w:r>
          </w:p>
        </w:tc>
      </w:tr>
      <w:tr w:rsidR="00056A15" w:rsidRPr="00B161E2" w14:paraId="78B12462" w14:textId="77777777" w:rsidTr="007269BA">
        <w:trPr>
          <w:cantSplit/>
        </w:trPr>
        <w:tc>
          <w:tcPr>
            <w:tcW w:w="1012" w:type="dxa"/>
          </w:tcPr>
          <w:p w14:paraId="6CBE7AF9" w14:textId="77777777" w:rsidR="00056A15" w:rsidRPr="00B161E2" w:rsidRDefault="00056A15" w:rsidP="008E4254">
            <w:pPr>
              <w:tabs>
                <w:tab w:val="left" w:pos="720"/>
                <w:tab w:val="left" w:pos="1080"/>
                <w:tab w:val="left" w:pos="1440"/>
                <w:tab w:val="left" w:pos="1800"/>
                <w:tab w:val="left" w:pos="2160"/>
              </w:tabs>
              <w:spacing w:beforeLines="40" w:before="96" w:afterLines="40" w:after="96"/>
            </w:pPr>
            <w:r w:rsidRPr="00B161E2">
              <w:t>8.1.7</w:t>
            </w:r>
          </w:p>
        </w:tc>
        <w:tc>
          <w:tcPr>
            <w:tcW w:w="7628" w:type="dxa"/>
          </w:tcPr>
          <w:p w14:paraId="62808D14" w14:textId="77777777" w:rsidR="00056A15" w:rsidRPr="00B161E2" w:rsidRDefault="00056A15" w:rsidP="008E4254">
            <w:pPr>
              <w:tabs>
                <w:tab w:val="left" w:pos="720"/>
                <w:tab w:val="left" w:pos="1080"/>
                <w:tab w:val="left" w:pos="1440"/>
                <w:tab w:val="left" w:pos="1800"/>
                <w:tab w:val="left" w:pos="2160"/>
              </w:tabs>
              <w:spacing w:beforeLines="40" w:before="96" w:afterLines="40" w:after="96"/>
            </w:pPr>
            <w:r w:rsidRPr="00B161E2">
              <w:t>Objects in the repository shall have sufficient technical metadata to assure functionality (e.g. viewing and display) in the present and enable forward migration for future accessibility and use.</w:t>
            </w:r>
            <w:r w:rsidR="00565AAE" w:rsidRPr="00B161E2">
              <w:t xml:space="preserve">  Technical metadata requirements for objects created by NLM will be developed on a format-specific basis.</w:t>
            </w:r>
          </w:p>
        </w:tc>
      </w:tr>
    </w:tbl>
    <w:p w14:paraId="3ECDC7ED" w14:textId="77777777" w:rsidR="00B61319" w:rsidRPr="00B161E2" w:rsidRDefault="00B61319" w:rsidP="00B61319">
      <w:pPr>
        <w:tabs>
          <w:tab w:val="left" w:pos="720"/>
          <w:tab w:val="left" w:pos="1080"/>
          <w:tab w:val="left" w:pos="1440"/>
          <w:tab w:val="left" w:pos="1800"/>
          <w:tab w:val="left" w:pos="2160"/>
        </w:tabs>
      </w:pPr>
    </w:p>
    <w:p w14:paraId="777BA064" w14:textId="77777777" w:rsidR="00B61319" w:rsidRPr="00B161E2" w:rsidRDefault="00B61319" w:rsidP="00B61319">
      <w:pPr>
        <w:tabs>
          <w:tab w:val="left" w:pos="720"/>
          <w:tab w:val="left" w:pos="1080"/>
          <w:tab w:val="left" w:pos="1440"/>
          <w:tab w:val="left" w:pos="1800"/>
          <w:tab w:val="left" w:pos="2160"/>
        </w:tabs>
      </w:pPr>
    </w:p>
    <w:p w14:paraId="5CC51F9A" w14:textId="77777777" w:rsidR="00B61319" w:rsidRPr="00B161E2" w:rsidRDefault="00B61319" w:rsidP="00B61319">
      <w:pPr>
        <w:tabs>
          <w:tab w:val="left" w:pos="720"/>
          <w:tab w:val="left" w:pos="1080"/>
          <w:tab w:val="left" w:pos="1440"/>
          <w:tab w:val="left" w:pos="1800"/>
          <w:tab w:val="left" w:pos="2160"/>
        </w:tabs>
      </w:pPr>
    </w:p>
    <w:p w14:paraId="115A39C7" w14:textId="77777777" w:rsidR="004E2107" w:rsidRPr="00B161E2" w:rsidRDefault="004E2107" w:rsidP="008E4254">
      <w:pPr>
        <w:tabs>
          <w:tab w:val="left" w:pos="720"/>
          <w:tab w:val="left" w:pos="1080"/>
          <w:tab w:val="left" w:pos="1440"/>
          <w:tab w:val="left" w:pos="1800"/>
          <w:tab w:val="left" w:pos="2160"/>
        </w:tabs>
        <w:sectPr w:rsidR="004E2107" w:rsidRPr="00B161E2" w:rsidSect="00BF4892">
          <w:pgSz w:w="12240" w:h="15840"/>
          <w:pgMar w:top="1440" w:right="1440" w:bottom="1440" w:left="1440" w:header="720" w:footer="720" w:gutter="0"/>
          <w:cols w:space="720"/>
          <w:titlePg/>
          <w:docGrid w:linePitch="360"/>
        </w:sectPr>
      </w:pPr>
    </w:p>
    <w:p w14:paraId="4D67512C" w14:textId="77777777" w:rsidR="00CB3424" w:rsidRPr="00B161E2" w:rsidRDefault="00590C89" w:rsidP="007F6356">
      <w:pPr>
        <w:pStyle w:val="Heading1"/>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bookmarkStart w:id="66" w:name="_Toc157995965"/>
      <w:r w:rsidRPr="00B161E2">
        <w:lastRenderedPageBreak/>
        <w:t xml:space="preserve">Appendix </w:t>
      </w:r>
      <w:r w:rsidR="00B61319" w:rsidRPr="00B161E2">
        <w:t>A – Minimum Descriptive Metadata Requirements</w:t>
      </w:r>
      <w:bookmarkEnd w:id="66"/>
    </w:p>
    <w:p w14:paraId="0FA1E293" w14:textId="77777777" w:rsidR="00952D35" w:rsidRPr="00B161E2" w:rsidRDefault="00952D35" w:rsidP="008E4254">
      <w:pPr>
        <w:tabs>
          <w:tab w:val="left" w:pos="720"/>
          <w:tab w:val="left" w:pos="1080"/>
          <w:tab w:val="left" w:pos="1440"/>
          <w:tab w:val="left" w:pos="1800"/>
          <w:tab w:val="left" w:pos="2160"/>
        </w:tabs>
      </w:pPr>
    </w:p>
    <w:p w14:paraId="507DCFDB" w14:textId="77777777" w:rsidR="00952D35" w:rsidRPr="00B161E2" w:rsidRDefault="00952D35" w:rsidP="008E4254">
      <w:pPr>
        <w:tabs>
          <w:tab w:val="left" w:pos="720"/>
          <w:tab w:val="left" w:pos="1080"/>
          <w:tab w:val="left" w:pos="1440"/>
          <w:tab w:val="left" w:pos="1800"/>
          <w:tab w:val="left" w:pos="2160"/>
        </w:tabs>
      </w:pPr>
      <w:r w:rsidRPr="00B161E2">
        <w:t>Where possible, elements have been assigned names using the terminology from the NLMCatalogRecord DTD (available at: http://www.nlm.nih.gov/databases/dtd/index.html).</w:t>
      </w:r>
    </w:p>
    <w:p w14:paraId="059BF614" w14:textId="77777777" w:rsidR="00A6275D" w:rsidRPr="00B161E2" w:rsidRDefault="00A6275D" w:rsidP="008E4254">
      <w:pPr>
        <w:tabs>
          <w:tab w:val="left" w:pos="720"/>
          <w:tab w:val="left" w:pos="1080"/>
          <w:tab w:val="left" w:pos="1440"/>
          <w:tab w:val="left" w:pos="1800"/>
          <w:tab w:val="left" w:pos="2160"/>
        </w:tabs>
      </w:pPr>
    </w:p>
    <w:tbl>
      <w:tblPr>
        <w:tblW w:w="14421" w:type="dxa"/>
        <w:tblInd w:w="-252" w:type="dxa"/>
        <w:tblLook w:val="0000" w:firstRow="0" w:lastRow="0" w:firstColumn="0" w:lastColumn="0" w:noHBand="0" w:noVBand="0"/>
      </w:tblPr>
      <w:tblGrid>
        <w:gridCol w:w="3051"/>
        <w:gridCol w:w="1110"/>
        <w:gridCol w:w="4202"/>
        <w:gridCol w:w="3718"/>
        <w:gridCol w:w="2340"/>
      </w:tblGrid>
      <w:tr w:rsidR="00A6275D" w:rsidRPr="00B161E2" w14:paraId="5B6C2E68" w14:textId="77777777" w:rsidTr="00B161E2">
        <w:trPr>
          <w:trHeight w:val="255"/>
        </w:trPr>
        <w:tc>
          <w:tcPr>
            <w:tcW w:w="14421" w:type="dxa"/>
            <w:gridSpan w:val="5"/>
            <w:tcBorders>
              <w:top w:val="single" w:sz="4" w:space="0" w:color="auto"/>
              <w:left w:val="single" w:sz="4" w:space="0" w:color="auto"/>
              <w:bottom w:val="single" w:sz="4" w:space="0" w:color="auto"/>
              <w:right w:val="single" w:sz="4" w:space="0" w:color="auto"/>
            </w:tcBorders>
            <w:shd w:val="clear" w:color="auto" w:fill="E0E0E0"/>
          </w:tcPr>
          <w:p w14:paraId="4B3C17DC" w14:textId="77777777" w:rsidR="00A6275D" w:rsidRPr="00B161E2" w:rsidRDefault="00A6275D" w:rsidP="008E4254">
            <w:pPr>
              <w:tabs>
                <w:tab w:val="left" w:pos="720"/>
                <w:tab w:val="left" w:pos="1080"/>
                <w:tab w:val="left" w:pos="1440"/>
                <w:tab w:val="left" w:pos="1800"/>
                <w:tab w:val="left" w:pos="2160"/>
              </w:tabs>
              <w:spacing w:before="40" w:afterLines="40" w:after="96"/>
              <w:rPr>
                <w:rFonts w:cs="Arial"/>
                <w:b/>
                <w:bCs/>
                <w:sz w:val="24"/>
                <w:szCs w:val="24"/>
                <w:lang w:val="en-US"/>
              </w:rPr>
            </w:pPr>
            <w:r w:rsidRPr="00B161E2">
              <w:rPr>
                <w:rFonts w:cs="Arial"/>
                <w:b/>
                <w:bCs/>
                <w:sz w:val="24"/>
                <w:szCs w:val="24"/>
                <w:lang w:val="en-US"/>
              </w:rPr>
              <w:t>Minimal Descriptive Metadata Required From Supplier</w:t>
            </w:r>
          </w:p>
        </w:tc>
      </w:tr>
      <w:tr w:rsidR="000639EC" w:rsidRPr="00B161E2" w14:paraId="36DC3A8F" w14:textId="77777777" w:rsidTr="00B161E2">
        <w:trPr>
          <w:trHeight w:val="255"/>
        </w:trPr>
        <w:tc>
          <w:tcPr>
            <w:tcW w:w="3051" w:type="dxa"/>
            <w:tcBorders>
              <w:top w:val="nil"/>
              <w:left w:val="single" w:sz="4" w:space="0" w:color="auto"/>
              <w:bottom w:val="single" w:sz="4" w:space="0" w:color="auto"/>
              <w:right w:val="single" w:sz="4" w:space="0" w:color="auto"/>
            </w:tcBorders>
            <w:shd w:val="clear" w:color="auto" w:fill="E0E0E0"/>
          </w:tcPr>
          <w:p w14:paraId="603D43AA" w14:textId="77777777" w:rsidR="000639EC" w:rsidRPr="00B161E2" w:rsidRDefault="000639EC" w:rsidP="008E4254">
            <w:pPr>
              <w:tabs>
                <w:tab w:val="left" w:pos="720"/>
                <w:tab w:val="left" w:pos="1080"/>
                <w:tab w:val="left" w:pos="1440"/>
                <w:tab w:val="left" w:pos="1800"/>
                <w:tab w:val="left" w:pos="2160"/>
              </w:tabs>
              <w:spacing w:before="40" w:afterLines="40" w:after="96"/>
              <w:jc w:val="center"/>
              <w:rPr>
                <w:rFonts w:cs="Arial"/>
                <w:b/>
                <w:bCs/>
                <w:sz w:val="20"/>
                <w:lang w:val="en-US"/>
              </w:rPr>
            </w:pPr>
            <w:r w:rsidRPr="00B161E2">
              <w:rPr>
                <w:rFonts w:cs="Arial"/>
                <w:b/>
                <w:bCs/>
                <w:sz w:val="20"/>
                <w:lang w:val="en-US"/>
              </w:rPr>
              <w:t>Element</w:t>
            </w:r>
          </w:p>
        </w:tc>
        <w:tc>
          <w:tcPr>
            <w:tcW w:w="1110" w:type="dxa"/>
            <w:tcBorders>
              <w:top w:val="nil"/>
              <w:left w:val="nil"/>
              <w:bottom w:val="single" w:sz="4" w:space="0" w:color="auto"/>
              <w:right w:val="single" w:sz="4" w:space="0" w:color="auto"/>
            </w:tcBorders>
            <w:shd w:val="clear" w:color="auto" w:fill="E0E0E0"/>
          </w:tcPr>
          <w:p w14:paraId="2959C293" w14:textId="77777777" w:rsidR="000639EC" w:rsidRPr="00B161E2" w:rsidRDefault="000639EC" w:rsidP="008E4254">
            <w:pPr>
              <w:tabs>
                <w:tab w:val="left" w:pos="720"/>
                <w:tab w:val="left" w:pos="1080"/>
                <w:tab w:val="left" w:pos="1440"/>
                <w:tab w:val="left" w:pos="1800"/>
                <w:tab w:val="left" w:pos="2160"/>
              </w:tabs>
              <w:spacing w:before="40" w:afterLines="40" w:after="96"/>
              <w:jc w:val="center"/>
              <w:rPr>
                <w:rFonts w:cs="Arial"/>
                <w:b/>
                <w:bCs/>
                <w:sz w:val="20"/>
                <w:lang w:val="en-US"/>
              </w:rPr>
            </w:pPr>
            <w:r w:rsidRPr="00B161E2">
              <w:rPr>
                <w:rFonts w:cs="Arial"/>
                <w:b/>
                <w:bCs/>
                <w:sz w:val="20"/>
                <w:lang w:val="en-US"/>
              </w:rPr>
              <w:t>Required</w:t>
            </w:r>
          </w:p>
        </w:tc>
        <w:tc>
          <w:tcPr>
            <w:tcW w:w="4202" w:type="dxa"/>
            <w:tcBorders>
              <w:top w:val="nil"/>
              <w:left w:val="nil"/>
              <w:bottom w:val="single" w:sz="4" w:space="0" w:color="auto"/>
              <w:right w:val="single" w:sz="4" w:space="0" w:color="auto"/>
            </w:tcBorders>
            <w:shd w:val="clear" w:color="auto" w:fill="E0E0E0"/>
            <w:noWrap/>
          </w:tcPr>
          <w:p w14:paraId="738A57DE" w14:textId="77777777" w:rsidR="000639EC" w:rsidRPr="00B161E2" w:rsidRDefault="000639EC" w:rsidP="008E4254">
            <w:pPr>
              <w:tabs>
                <w:tab w:val="left" w:pos="720"/>
                <w:tab w:val="left" w:pos="1080"/>
                <w:tab w:val="left" w:pos="1440"/>
                <w:tab w:val="left" w:pos="1800"/>
                <w:tab w:val="left" w:pos="2160"/>
              </w:tabs>
              <w:spacing w:before="40" w:afterLines="40" w:after="96"/>
              <w:jc w:val="center"/>
              <w:rPr>
                <w:rFonts w:cs="Arial"/>
                <w:b/>
                <w:bCs/>
                <w:sz w:val="20"/>
                <w:lang w:val="en-US"/>
              </w:rPr>
            </w:pPr>
            <w:r w:rsidRPr="00B161E2">
              <w:rPr>
                <w:rFonts w:cs="Arial"/>
                <w:b/>
                <w:bCs/>
                <w:sz w:val="20"/>
                <w:lang w:val="en-US"/>
              </w:rPr>
              <w:t>Definition</w:t>
            </w:r>
          </w:p>
        </w:tc>
        <w:tc>
          <w:tcPr>
            <w:tcW w:w="3718" w:type="dxa"/>
            <w:tcBorders>
              <w:top w:val="nil"/>
              <w:left w:val="nil"/>
              <w:bottom w:val="single" w:sz="4" w:space="0" w:color="auto"/>
              <w:right w:val="single" w:sz="4" w:space="0" w:color="auto"/>
            </w:tcBorders>
            <w:shd w:val="clear" w:color="auto" w:fill="E0E0E0"/>
            <w:noWrap/>
          </w:tcPr>
          <w:p w14:paraId="1D59D104" w14:textId="77777777" w:rsidR="000639EC" w:rsidRPr="00B161E2" w:rsidRDefault="000639EC" w:rsidP="008E4254">
            <w:pPr>
              <w:tabs>
                <w:tab w:val="left" w:pos="720"/>
                <w:tab w:val="left" w:pos="1080"/>
                <w:tab w:val="left" w:pos="1440"/>
                <w:tab w:val="left" w:pos="1800"/>
                <w:tab w:val="left" w:pos="2160"/>
              </w:tabs>
              <w:spacing w:before="40" w:afterLines="40" w:after="96"/>
              <w:jc w:val="center"/>
              <w:rPr>
                <w:rFonts w:cs="Arial"/>
                <w:b/>
                <w:bCs/>
                <w:sz w:val="20"/>
                <w:lang w:val="en-US"/>
              </w:rPr>
            </w:pPr>
            <w:r w:rsidRPr="00B161E2">
              <w:rPr>
                <w:rFonts w:cs="Arial"/>
                <w:b/>
                <w:bCs/>
                <w:sz w:val="20"/>
                <w:lang w:val="en-US"/>
              </w:rPr>
              <w:t>Notes</w:t>
            </w:r>
          </w:p>
        </w:tc>
        <w:tc>
          <w:tcPr>
            <w:tcW w:w="2340" w:type="dxa"/>
            <w:tcBorders>
              <w:top w:val="nil"/>
              <w:left w:val="nil"/>
              <w:bottom w:val="single" w:sz="4" w:space="0" w:color="auto"/>
              <w:right w:val="single" w:sz="4" w:space="0" w:color="auto"/>
            </w:tcBorders>
            <w:shd w:val="clear" w:color="auto" w:fill="E0E0E0"/>
          </w:tcPr>
          <w:p w14:paraId="19B4598D" w14:textId="77777777" w:rsidR="000639EC" w:rsidRPr="00B161E2" w:rsidRDefault="000639EC" w:rsidP="008E4254">
            <w:pPr>
              <w:tabs>
                <w:tab w:val="left" w:pos="720"/>
                <w:tab w:val="left" w:pos="1080"/>
                <w:tab w:val="left" w:pos="1440"/>
                <w:tab w:val="left" w:pos="1800"/>
                <w:tab w:val="left" w:pos="2160"/>
              </w:tabs>
              <w:spacing w:before="40" w:afterLines="40" w:after="96"/>
              <w:jc w:val="center"/>
              <w:rPr>
                <w:rFonts w:cs="Arial"/>
                <w:b/>
                <w:bCs/>
                <w:sz w:val="20"/>
                <w:lang w:val="en-US"/>
              </w:rPr>
            </w:pPr>
            <w:r w:rsidRPr="00B161E2">
              <w:rPr>
                <w:rFonts w:cs="Arial"/>
                <w:b/>
                <w:bCs/>
                <w:sz w:val="20"/>
                <w:lang w:val="en-US"/>
              </w:rPr>
              <w:t>Examples</w:t>
            </w:r>
          </w:p>
        </w:tc>
      </w:tr>
      <w:tr w:rsidR="000639EC" w:rsidRPr="00B161E2" w14:paraId="52B6D75E" w14:textId="77777777" w:rsidTr="00B161E2">
        <w:trPr>
          <w:trHeight w:val="255"/>
        </w:trPr>
        <w:tc>
          <w:tcPr>
            <w:tcW w:w="3051" w:type="dxa"/>
            <w:tcBorders>
              <w:top w:val="nil"/>
              <w:left w:val="single" w:sz="4" w:space="0" w:color="auto"/>
              <w:bottom w:val="single" w:sz="4" w:space="0" w:color="auto"/>
              <w:right w:val="single" w:sz="4" w:space="0" w:color="auto"/>
            </w:tcBorders>
          </w:tcPr>
          <w:p w14:paraId="39BF4C9A"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TitleMain.Title</w:t>
            </w:r>
          </w:p>
        </w:tc>
        <w:tc>
          <w:tcPr>
            <w:tcW w:w="1110" w:type="dxa"/>
            <w:tcBorders>
              <w:top w:val="nil"/>
              <w:left w:val="nil"/>
              <w:bottom w:val="single" w:sz="4" w:space="0" w:color="auto"/>
              <w:right w:val="single" w:sz="4" w:space="0" w:color="auto"/>
            </w:tcBorders>
          </w:tcPr>
          <w:p w14:paraId="7AEA82D0"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w:t>
            </w:r>
          </w:p>
        </w:tc>
        <w:tc>
          <w:tcPr>
            <w:tcW w:w="4202" w:type="dxa"/>
            <w:tcBorders>
              <w:top w:val="nil"/>
              <w:left w:val="nil"/>
              <w:bottom w:val="single" w:sz="4" w:space="0" w:color="auto"/>
              <w:right w:val="single" w:sz="4" w:space="0" w:color="auto"/>
            </w:tcBorders>
          </w:tcPr>
          <w:p w14:paraId="11A961B9"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A name given to the resource</w:t>
            </w:r>
          </w:p>
        </w:tc>
        <w:tc>
          <w:tcPr>
            <w:tcW w:w="3718" w:type="dxa"/>
            <w:tcBorders>
              <w:top w:val="nil"/>
              <w:left w:val="nil"/>
              <w:bottom w:val="single" w:sz="4" w:space="0" w:color="auto"/>
              <w:right w:val="single" w:sz="4" w:space="0" w:color="auto"/>
            </w:tcBorders>
          </w:tcPr>
          <w:p w14:paraId="2A16A8EF" w14:textId="77777777" w:rsidR="000639EC" w:rsidRPr="00B161E2" w:rsidRDefault="000639EC" w:rsidP="008E4254">
            <w:pPr>
              <w:tabs>
                <w:tab w:val="left" w:pos="720"/>
                <w:tab w:val="left" w:pos="1080"/>
                <w:tab w:val="left" w:pos="1440"/>
                <w:tab w:val="left" w:pos="1800"/>
                <w:tab w:val="left" w:pos="2160"/>
              </w:tabs>
              <w:spacing w:before="40" w:afterLines="40" w:after="96"/>
              <w:jc w:val="center"/>
              <w:rPr>
                <w:rFonts w:cs="Arial"/>
                <w:b/>
                <w:bCs/>
                <w:sz w:val="20"/>
                <w:lang w:val="en-US"/>
              </w:rPr>
            </w:pPr>
            <w:r w:rsidRPr="00B161E2">
              <w:rPr>
                <w:rFonts w:cs="Arial"/>
                <w:b/>
                <w:bCs/>
                <w:sz w:val="20"/>
                <w:lang w:val="en-US"/>
              </w:rPr>
              <w:t> </w:t>
            </w:r>
          </w:p>
        </w:tc>
        <w:tc>
          <w:tcPr>
            <w:tcW w:w="2340" w:type="dxa"/>
            <w:tcBorders>
              <w:top w:val="nil"/>
              <w:left w:val="nil"/>
              <w:bottom w:val="single" w:sz="4" w:space="0" w:color="auto"/>
              <w:right w:val="single" w:sz="4" w:space="0" w:color="auto"/>
            </w:tcBorders>
          </w:tcPr>
          <w:p w14:paraId="425BB18A" w14:textId="77777777" w:rsidR="000639EC" w:rsidRPr="00B161E2" w:rsidRDefault="000639EC" w:rsidP="008E4254">
            <w:pPr>
              <w:tabs>
                <w:tab w:val="left" w:pos="720"/>
                <w:tab w:val="left" w:pos="1080"/>
                <w:tab w:val="left" w:pos="1440"/>
                <w:tab w:val="left" w:pos="1800"/>
                <w:tab w:val="left" w:pos="2160"/>
              </w:tabs>
              <w:spacing w:before="40" w:afterLines="40" w:after="96"/>
              <w:jc w:val="center"/>
              <w:rPr>
                <w:rFonts w:cs="Arial"/>
                <w:b/>
                <w:bCs/>
                <w:sz w:val="20"/>
                <w:lang w:val="en-US"/>
              </w:rPr>
            </w:pPr>
            <w:r w:rsidRPr="00B161E2">
              <w:rPr>
                <w:rFonts w:cs="Arial"/>
                <w:b/>
                <w:bCs/>
                <w:sz w:val="20"/>
                <w:lang w:val="en-US"/>
              </w:rPr>
              <w:t> </w:t>
            </w:r>
          </w:p>
        </w:tc>
      </w:tr>
      <w:tr w:rsidR="000639EC" w:rsidRPr="00B161E2" w14:paraId="40AD2981" w14:textId="77777777" w:rsidTr="00B161E2">
        <w:trPr>
          <w:trHeight w:val="480"/>
        </w:trPr>
        <w:tc>
          <w:tcPr>
            <w:tcW w:w="3051" w:type="dxa"/>
            <w:tcBorders>
              <w:top w:val="nil"/>
              <w:left w:val="single" w:sz="4" w:space="0" w:color="auto"/>
              <w:bottom w:val="single" w:sz="4" w:space="0" w:color="auto"/>
              <w:right w:val="single" w:sz="4" w:space="0" w:color="auto"/>
            </w:tcBorders>
          </w:tcPr>
          <w:p w14:paraId="4B7121FD"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AuthorList.Author</w:t>
            </w:r>
          </w:p>
        </w:tc>
        <w:tc>
          <w:tcPr>
            <w:tcW w:w="1110" w:type="dxa"/>
            <w:tcBorders>
              <w:top w:val="nil"/>
              <w:left w:val="nil"/>
              <w:bottom w:val="single" w:sz="4" w:space="0" w:color="auto"/>
              <w:right w:val="single" w:sz="4" w:space="0" w:color="auto"/>
            </w:tcBorders>
          </w:tcPr>
          <w:p w14:paraId="4E31D5E1"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MA</w:t>
            </w:r>
          </w:p>
        </w:tc>
        <w:tc>
          <w:tcPr>
            <w:tcW w:w="4202" w:type="dxa"/>
            <w:tcBorders>
              <w:top w:val="nil"/>
              <w:left w:val="nil"/>
              <w:bottom w:val="single" w:sz="4" w:space="0" w:color="auto"/>
              <w:right w:val="single" w:sz="4" w:space="0" w:color="auto"/>
            </w:tcBorders>
          </w:tcPr>
          <w:p w14:paraId="68E6F2F3"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Name of a person or body associated with the creation of the resource</w:t>
            </w:r>
          </w:p>
        </w:tc>
        <w:tc>
          <w:tcPr>
            <w:tcW w:w="3718" w:type="dxa"/>
            <w:tcBorders>
              <w:top w:val="nil"/>
              <w:left w:val="nil"/>
              <w:bottom w:val="single" w:sz="4" w:space="0" w:color="auto"/>
              <w:right w:val="single" w:sz="4" w:space="0" w:color="auto"/>
            </w:tcBorders>
          </w:tcPr>
          <w:p w14:paraId="7F0348CA" w14:textId="77777777" w:rsidR="000639EC" w:rsidRPr="00B161E2" w:rsidRDefault="000639EC" w:rsidP="008E4254">
            <w:pPr>
              <w:tabs>
                <w:tab w:val="left" w:pos="720"/>
                <w:tab w:val="left" w:pos="1080"/>
                <w:tab w:val="left" w:pos="1440"/>
                <w:tab w:val="left" w:pos="1800"/>
                <w:tab w:val="left" w:pos="2160"/>
              </w:tabs>
              <w:spacing w:before="40" w:afterLines="40" w:after="96"/>
              <w:jc w:val="center"/>
              <w:rPr>
                <w:rFonts w:cs="Arial"/>
                <w:b/>
                <w:bCs/>
                <w:sz w:val="20"/>
                <w:lang w:val="en-US"/>
              </w:rPr>
            </w:pPr>
            <w:r w:rsidRPr="00B161E2">
              <w:rPr>
                <w:rFonts w:cs="Arial"/>
                <w:b/>
                <w:bCs/>
                <w:sz w:val="20"/>
                <w:lang w:val="en-US"/>
              </w:rPr>
              <w:t> </w:t>
            </w:r>
          </w:p>
        </w:tc>
        <w:tc>
          <w:tcPr>
            <w:tcW w:w="2340" w:type="dxa"/>
            <w:tcBorders>
              <w:top w:val="nil"/>
              <w:left w:val="nil"/>
              <w:bottom w:val="single" w:sz="4" w:space="0" w:color="auto"/>
              <w:right w:val="single" w:sz="4" w:space="0" w:color="auto"/>
            </w:tcBorders>
          </w:tcPr>
          <w:p w14:paraId="3C0C5888" w14:textId="77777777" w:rsidR="000639EC" w:rsidRPr="00B161E2" w:rsidRDefault="000639EC" w:rsidP="008E4254">
            <w:pPr>
              <w:tabs>
                <w:tab w:val="left" w:pos="720"/>
                <w:tab w:val="left" w:pos="1080"/>
                <w:tab w:val="left" w:pos="1440"/>
                <w:tab w:val="left" w:pos="1800"/>
                <w:tab w:val="left" w:pos="2160"/>
              </w:tabs>
              <w:spacing w:before="40" w:afterLines="40" w:after="96"/>
              <w:jc w:val="center"/>
              <w:rPr>
                <w:rFonts w:cs="Arial"/>
                <w:b/>
                <w:bCs/>
                <w:sz w:val="20"/>
                <w:lang w:val="en-US"/>
              </w:rPr>
            </w:pPr>
            <w:r w:rsidRPr="00B161E2">
              <w:rPr>
                <w:rFonts w:cs="Arial"/>
                <w:b/>
                <w:bCs/>
                <w:sz w:val="20"/>
                <w:lang w:val="en-US"/>
              </w:rPr>
              <w:t> </w:t>
            </w:r>
          </w:p>
        </w:tc>
      </w:tr>
      <w:tr w:rsidR="000639EC" w:rsidRPr="00B161E2" w14:paraId="09948531" w14:textId="77777777" w:rsidTr="00B161E2">
        <w:trPr>
          <w:trHeight w:val="480"/>
        </w:trPr>
        <w:tc>
          <w:tcPr>
            <w:tcW w:w="3051" w:type="dxa"/>
            <w:tcBorders>
              <w:top w:val="nil"/>
              <w:left w:val="single" w:sz="4" w:space="0" w:color="auto"/>
              <w:bottom w:val="single" w:sz="4" w:space="0" w:color="auto"/>
              <w:right w:val="single" w:sz="4" w:space="0" w:color="auto"/>
            </w:tcBorders>
          </w:tcPr>
          <w:p w14:paraId="4E1E1A5F"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PublicationInfo.Publisher</w:t>
            </w:r>
          </w:p>
        </w:tc>
        <w:tc>
          <w:tcPr>
            <w:tcW w:w="1110" w:type="dxa"/>
            <w:tcBorders>
              <w:top w:val="nil"/>
              <w:left w:val="nil"/>
              <w:bottom w:val="single" w:sz="4" w:space="0" w:color="auto"/>
              <w:right w:val="single" w:sz="4" w:space="0" w:color="auto"/>
            </w:tcBorders>
          </w:tcPr>
          <w:p w14:paraId="73E6868D"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MA</w:t>
            </w:r>
          </w:p>
        </w:tc>
        <w:tc>
          <w:tcPr>
            <w:tcW w:w="4202" w:type="dxa"/>
            <w:tcBorders>
              <w:top w:val="nil"/>
              <w:left w:val="nil"/>
              <w:bottom w:val="single" w:sz="4" w:space="0" w:color="auto"/>
              <w:right w:val="single" w:sz="4" w:space="0" w:color="auto"/>
            </w:tcBorders>
          </w:tcPr>
          <w:p w14:paraId="6DC4B978"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Name of the entity responsible for making the resource available</w:t>
            </w:r>
          </w:p>
        </w:tc>
        <w:tc>
          <w:tcPr>
            <w:tcW w:w="3718" w:type="dxa"/>
            <w:tcBorders>
              <w:top w:val="nil"/>
              <w:left w:val="nil"/>
              <w:bottom w:val="single" w:sz="4" w:space="0" w:color="auto"/>
              <w:right w:val="single" w:sz="4" w:space="0" w:color="auto"/>
            </w:tcBorders>
          </w:tcPr>
          <w:p w14:paraId="2F0C202A"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c>
          <w:tcPr>
            <w:tcW w:w="2340" w:type="dxa"/>
            <w:tcBorders>
              <w:top w:val="nil"/>
              <w:left w:val="nil"/>
              <w:bottom w:val="single" w:sz="4" w:space="0" w:color="auto"/>
              <w:right w:val="single" w:sz="4" w:space="0" w:color="auto"/>
            </w:tcBorders>
          </w:tcPr>
          <w:p w14:paraId="7F3AB090"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r>
      <w:tr w:rsidR="000639EC" w:rsidRPr="00B161E2" w14:paraId="234DFA87" w14:textId="77777777" w:rsidTr="00B161E2">
        <w:trPr>
          <w:trHeight w:val="480"/>
        </w:trPr>
        <w:tc>
          <w:tcPr>
            <w:tcW w:w="3051" w:type="dxa"/>
            <w:tcBorders>
              <w:top w:val="nil"/>
              <w:left w:val="single" w:sz="4" w:space="0" w:color="auto"/>
              <w:bottom w:val="single" w:sz="4" w:space="0" w:color="auto"/>
              <w:right w:val="single" w:sz="4" w:space="0" w:color="auto"/>
            </w:tcBorders>
          </w:tcPr>
          <w:p w14:paraId="21C66C77"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DateCreated</w:t>
            </w:r>
          </w:p>
        </w:tc>
        <w:tc>
          <w:tcPr>
            <w:tcW w:w="1110" w:type="dxa"/>
            <w:tcBorders>
              <w:top w:val="nil"/>
              <w:left w:val="nil"/>
              <w:bottom w:val="single" w:sz="4" w:space="0" w:color="auto"/>
              <w:right w:val="single" w:sz="4" w:space="0" w:color="auto"/>
            </w:tcBorders>
          </w:tcPr>
          <w:p w14:paraId="543BC588"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w:t>
            </w:r>
          </w:p>
        </w:tc>
        <w:tc>
          <w:tcPr>
            <w:tcW w:w="4202" w:type="dxa"/>
            <w:tcBorders>
              <w:top w:val="nil"/>
              <w:left w:val="nil"/>
              <w:bottom w:val="single" w:sz="4" w:space="0" w:color="auto"/>
              <w:right w:val="single" w:sz="4" w:space="0" w:color="auto"/>
            </w:tcBorders>
          </w:tcPr>
          <w:p w14:paraId="1415C402"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Date of creation of the original resource, if not originally a digital object</w:t>
            </w:r>
          </w:p>
        </w:tc>
        <w:tc>
          <w:tcPr>
            <w:tcW w:w="3718" w:type="dxa"/>
            <w:tcBorders>
              <w:top w:val="nil"/>
              <w:left w:val="nil"/>
              <w:bottom w:val="single" w:sz="4" w:space="0" w:color="auto"/>
              <w:right w:val="single" w:sz="4" w:space="0" w:color="auto"/>
            </w:tcBorders>
          </w:tcPr>
          <w:p w14:paraId="220D2CC9"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c>
          <w:tcPr>
            <w:tcW w:w="2340" w:type="dxa"/>
            <w:tcBorders>
              <w:top w:val="nil"/>
              <w:left w:val="nil"/>
              <w:bottom w:val="single" w:sz="4" w:space="0" w:color="auto"/>
              <w:right w:val="single" w:sz="4" w:space="0" w:color="auto"/>
            </w:tcBorders>
          </w:tcPr>
          <w:p w14:paraId="6E7BED5D"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r>
      <w:tr w:rsidR="000639EC" w:rsidRPr="00B161E2" w14:paraId="21C5894C" w14:textId="77777777" w:rsidTr="00B161E2">
        <w:trPr>
          <w:trHeight w:val="255"/>
        </w:trPr>
        <w:tc>
          <w:tcPr>
            <w:tcW w:w="3051" w:type="dxa"/>
            <w:tcBorders>
              <w:top w:val="nil"/>
              <w:left w:val="single" w:sz="4" w:space="0" w:color="auto"/>
              <w:bottom w:val="single" w:sz="4" w:space="0" w:color="auto"/>
              <w:right w:val="single" w:sz="4" w:space="0" w:color="auto"/>
            </w:tcBorders>
          </w:tcPr>
          <w:p w14:paraId="0190DC8C"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xml:space="preserve">PublicationInfo.DateIssued </w:t>
            </w:r>
          </w:p>
        </w:tc>
        <w:tc>
          <w:tcPr>
            <w:tcW w:w="1110" w:type="dxa"/>
            <w:tcBorders>
              <w:top w:val="nil"/>
              <w:left w:val="nil"/>
              <w:bottom w:val="single" w:sz="4" w:space="0" w:color="auto"/>
              <w:right w:val="single" w:sz="4" w:space="0" w:color="auto"/>
            </w:tcBorders>
          </w:tcPr>
          <w:p w14:paraId="2D698F9F"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MA</w:t>
            </w:r>
          </w:p>
        </w:tc>
        <w:tc>
          <w:tcPr>
            <w:tcW w:w="4202" w:type="dxa"/>
            <w:tcBorders>
              <w:top w:val="nil"/>
              <w:left w:val="nil"/>
              <w:bottom w:val="single" w:sz="4" w:space="0" w:color="auto"/>
              <w:right w:val="single" w:sz="4" w:space="0" w:color="auto"/>
            </w:tcBorders>
          </w:tcPr>
          <w:p w14:paraId="45B79969"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xml:space="preserve">Date the </w:t>
            </w:r>
            <w:r w:rsidR="000B298B" w:rsidRPr="00B161E2">
              <w:rPr>
                <w:rFonts w:cs="Arial"/>
                <w:sz w:val="20"/>
                <w:lang w:val="en-US"/>
              </w:rPr>
              <w:t>digitized</w:t>
            </w:r>
            <w:r w:rsidRPr="00B161E2">
              <w:rPr>
                <w:rFonts w:cs="Arial"/>
                <w:sz w:val="20"/>
                <w:lang w:val="en-US"/>
              </w:rPr>
              <w:t xml:space="preserve"> resource was made available</w:t>
            </w:r>
          </w:p>
        </w:tc>
        <w:tc>
          <w:tcPr>
            <w:tcW w:w="3718" w:type="dxa"/>
            <w:tcBorders>
              <w:top w:val="nil"/>
              <w:left w:val="nil"/>
              <w:bottom w:val="single" w:sz="4" w:space="0" w:color="auto"/>
              <w:right w:val="single" w:sz="4" w:space="0" w:color="auto"/>
            </w:tcBorders>
          </w:tcPr>
          <w:p w14:paraId="2F851D89"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c>
          <w:tcPr>
            <w:tcW w:w="2340" w:type="dxa"/>
            <w:tcBorders>
              <w:top w:val="nil"/>
              <w:left w:val="nil"/>
              <w:bottom w:val="single" w:sz="4" w:space="0" w:color="auto"/>
              <w:right w:val="single" w:sz="4" w:space="0" w:color="auto"/>
            </w:tcBorders>
          </w:tcPr>
          <w:p w14:paraId="20CADE79"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r>
      <w:tr w:rsidR="000B298B" w:rsidRPr="00B161E2" w14:paraId="731022BB" w14:textId="77777777" w:rsidTr="00B161E2">
        <w:trPr>
          <w:trHeight w:val="765"/>
        </w:trPr>
        <w:tc>
          <w:tcPr>
            <w:tcW w:w="3051" w:type="dxa"/>
            <w:tcBorders>
              <w:top w:val="single" w:sz="4" w:space="0" w:color="auto"/>
              <w:left w:val="single" w:sz="4" w:space="0" w:color="auto"/>
              <w:bottom w:val="single" w:sz="4" w:space="0" w:color="auto"/>
              <w:right w:val="single" w:sz="4" w:space="0" w:color="auto"/>
            </w:tcBorders>
          </w:tcPr>
          <w:p w14:paraId="3230EB12"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xml:space="preserve">ResourceInfo </w:t>
            </w:r>
          </w:p>
        </w:tc>
        <w:tc>
          <w:tcPr>
            <w:tcW w:w="1110" w:type="dxa"/>
            <w:tcBorders>
              <w:top w:val="single" w:sz="4" w:space="0" w:color="auto"/>
              <w:left w:val="nil"/>
              <w:bottom w:val="single" w:sz="4" w:space="0" w:color="auto"/>
              <w:right w:val="single" w:sz="4" w:space="0" w:color="auto"/>
            </w:tcBorders>
          </w:tcPr>
          <w:p w14:paraId="19B6EFCD"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w:t>
            </w:r>
          </w:p>
        </w:tc>
        <w:tc>
          <w:tcPr>
            <w:tcW w:w="4202" w:type="dxa"/>
            <w:tcBorders>
              <w:top w:val="single" w:sz="4" w:space="0" w:color="auto"/>
              <w:left w:val="nil"/>
              <w:bottom w:val="single" w:sz="4" w:space="0" w:color="auto"/>
              <w:right w:val="single" w:sz="4" w:space="0" w:color="auto"/>
            </w:tcBorders>
          </w:tcPr>
          <w:p w14:paraId="1A1A5248"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Information about the type of resource from a physical aspect, such as resource type, form of issuance, etc.</w:t>
            </w:r>
          </w:p>
        </w:tc>
        <w:tc>
          <w:tcPr>
            <w:tcW w:w="3718" w:type="dxa"/>
            <w:tcBorders>
              <w:top w:val="single" w:sz="4" w:space="0" w:color="auto"/>
              <w:left w:val="nil"/>
              <w:bottom w:val="single" w:sz="4" w:space="0" w:color="auto"/>
              <w:right w:val="single" w:sz="4" w:space="0" w:color="auto"/>
            </w:tcBorders>
          </w:tcPr>
          <w:p w14:paraId="7ED36094"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NLM DTD splits the single DC concept of Format into the two different elements: Resource information and Physica</w:t>
            </w:r>
            <w:r w:rsidR="000B298B" w:rsidRPr="00B161E2">
              <w:rPr>
                <w:rFonts w:cs="Arial"/>
                <w:sz w:val="20"/>
                <w:lang w:val="en-US"/>
              </w:rPr>
              <w:t>l description, with several sub</w:t>
            </w:r>
            <w:r w:rsidRPr="00B161E2">
              <w:rPr>
                <w:rFonts w:cs="Arial"/>
                <w:sz w:val="20"/>
                <w:lang w:val="en-US"/>
              </w:rPr>
              <w:t>elements</w:t>
            </w:r>
          </w:p>
        </w:tc>
        <w:tc>
          <w:tcPr>
            <w:tcW w:w="2340" w:type="dxa"/>
            <w:tcBorders>
              <w:top w:val="single" w:sz="4" w:space="0" w:color="auto"/>
              <w:left w:val="single" w:sz="4" w:space="0" w:color="auto"/>
              <w:bottom w:val="single" w:sz="4" w:space="0" w:color="auto"/>
              <w:right w:val="single" w:sz="4" w:space="0" w:color="auto"/>
            </w:tcBorders>
          </w:tcPr>
          <w:p w14:paraId="0E2D1876"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Digitized image; Text; PDF file; Streaming video; digitized pamphlet</w:t>
            </w:r>
          </w:p>
        </w:tc>
      </w:tr>
      <w:tr w:rsidR="000639EC" w:rsidRPr="00B161E2" w14:paraId="269C0C03" w14:textId="77777777" w:rsidTr="00B161E2">
        <w:trPr>
          <w:trHeight w:val="255"/>
        </w:trPr>
        <w:tc>
          <w:tcPr>
            <w:tcW w:w="3051" w:type="dxa"/>
            <w:tcBorders>
              <w:top w:val="single" w:sz="4" w:space="0" w:color="auto"/>
              <w:left w:val="single" w:sz="4" w:space="0" w:color="auto"/>
              <w:bottom w:val="single" w:sz="4" w:space="0" w:color="auto"/>
              <w:right w:val="single" w:sz="4" w:space="0" w:color="auto"/>
            </w:tcBorders>
          </w:tcPr>
          <w:p w14:paraId="4D116528"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Physical Description</w:t>
            </w:r>
          </w:p>
        </w:tc>
        <w:tc>
          <w:tcPr>
            <w:tcW w:w="1110" w:type="dxa"/>
            <w:tcBorders>
              <w:top w:val="single" w:sz="4" w:space="0" w:color="auto"/>
              <w:left w:val="single" w:sz="4" w:space="0" w:color="auto"/>
              <w:bottom w:val="single" w:sz="4" w:space="0" w:color="auto"/>
              <w:right w:val="single" w:sz="4" w:space="0" w:color="auto"/>
            </w:tcBorders>
          </w:tcPr>
          <w:p w14:paraId="2F6287B9"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w:t>
            </w:r>
          </w:p>
        </w:tc>
        <w:tc>
          <w:tcPr>
            <w:tcW w:w="4202" w:type="dxa"/>
            <w:tcBorders>
              <w:top w:val="single" w:sz="4" w:space="0" w:color="auto"/>
              <w:left w:val="single" w:sz="4" w:space="0" w:color="auto"/>
              <w:bottom w:val="single" w:sz="4" w:space="0" w:color="auto"/>
              <w:right w:val="single" w:sz="4" w:space="0" w:color="auto"/>
            </w:tcBorders>
          </w:tcPr>
          <w:p w14:paraId="71FD9607"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Physical aspects such as extent, size, duration</w:t>
            </w:r>
          </w:p>
        </w:tc>
        <w:tc>
          <w:tcPr>
            <w:tcW w:w="3718" w:type="dxa"/>
            <w:tcBorders>
              <w:top w:val="single" w:sz="4" w:space="0" w:color="auto"/>
              <w:left w:val="single" w:sz="4" w:space="0" w:color="auto"/>
              <w:bottom w:val="single" w:sz="4" w:space="0" w:color="auto"/>
              <w:right w:val="single" w:sz="4" w:space="0" w:color="auto"/>
            </w:tcBorders>
          </w:tcPr>
          <w:p w14:paraId="287171DF"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c>
          <w:tcPr>
            <w:tcW w:w="2340" w:type="dxa"/>
            <w:tcBorders>
              <w:top w:val="single" w:sz="4" w:space="0" w:color="auto"/>
              <w:left w:val="single" w:sz="4" w:space="0" w:color="auto"/>
              <w:bottom w:val="single" w:sz="4" w:space="0" w:color="auto"/>
              <w:right w:val="single" w:sz="4" w:space="0" w:color="auto"/>
            </w:tcBorders>
          </w:tcPr>
          <w:p w14:paraId="232A3E12"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532 KB; 14 p.; 32 min.</w:t>
            </w:r>
          </w:p>
        </w:tc>
      </w:tr>
      <w:tr w:rsidR="000639EC" w:rsidRPr="00B161E2" w14:paraId="3A80D697" w14:textId="77777777" w:rsidTr="00B161E2">
        <w:trPr>
          <w:trHeight w:val="480"/>
        </w:trPr>
        <w:tc>
          <w:tcPr>
            <w:tcW w:w="3051" w:type="dxa"/>
            <w:tcBorders>
              <w:top w:val="single" w:sz="4" w:space="0" w:color="auto"/>
              <w:left w:val="single" w:sz="4" w:space="0" w:color="auto"/>
              <w:bottom w:val="single" w:sz="4" w:space="0" w:color="auto"/>
              <w:right w:val="single" w:sz="4" w:space="0" w:color="auto"/>
            </w:tcBorders>
          </w:tcPr>
          <w:p w14:paraId="4B858FE7"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Rights</w:t>
            </w:r>
          </w:p>
        </w:tc>
        <w:tc>
          <w:tcPr>
            <w:tcW w:w="1110" w:type="dxa"/>
            <w:tcBorders>
              <w:top w:val="single" w:sz="4" w:space="0" w:color="auto"/>
              <w:left w:val="nil"/>
              <w:bottom w:val="single" w:sz="4" w:space="0" w:color="auto"/>
              <w:right w:val="single" w:sz="4" w:space="0" w:color="auto"/>
            </w:tcBorders>
          </w:tcPr>
          <w:p w14:paraId="5DEE6F53"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w:t>
            </w:r>
          </w:p>
        </w:tc>
        <w:tc>
          <w:tcPr>
            <w:tcW w:w="4202" w:type="dxa"/>
            <w:tcBorders>
              <w:top w:val="single" w:sz="4" w:space="0" w:color="auto"/>
              <w:left w:val="nil"/>
              <w:bottom w:val="single" w:sz="4" w:space="0" w:color="auto"/>
              <w:right w:val="single" w:sz="4" w:space="0" w:color="auto"/>
            </w:tcBorders>
          </w:tcPr>
          <w:p w14:paraId="1F31BE43"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Rights held in and over a resource, such as intellectual property rights or copyright</w:t>
            </w:r>
          </w:p>
        </w:tc>
        <w:tc>
          <w:tcPr>
            <w:tcW w:w="3718" w:type="dxa"/>
            <w:tcBorders>
              <w:top w:val="single" w:sz="4" w:space="0" w:color="auto"/>
              <w:left w:val="nil"/>
              <w:bottom w:val="single" w:sz="4" w:space="0" w:color="auto"/>
              <w:right w:val="single" w:sz="4" w:space="0" w:color="auto"/>
            </w:tcBorders>
          </w:tcPr>
          <w:p w14:paraId="525CD486"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No current equivalent in NLM DTD</w:t>
            </w:r>
          </w:p>
        </w:tc>
        <w:tc>
          <w:tcPr>
            <w:tcW w:w="2340" w:type="dxa"/>
            <w:tcBorders>
              <w:top w:val="single" w:sz="4" w:space="0" w:color="auto"/>
              <w:left w:val="nil"/>
              <w:bottom w:val="single" w:sz="4" w:space="0" w:color="auto"/>
              <w:right w:val="single" w:sz="4" w:space="0" w:color="auto"/>
            </w:tcBorders>
          </w:tcPr>
          <w:p w14:paraId="4E51FDC2"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r>
      <w:tr w:rsidR="000639EC" w:rsidRPr="00B161E2" w14:paraId="0978B98C" w14:textId="77777777" w:rsidTr="00B161E2">
        <w:trPr>
          <w:trHeight w:val="480"/>
        </w:trPr>
        <w:tc>
          <w:tcPr>
            <w:tcW w:w="3051" w:type="dxa"/>
            <w:tcBorders>
              <w:top w:val="nil"/>
              <w:left w:val="single" w:sz="4" w:space="0" w:color="auto"/>
              <w:bottom w:val="single" w:sz="4" w:space="0" w:color="auto"/>
              <w:right w:val="single" w:sz="4" w:space="0" w:color="auto"/>
            </w:tcBorders>
          </w:tcPr>
          <w:p w14:paraId="7BB533E5"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Language</w:t>
            </w:r>
          </w:p>
        </w:tc>
        <w:tc>
          <w:tcPr>
            <w:tcW w:w="1110" w:type="dxa"/>
            <w:tcBorders>
              <w:top w:val="nil"/>
              <w:left w:val="nil"/>
              <w:bottom w:val="single" w:sz="4" w:space="0" w:color="auto"/>
              <w:right w:val="single" w:sz="4" w:space="0" w:color="auto"/>
            </w:tcBorders>
          </w:tcPr>
          <w:p w14:paraId="7194DE9C"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MA</w:t>
            </w:r>
          </w:p>
        </w:tc>
        <w:tc>
          <w:tcPr>
            <w:tcW w:w="4202" w:type="dxa"/>
            <w:tcBorders>
              <w:top w:val="nil"/>
              <w:left w:val="nil"/>
              <w:bottom w:val="single" w:sz="4" w:space="0" w:color="auto"/>
              <w:right w:val="single" w:sz="4" w:space="0" w:color="auto"/>
            </w:tcBorders>
          </w:tcPr>
          <w:p w14:paraId="772D01A0"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Language of the resource</w:t>
            </w:r>
          </w:p>
        </w:tc>
        <w:tc>
          <w:tcPr>
            <w:tcW w:w="3718" w:type="dxa"/>
            <w:tcBorders>
              <w:top w:val="nil"/>
              <w:left w:val="nil"/>
              <w:bottom w:val="single" w:sz="4" w:space="0" w:color="auto"/>
              <w:right w:val="single" w:sz="4" w:space="0" w:color="auto"/>
            </w:tcBorders>
          </w:tcPr>
          <w:p w14:paraId="14A45A2D"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Not used for non-textual material (e.g. pictorial images)</w:t>
            </w:r>
          </w:p>
        </w:tc>
        <w:tc>
          <w:tcPr>
            <w:tcW w:w="2340" w:type="dxa"/>
            <w:tcBorders>
              <w:top w:val="nil"/>
              <w:left w:val="nil"/>
              <w:bottom w:val="single" w:sz="4" w:space="0" w:color="auto"/>
              <w:right w:val="single" w:sz="4" w:space="0" w:color="auto"/>
            </w:tcBorders>
          </w:tcPr>
          <w:p w14:paraId="00243E5A"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r>
      <w:tr w:rsidR="000639EC" w:rsidRPr="00B161E2" w14:paraId="2AB32758" w14:textId="77777777" w:rsidTr="00B161E2">
        <w:trPr>
          <w:trHeight w:val="255"/>
        </w:trPr>
        <w:tc>
          <w:tcPr>
            <w:tcW w:w="3051" w:type="dxa"/>
            <w:tcBorders>
              <w:top w:val="single" w:sz="4" w:space="0" w:color="auto"/>
              <w:left w:val="single" w:sz="4" w:space="0" w:color="auto"/>
              <w:bottom w:val="single" w:sz="4" w:space="0" w:color="auto"/>
              <w:right w:val="single" w:sz="4" w:space="0" w:color="auto"/>
            </w:tcBorders>
          </w:tcPr>
          <w:p w14:paraId="7772E1D6"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OtherID</w:t>
            </w:r>
          </w:p>
        </w:tc>
        <w:tc>
          <w:tcPr>
            <w:tcW w:w="1110" w:type="dxa"/>
            <w:tcBorders>
              <w:top w:val="single" w:sz="4" w:space="0" w:color="auto"/>
              <w:left w:val="nil"/>
              <w:bottom w:val="single" w:sz="4" w:space="0" w:color="auto"/>
              <w:right w:val="single" w:sz="4" w:space="0" w:color="auto"/>
            </w:tcBorders>
          </w:tcPr>
          <w:p w14:paraId="0D4EBCE1"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M</w:t>
            </w:r>
          </w:p>
        </w:tc>
        <w:tc>
          <w:tcPr>
            <w:tcW w:w="4202" w:type="dxa"/>
            <w:tcBorders>
              <w:top w:val="single" w:sz="4" w:space="0" w:color="auto"/>
              <w:left w:val="nil"/>
              <w:bottom w:val="single" w:sz="4" w:space="0" w:color="auto"/>
              <w:right w:val="single" w:sz="4" w:space="0" w:color="auto"/>
            </w:tcBorders>
          </w:tcPr>
          <w:p w14:paraId="20B0CEBE"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Identifier supplied by source</w:t>
            </w:r>
          </w:p>
        </w:tc>
        <w:tc>
          <w:tcPr>
            <w:tcW w:w="3718" w:type="dxa"/>
            <w:tcBorders>
              <w:top w:val="single" w:sz="4" w:space="0" w:color="auto"/>
              <w:left w:val="nil"/>
              <w:bottom w:val="single" w:sz="4" w:space="0" w:color="auto"/>
              <w:right w:val="single" w:sz="4" w:space="0" w:color="auto"/>
            </w:tcBorders>
          </w:tcPr>
          <w:p w14:paraId="39F8220B"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Used With Source attribute, giving name of supplier</w:t>
            </w:r>
          </w:p>
        </w:tc>
        <w:tc>
          <w:tcPr>
            <w:tcW w:w="2340" w:type="dxa"/>
            <w:tcBorders>
              <w:top w:val="single" w:sz="4" w:space="0" w:color="auto"/>
              <w:left w:val="nil"/>
              <w:bottom w:val="single" w:sz="4" w:space="0" w:color="auto"/>
              <w:right w:val="single" w:sz="4" w:space="0" w:color="auto"/>
            </w:tcBorders>
          </w:tcPr>
          <w:p w14:paraId="7F3EE3B9" w14:textId="77777777" w:rsidR="000639EC" w:rsidRPr="00B161E2" w:rsidRDefault="000639EC" w:rsidP="008E4254">
            <w:pPr>
              <w:tabs>
                <w:tab w:val="left" w:pos="720"/>
                <w:tab w:val="left" w:pos="1080"/>
                <w:tab w:val="left" w:pos="1440"/>
                <w:tab w:val="left" w:pos="1800"/>
                <w:tab w:val="left" w:pos="2160"/>
              </w:tabs>
              <w:spacing w:before="40" w:afterLines="40" w:after="96"/>
              <w:rPr>
                <w:rFonts w:cs="Arial"/>
                <w:sz w:val="20"/>
                <w:lang w:val="en-US"/>
              </w:rPr>
            </w:pPr>
            <w:r w:rsidRPr="00B161E2">
              <w:rPr>
                <w:rFonts w:cs="Arial"/>
                <w:sz w:val="20"/>
                <w:lang w:val="en-US"/>
              </w:rPr>
              <w:t> </w:t>
            </w:r>
          </w:p>
        </w:tc>
      </w:tr>
    </w:tbl>
    <w:p w14:paraId="35F92D77" w14:textId="77777777" w:rsidR="00A6275D" w:rsidRPr="00B161E2" w:rsidRDefault="00A6275D" w:rsidP="008E4254">
      <w:pPr>
        <w:tabs>
          <w:tab w:val="left" w:pos="720"/>
          <w:tab w:val="left" w:pos="1080"/>
          <w:tab w:val="left" w:pos="1440"/>
          <w:tab w:val="left" w:pos="1800"/>
          <w:tab w:val="left" w:pos="2160"/>
        </w:tabs>
        <w:rPr>
          <w:rFonts w:cs="Arial"/>
        </w:rPr>
      </w:pPr>
      <w:r w:rsidRPr="00B161E2">
        <w:rPr>
          <w:rFonts w:cs="Arial"/>
        </w:rPr>
        <w:br w:type="page"/>
      </w:r>
    </w:p>
    <w:tbl>
      <w:tblPr>
        <w:tblW w:w="14421" w:type="dxa"/>
        <w:tblInd w:w="-252" w:type="dxa"/>
        <w:tblLook w:val="0000" w:firstRow="0" w:lastRow="0" w:firstColumn="0" w:lastColumn="0" w:noHBand="0" w:noVBand="0"/>
      </w:tblPr>
      <w:tblGrid>
        <w:gridCol w:w="3051"/>
        <w:gridCol w:w="1110"/>
        <w:gridCol w:w="4202"/>
        <w:gridCol w:w="3718"/>
        <w:gridCol w:w="2340"/>
      </w:tblGrid>
      <w:tr w:rsidR="00A6275D" w:rsidRPr="00B161E2" w14:paraId="6CF84D1D" w14:textId="77777777" w:rsidTr="00B161E2">
        <w:trPr>
          <w:trHeight w:val="255"/>
        </w:trPr>
        <w:tc>
          <w:tcPr>
            <w:tcW w:w="14421" w:type="dxa"/>
            <w:gridSpan w:val="5"/>
            <w:tcBorders>
              <w:top w:val="single" w:sz="4" w:space="0" w:color="auto"/>
              <w:left w:val="single" w:sz="4" w:space="0" w:color="auto"/>
              <w:bottom w:val="single" w:sz="4" w:space="0" w:color="auto"/>
              <w:right w:val="single" w:sz="4" w:space="0" w:color="auto"/>
            </w:tcBorders>
            <w:shd w:val="clear" w:color="auto" w:fill="E0E0E0"/>
          </w:tcPr>
          <w:p w14:paraId="3352078C" w14:textId="77777777" w:rsidR="00A6275D" w:rsidRPr="00B161E2" w:rsidRDefault="00A6275D" w:rsidP="008E4254">
            <w:pPr>
              <w:tabs>
                <w:tab w:val="left" w:pos="720"/>
                <w:tab w:val="left" w:pos="1080"/>
                <w:tab w:val="left" w:pos="1440"/>
                <w:tab w:val="left" w:pos="1800"/>
                <w:tab w:val="left" w:pos="2160"/>
              </w:tabs>
              <w:spacing w:before="40" w:after="40"/>
              <w:rPr>
                <w:rFonts w:cs="Arial"/>
                <w:b/>
                <w:bCs/>
                <w:sz w:val="24"/>
                <w:szCs w:val="24"/>
                <w:lang w:val="en-US"/>
              </w:rPr>
            </w:pPr>
            <w:r w:rsidRPr="00B161E2">
              <w:rPr>
                <w:rFonts w:cs="Arial"/>
                <w:b/>
                <w:bCs/>
                <w:sz w:val="24"/>
                <w:szCs w:val="24"/>
                <w:lang w:val="en-US"/>
              </w:rPr>
              <w:t>Additional Fields Required For Storage In Repository</w:t>
            </w:r>
          </w:p>
        </w:tc>
      </w:tr>
      <w:tr w:rsidR="000639EC" w:rsidRPr="00B161E2" w14:paraId="3DBAAA6C" w14:textId="77777777" w:rsidTr="00B161E2">
        <w:trPr>
          <w:trHeight w:val="255"/>
        </w:trPr>
        <w:tc>
          <w:tcPr>
            <w:tcW w:w="3051" w:type="dxa"/>
            <w:tcBorders>
              <w:top w:val="nil"/>
              <w:left w:val="single" w:sz="4" w:space="0" w:color="auto"/>
              <w:bottom w:val="single" w:sz="4" w:space="0" w:color="auto"/>
              <w:right w:val="single" w:sz="4" w:space="0" w:color="auto"/>
            </w:tcBorders>
            <w:shd w:val="clear" w:color="auto" w:fill="E0E0E0"/>
          </w:tcPr>
          <w:p w14:paraId="0CB347C7" w14:textId="77777777" w:rsidR="000639EC" w:rsidRPr="00B161E2" w:rsidRDefault="000639EC" w:rsidP="008E4254">
            <w:pPr>
              <w:tabs>
                <w:tab w:val="left" w:pos="720"/>
                <w:tab w:val="left" w:pos="1080"/>
                <w:tab w:val="left" w:pos="1440"/>
                <w:tab w:val="left" w:pos="1800"/>
                <w:tab w:val="left" w:pos="2160"/>
              </w:tabs>
              <w:spacing w:before="40" w:after="40"/>
              <w:jc w:val="center"/>
              <w:rPr>
                <w:rFonts w:cs="Arial"/>
                <w:b/>
                <w:bCs/>
                <w:sz w:val="20"/>
                <w:lang w:val="en-US"/>
              </w:rPr>
            </w:pPr>
            <w:r w:rsidRPr="00B161E2">
              <w:rPr>
                <w:rFonts w:cs="Arial"/>
                <w:b/>
                <w:bCs/>
                <w:sz w:val="20"/>
                <w:lang w:val="en-US"/>
              </w:rPr>
              <w:t>Element</w:t>
            </w:r>
          </w:p>
        </w:tc>
        <w:tc>
          <w:tcPr>
            <w:tcW w:w="1110" w:type="dxa"/>
            <w:tcBorders>
              <w:top w:val="nil"/>
              <w:left w:val="nil"/>
              <w:bottom w:val="single" w:sz="4" w:space="0" w:color="auto"/>
              <w:right w:val="single" w:sz="4" w:space="0" w:color="auto"/>
            </w:tcBorders>
            <w:shd w:val="clear" w:color="auto" w:fill="E0E0E0"/>
          </w:tcPr>
          <w:p w14:paraId="54D54288" w14:textId="77777777" w:rsidR="000639EC" w:rsidRPr="00B161E2" w:rsidRDefault="000639EC" w:rsidP="008E4254">
            <w:pPr>
              <w:tabs>
                <w:tab w:val="left" w:pos="720"/>
                <w:tab w:val="left" w:pos="1080"/>
                <w:tab w:val="left" w:pos="1440"/>
                <w:tab w:val="left" w:pos="1800"/>
                <w:tab w:val="left" w:pos="2160"/>
              </w:tabs>
              <w:spacing w:before="40" w:after="40"/>
              <w:jc w:val="center"/>
              <w:rPr>
                <w:rFonts w:cs="Arial"/>
                <w:b/>
                <w:bCs/>
                <w:sz w:val="20"/>
                <w:lang w:val="en-US"/>
              </w:rPr>
            </w:pPr>
            <w:r w:rsidRPr="00B161E2">
              <w:rPr>
                <w:rFonts w:cs="Arial"/>
                <w:b/>
                <w:bCs/>
                <w:sz w:val="20"/>
                <w:lang w:val="en-US"/>
              </w:rPr>
              <w:t>Required</w:t>
            </w:r>
          </w:p>
        </w:tc>
        <w:tc>
          <w:tcPr>
            <w:tcW w:w="4202" w:type="dxa"/>
            <w:tcBorders>
              <w:top w:val="nil"/>
              <w:left w:val="nil"/>
              <w:bottom w:val="single" w:sz="4" w:space="0" w:color="auto"/>
              <w:right w:val="single" w:sz="4" w:space="0" w:color="auto"/>
            </w:tcBorders>
            <w:shd w:val="clear" w:color="auto" w:fill="E0E0E0"/>
            <w:noWrap/>
          </w:tcPr>
          <w:p w14:paraId="14663FD0" w14:textId="77777777" w:rsidR="000639EC" w:rsidRPr="00B161E2" w:rsidRDefault="000639EC" w:rsidP="008E4254">
            <w:pPr>
              <w:tabs>
                <w:tab w:val="left" w:pos="720"/>
                <w:tab w:val="left" w:pos="1080"/>
                <w:tab w:val="left" w:pos="1440"/>
                <w:tab w:val="left" w:pos="1800"/>
                <w:tab w:val="left" w:pos="2160"/>
              </w:tabs>
              <w:spacing w:before="40" w:after="40"/>
              <w:jc w:val="center"/>
              <w:rPr>
                <w:rFonts w:cs="Arial"/>
                <w:b/>
                <w:bCs/>
                <w:sz w:val="20"/>
                <w:lang w:val="en-US"/>
              </w:rPr>
            </w:pPr>
            <w:r w:rsidRPr="00B161E2">
              <w:rPr>
                <w:rFonts w:cs="Arial"/>
                <w:b/>
                <w:bCs/>
                <w:sz w:val="20"/>
                <w:lang w:val="en-US"/>
              </w:rPr>
              <w:t>Definition</w:t>
            </w:r>
          </w:p>
        </w:tc>
        <w:tc>
          <w:tcPr>
            <w:tcW w:w="3718" w:type="dxa"/>
            <w:tcBorders>
              <w:top w:val="nil"/>
              <w:left w:val="nil"/>
              <w:bottom w:val="single" w:sz="4" w:space="0" w:color="auto"/>
              <w:right w:val="single" w:sz="4" w:space="0" w:color="auto"/>
            </w:tcBorders>
            <w:shd w:val="clear" w:color="auto" w:fill="E0E0E0"/>
            <w:noWrap/>
          </w:tcPr>
          <w:p w14:paraId="31AAD153" w14:textId="77777777" w:rsidR="000639EC" w:rsidRPr="00B161E2" w:rsidRDefault="000639EC" w:rsidP="008E4254">
            <w:pPr>
              <w:tabs>
                <w:tab w:val="left" w:pos="720"/>
                <w:tab w:val="left" w:pos="1080"/>
                <w:tab w:val="left" w:pos="1440"/>
                <w:tab w:val="left" w:pos="1800"/>
                <w:tab w:val="left" w:pos="2160"/>
              </w:tabs>
              <w:spacing w:before="40" w:after="40"/>
              <w:jc w:val="center"/>
              <w:rPr>
                <w:rFonts w:cs="Arial"/>
                <w:b/>
                <w:bCs/>
                <w:sz w:val="20"/>
                <w:lang w:val="en-US"/>
              </w:rPr>
            </w:pPr>
            <w:r w:rsidRPr="00B161E2">
              <w:rPr>
                <w:rFonts w:cs="Arial"/>
                <w:b/>
                <w:bCs/>
                <w:sz w:val="20"/>
                <w:lang w:val="en-US"/>
              </w:rPr>
              <w:t>Notes</w:t>
            </w:r>
          </w:p>
        </w:tc>
        <w:tc>
          <w:tcPr>
            <w:tcW w:w="2340" w:type="dxa"/>
            <w:tcBorders>
              <w:top w:val="nil"/>
              <w:left w:val="nil"/>
              <w:bottom w:val="single" w:sz="4" w:space="0" w:color="auto"/>
              <w:right w:val="single" w:sz="4" w:space="0" w:color="auto"/>
            </w:tcBorders>
            <w:shd w:val="clear" w:color="auto" w:fill="E0E0E0"/>
          </w:tcPr>
          <w:p w14:paraId="012D30ED" w14:textId="77777777" w:rsidR="000639EC" w:rsidRPr="00B161E2" w:rsidRDefault="000639EC" w:rsidP="008E4254">
            <w:pPr>
              <w:tabs>
                <w:tab w:val="left" w:pos="720"/>
                <w:tab w:val="left" w:pos="1080"/>
                <w:tab w:val="left" w:pos="1440"/>
                <w:tab w:val="left" w:pos="1800"/>
                <w:tab w:val="left" w:pos="2160"/>
              </w:tabs>
              <w:spacing w:before="40" w:after="40"/>
              <w:jc w:val="center"/>
              <w:rPr>
                <w:rFonts w:cs="Arial"/>
                <w:b/>
                <w:bCs/>
                <w:sz w:val="20"/>
                <w:lang w:val="en-US"/>
              </w:rPr>
            </w:pPr>
            <w:r w:rsidRPr="00B161E2">
              <w:rPr>
                <w:rFonts w:cs="Arial"/>
                <w:b/>
                <w:bCs/>
                <w:sz w:val="20"/>
                <w:lang w:val="en-US"/>
              </w:rPr>
              <w:t>Examples</w:t>
            </w:r>
          </w:p>
        </w:tc>
      </w:tr>
      <w:tr w:rsidR="000639EC" w:rsidRPr="00B161E2" w14:paraId="49C912ED" w14:textId="77777777" w:rsidTr="00B161E2">
        <w:trPr>
          <w:trHeight w:val="255"/>
        </w:trPr>
        <w:tc>
          <w:tcPr>
            <w:tcW w:w="3051" w:type="dxa"/>
            <w:tcBorders>
              <w:top w:val="nil"/>
              <w:left w:val="single" w:sz="4" w:space="0" w:color="auto"/>
              <w:bottom w:val="single" w:sz="4" w:space="0" w:color="auto"/>
              <w:right w:val="single" w:sz="4" w:space="0" w:color="auto"/>
            </w:tcBorders>
          </w:tcPr>
          <w:p w14:paraId="3D28BF29"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NlmUniqueID</w:t>
            </w:r>
          </w:p>
        </w:tc>
        <w:tc>
          <w:tcPr>
            <w:tcW w:w="1110" w:type="dxa"/>
            <w:tcBorders>
              <w:top w:val="nil"/>
              <w:left w:val="nil"/>
              <w:bottom w:val="single" w:sz="4" w:space="0" w:color="auto"/>
              <w:right w:val="single" w:sz="4" w:space="0" w:color="auto"/>
            </w:tcBorders>
          </w:tcPr>
          <w:p w14:paraId="5F3A6999"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M</w:t>
            </w:r>
          </w:p>
        </w:tc>
        <w:tc>
          <w:tcPr>
            <w:tcW w:w="4202" w:type="dxa"/>
            <w:tcBorders>
              <w:top w:val="nil"/>
              <w:left w:val="nil"/>
              <w:bottom w:val="single" w:sz="4" w:space="0" w:color="auto"/>
              <w:right w:val="single" w:sz="4" w:space="0" w:color="auto"/>
            </w:tcBorders>
          </w:tcPr>
          <w:p w14:paraId="5EF20D63"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Identifier supplied by NLM</w:t>
            </w:r>
          </w:p>
        </w:tc>
        <w:tc>
          <w:tcPr>
            <w:tcW w:w="3718" w:type="dxa"/>
            <w:tcBorders>
              <w:top w:val="nil"/>
              <w:left w:val="nil"/>
              <w:bottom w:val="single" w:sz="4" w:space="0" w:color="auto"/>
              <w:right w:val="single" w:sz="4" w:space="0" w:color="auto"/>
            </w:tcBorders>
          </w:tcPr>
          <w:p w14:paraId="06F88402"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c>
          <w:tcPr>
            <w:tcW w:w="2340" w:type="dxa"/>
            <w:tcBorders>
              <w:top w:val="nil"/>
              <w:left w:val="nil"/>
              <w:bottom w:val="single" w:sz="4" w:space="0" w:color="auto"/>
              <w:right w:val="single" w:sz="4" w:space="0" w:color="auto"/>
            </w:tcBorders>
          </w:tcPr>
          <w:p w14:paraId="06ECE991"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r>
      <w:tr w:rsidR="000639EC" w:rsidRPr="00B161E2" w14:paraId="4453A05A" w14:textId="77777777" w:rsidTr="00B161E2">
        <w:trPr>
          <w:trHeight w:val="255"/>
        </w:trPr>
        <w:tc>
          <w:tcPr>
            <w:tcW w:w="3051" w:type="dxa"/>
            <w:tcBorders>
              <w:top w:val="nil"/>
              <w:left w:val="single" w:sz="4" w:space="0" w:color="auto"/>
              <w:bottom w:val="single" w:sz="4" w:space="0" w:color="auto"/>
              <w:right w:val="single" w:sz="4" w:space="0" w:color="auto"/>
            </w:tcBorders>
          </w:tcPr>
          <w:p w14:paraId="41E7F13A"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URL</w:t>
            </w:r>
          </w:p>
        </w:tc>
        <w:tc>
          <w:tcPr>
            <w:tcW w:w="1110" w:type="dxa"/>
            <w:tcBorders>
              <w:top w:val="nil"/>
              <w:left w:val="nil"/>
              <w:bottom w:val="single" w:sz="4" w:space="0" w:color="auto"/>
              <w:right w:val="single" w:sz="4" w:space="0" w:color="auto"/>
            </w:tcBorders>
          </w:tcPr>
          <w:p w14:paraId="7A1E23D2"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M</w:t>
            </w:r>
          </w:p>
        </w:tc>
        <w:tc>
          <w:tcPr>
            <w:tcW w:w="4202" w:type="dxa"/>
            <w:tcBorders>
              <w:top w:val="nil"/>
              <w:left w:val="nil"/>
              <w:bottom w:val="single" w:sz="4" w:space="0" w:color="auto"/>
              <w:right w:val="single" w:sz="4" w:space="0" w:color="auto"/>
            </w:tcBorders>
          </w:tcPr>
          <w:p w14:paraId="715122C0"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URL where resource is found</w:t>
            </w:r>
          </w:p>
        </w:tc>
        <w:tc>
          <w:tcPr>
            <w:tcW w:w="3718" w:type="dxa"/>
            <w:tcBorders>
              <w:top w:val="nil"/>
              <w:left w:val="nil"/>
              <w:bottom w:val="single" w:sz="4" w:space="0" w:color="auto"/>
              <w:right w:val="single" w:sz="4" w:space="0" w:color="auto"/>
            </w:tcBorders>
          </w:tcPr>
          <w:p w14:paraId="50AF1C81"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c>
          <w:tcPr>
            <w:tcW w:w="2340" w:type="dxa"/>
            <w:tcBorders>
              <w:top w:val="nil"/>
              <w:left w:val="nil"/>
              <w:bottom w:val="single" w:sz="4" w:space="0" w:color="auto"/>
              <w:right w:val="single" w:sz="4" w:space="0" w:color="auto"/>
            </w:tcBorders>
          </w:tcPr>
          <w:p w14:paraId="68E56B56"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r>
      <w:tr w:rsidR="000639EC" w:rsidRPr="00B161E2" w14:paraId="01561F1B" w14:textId="77777777" w:rsidTr="00B161E2">
        <w:trPr>
          <w:trHeight w:val="480"/>
        </w:trPr>
        <w:tc>
          <w:tcPr>
            <w:tcW w:w="3051" w:type="dxa"/>
            <w:tcBorders>
              <w:top w:val="nil"/>
              <w:left w:val="single" w:sz="4" w:space="0" w:color="auto"/>
              <w:bottom w:val="single" w:sz="4" w:space="0" w:color="auto"/>
              <w:right w:val="single" w:sz="4" w:space="0" w:color="auto"/>
            </w:tcBorders>
          </w:tcPr>
          <w:p w14:paraId="573B7BEE"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MeshHeadingList.MeshHeading</w:t>
            </w:r>
          </w:p>
        </w:tc>
        <w:tc>
          <w:tcPr>
            <w:tcW w:w="1110" w:type="dxa"/>
            <w:tcBorders>
              <w:top w:val="nil"/>
              <w:left w:val="nil"/>
              <w:bottom w:val="single" w:sz="4" w:space="0" w:color="auto"/>
              <w:right w:val="single" w:sz="4" w:space="0" w:color="auto"/>
            </w:tcBorders>
          </w:tcPr>
          <w:p w14:paraId="200E2E22"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M*</w:t>
            </w:r>
          </w:p>
        </w:tc>
        <w:tc>
          <w:tcPr>
            <w:tcW w:w="4202" w:type="dxa"/>
            <w:tcBorders>
              <w:top w:val="nil"/>
              <w:left w:val="nil"/>
              <w:bottom w:val="single" w:sz="4" w:space="0" w:color="auto"/>
              <w:right w:val="single" w:sz="4" w:space="0" w:color="auto"/>
            </w:tcBorders>
          </w:tcPr>
          <w:p w14:paraId="5B0C8B91"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Subject of the content represented in MeSH</w:t>
            </w:r>
          </w:p>
        </w:tc>
        <w:tc>
          <w:tcPr>
            <w:tcW w:w="3718" w:type="dxa"/>
            <w:tcBorders>
              <w:top w:val="nil"/>
              <w:left w:val="nil"/>
              <w:bottom w:val="single" w:sz="4" w:space="0" w:color="auto"/>
              <w:right w:val="single" w:sz="4" w:space="0" w:color="auto"/>
            </w:tcBorders>
          </w:tcPr>
          <w:p w14:paraId="0B5322E1"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c>
          <w:tcPr>
            <w:tcW w:w="2340" w:type="dxa"/>
            <w:tcBorders>
              <w:top w:val="nil"/>
              <w:left w:val="nil"/>
              <w:bottom w:val="single" w:sz="4" w:space="0" w:color="auto"/>
              <w:right w:val="single" w:sz="4" w:space="0" w:color="auto"/>
            </w:tcBorders>
          </w:tcPr>
          <w:p w14:paraId="0F6DC61E"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r>
      <w:tr w:rsidR="000639EC" w:rsidRPr="00B161E2" w14:paraId="65A55E04" w14:textId="77777777" w:rsidTr="00B161E2">
        <w:trPr>
          <w:trHeight w:val="255"/>
        </w:trPr>
        <w:tc>
          <w:tcPr>
            <w:tcW w:w="3051" w:type="dxa"/>
            <w:tcBorders>
              <w:top w:val="nil"/>
              <w:left w:val="single" w:sz="4" w:space="0" w:color="auto"/>
              <w:bottom w:val="single" w:sz="4" w:space="0" w:color="auto"/>
              <w:right w:val="single" w:sz="4" w:space="0" w:color="auto"/>
            </w:tcBorders>
          </w:tcPr>
          <w:p w14:paraId="5FF3F6BE"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KeywordList.Keyword</w:t>
            </w:r>
          </w:p>
        </w:tc>
        <w:tc>
          <w:tcPr>
            <w:tcW w:w="1110" w:type="dxa"/>
            <w:tcBorders>
              <w:top w:val="nil"/>
              <w:left w:val="nil"/>
              <w:bottom w:val="single" w:sz="4" w:space="0" w:color="auto"/>
              <w:right w:val="single" w:sz="4" w:space="0" w:color="auto"/>
            </w:tcBorders>
          </w:tcPr>
          <w:p w14:paraId="2D4DD01C"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M*</w:t>
            </w:r>
          </w:p>
        </w:tc>
        <w:tc>
          <w:tcPr>
            <w:tcW w:w="4202" w:type="dxa"/>
            <w:tcBorders>
              <w:top w:val="nil"/>
              <w:left w:val="nil"/>
              <w:bottom w:val="single" w:sz="4" w:space="0" w:color="auto"/>
              <w:right w:val="single" w:sz="4" w:space="0" w:color="auto"/>
            </w:tcBorders>
          </w:tcPr>
          <w:p w14:paraId="1D35957F"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Subject of the content expressed in free text or keywords</w:t>
            </w:r>
          </w:p>
        </w:tc>
        <w:tc>
          <w:tcPr>
            <w:tcW w:w="3718" w:type="dxa"/>
            <w:tcBorders>
              <w:top w:val="nil"/>
              <w:left w:val="nil"/>
              <w:bottom w:val="single" w:sz="4" w:space="0" w:color="auto"/>
              <w:right w:val="single" w:sz="4" w:space="0" w:color="auto"/>
            </w:tcBorders>
          </w:tcPr>
          <w:p w14:paraId="2BB4DC04"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c>
          <w:tcPr>
            <w:tcW w:w="2340" w:type="dxa"/>
            <w:tcBorders>
              <w:top w:val="nil"/>
              <w:left w:val="nil"/>
              <w:bottom w:val="single" w:sz="4" w:space="0" w:color="auto"/>
              <w:right w:val="single" w:sz="4" w:space="0" w:color="auto"/>
            </w:tcBorders>
          </w:tcPr>
          <w:p w14:paraId="546945BE"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r>
      <w:tr w:rsidR="000639EC" w:rsidRPr="00B161E2" w14:paraId="779BCCC7" w14:textId="77777777" w:rsidTr="00B161E2">
        <w:trPr>
          <w:trHeight w:val="255"/>
        </w:trPr>
        <w:tc>
          <w:tcPr>
            <w:tcW w:w="3051" w:type="dxa"/>
            <w:tcBorders>
              <w:top w:val="nil"/>
              <w:left w:val="single" w:sz="4" w:space="0" w:color="auto"/>
              <w:bottom w:val="single" w:sz="4" w:space="0" w:color="auto"/>
              <w:right w:val="single" w:sz="4" w:space="0" w:color="auto"/>
            </w:tcBorders>
          </w:tcPr>
          <w:p w14:paraId="1414B10C"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DateRevised</w:t>
            </w:r>
          </w:p>
        </w:tc>
        <w:tc>
          <w:tcPr>
            <w:tcW w:w="1110" w:type="dxa"/>
            <w:tcBorders>
              <w:top w:val="nil"/>
              <w:left w:val="nil"/>
              <w:bottom w:val="single" w:sz="4" w:space="0" w:color="auto"/>
              <w:right w:val="single" w:sz="4" w:space="0" w:color="auto"/>
            </w:tcBorders>
          </w:tcPr>
          <w:p w14:paraId="78D8DAEB"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MA</w:t>
            </w:r>
          </w:p>
        </w:tc>
        <w:tc>
          <w:tcPr>
            <w:tcW w:w="4202" w:type="dxa"/>
            <w:tcBorders>
              <w:top w:val="nil"/>
              <w:left w:val="nil"/>
              <w:bottom w:val="single" w:sz="4" w:space="0" w:color="auto"/>
              <w:right w:val="single" w:sz="4" w:space="0" w:color="auto"/>
            </w:tcBorders>
          </w:tcPr>
          <w:p w14:paraId="3253671A"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Date of any changes to the digitized object</w:t>
            </w:r>
          </w:p>
        </w:tc>
        <w:tc>
          <w:tcPr>
            <w:tcW w:w="3718" w:type="dxa"/>
            <w:tcBorders>
              <w:top w:val="nil"/>
              <w:left w:val="nil"/>
              <w:bottom w:val="single" w:sz="4" w:space="0" w:color="auto"/>
              <w:right w:val="single" w:sz="4" w:space="0" w:color="auto"/>
            </w:tcBorders>
          </w:tcPr>
          <w:p w14:paraId="44A72258"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c>
          <w:tcPr>
            <w:tcW w:w="2340" w:type="dxa"/>
            <w:tcBorders>
              <w:top w:val="nil"/>
              <w:left w:val="nil"/>
              <w:bottom w:val="single" w:sz="4" w:space="0" w:color="auto"/>
              <w:right w:val="single" w:sz="4" w:space="0" w:color="auto"/>
            </w:tcBorders>
          </w:tcPr>
          <w:p w14:paraId="5ADD51E6"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r>
      <w:tr w:rsidR="000639EC" w:rsidRPr="00B161E2" w14:paraId="1AC6ADA3" w14:textId="77777777" w:rsidTr="00B161E2">
        <w:trPr>
          <w:trHeight w:val="480"/>
        </w:trPr>
        <w:tc>
          <w:tcPr>
            <w:tcW w:w="3051" w:type="dxa"/>
            <w:tcBorders>
              <w:top w:val="nil"/>
              <w:left w:val="single" w:sz="4" w:space="0" w:color="auto"/>
              <w:bottom w:val="single" w:sz="4" w:space="0" w:color="auto"/>
              <w:right w:val="single" w:sz="4" w:space="0" w:color="auto"/>
            </w:tcBorders>
          </w:tcPr>
          <w:p w14:paraId="2F0BE189"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PermanenceLevel</w:t>
            </w:r>
          </w:p>
        </w:tc>
        <w:tc>
          <w:tcPr>
            <w:tcW w:w="1110" w:type="dxa"/>
            <w:tcBorders>
              <w:top w:val="nil"/>
              <w:left w:val="nil"/>
              <w:bottom w:val="single" w:sz="4" w:space="0" w:color="auto"/>
              <w:right w:val="single" w:sz="4" w:space="0" w:color="auto"/>
            </w:tcBorders>
          </w:tcPr>
          <w:p w14:paraId="75D8062E"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M</w:t>
            </w:r>
          </w:p>
        </w:tc>
        <w:tc>
          <w:tcPr>
            <w:tcW w:w="4202" w:type="dxa"/>
            <w:tcBorders>
              <w:top w:val="nil"/>
              <w:left w:val="nil"/>
              <w:bottom w:val="single" w:sz="4" w:space="0" w:color="auto"/>
              <w:right w:val="single" w:sz="4" w:space="0" w:color="auto"/>
            </w:tcBorders>
          </w:tcPr>
          <w:p w14:paraId="7B720280"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Extent to which a user can be assured the resource will remain stable and available</w:t>
            </w:r>
          </w:p>
        </w:tc>
        <w:tc>
          <w:tcPr>
            <w:tcW w:w="3718" w:type="dxa"/>
            <w:tcBorders>
              <w:top w:val="nil"/>
              <w:left w:val="nil"/>
              <w:bottom w:val="single" w:sz="4" w:space="0" w:color="auto"/>
              <w:right w:val="single" w:sz="4" w:space="0" w:color="auto"/>
            </w:tcBorders>
          </w:tcPr>
          <w:p w14:paraId="5FD6E900"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NLM currently has 4 permanence ratings</w:t>
            </w:r>
          </w:p>
        </w:tc>
        <w:tc>
          <w:tcPr>
            <w:tcW w:w="2340" w:type="dxa"/>
            <w:tcBorders>
              <w:top w:val="nil"/>
              <w:left w:val="nil"/>
              <w:bottom w:val="single" w:sz="4" w:space="0" w:color="auto"/>
              <w:right w:val="single" w:sz="4" w:space="0" w:color="auto"/>
            </w:tcBorders>
          </w:tcPr>
          <w:p w14:paraId="52B5929F"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r>
      <w:tr w:rsidR="000639EC" w:rsidRPr="00B161E2" w14:paraId="67A241BD" w14:textId="77777777" w:rsidTr="00B161E2">
        <w:trPr>
          <w:trHeight w:val="480"/>
        </w:trPr>
        <w:tc>
          <w:tcPr>
            <w:tcW w:w="3051" w:type="dxa"/>
            <w:tcBorders>
              <w:top w:val="single" w:sz="4" w:space="0" w:color="auto"/>
              <w:left w:val="single" w:sz="4" w:space="0" w:color="auto"/>
              <w:bottom w:val="single" w:sz="4" w:space="0" w:color="auto"/>
              <w:right w:val="single" w:sz="4" w:space="0" w:color="auto"/>
            </w:tcBorders>
          </w:tcPr>
          <w:p w14:paraId="530011D1"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PermanenceGuarantor</w:t>
            </w:r>
          </w:p>
        </w:tc>
        <w:tc>
          <w:tcPr>
            <w:tcW w:w="1110" w:type="dxa"/>
            <w:tcBorders>
              <w:top w:val="single" w:sz="4" w:space="0" w:color="auto"/>
              <w:left w:val="nil"/>
              <w:bottom w:val="single" w:sz="4" w:space="0" w:color="auto"/>
              <w:right w:val="single" w:sz="4" w:space="0" w:color="auto"/>
            </w:tcBorders>
          </w:tcPr>
          <w:p w14:paraId="44B86354"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MA</w:t>
            </w:r>
          </w:p>
        </w:tc>
        <w:tc>
          <w:tcPr>
            <w:tcW w:w="4202" w:type="dxa"/>
            <w:tcBorders>
              <w:top w:val="single" w:sz="4" w:space="0" w:color="auto"/>
              <w:left w:val="nil"/>
              <w:bottom w:val="single" w:sz="4" w:space="0" w:color="auto"/>
              <w:right w:val="single" w:sz="4" w:space="0" w:color="auto"/>
            </w:tcBorders>
          </w:tcPr>
          <w:p w14:paraId="70C776A3"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xml:space="preserve">Agency responsible for guaranteeing the </w:t>
            </w:r>
            <w:r w:rsidR="000B298B" w:rsidRPr="00B161E2">
              <w:rPr>
                <w:rFonts w:cs="Arial"/>
                <w:sz w:val="20"/>
                <w:lang w:val="en-US"/>
              </w:rPr>
              <w:t>availability</w:t>
            </w:r>
            <w:r w:rsidRPr="00B161E2">
              <w:rPr>
                <w:rFonts w:cs="Arial"/>
                <w:sz w:val="20"/>
                <w:lang w:val="en-US"/>
              </w:rPr>
              <w:t xml:space="preserve"> and stability of the resource</w:t>
            </w:r>
          </w:p>
        </w:tc>
        <w:tc>
          <w:tcPr>
            <w:tcW w:w="3718" w:type="dxa"/>
            <w:tcBorders>
              <w:top w:val="single" w:sz="4" w:space="0" w:color="auto"/>
              <w:left w:val="nil"/>
              <w:bottom w:val="single" w:sz="4" w:space="0" w:color="auto"/>
              <w:right w:val="single" w:sz="4" w:space="0" w:color="auto"/>
            </w:tcBorders>
          </w:tcPr>
          <w:p w14:paraId="2F1F4559"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c>
          <w:tcPr>
            <w:tcW w:w="2340" w:type="dxa"/>
            <w:tcBorders>
              <w:top w:val="single" w:sz="4" w:space="0" w:color="auto"/>
              <w:left w:val="nil"/>
              <w:bottom w:val="single" w:sz="4" w:space="0" w:color="auto"/>
              <w:right w:val="single" w:sz="4" w:space="0" w:color="auto"/>
            </w:tcBorders>
          </w:tcPr>
          <w:p w14:paraId="5DB44404" w14:textId="77777777" w:rsidR="000639EC" w:rsidRPr="00B161E2" w:rsidRDefault="000639EC" w:rsidP="008E4254">
            <w:pPr>
              <w:tabs>
                <w:tab w:val="left" w:pos="720"/>
                <w:tab w:val="left" w:pos="1080"/>
                <w:tab w:val="left" w:pos="1440"/>
                <w:tab w:val="left" w:pos="1800"/>
                <w:tab w:val="left" w:pos="2160"/>
              </w:tabs>
              <w:spacing w:before="40" w:after="40"/>
              <w:rPr>
                <w:rFonts w:cs="Arial"/>
                <w:sz w:val="20"/>
                <w:lang w:val="en-US"/>
              </w:rPr>
            </w:pPr>
            <w:r w:rsidRPr="00B161E2">
              <w:rPr>
                <w:rFonts w:cs="Arial"/>
                <w:sz w:val="20"/>
                <w:lang w:val="en-US"/>
              </w:rPr>
              <w:t> </w:t>
            </w:r>
          </w:p>
        </w:tc>
      </w:tr>
      <w:tr w:rsidR="000639EC" w:rsidRPr="00B161E2" w14:paraId="7029C517" w14:textId="77777777" w:rsidTr="00B161E2">
        <w:trPr>
          <w:trHeight w:val="255"/>
        </w:trPr>
        <w:tc>
          <w:tcPr>
            <w:tcW w:w="3051" w:type="dxa"/>
            <w:tcBorders>
              <w:top w:val="single" w:sz="4" w:space="0" w:color="auto"/>
            </w:tcBorders>
          </w:tcPr>
          <w:p w14:paraId="56C0EC44" w14:textId="77777777" w:rsidR="000639EC" w:rsidRPr="00B161E2" w:rsidRDefault="000639EC" w:rsidP="008E4254">
            <w:pPr>
              <w:tabs>
                <w:tab w:val="left" w:pos="720"/>
                <w:tab w:val="left" w:pos="1080"/>
                <w:tab w:val="left" w:pos="1440"/>
                <w:tab w:val="left" w:pos="1800"/>
                <w:tab w:val="left" w:pos="2160"/>
              </w:tabs>
              <w:rPr>
                <w:rFonts w:cs="Arial"/>
                <w:sz w:val="20"/>
                <w:lang w:val="en-US"/>
              </w:rPr>
            </w:pPr>
            <w:r w:rsidRPr="00B161E2">
              <w:rPr>
                <w:rFonts w:cs="Arial"/>
                <w:sz w:val="20"/>
                <w:lang w:val="en-US"/>
              </w:rPr>
              <w:t> </w:t>
            </w:r>
          </w:p>
        </w:tc>
        <w:tc>
          <w:tcPr>
            <w:tcW w:w="1110" w:type="dxa"/>
            <w:tcBorders>
              <w:top w:val="single" w:sz="4" w:space="0" w:color="auto"/>
            </w:tcBorders>
          </w:tcPr>
          <w:p w14:paraId="4234C92A" w14:textId="77777777" w:rsidR="000639EC" w:rsidRPr="00B161E2" w:rsidRDefault="000639EC" w:rsidP="008E4254">
            <w:pPr>
              <w:tabs>
                <w:tab w:val="left" w:pos="720"/>
                <w:tab w:val="left" w:pos="1080"/>
                <w:tab w:val="left" w:pos="1440"/>
                <w:tab w:val="left" w:pos="1800"/>
                <w:tab w:val="left" w:pos="2160"/>
              </w:tabs>
              <w:rPr>
                <w:rFonts w:cs="Arial"/>
                <w:sz w:val="20"/>
                <w:lang w:val="en-US"/>
              </w:rPr>
            </w:pPr>
            <w:r w:rsidRPr="00B161E2">
              <w:rPr>
                <w:rFonts w:cs="Arial"/>
                <w:sz w:val="20"/>
                <w:lang w:val="en-US"/>
              </w:rPr>
              <w:t> </w:t>
            </w:r>
          </w:p>
        </w:tc>
        <w:tc>
          <w:tcPr>
            <w:tcW w:w="4202" w:type="dxa"/>
            <w:tcBorders>
              <w:top w:val="single" w:sz="4" w:space="0" w:color="auto"/>
            </w:tcBorders>
          </w:tcPr>
          <w:p w14:paraId="7E162FA3" w14:textId="77777777" w:rsidR="000639EC" w:rsidRPr="00B161E2" w:rsidRDefault="000639EC" w:rsidP="008E4254">
            <w:pPr>
              <w:tabs>
                <w:tab w:val="left" w:pos="720"/>
                <w:tab w:val="left" w:pos="1080"/>
                <w:tab w:val="left" w:pos="1440"/>
                <w:tab w:val="left" w:pos="1800"/>
                <w:tab w:val="left" w:pos="2160"/>
              </w:tabs>
              <w:rPr>
                <w:rFonts w:cs="Arial"/>
                <w:sz w:val="20"/>
                <w:lang w:val="en-US"/>
              </w:rPr>
            </w:pPr>
            <w:r w:rsidRPr="00B161E2">
              <w:rPr>
                <w:rFonts w:cs="Arial"/>
                <w:sz w:val="20"/>
                <w:lang w:val="en-US"/>
              </w:rPr>
              <w:t> </w:t>
            </w:r>
          </w:p>
        </w:tc>
        <w:tc>
          <w:tcPr>
            <w:tcW w:w="3718" w:type="dxa"/>
            <w:tcBorders>
              <w:top w:val="single" w:sz="4" w:space="0" w:color="auto"/>
            </w:tcBorders>
          </w:tcPr>
          <w:p w14:paraId="342E892F" w14:textId="77777777" w:rsidR="000639EC" w:rsidRPr="00B161E2" w:rsidRDefault="000639EC" w:rsidP="008E4254">
            <w:pPr>
              <w:tabs>
                <w:tab w:val="left" w:pos="720"/>
                <w:tab w:val="left" w:pos="1080"/>
                <w:tab w:val="left" w:pos="1440"/>
                <w:tab w:val="left" w:pos="1800"/>
                <w:tab w:val="left" w:pos="2160"/>
              </w:tabs>
              <w:rPr>
                <w:rFonts w:cs="Arial"/>
                <w:sz w:val="20"/>
                <w:lang w:val="en-US"/>
              </w:rPr>
            </w:pPr>
            <w:r w:rsidRPr="00B161E2">
              <w:rPr>
                <w:rFonts w:cs="Arial"/>
                <w:sz w:val="20"/>
                <w:lang w:val="en-US"/>
              </w:rPr>
              <w:t> </w:t>
            </w:r>
          </w:p>
        </w:tc>
        <w:tc>
          <w:tcPr>
            <w:tcW w:w="2340" w:type="dxa"/>
            <w:tcBorders>
              <w:top w:val="single" w:sz="4" w:space="0" w:color="auto"/>
            </w:tcBorders>
          </w:tcPr>
          <w:p w14:paraId="7851AB69" w14:textId="77777777" w:rsidR="000639EC" w:rsidRPr="00B161E2" w:rsidRDefault="000639EC" w:rsidP="008E4254">
            <w:pPr>
              <w:tabs>
                <w:tab w:val="left" w:pos="720"/>
                <w:tab w:val="left" w:pos="1080"/>
                <w:tab w:val="left" w:pos="1440"/>
                <w:tab w:val="left" w:pos="1800"/>
                <w:tab w:val="left" w:pos="2160"/>
              </w:tabs>
              <w:rPr>
                <w:rFonts w:cs="Arial"/>
                <w:sz w:val="20"/>
                <w:lang w:val="en-US"/>
              </w:rPr>
            </w:pPr>
            <w:r w:rsidRPr="00B161E2">
              <w:rPr>
                <w:rFonts w:cs="Arial"/>
                <w:sz w:val="20"/>
                <w:lang w:val="en-US"/>
              </w:rPr>
              <w:t> </w:t>
            </w:r>
          </w:p>
        </w:tc>
      </w:tr>
      <w:tr w:rsidR="000639EC" w:rsidRPr="00B161E2" w14:paraId="3EECAD6F" w14:textId="77777777" w:rsidTr="00B161E2">
        <w:trPr>
          <w:trHeight w:val="255"/>
        </w:trPr>
        <w:tc>
          <w:tcPr>
            <w:tcW w:w="3051" w:type="dxa"/>
            <w:tcBorders>
              <w:top w:val="nil"/>
            </w:tcBorders>
            <w:noWrap/>
          </w:tcPr>
          <w:p w14:paraId="0D7AFD6B" w14:textId="77777777" w:rsidR="000639EC" w:rsidRPr="00B161E2" w:rsidRDefault="000639EC" w:rsidP="008E4254">
            <w:pPr>
              <w:tabs>
                <w:tab w:val="left" w:pos="720"/>
                <w:tab w:val="left" w:pos="1080"/>
                <w:tab w:val="left" w:pos="1440"/>
                <w:tab w:val="left" w:pos="1800"/>
                <w:tab w:val="left" w:pos="2160"/>
              </w:tabs>
              <w:jc w:val="right"/>
              <w:rPr>
                <w:rFonts w:cs="Arial"/>
                <w:b/>
                <w:bCs/>
                <w:sz w:val="20"/>
                <w:lang w:val="en-US"/>
              </w:rPr>
            </w:pPr>
            <w:r w:rsidRPr="00B161E2">
              <w:rPr>
                <w:rFonts w:cs="Arial"/>
                <w:b/>
                <w:bCs/>
                <w:sz w:val="20"/>
                <w:lang w:val="en-US"/>
              </w:rPr>
              <w:t>Key</w:t>
            </w:r>
            <w:r w:rsidR="00537767" w:rsidRPr="00B161E2">
              <w:rPr>
                <w:rFonts w:cs="Arial"/>
                <w:b/>
                <w:bCs/>
                <w:sz w:val="20"/>
                <w:lang w:val="en-US"/>
              </w:rPr>
              <w:t>:</w:t>
            </w:r>
          </w:p>
        </w:tc>
        <w:tc>
          <w:tcPr>
            <w:tcW w:w="1110" w:type="dxa"/>
            <w:tcBorders>
              <w:top w:val="nil"/>
            </w:tcBorders>
            <w:noWrap/>
          </w:tcPr>
          <w:p w14:paraId="4258A14D" w14:textId="77777777" w:rsidR="000639EC" w:rsidRPr="00B161E2" w:rsidRDefault="000639EC" w:rsidP="008E4254">
            <w:pPr>
              <w:tabs>
                <w:tab w:val="left" w:pos="720"/>
                <w:tab w:val="left" w:pos="1080"/>
                <w:tab w:val="left" w:pos="1440"/>
                <w:tab w:val="left" w:pos="1800"/>
                <w:tab w:val="left" w:pos="2160"/>
              </w:tabs>
              <w:jc w:val="center"/>
              <w:rPr>
                <w:rFonts w:cs="Arial"/>
                <w:b/>
                <w:bCs/>
                <w:sz w:val="20"/>
                <w:lang w:val="en-US"/>
              </w:rPr>
            </w:pPr>
            <w:r w:rsidRPr="00B161E2">
              <w:rPr>
                <w:rFonts w:cs="Arial"/>
                <w:b/>
                <w:bCs/>
                <w:sz w:val="20"/>
                <w:lang w:val="en-US"/>
              </w:rPr>
              <w:t> </w:t>
            </w:r>
          </w:p>
        </w:tc>
        <w:tc>
          <w:tcPr>
            <w:tcW w:w="4202" w:type="dxa"/>
            <w:tcBorders>
              <w:top w:val="nil"/>
            </w:tcBorders>
          </w:tcPr>
          <w:p w14:paraId="5D30DFFC" w14:textId="77777777" w:rsidR="000639EC" w:rsidRPr="00B161E2" w:rsidRDefault="000639EC" w:rsidP="008E4254">
            <w:pPr>
              <w:tabs>
                <w:tab w:val="left" w:pos="720"/>
                <w:tab w:val="left" w:pos="1080"/>
                <w:tab w:val="left" w:pos="1440"/>
                <w:tab w:val="left" w:pos="1800"/>
                <w:tab w:val="left" w:pos="2160"/>
              </w:tabs>
              <w:rPr>
                <w:rFonts w:cs="Arial"/>
                <w:sz w:val="20"/>
                <w:lang w:val="en-US"/>
              </w:rPr>
            </w:pPr>
            <w:r w:rsidRPr="00B161E2">
              <w:rPr>
                <w:rFonts w:cs="Arial"/>
                <w:sz w:val="20"/>
                <w:lang w:val="en-US"/>
              </w:rPr>
              <w:t> </w:t>
            </w:r>
          </w:p>
        </w:tc>
        <w:tc>
          <w:tcPr>
            <w:tcW w:w="3718" w:type="dxa"/>
            <w:tcBorders>
              <w:top w:val="nil"/>
            </w:tcBorders>
            <w:noWrap/>
          </w:tcPr>
          <w:p w14:paraId="370DBEA8" w14:textId="77777777" w:rsidR="000639EC" w:rsidRPr="00B161E2" w:rsidRDefault="000639EC" w:rsidP="008E4254">
            <w:pPr>
              <w:tabs>
                <w:tab w:val="left" w:pos="720"/>
                <w:tab w:val="left" w:pos="1080"/>
                <w:tab w:val="left" w:pos="1440"/>
                <w:tab w:val="left" w:pos="1800"/>
                <w:tab w:val="left" w:pos="2160"/>
              </w:tabs>
              <w:rPr>
                <w:rFonts w:cs="Arial"/>
                <w:sz w:val="20"/>
                <w:lang w:val="en-US"/>
              </w:rPr>
            </w:pPr>
            <w:r w:rsidRPr="00B161E2">
              <w:rPr>
                <w:rFonts w:cs="Arial"/>
                <w:sz w:val="20"/>
                <w:lang w:val="en-US"/>
              </w:rPr>
              <w:t> </w:t>
            </w:r>
          </w:p>
        </w:tc>
        <w:tc>
          <w:tcPr>
            <w:tcW w:w="2340" w:type="dxa"/>
            <w:tcBorders>
              <w:top w:val="nil"/>
            </w:tcBorders>
            <w:noWrap/>
          </w:tcPr>
          <w:p w14:paraId="25581364" w14:textId="77777777" w:rsidR="000639EC" w:rsidRPr="00B161E2" w:rsidRDefault="000639EC" w:rsidP="008E4254">
            <w:pPr>
              <w:tabs>
                <w:tab w:val="left" w:pos="720"/>
                <w:tab w:val="left" w:pos="1080"/>
                <w:tab w:val="left" w:pos="1440"/>
                <w:tab w:val="left" w:pos="1800"/>
                <w:tab w:val="left" w:pos="2160"/>
              </w:tabs>
              <w:rPr>
                <w:rFonts w:cs="Arial"/>
                <w:sz w:val="20"/>
                <w:lang w:val="en-US"/>
              </w:rPr>
            </w:pPr>
            <w:r w:rsidRPr="00B161E2">
              <w:rPr>
                <w:rFonts w:cs="Arial"/>
                <w:sz w:val="20"/>
                <w:lang w:val="en-US"/>
              </w:rPr>
              <w:t> </w:t>
            </w:r>
          </w:p>
        </w:tc>
      </w:tr>
      <w:tr w:rsidR="00A6275D" w:rsidRPr="00B161E2" w14:paraId="3EF5D102" w14:textId="77777777" w:rsidTr="00B161E2">
        <w:trPr>
          <w:trHeight w:val="255"/>
        </w:trPr>
        <w:tc>
          <w:tcPr>
            <w:tcW w:w="3051" w:type="dxa"/>
            <w:tcBorders>
              <w:top w:val="nil"/>
            </w:tcBorders>
            <w:noWrap/>
          </w:tcPr>
          <w:p w14:paraId="18C64774" w14:textId="77777777" w:rsidR="00A6275D" w:rsidRPr="00B161E2" w:rsidRDefault="00A6275D" w:rsidP="008E4254">
            <w:pPr>
              <w:tabs>
                <w:tab w:val="left" w:pos="720"/>
                <w:tab w:val="left" w:pos="1080"/>
                <w:tab w:val="left" w:pos="1440"/>
                <w:tab w:val="left" w:pos="1800"/>
                <w:tab w:val="left" w:pos="2160"/>
              </w:tabs>
              <w:jc w:val="center"/>
              <w:rPr>
                <w:rFonts w:cs="Arial"/>
                <w:b/>
                <w:bCs/>
                <w:sz w:val="20"/>
                <w:lang w:val="en-US"/>
              </w:rPr>
            </w:pPr>
          </w:p>
        </w:tc>
        <w:tc>
          <w:tcPr>
            <w:tcW w:w="1110" w:type="dxa"/>
            <w:tcBorders>
              <w:top w:val="nil"/>
            </w:tcBorders>
          </w:tcPr>
          <w:p w14:paraId="09AFF59A" w14:textId="77777777" w:rsidR="00A6275D" w:rsidRPr="00B161E2" w:rsidRDefault="00A6275D" w:rsidP="008E4254">
            <w:pPr>
              <w:tabs>
                <w:tab w:val="left" w:pos="720"/>
                <w:tab w:val="left" w:pos="1080"/>
                <w:tab w:val="left" w:pos="1440"/>
                <w:tab w:val="left" w:pos="1800"/>
                <w:tab w:val="left" w:pos="2160"/>
              </w:tabs>
              <w:jc w:val="center"/>
              <w:rPr>
                <w:rFonts w:cs="Arial"/>
                <w:b/>
                <w:bCs/>
                <w:sz w:val="20"/>
                <w:lang w:val="en-US"/>
              </w:rPr>
            </w:pPr>
            <w:r w:rsidRPr="00B161E2">
              <w:rPr>
                <w:rFonts w:cs="Arial"/>
                <w:b/>
                <w:bCs/>
                <w:sz w:val="20"/>
                <w:lang w:val="en-US"/>
              </w:rPr>
              <w:t>M</w:t>
            </w:r>
          </w:p>
        </w:tc>
        <w:tc>
          <w:tcPr>
            <w:tcW w:w="4202" w:type="dxa"/>
            <w:tcBorders>
              <w:top w:val="nil"/>
            </w:tcBorders>
            <w:noWrap/>
          </w:tcPr>
          <w:p w14:paraId="3E6DBADC" w14:textId="77777777" w:rsidR="00A6275D" w:rsidRPr="00B161E2" w:rsidRDefault="00A6275D" w:rsidP="008E4254">
            <w:pPr>
              <w:tabs>
                <w:tab w:val="left" w:pos="720"/>
                <w:tab w:val="left" w:pos="1080"/>
                <w:tab w:val="left" w:pos="1440"/>
                <w:tab w:val="left" w:pos="1800"/>
                <w:tab w:val="left" w:pos="2160"/>
              </w:tabs>
              <w:rPr>
                <w:rFonts w:cs="Arial"/>
                <w:b/>
                <w:bCs/>
                <w:sz w:val="20"/>
                <w:lang w:val="en-US"/>
              </w:rPr>
            </w:pPr>
            <w:r w:rsidRPr="00B161E2">
              <w:rPr>
                <w:rFonts w:cs="Arial"/>
                <w:b/>
                <w:bCs/>
                <w:sz w:val="20"/>
                <w:lang w:val="en-US"/>
              </w:rPr>
              <w:t>Mandatory</w:t>
            </w:r>
          </w:p>
        </w:tc>
        <w:tc>
          <w:tcPr>
            <w:tcW w:w="3718" w:type="dxa"/>
            <w:tcBorders>
              <w:top w:val="nil"/>
            </w:tcBorders>
          </w:tcPr>
          <w:p w14:paraId="12A66051" w14:textId="77777777" w:rsidR="00A6275D" w:rsidRPr="00B161E2" w:rsidRDefault="00A6275D" w:rsidP="008E4254">
            <w:pPr>
              <w:tabs>
                <w:tab w:val="left" w:pos="720"/>
                <w:tab w:val="left" w:pos="1080"/>
                <w:tab w:val="left" w:pos="1440"/>
                <w:tab w:val="left" w:pos="1800"/>
                <w:tab w:val="left" w:pos="2160"/>
              </w:tabs>
              <w:rPr>
                <w:rFonts w:cs="Arial"/>
                <w:b/>
                <w:bCs/>
                <w:sz w:val="20"/>
                <w:lang w:val="en-US"/>
              </w:rPr>
            </w:pPr>
          </w:p>
        </w:tc>
        <w:tc>
          <w:tcPr>
            <w:tcW w:w="2340" w:type="dxa"/>
            <w:tcBorders>
              <w:top w:val="nil"/>
            </w:tcBorders>
            <w:noWrap/>
          </w:tcPr>
          <w:p w14:paraId="13C9C777" w14:textId="77777777" w:rsidR="00A6275D" w:rsidRPr="00B161E2" w:rsidRDefault="00A6275D" w:rsidP="008E4254">
            <w:pPr>
              <w:tabs>
                <w:tab w:val="left" w:pos="720"/>
                <w:tab w:val="left" w:pos="1080"/>
                <w:tab w:val="left" w:pos="1440"/>
                <w:tab w:val="left" w:pos="1800"/>
                <w:tab w:val="left" w:pos="2160"/>
              </w:tabs>
              <w:rPr>
                <w:rFonts w:cs="Arial"/>
                <w:sz w:val="20"/>
                <w:lang w:val="en-US"/>
              </w:rPr>
            </w:pPr>
          </w:p>
        </w:tc>
      </w:tr>
      <w:tr w:rsidR="00A6275D" w:rsidRPr="00B161E2" w14:paraId="7B420F8F" w14:textId="77777777" w:rsidTr="00B161E2">
        <w:trPr>
          <w:trHeight w:val="255"/>
        </w:trPr>
        <w:tc>
          <w:tcPr>
            <w:tcW w:w="3051" w:type="dxa"/>
            <w:tcBorders>
              <w:top w:val="nil"/>
            </w:tcBorders>
            <w:noWrap/>
          </w:tcPr>
          <w:p w14:paraId="77601D14" w14:textId="77777777" w:rsidR="00A6275D" w:rsidRPr="00B161E2" w:rsidRDefault="00A6275D" w:rsidP="008E4254">
            <w:pPr>
              <w:tabs>
                <w:tab w:val="left" w:pos="720"/>
                <w:tab w:val="left" w:pos="1080"/>
                <w:tab w:val="left" w:pos="1440"/>
                <w:tab w:val="left" w:pos="1800"/>
                <w:tab w:val="left" w:pos="2160"/>
              </w:tabs>
              <w:jc w:val="center"/>
              <w:rPr>
                <w:rFonts w:cs="Arial"/>
                <w:b/>
                <w:bCs/>
                <w:sz w:val="20"/>
                <w:lang w:val="en-US"/>
              </w:rPr>
            </w:pPr>
          </w:p>
        </w:tc>
        <w:tc>
          <w:tcPr>
            <w:tcW w:w="1110" w:type="dxa"/>
            <w:tcBorders>
              <w:top w:val="nil"/>
            </w:tcBorders>
          </w:tcPr>
          <w:p w14:paraId="3D4882EC" w14:textId="77777777" w:rsidR="00A6275D" w:rsidRPr="00B161E2" w:rsidRDefault="00A6275D" w:rsidP="008E4254">
            <w:pPr>
              <w:tabs>
                <w:tab w:val="left" w:pos="720"/>
                <w:tab w:val="left" w:pos="1080"/>
                <w:tab w:val="left" w:pos="1440"/>
                <w:tab w:val="left" w:pos="1800"/>
                <w:tab w:val="left" w:pos="2160"/>
              </w:tabs>
              <w:jc w:val="center"/>
              <w:rPr>
                <w:rFonts w:cs="Arial"/>
                <w:b/>
                <w:bCs/>
                <w:sz w:val="20"/>
                <w:lang w:val="en-US"/>
              </w:rPr>
            </w:pPr>
            <w:r w:rsidRPr="00B161E2">
              <w:rPr>
                <w:rFonts w:cs="Arial"/>
                <w:b/>
                <w:bCs/>
                <w:sz w:val="20"/>
                <w:lang w:val="en-US"/>
              </w:rPr>
              <w:t>MA</w:t>
            </w:r>
          </w:p>
        </w:tc>
        <w:tc>
          <w:tcPr>
            <w:tcW w:w="4202" w:type="dxa"/>
            <w:tcBorders>
              <w:top w:val="nil"/>
            </w:tcBorders>
            <w:noWrap/>
          </w:tcPr>
          <w:p w14:paraId="21D37EEA" w14:textId="77777777" w:rsidR="00A6275D" w:rsidRPr="00B161E2" w:rsidRDefault="00A6275D" w:rsidP="008E4254">
            <w:pPr>
              <w:tabs>
                <w:tab w:val="left" w:pos="720"/>
                <w:tab w:val="left" w:pos="1080"/>
                <w:tab w:val="left" w:pos="1440"/>
                <w:tab w:val="left" w:pos="1800"/>
                <w:tab w:val="left" w:pos="2160"/>
              </w:tabs>
              <w:rPr>
                <w:rFonts w:cs="Arial"/>
                <w:b/>
                <w:bCs/>
                <w:sz w:val="20"/>
                <w:lang w:val="en-US"/>
              </w:rPr>
            </w:pPr>
            <w:r w:rsidRPr="00B161E2">
              <w:rPr>
                <w:rFonts w:cs="Arial"/>
                <w:b/>
                <w:bCs/>
                <w:sz w:val="20"/>
                <w:lang w:val="en-US"/>
              </w:rPr>
              <w:t>Mandatory if applicable</w:t>
            </w:r>
          </w:p>
        </w:tc>
        <w:tc>
          <w:tcPr>
            <w:tcW w:w="3718" w:type="dxa"/>
            <w:tcBorders>
              <w:top w:val="nil"/>
            </w:tcBorders>
          </w:tcPr>
          <w:p w14:paraId="49B88F0E" w14:textId="77777777" w:rsidR="00A6275D" w:rsidRPr="00B161E2" w:rsidRDefault="00A6275D" w:rsidP="008E4254">
            <w:pPr>
              <w:tabs>
                <w:tab w:val="left" w:pos="720"/>
                <w:tab w:val="left" w:pos="1080"/>
                <w:tab w:val="left" w:pos="1440"/>
                <w:tab w:val="left" w:pos="1800"/>
                <w:tab w:val="left" w:pos="2160"/>
              </w:tabs>
              <w:rPr>
                <w:rFonts w:cs="Arial"/>
                <w:b/>
                <w:bCs/>
                <w:sz w:val="20"/>
                <w:lang w:val="en-US"/>
              </w:rPr>
            </w:pPr>
          </w:p>
        </w:tc>
        <w:tc>
          <w:tcPr>
            <w:tcW w:w="2340" w:type="dxa"/>
            <w:tcBorders>
              <w:top w:val="nil"/>
            </w:tcBorders>
            <w:noWrap/>
          </w:tcPr>
          <w:p w14:paraId="4854E0D4" w14:textId="77777777" w:rsidR="00A6275D" w:rsidRPr="00B161E2" w:rsidRDefault="00A6275D" w:rsidP="008E4254">
            <w:pPr>
              <w:tabs>
                <w:tab w:val="left" w:pos="720"/>
                <w:tab w:val="left" w:pos="1080"/>
                <w:tab w:val="left" w:pos="1440"/>
                <w:tab w:val="left" w:pos="1800"/>
                <w:tab w:val="left" w:pos="2160"/>
              </w:tabs>
              <w:rPr>
                <w:rFonts w:cs="Arial"/>
                <w:sz w:val="20"/>
                <w:lang w:val="en-US"/>
              </w:rPr>
            </w:pPr>
          </w:p>
        </w:tc>
      </w:tr>
      <w:tr w:rsidR="00A6275D" w:rsidRPr="00B161E2" w14:paraId="7DD4F550" w14:textId="77777777" w:rsidTr="00B161E2">
        <w:trPr>
          <w:trHeight w:val="255"/>
        </w:trPr>
        <w:tc>
          <w:tcPr>
            <w:tcW w:w="3051" w:type="dxa"/>
            <w:noWrap/>
          </w:tcPr>
          <w:p w14:paraId="305BEC64" w14:textId="77777777" w:rsidR="00A6275D" w:rsidRPr="00B161E2" w:rsidRDefault="00A6275D" w:rsidP="008E4254">
            <w:pPr>
              <w:tabs>
                <w:tab w:val="left" w:pos="720"/>
                <w:tab w:val="left" w:pos="1080"/>
                <w:tab w:val="left" w:pos="1440"/>
                <w:tab w:val="left" w:pos="1800"/>
                <w:tab w:val="left" w:pos="2160"/>
              </w:tabs>
              <w:jc w:val="center"/>
              <w:rPr>
                <w:rFonts w:cs="Arial"/>
                <w:b/>
                <w:bCs/>
                <w:sz w:val="20"/>
                <w:lang w:val="en-US"/>
              </w:rPr>
            </w:pPr>
          </w:p>
        </w:tc>
        <w:tc>
          <w:tcPr>
            <w:tcW w:w="1110" w:type="dxa"/>
          </w:tcPr>
          <w:p w14:paraId="51889384" w14:textId="77777777" w:rsidR="00A6275D" w:rsidRPr="00B161E2" w:rsidRDefault="00A6275D" w:rsidP="008E4254">
            <w:pPr>
              <w:tabs>
                <w:tab w:val="left" w:pos="720"/>
                <w:tab w:val="left" w:pos="1080"/>
                <w:tab w:val="left" w:pos="1440"/>
                <w:tab w:val="left" w:pos="1800"/>
                <w:tab w:val="left" w:pos="2160"/>
              </w:tabs>
              <w:jc w:val="center"/>
              <w:rPr>
                <w:rFonts w:cs="Arial"/>
                <w:b/>
                <w:bCs/>
                <w:sz w:val="20"/>
                <w:lang w:val="en-US"/>
              </w:rPr>
            </w:pPr>
            <w:r w:rsidRPr="00B161E2">
              <w:rPr>
                <w:rFonts w:cs="Arial"/>
                <w:b/>
                <w:bCs/>
                <w:sz w:val="20"/>
                <w:lang w:val="en-US"/>
              </w:rPr>
              <w:t>*</w:t>
            </w:r>
          </w:p>
        </w:tc>
        <w:tc>
          <w:tcPr>
            <w:tcW w:w="4202" w:type="dxa"/>
            <w:noWrap/>
          </w:tcPr>
          <w:p w14:paraId="7F900AF6" w14:textId="77777777" w:rsidR="00A6275D" w:rsidRPr="00B161E2" w:rsidRDefault="00A6275D" w:rsidP="008E4254">
            <w:pPr>
              <w:tabs>
                <w:tab w:val="left" w:pos="720"/>
                <w:tab w:val="left" w:pos="1080"/>
                <w:tab w:val="left" w:pos="1440"/>
                <w:tab w:val="left" w:pos="1800"/>
                <w:tab w:val="left" w:pos="2160"/>
              </w:tabs>
              <w:rPr>
                <w:rFonts w:cs="Arial"/>
                <w:b/>
                <w:bCs/>
                <w:sz w:val="20"/>
                <w:lang w:val="en-US"/>
              </w:rPr>
            </w:pPr>
            <w:r w:rsidRPr="00B161E2">
              <w:rPr>
                <w:rFonts w:cs="Arial"/>
                <w:b/>
                <w:bCs/>
                <w:sz w:val="20"/>
                <w:lang w:val="en-US"/>
              </w:rPr>
              <w:t>One of these two fields is required</w:t>
            </w:r>
          </w:p>
        </w:tc>
        <w:tc>
          <w:tcPr>
            <w:tcW w:w="3718" w:type="dxa"/>
          </w:tcPr>
          <w:p w14:paraId="540181AB" w14:textId="77777777" w:rsidR="00A6275D" w:rsidRPr="00B161E2" w:rsidRDefault="00A6275D" w:rsidP="008E4254">
            <w:pPr>
              <w:tabs>
                <w:tab w:val="left" w:pos="720"/>
                <w:tab w:val="left" w:pos="1080"/>
                <w:tab w:val="left" w:pos="1440"/>
                <w:tab w:val="left" w:pos="1800"/>
                <w:tab w:val="left" w:pos="2160"/>
              </w:tabs>
              <w:rPr>
                <w:rFonts w:cs="Arial"/>
                <w:b/>
                <w:bCs/>
                <w:sz w:val="20"/>
                <w:lang w:val="en-US"/>
              </w:rPr>
            </w:pPr>
          </w:p>
        </w:tc>
        <w:tc>
          <w:tcPr>
            <w:tcW w:w="2340" w:type="dxa"/>
            <w:noWrap/>
          </w:tcPr>
          <w:p w14:paraId="58D8522A" w14:textId="77777777" w:rsidR="00A6275D" w:rsidRPr="00B161E2" w:rsidRDefault="00A6275D" w:rsidP="008E4254">
            <w:pPr>
              <w:tabs>
                <w:tab w:val="left" w:pos="720"/>
                <w:tab w:val="left" w:pos="1080"/>
                <w:tab w:val="left" w:pos="1440"/>
                <w:tab w:val="left" w:pos="1800"/>
                <w:tab w:val="left" w:pos="2160"/>
              </w:tabs>
              <w:rPr>
                <w:rFonts w:cs="Arial"/>
                <w:sz w:val="20"/>
                <w:lang w:val="en-US"/>
              </w:rPr>
            </w:pPr>
            <w:r w:rsidRPr="00B161E2">
              <w:rPr>
                <w:rFonts w:cs="Arial"/>
                <w:sz w:val="20"/>
                <w:lang w:val="en-US"/>
              </w:rPr>
              <w:t> </w:t>
            </w:r>
          </w:p>
        </w:tc>
      </w:tr>
    </w:tbl>
    <w:p w14:paraId="6DD3F904" w14:textId="77777777" w:rsidR="000639EC" w:rsidRPr="00B161E2" w:rsidRDefault="000639EC" w:rsidP="008E4254">
      <w:pPr>
        <w:tabs>
          <w:tab w:val="left" w:pos="720"/>
          <w:tab w:val="left" w:pos="1080"/>
          <w:tab w:val="left" w:pos="1440"/>
          <w:tab w:val="left" w:pos="1800"/>
          <w:tab w:val="left" w:pos="2160"/>
        </w:tabs>
      </w:pPr>
    </w:p>
    <w:p w14:paraId="78051180" w14:textId="77777777" w:rsidR="007F6356" w:rsidRPr="00B161E2" w:rsidRDefault="007F6356" w:rsidP="008E4254">
      <w:pPr>
        <w:pStyle w:val="Heading1"/>
        <w:tabs>
          <w:tab w:val="left" w:pos="720"/>
          <w:tab w:val="left" w:pos="1080"/>
          <w:tab w:val="left" w:pos="1440"/>
          <w:tab w:val="left" w:pos="1800"/>
          <w:tab w:val="left" w:pos="2160"/>
        </w:tabs>
        <w:sectPr w:rsidR="007F6356" w:rsidRPr="00B161E2" w:rsidSect="004E2107">
          <w:pgSz w:w="15840" w:h="12240" w:orient="landscape"/>
          <w:pgMar w:top="1440" w:right="1440" w:bottom="1440" w:left="1440" w:header="720" w:footer="720" w:gutter="0"/>
          <w:cols w:space="720"/>
          <w:titlePg/>
          <w:docGrid w:linePitch="360"/>
        </w:sectPr>
      </w:pPr>
    </w:p>
    <w:p w14:paraId="757D4FDC" w14:textId="77777777" w:rsidR="009B4E94" w:rsidRPr="00B161E2" w:rsidRDefault="009B4E94" w:rsidP="003D1354">
      <w:pPr>
        <w:pStyle w:val="Heading1"/>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bookmarkStart w:id="67" w:name="_Toc157995966"/>
      <w:r w:rsidRPr="00B161E2">
        <w:lastRenderedPageBreak/>
        <w:t xml:space="preserve">Appendix </w:t>
      </w:r>
      <w:r w:rsidR="00537767" w:rsidRPr="00B161E2">
        <w:t xml:space="preserve">B – NLM </w:t>
      </w:r>
      <w:r w:rsidRPr="00B161E2">
        <w:t>Repository Formats</w:t>
      </w:r>
      <w:bookmarkEnd w:id="67"/>
    </w:p>
    <w:p w14:paraId="636DAE92" w14:textId="77777777" w:rsidR="009B4E94" w:rsidRPr="00B161E2" w:rsidRDefault="009B4E94" w:rsidP="008E4254">
      <w:pPr>
        <w:tabs>
          <w:tab w:val="left" w:pos="720"/>
          <w:tab w:val="left" w:pos="1080"/>
          <w:tab w:val="left" w:pos="1440"/>
          <w:tab w:val="left" w:pos="1800"/>
          <w:tab w:val="left" w:pos="2160"/>
        </w:tabs>
      </w:pPr>
    </w:p>
    <w:p w14:paraId="01CEF66D" w14:textId="77777777" w:rsidR="008926AD" w:rsidRPr="00B161E2" w:rsidRDefault="009B4E94" w:rsidP="008E4254">
      <w:pPr>
        <w:numPr>
          <w:ilvl w:val="0"/>
          <w:numId w:val="25"/>
        </w:numPr>
        <w:tabs>
          <w:tab w:val="left" w:pos="1080"/>
          <w:tab w:val="left" w:pos="1440"/>
          <w:tab w:val="left" w:pos="1800"/>
          <w:tab w:val="left" w:pos="2160"/>
        </w:tabs>
      </w:pPr>
      <w:r w:rsidRPr="00B161E2">
        <w:rPr>
          <w:b/>
          <w:bCs/>
        </w:rPr>
        <w:t>Supported:</w:t>
      </w:r>
      <w:r w:rsidRPr="00B161E2">
        <w:t xml:space="preserve"> NLM fully supports the format.</w:t>
      </w:r>
    </w:p>
    <w:p w14:paraId="7BD06FD6" w14:textId="77777777" w:rsidR="008926AD" w:rsidRPr="00B161E2" w:rsidRDefault="009B4E94" w:rsidP="008E4254">
      <w:pPr>
        <w:numPr>
          <w:ilvl w:val="0"/>
          <w:numId w:val="25"/>
        </w:numPr>
        <w:tabs>
          <w:tab w:val="left" w:pos="1080"/>
          <w:tab w:val="left" w:pos="1440"/>
          <w:tab w:val="left" w:pos="1800"/>
          <w:tab w:val="left" w:pos="2160"/>
        </w:tabs>
      </w:pPr>
      <w:r w:rsidRPr="00B161E2">
        <w:rPr>
          <w:b/>
          <w:bCs/>
        </w:rPr>
        <w:t>Known:</w:t>
      </w:r>
      <w:r w:rsidRPr="00B161E2">
        <w:t xml:space="preserve"> NLM recognizes the format, but we cannot guarantee full support.</w:t>
      </w:r>
    </w:p>
    <w:p w14:paraId="065F6673" w14:textId="77777777" w:rsidR="009B4E94" w:rsidRPr="00B161E2" w:rsidRDefault="009B4E94" w:rsidP="008E4254">
      <w:pPr>
        <w:numPr>
          <w:ilvl w:val="0"/>
          <w:numId w:val="25"/>
        </w:numPr>
        <w:tabs>
          <w:tab w:val="left" w:pos="1080"/>
          <w:tab w:val="left" w:pos="1440"/>
          <w:tab w:val="left" w:pos="1800"/>
          <w:tab w:val="left" w:pos="2160"/>
        </w:tabs>
      </w:pPr>
      <w:r w:rsidRPr="00B161E2">
        <w:rPr>
          <w:b/>
          <w:bCs/>
        </w:rPr>
        <w:t>Unsupported:</w:t>
      </w:r>
      <w:r w:rsidRPr="00B161E2">
        <w:t xml:space="preserve"> NLM does not recognize the format; these will be listed as "application/octet-stream", or Unknown.</w:t>
      </w:r>
    </w:p>
    <w:p w14:paraId="14E9FE01" w14:textId="77777777" w:rsidR="009B4E94" w:rsidRPr="00B161E2" w:rsidRDefault="009B4E94" w:rsidP="008E4254">
      <w:pPr>
        <w:tabs>
          <w:tab w:val="left" w:pos="720"/>
          <w:tab w:val="left" w:pos="1080"/>
          <w:tab w:val="left" w:pos="1440"/>
          <w:tab w:val="left" w:pos="1800"/>
          <w:tab w:val="left" w:pos="2160"/>
        </w:tabs>
      </w:pPr>
    </w:p>
    <w:p w14:paraId="6FC236FD" w14:textId="77777777" w:rsidR="009B4E94" w:rsidRPr="00B161E2" w:rsidRDefault="009B4E94" w:rsidP="008E4254">
      <w:pPr>
        <w:tabs>
          <w:tab w:val="left" w:pos="720"/>
          <w:tab w:val="left" w:pos="1080"/>
          <w:tab w:val="left" w:pos="1440"/>
          <w:tab w:val="left" w:pos="1800"/>
          <w:tab w:val="left" w:pos="2160"/>
        </w:tabs>
      </w:pPr>
    </w:p>
    <w:tbl>
      <w:tblPr>
        <w:tblW w:w="4686"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280"/>
        <w:gridCol w:w="2147"/>
        <w:gridCol w:w="1832"/>
        <w:gridCol w:w="1498"/>
      </w:tblGrid>
      <w:tr w:rsidR="009B4E94" w:rsidRPr="00B161E2" w14:paraId="0552656B" w14:textId="77777777" w:rsidTr="00537767">
        <w:trPr>
          <w:tblHeader/>
          <w:tblCellSpacing w:w="15" w:type="dxa"/>
          <w:jc w:val="center"/>
        </w:trPr>
        <w:tc>
          <w:tcPr>
            <w:tcW w:w="1847" w:type="pct"/>
            <w:tcBorders>
              <w:top w:val="outset" w:sz="6" w:space="0" w:color="auto"/>
              <w:left w:val="outset" w:sz="6" w:space="0" w:color="auto"/>
              <w:bottom w:val="outset" w:sz="6" w:space="0" w:color="auto"/>
              <w:right w:val="outset" w:sz="6" w:space="0" w:color="auto"/>
            </w:tcBorders>
            <w:shd w:val="clear" w:color="auto" w:fill="CCCCCC"/>
            <w:vAlign w:val="center"/>
          </w:tcPr>
          <w:p w14:paraId="08C484D2" w14:textId="77777777" w:rsidR="009B4E94" w:rsidRPr="00B161E2" w:rsidRDefault="009B4E94" w:rsidP="00537767">
            <w:pPr>
              <w:tabs>
                <w:tab w:val="left" w:pos="720"/>
                <w:tab w:val="left" w:pos="1080"/>
                <w:tab w:val="left" w:pos="1440"/>
                <w:tab w:val="left" w:pos="1800"/>
                <w:tab w:val="left" w:pos="2160"/>
              </w:tabs>
              <w:spacing w:beforeLines="40" w:before="96" w:afterLines="40" w:after="96"/>
              <w:jc w:val="center"/>
              <w:rPr>
                <w:sz w:val="24"/>
                <w:szCs w:val="24"/>
              </w:rPr>
            </w:pPr>
            <w:r w:rsidRPr="00B161E2">
              <w:rPr>
                <w:b/>
                <w:bCs/>
              </w:rPr>
              <w:t>MIME type</w:t>
            </w:r>
          </w:p>
        </w:tc>
        <w:tc>
          <w:tcPr>
            <w:tcW w:w="1209" w:type="pct"/>
            <w:tcBorders>
              <w:top w:val="outset" w:sz="6" w:space="0" w:color="auto"/>
              <w:left w:val="outset" w:sz="6" w:space="0" w:color="auto"/>
              <w:bottom w:val="outset" w:sz="6" w:space="0" w:color="auto"/>
              <w:right w:val="outset" w:sz="6" w:space="0" w:color="auto"/>
            </w:tcBorders>
            <w:shd w:val="clear" w:color="auto" w:fill="CCCCCC"/>
            <w:vAlign w:val="center"/>
          </w:tcPr>
          <w:p w14:paraId="762817F8" w14:textId="77777777" w:rsidR="009B4E94" w:rsidRPr="00B161E2" w:rsidRDefault="009B4E94" w:rsidP="00537767">
            <w:pPr>
              <w:tabs>
                <w:tab w:val="left" w:pos="720"/>
                <w:tab w:val="left" w:pos="1080"/>
                <w:tab w:val="left" w:pos="1440"/>
                <w:tab w:val="left" w:pos="1800"/>
                <w:tab w:val="left" w:pos="2160"/>
              </w:tabs>
              <w:spacing w:beforeLines="40" w:before="96" w:afterLines="40" w:after="96"/>
              <w:jc w:val="center"/>
              <w:rPr>
                <w:sz w:val="24"/>
                <w:szCs w:val="24"/>
              </w:rPr>
            </w:pPr>
            <w:r w:rsidRPr="00B161E2">
              <w:rPr>
                <w:b/>
                <w:bCs/>
              </w:rPr>
              <w:t>Description</w:t>
            </w:r>
          </w:p>
        </w:tc>
        <w:tc>
          <w:tcPr>
            <w:tcW w:w="1029" w:type="pct"/>
            <w:tcBorders>
              <w:top w:val="outset" w:sz="6" w:space="0" w:color="auto"/>
              <w:left w:val="outset" w:sz="6" w:space="0" w:color="auto"/>
              <w:bottom w:val="outset" w:sz="6" w:space="0" w:color="auto"/>
              <w:right w:val="outset" w:sz="6" w:space="0" w:color="auto"/>
            </w:tcBorders>
            <w:shd w:val="clear" w:color="auto" w:fill="CCCCCC"/>
            <w:vAlign w:val="center"/>
          </w:tcPr>
          <w:p w14:paraId="7B2C8152" w14:textId="77777777" w:rsidR="009B4E94" w:rsidRPr="00B161E2" w:rsidRDefault="009B4E94" w:rsidP="00537767">
            <w:pPr>
              <w:tabs>
                <w:tab w:val="left" w:pos="720"/>
                <w:tab w:val="left" w:pos="1080"/>
                <w:tab w:val="left" w:pos="1440"/>
                <w:tab w:val="left" w:pos="1800"/>
                <w:tab w:val="left" w:pos="2160"/>
              </w:tabs>
              <w:spacing w:beforeLines="40" w:before="96" w:afterLines="40" w:after="96"/>
              <w:jc w:val="center"/>
              <w:rPr>
                <w:sz w:val="24"/>
                <w:szCs w:val="24"/>
              </w:rPr>
            </w:pPr>
            <w:r w:rsidRPr="00B161E2">
              <w:rPr>
                <w:b/>
                <w:bCs/>
              </w:rPr>
              <w:t>Extensions</w:t>
            </w:r>
          </w:p>
        </w:tc>
        <w:tc>
          <w:tcPr>
            <w:tcW w:w="830" w:type="pct"/>
            <w:tcBorders>
              <w:top w:val="outset" w:sz="6" w:space="0" w:color="auto"/>
              <w:left w:val="outset" w:sz="6" w:space="0" w:color="auto"/>
              <w:bottom w:val="outset" w:sz="6" w:space="0" w:color="auto"/>
              <w:right w:val="outset" w:sz="6" w:space="0" w:color="auto"/>
            </w:tcBorders>
            <w:shd w:val="clear" w:color="auto" w:fill="CCCCCC"/>
            <w:vAlign w:val="center"/>
          </w:tcPr>
          <w:p w14:paraId="756A2D22" w14:textId="77777777" w:rsidR="009B4E94" w:rsidRPr="00B161E2" w:rsidRDefault="009B4E94" w:rsidP="00537767">
            <w:pPr>
              <w:tabs>
                <w:tab w:val="left" w:pos="720"/>
                <w:tab w:val="left" w:pos="1080"/>
                <w:tab w:val="left" w:pos="1440"/>
                <w:tab w:val="left" w:pos="1800"/>
                <w:tab w:val="left" w:pos="2160"/>
              </w:tabs>
              <w:spacing w:beforeLines="40" w:before="96" w:afterLines="40" w:after="96"/>
              <w:jc w:val="center"/>
              <w:rPr>
                <w:sz w:val="24"/>
                <w:szCs w:val="24"/>
              </w:rPr>
            </w:pPr>
            <w:r w:rsidRPr="00B161E2">
              <w:rPr>
                <w:b/>
                <w:bCs/>
              </w:rPr>
              <w:t>Level</w:t>
            </w:r>
          </w:p>
        </w:tc>
      </w:tr>
      <w:tr w:rsidR="009B4E94" w:rsidRPr="00B161E2" w14:paraId="4881DDFE"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45097B49"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application/marc</w:t>
            </w:r>
          </w:p>
        </w:tc>
        <w:tc>
          <w:tcPr>
            <w:tcW w:w="1209" w:type="pct"/>
            <w:tcBorders>
              <w:top w:val="outset" w:sz="6" w:space="0" w:color="auto"/>
              <w:left w:val="outset" w:sz="6" w:space="0" w:color="auto"/>
              <w:bottom w:val="outset" w:sz="6" w:space="0" w:color="auto"/>
              <w:right w:val="outset" w:sz="6" w:space="0" w:color="auto"/>
            </w:tcBorders>
          </w:tcPr>
          <w:p w14:paraId="17CB68F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MARC</w:t>
            </w:r>
          </w:p>
        </w:tc>
        <w:tc>
          <w:tcPr>
            <w:tcW w:w="1029" w:type="pct"/>
            <w:tcBorders>
              <w:top w:val="outset" w:sz="6" w:space="0" w:color="auto"/>
              <w:left w:val="outset" w:sz="6" w:space="0" w:color="auto"/>
              <w:bottom w:val="outset" w:sz="6" w:space="0" w:color="auto"/>
              <w:right w:val="outset" w:sz="6" w:space="0" w:color="auto"/>
            </w:tcBorders>
          </w:tcPr>
          <w:p w14:paraId="71860C6A"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marc, mrc</w:t>
            </w:r>
          </w:p>
        </w:tc>
        <w:tc>
          <w:tcPr>
            <w:tcW w:w="830" w:type="pct"/>
            <w:tcBorders>
              <w:top w:val="outset" w:sz="6" w:space="0" w:color="auto"/>
              <w:left w:val="outset" w:sz="6" w:space="0" w:color="auto"/>
              <w:bottom w:val="outset" w:sz="6" w:space="0" w:color="auto"/>
              <w:right w:val="outset" w:sz="6" w:space="0" w:color="auto"/>
            </w:tcBorders>
          </w:tcPr>
          <w:p w14:paraId="3E972C0E"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10EB2190"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392E28FF"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application/mathematica</w:t>
            </w:r>
          </w:p>
        </w:tc>
        <w:tc>
          <w:tcPr>
            <w:tcW w:w="1209" w:type="pct"/>
            <w:tcBorders>
              <w:top w:val="outset" w:sz="6" w:space="0" w:color="auto"/>
              <w:left w:val="outset" w:sz="6" w:space="0" w:color="auto"/>
              <w:bottom w:val="outset" w:sz="6" w:space="0" w:color="auto"/>
              <w:right w:val="outset" w:sz="6" w:space="0" w:color="auto"/>
            </w:tcBorders>
          </w:tcPr>
          <w:p w14:paraId="3AE7A2A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Mathematica</w:t>
            </w:r>
          </w:p>
        </w:tc>
        <w:tc>
          <w:tcPr>
            <w:tcW w:w="1029" w:type="pct"/>
            <w:tcBorders>
              <w:top w:val="outset" w:sz="6" w:space="0" w:color="auto"/>
              <w:left w:val="outset" w:sz="6" w:space="0" w:color="auto"/>
              <w:bottom w:val="outset" w:sz="6" w:space="0" w:color="auto"/>
              <w:right w:val="outset" w:sz="6" w:space="0" w:color="auto"/>
            </w:tcBorders>
          </w:tcPr>
          <w:p w14:paraId="6358406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ma</w:t>
            </w:r>
          </w:p>
        </w:tc>
        <w:tc>
          <w:tcPr>
            <w:tcW w:w="830" w:type="pct"/>
            <w:tcBorders>
              <w:top w:val="outset" w:sz="6" w:space="0" w:color="auto"/>
              <w:left w:val="outset" w:sz="6" w:space="0" w:color="auto"/>
              <w:bottom w:val="outset" w:sz="6" w:space="0" w:color="auto"/>
              <w:right w:val="outset" w:sz="6" w:space="0" w:color="auto"/>
            </w:tcBorders>
          </w:tcPr>
          <w:p w14:paraId="4BAB97C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1C1CADA8"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27734A7C"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application/msword</w:t>
            </w:r>
          </w:p>
        </w:tc>
        <w:tc>
          <w:tcPr>
            <w:tcW w:w="1209" w:type="pct"/>
            <w:tcBorders>
              <w:top w:val="outset" w:sz="6" w:space="0" w:color="auto"/>
              <w:left w:val="outset" w:sz="6" w:space="0" w:color="auto"/>
              <w:bottom w:val="outset" w:sz="6" w:space="0" w:color="auto"/>
              <w:right w:val="outset" w:sz="6" w:space="0" w:color="auto"/>
            </w:tcBorders>
          </w:tcPr>
          <w:p w14:paraId="0CFD413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Microsoft Word</w:t>
            </w:r>
          </w:p>
        </w:tc>
        <w:tc>
          <w:tcPr>
            <w:tcW w:w="1029" w:type="pct"/>
            <w:tcBorders>
              <w:top w:val="outset" w:sz="6" w:space="0" w:color="auto"/>
              <w:left w:val="outset" w:sz="6" w:space="0" w:color="auto"/>
              <w:bottom w:val="outset" w:sz="6" w:space="0" w:color="auto"/>
              <w:right w:val="outset" w:sz="6" w:space="0" w:color="auto"/>
            </w:tcBorders>
          </w:tcPr>
          <w:p w14:paraId="6ABC212A"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doc</w:t>
            </w:r>
          </w:p>
        </w:tc>
        <w:tc>
          <w:tcPr>
            <w:tcW w:w="830" w:type="pct"/>
            <w:tcBorders>
              <w:top w:val="outset" w:sz="6" w:space="0" w:color="auto"/>
              <w:left w:val="outset" w:sz="6" w:space="0" w:color="auto"/>
              <w:bottom w:val="outset" w:sz="6" w:space="0" w:color="auto"/>
              <w:right w:val="outset" w:sz="6" w:space="0" w:color="auto"/>
            </w:tcBorders>
          </w:tcPr>
          <w:p w14:paraId="4E5132F5"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0DAD8F71"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133ED8E8"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application/octet-stream</w:t>
            </w:r>
          </w:p>
        </w:tc>
        <w:tc>
          <w:tcPr>
            <w:tcW w:w="1209" w:type="pct"/>
            <w:tcBorders>
              <w:top w:val="outset" w:sz="6" w:space="0" w:color="auto"/>
              <w:left w:val="outset" w:sz="6" w:space="0" w:color="auto"/>
              <w:bottom w:val="outset" w:sz="6" w:space="0" w:color="auto"/>
              <w:right w:val="outset" w:sz="6" w:space="0" w:color="auto"/>
            </w:tcBorders>
          </w:tcPr>
          <w:p w14:paraId="6D13EBB5"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Unknown</w:t>
            </w:r>
          </w:p>
        </w:tc>
        <w:tc>
          <w:tcPr>
            <w:tcW w:w="1029" w:type="pct"/>
            <w:tcBorders>
              <w:top w:val="outset" w:sz="6" w:space="0" w:color="auto"/>
              <w:left w:val="outset" w:sz="6" w:space="0" w:color="auto"/>
              <w:bottom w:val="outset" w:sz="6" w:space="0" w:color="auto"/>
              <w:right w:val="outset" w:sz="6" w:space="0" w:color="auto"/>
            </w:tcBorders>
          </w:tcPr>
          <w:p w14:paraId="30467E2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(anything not listed)</w:t>
            </w:r>
          </w:p>
        </w:tc>
        <w:tc>
          <w:tcPr>
            <w:tcW w:w="830" w:type="pct"/>
            <w:tcBorders>
              <w:top w:val="outset" w:sz="6" w:space="0" w:color="auto"/>
              <w:left w:val="outset" w:sz="6" w:space="0" w:color="auto"/>
              <w:bottom w:val="outset" w:sz="6" w:space="0" w:color="auto"/>
              <w:right w:val="outset" w:sz="6" w:space="0" w:color="auto"/>
            </w:tcBorders>
          </w:tcPr>
          <w:p w14:paraId="1B61B01A"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unsupported</w:t>
            </w:r>
          </w:p>
        </w:tc>
      </w:tr>
      <w:tr w:rsidR="009B4E94" w:rsidRPr="00B161E2" w14:paraId="0EBCA439"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5664AC2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application/pdf</w:t>
            </w:r>
          </w:p>
        </w:tc>
        <w:tc>
          <w:tcPr>
            <w:tcW w:w="1209" w:type="pct"/>
            <w:tcBorders>
              <w:top w:val="outset" w:sz="6" w:space="0" w:color="auto"/>
              <w:left w:val="outset" w:sz="6" w:space="0" w:color="auto"/>
              <w:bottom w:val="outset" w:sz="6" w:space="0" w:color="auto"/>
              <w:right w:val="outset" w:sz="6" w:space="0" w:color="auto"/>
            </w:tcBorders>
          </w:tcPr>
          <w:p w14:paraId="6F2D46A8"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Adobe PDF</w:t>
            </w:r>
          </w:p>
        </w:tc>
        <w:tc>
          <w:tcPr>
            <w:tcW w:w="1029" w:type="pct"/>
            <w:tcBorders>
              <w:top w:val="outset" w:sz="6" w:space="0" w:color="auto"/>
              <w:left w:val="outset" w:sz="6" w:space="0" w:color="auto"/>
              <w:bottom w:val="outset" w:sz="6" w:space="0" w:color="auto"/>
              <w:right w:val="outset" w:sz="6" w:space="0" w:color="auto"/>
            </w:tcBorders>
          </w:tcPr>
          <w:p w14:paraId="36FC89DA"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pdf</w:t>
            </w:r>
          </w:p>
        </w:tc>
        <w:tc>
          <w:tcPr>
            <w:tcW w:w="830" w:type="pct"/>
            <w:tcBorders>
              <w:top w:val="outset" w:sz="6" w:space="0" w:color="auto"/>
              <w:left w:val="outset" w:sz="6" w:space="0" w:color="auto"/>
              <w:bottom w:val="outset" w:sz="6" w:space="0" w:color="auto"/>
              <w:right w:val="outset" w:sz="6" w:space="0" w:color="auto"/>
            </w:tcBorders>
          </w:tcPr>
          <w:p w14:paraId="11413C8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7F707752"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75F4DE9E"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application/postscript</w:t>
            </w:r>
          </w:p>
        </w:tc>
        <w:tc>
          <w:tcPr>
            <w:tcW w:w="1209" w:type="pct"/>
            <w:tcBorders>
              <w:top w:val="outset" w:sz="6" w:space="0" w:color="auto"/>
              <w:left w:val="outset" w:sz="6" w:space="0" w:color="auto"/>
              <w:bottom w:val="outset" w:sz="6" w:space="0" w:color="auto"/>
              <w:right w:val="outset" w:sz="6" w:space="0" w:color="auto"/>
            </w:tcBorders>
          </w:tcPr>
          <w:p w14:paraId="4E0D514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Postscript</w:t>
            </w:r>
          </w:p>
        </w:tc>
        <w:tc>
          <w:tcPr>
            <w:tcW w:w="1029" w:type="pct"/>
            <w:tcBorders>
              <w:top w:val="outset" w:sz="6" w:space="0" w:color="auto"/>
              <w:left w:val="outset" w:sz="6" w:space="0" w:color="auto"/>
              <w:bottom w:val="outset" w:sz="6" w:space="0" w:color="auto"/>
              <w:right w:val="outset" w:sz="6" w:space="0" w:color="auto"/>
            </w:tcBorders>
          </w:tcPr>
          <w:p w14:paraId="6FF3F0A0"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ps, eps, ai</w:t>
            </w:r>
          </w:p>
        </w:tc>
        <w:tc>
          <w:tcPr>
            <w:tcW w:w="830" w:type="pct"/>
            <w:tcBorders>
              <w:top w:val="outset" w:sz="6" w:space="0" w:color="auto"/>
              <w:left w:val="outset" w:sz="6" w:space="0" w:color="auto"/>
              <w:bottom w:val="outset" w:sz="6" w:space="0" w:color="auto"/>
              <w:right w:val="outset" w:sz="6" w:space="0" w:color="auto"/>
            </w:tcBorders>
          </w:tcPr>
          <w:p w14:paraId="7C63102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102D9C1E"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189E7110"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application/sgml</w:t>
            </w:r>
          </w:p>
        </w:tc>
        <w:tc>
          <w:tcPr>
            <w:tcW w:w="1209" w:type="pct"/>
            <w:tcBorders>
              <w:top w:val="outset" w:sz="6" w:space="0" w:color="auto"/>
              <w:left w:val="outset" w:sz="6" w:space="0" w:color="auto"/>
              <w:bottom w:val="outset" w:sz="6" w:space="0" w:color="auto"/>
              <w:right w:val="outset" w:sz="6" w:space="0" w:color="auto"/>
            </w:tcBorders>
          </w:tcPr>
          <w:p w14:paraId="1164386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SGML</w:t>
            </w:r>
          </w:p>
        </w:tc>
        <w:tc>
          <w:tcPr>
            <w:tcW w:w="1029" w:type="pct"/>
            <w:tcBorders>
              <w:top w:val="outset" w:sz="6" w:space="0" w:color="auto"/>
              <w:left w:val="outset" w:sz="6" w:space="0" w:color="auto"/>
              <w:bottom w:val="outset" w:sz="6" w:space="0" w:color="auto"/>
              <w:right w:val="outset" w:sz="6" w:space="0" w:color="auto"/>
            </w:tcBorders>
          </w:tcPr>
          <w:p w14:paraId="4CD5574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sgm, sgml</w:t>
            </w:r>
          </w:p>
        </w:tc>
        <w:tc>
          <w:tcPr>
            <w:tcW w:w="830" w:type="pct"/>
            <w:tcBorders>
              <w:top w:val="outset" w:sz="6" w:space="0" w:color="auto"/>
              <w:left w:val="outset" w:sz="6" w:space="0" w:color="auto"/>
              <w:bottom w:val="outset" w:sz="6" w:space="0" w:color="auto"/>
              <w:right w:val="outset" w:sz="6" w:space="0" w:color="auto"/>
            </w:tcBorders>
          </w:tcPr>
          <w:p w14:paraId="2F81588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2BE0840A"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40CAEE69"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application/vnd.ms-excel</w:t>
            </w:r>
          </w:p>
        </w:tc>
        <w:tc>
          <w:tcPr>
            <w:tcW w:w="1209" w:type="pct"/>
            <w:tcBorders>
              <w:top w:val="outset" w:sz="6" w:space="0" w:color="auto"/>
              <w:left w:val="outset" w:sz="6" w:space="0" w:color="auto"/>
              <w:bottom w:val="outset" w:sz="6" w:space="0" w:color="auto"/>
              <w:right w:val="outset" w:sz="6" w:space="0" w:color="auto"/>
            </w:tcBorders>
          </w:tcPr>
          <w:p w14:paraId="4428FEDF"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Microsoft Excel</w:t>
            </w:r>
          </w:p>
        </w:tc>
        <w:tc>
          <w:tcPr>
            <w:tcW w:w="1029" w:type="pct"/>
            <w:tcBorders>
              <w:top w:val="outset" w:sz="6" w:space="0" w:color="auto"/>
              <w:left w:val="outset" w:sz="6" w:space="0" w:color="auto"/>
              <w:bottom w:val="outset" w:sz="6" w:space="0" w:color="auto"/>
              <w:right w:val="outset" w:sz="6" w:space="0" w:color="auto"/>
            </w:tcBorders>
          </w:tcPr>
          <w:p w14:paraId="73C68AD9"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xls</w:t>
            </w:r>
          </w:p>
        </w:tc>
        <w:tc>
          <w:tcPr>
            <w:tcW w:w="830" w:type="pct"/>
            <w:tcBorders>
              <w:top w:val="outset" w:sz="6" w:space="0" w:color="auto"/>
              <w:left w:val="outset" w:sz="6" w:space="0" w:color="auto"/>
              <w:bottom w:val="outset" w:sz="6" w:space="0" w:color="auto"/>
              <w:right w:val="outset" w:sz="6" w:space="0" w:color="auto"/>
            </w:tcBorders>
          </w:tcPr>
          <w:p w14:paraId="22C99EDF"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7512D749"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5F3641DB" w14:textId="77777777" w:rsidR="009B4E94" w:rsidRPr="00B161E2" w:rsidRDefault="00537767" w:rsidP="00537767">
            <w:pPr>
              <w:tabs>
                <w:tab w:val="left" w:pos="720"/>
                <w:tab w:val="left" w:pos="1080"/>
                <w:tab w:val="left" w:pos="1440"/>
                <w:tab w:val="left" w:pos="1800"/>
                <w:tab w:val="left" w:pos="2160"/>
              </w:tabs>
              <w:spacing w:beforeLines="40" w:before="96" w:afterLines="40" w:after="96"/>
              <w:rPr>
                <w:sz w:val="24"/>
                <w:szCs w:val="24"/>
              </w:rPr>
            </w:pPr>
            <w:r w:rsidRPr="00B161E2">
              <w:t>application/vnd.ms-powerpoi</w:t>
            </w:r>
            <w:r w:rsidR="009B4E94" w:rsidRPr="00B161E2">
              <w:t>nt</w:t>
            </w:r>
          </w:p>
        </w:tc>
        <w:tc>
          <w:tcPr>
            <w:tcW w:w="1209" w:type="pct"/>
            <w:tcBorders>
              <w:top w:val="outset" w:sz="6" w:space="0" w:color="auto"/>
              <w:left w:val="outset" w:sz="6" w:space="0" w:color="auto"/>
              <w:bottom w:val="outset" w:sz="6" w:space="0" w:color="auto"/>
              <w:right w:val="outset" w:sz="6" w:space="0" w:color="auto"/>
            </w:tcBorders>
          </w:tcPr>
          <w:p w14:paraId="3F8960A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Microsoft Powerpoint</w:t>
            </w:r>
          </w:p>
        </w:tc>
        <w:tc>
          <w:tcPr>
            <w:tcW w:w="1029" w:type="pct"/>
            <w:tcBorders>
              <w:top w:val="outset" w:sz="6" w:space="0" w:color="auto"/>
              <w:left w:val="outset" w:sz="6" w:space="0" w:color="auto"/>
              <w:bottom w:val="outset" w:sz="6" w:space="0" w:color="auto"/>
              <w:right w:val="outset" w:sz="6" w:space="0" w:color="auto"/>
            </w:tcBorders>
          </w:tcPr>
          <w:p w14:paraId="144E98D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ppt</w:t>
            </w:r>
          </w:p>
        </w:tc>
        <w:tc>
          <w:tcPr>
            <w:tcW w:w="830" w:type="pct"/>
            <w:tcBorders>
              <w:top w:val="outset" w:sz="6" w:space="0" w:color="auto"/>
              <w:left w:val="outset" w:sz="6" w:space="0" w:color="auto"/>
              <w:bottom w:val="outset" w:sz="6" w:space="0" w:color="auto"/>
              <w:right w:val="outset" w:sz="6" w:space="0" w:color="auto"/>
            </w:tcBorders>
          </w:tcPr>
          <w:p w14:paraId="2649B789"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0512ED2B"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6EDA0786"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application/vnd.ms-project</w:t>
            </w:r>
          </w:p>
        </w:tc>
        <w:tc>
          <w:tcPr>
            <w:tcW w:w="1209" w:type="pct"/>
            <w:tcBorders>
              <w:top w:val="outset" w:sz="6" w:space="0" w:color="auto"/>
              <w:left w:val="outset" w:sz="6" w:space="0" w:color="auto"/>
              <w:bottom w:val="outset" w:sz="6" w:space="0" w:color="auto"/>
              <w:right w:val="outset" w:sz="6" w:space="0" w:color="auto"/>
            </w:tcBorders>
          </w:tcPr>
          <w:p w14:paraId="3D5F913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Microsoft Project</w:t>
            </w:r>
          </w:p>
        </w:tc>
        <w:tc>
          <w:tcPr>
            <w:tcW w:w="1029" w:type="pct"/>
            <w:tcBorders>
              <w:top w:val="outset" w:sz="6" w:space="0" w:color="auto"/>
              <w:left w:val="outset" w:sz="6" w:space="0" w:color="auto"/>
              <w:bottom w:val="outset" w:sz="6" w:space="0" w:color="auto"/>
              <w:right w:val="outset" w:sz="6" w:space="0" w:color="auto"/>
            </w:tcBorders>
          </w:tcPr>
          <w:p w14:paraId="16520C3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mpp, mpx, mpd</w:t>
            </w:r>
          </w:p>
        </w:tc>
        <w:tc>
          <w:tcPr>
            <w:tcW w:w="830" w:type="pct"/>
            <w:tcBorders>
              <w:top w:val="outset" w:sz="6" w:space="0" w:color="auto"/>
              <w:left w:val="outset" w:sz="6" w:space="0" w:color="auto"/>
              <w:bottom w:val="outset" w:sz="6" w:space="0" w:color="auto"/>
              <w:right w:val="outset" w:sz="6" w:space="0" w:color="auto"/>
            </w:tcBorders>
          </w:tcPr>
          <w:p w14:paraId="64AABC9E"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4D96BE1B"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42213016"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application/vnd.visio</w:t>
            </w:r>
          </w:p>
        </w:tc>
        <w:tc>
          <w:tcPr>
            <w:tcW w:w="1209" w:type="pct"/>
            <w:tcBorders>
              <w:top w:val="outset" w:sz="6" w:space="0" w:color="auto"/>
              <w:left w:val="outset" w:sz="6" w:space="0" w:color="auto"/>
              <w:bottom w:val="outset" w:sz="6" w:space="0" w:color="auto"/>
              <w:right w:val="outset" w:sz="6" w:space="0" w:color="auto"/>
            </w:tcBorders>
          </w:tcPr>
          <w:p w14:paraId="0E3E8EF1"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Microsoft Visio</w:t>
            </w:r>
          </w:p>
        </w:tc>
        <w:tc>
          <w:tcPr>
            <w:tcW w:w="1029" w:type="pct"/>
            <w:tcBorders>
              <w:top w:val="outset" w:sz="6" w:space="0" w:color="auto"/>
              <w:left w:val="outset" w:sz="6" w:space="0" w:color="auto"/>
              <w:bottom w:val="outset" w:sz="6" w:space="0" w:color="auto"/>
              <w:right w:val="outset" w:sz="6" w:space="0" w:color="auto"/>
            </w:tcBorders>
          </w:tcPr>
          <w:p w14:paraId="10FE69F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vsd</w:t>
            </w:r>
          </w:p>
        </w:tc>
        <w:tc>
          <w:tcPr>
            <w:tcW w:w="830" w:type="pct"/>
            <w:tcBorders>
              <w:top w:val="outset" w:sz="6" w:space="0" w:color="auto"/>
              <w:left w:val="outset" w:sz="6" w:space="0" w:color="auto"/>
              <w:bottom w:val="outset" w:sz="6" w:space="0" w:color="auto"/>
              <w:right w:val="outset" w:sz="6" w:space="0" w:color="auto"/>
            </w:tcBorders>
          </w:tcPr>
          <w:p w14:paraId="0B33642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527D21FB"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2B07EEA5"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application/wordperfect5.1</w:t>
            </w:r>
          </w:p>
        </w:tc>
        <w:tc>
          <w:tcPr>
            <w:tcW w:w="1209" w:type="pct"/>
            <w:tcBorders>
              <w:top w:val="outset" w:sz="6" w:space="0" w:color="auto"/>
              <w:left w:val="outset" w:sz="6" w:space="0" w:color="auto"/>
              <w:bottom w:val="outset" w:sz="6" w:space="0" w:color="auto"/>
              <w:right w:val="outset" w:sz="6" w:space="0" w:color="auto"/>
            </w:tcBorders>
          </w:tcPr>
          <w:p w14:paraId="6A5B0BC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WordPerfect</w:t>
            </w:r>
          </w:p>
        </w:tc>
        <w:tc>
          <w:tcPr>
            <w:tcW w:w="1029" w:type="pct"/>
            <w:tcBorders>
              <w:top w:val="outset" w:sz="6" w:space="0" w:color="auto"/>
              <w:left w:val="outset" w:sz="6" w:space="0" w:color="auto"/>
              <w:bottom w:val="outset" w:sz="6" w:space="0" w:color="auto"/>
              <w:right w:val="outset" w:sz="6" w:space="0" w:color="auto"/>
            </w:tcBorders>
          </w:tcPr>
          <w:p w14:paraId="41E0ABD6"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wpd</w:t>
            </w:r>
          </w:p>
        </w:tc>
        <w:tc>
          <w:tcPr>
            <w:tcW w:w="830" w:type="pct"/>
            <w:tcBorders>
              <w:top w:val="outset" w:sz="6" w:space="0" w:color="auto"/>
              <w:left w:val="outset" w:sz="6" w:space="0" w:color="auto"/>
              <w:bottom w:val="outset" w:sz="6" w:space="0" w:color="auto"/>
              <w:right w:val="outset" w:sz="6" w:space="0" w:color="auto"/>
            </w:tcBorders>
          </w:tcPr>
          <w:p w14:paraId="632D0DF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51E0E7D2"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258D79F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application/x-dvi</w:t>
            </w:r>
          </w:p>
        </w:tc>
        <w:tc>
          <w:tcPr>
            <w:tcW w:w="1209" w:type="pct"/>
            <w:tcBorders>
              <w:top w:val="outset" w:sz="6" w:space="0" w:color="auto"/>
              <w:left w:val="outset" w:sz="6" w:space="0" w:color="auto"/>
              <w:bottom w:val="outset" w:sz="6" w:space="0" w:color="auto"/>
              <w:right w:val="outset" w:sz="6" w:space="0" w:color="auto"/>
            </w:tcBorders>
          </w:tcPr>
          <w:p w14:paraId="3F8BF1A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TeXdvi</w:t>
            </w:r>
          </w:p>
        </w:tc>
        <w:tc>
          <w:tcPr>
            <w:tcW w:w="1029" w:type="pct"/>
            <w:tcBorders>
              <w:top w:val="outset" w:sz="6" w:space="0" w:color="auto"/>
              <w:left w:val="outset" w:sz="6" w:space="0" w:color="auto"/>
              <w:bottom w:val="outset" w:sz="6" w:space="0" w:color="auto"/>
              <w:right w:val="outset" w:sz="6" w:space="0" w:color="auto"/>
            </w:tcBorders>
          </w:tcPr>
          <w:p w14:paraId="76C1C0F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dvi</w:t>
            </w:r>
          </w:p>
        </w:tc>
        <w:tc>
          <w:tcPr>
            <w:tcW w:w="830" w:type="pct"/>
            <w:tcBorders>
              <w:top w:val="outset" w:sz="6" w:space="0" w:color="auto"/>
              <w:left w:val="outset" w:sz="6" w:space="0" w:color="auto"/>
              <w:bottom w:val="outset" w:sz="6" w:space="0" w:color="auto"/>
              <w:right w:val="outset" w:sz="6" w:space="0" w:color="auto"/>
            </w:tcBorders>
          </w:tcPr>
          <w:p w14:paraId="0213EFB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25941652"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3C2A4C0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application/x-filemaker</w:t>
            </w:r>
          </w:p>
        </w:tc>
        <w:tc>
          <w:tcPr>
            <w:tcW w:w="1209" w:type="pct"/>
            <w:tcBorders>
              <w:top w:val="outset" w:sz="6" w:space="0" w:color="auto"/>
              <w:left w:val="outset" w:sz="6" w:space="0" w:color="auto"/>
              <w:bottom w:val="outset" w:sz="6" w:space="0" w:color="auto"/>
              <w:right w:val="outset" w:sz="6" w:space="0" w:color="auto"/>
            </w:tcBorders>
          </w:tcPr>
          <w:p w14:paraId="3DB409E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FMP3</w:t>
            </w:r>
          </w:p>
        </w:tc>
        <w:tc>
          <w:tcPr>
            <w:tcW w:w="1029" w:type="pct"/>
            <w:tcBorders>
              <w:top w:val="outset" w:sz="6" w:space="0" w:color="auto"/>
              <w:left w:val="outset" w:sz="6" w:space="0" w:color="auto"/>
              <w:bottom w:val="outset" w:sz="6" w:space="0" w:color="auto"/>
              <w:right w:val="outset" w:sz="6" w:space="0" w:color="auto"/>
            </w:tcBorders>
          </w:tcPr>
          <w:p w14:paraId="3EEDB15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fm</w:t>
            </w:r>
          </w:p>
        </w:tc>
        <w:tc>
          <w:tcPr>
            <w:tcW w:w="830" w:type="pct"/>
            <w:tcBorders>
              <w:top w:val="outset" w:sz="6" w:space="0" w:color="auto"/>
              <w:left w:val="outset" w:sz="6" w:space="0" w:color="auto"/>
              <w:bottom w:val="outset" w:sz="6" w:space="0" w:color="auto"/>
              <w:right w:val="outset" w:sz="6" w:space="0" w:color="auto"/>
            </w:tcBorders>
          </w:tcPr>
          <w:p w14:paraId="3FB88A0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0C784C55"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3D291138"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application/x-latex</w:t>
            </w:r>
          </w:p>
        </w:tc>
        <w:tc>
          <w:tcPr>
            <w:tcW w:w="1209" w:type="pct"/>
            <w:tcBorders>
              <w:top w:val="outset" w:sz="6" w:space="0" w:color="auto"/>
              <w:left w:val="outset" w:sz="6" w:space="0" w:color="auto"/>
              <w:bottom w:val="outset" w:sz="6" w:space="0" w:color="auto"/>
              <w:right w:val="outset" w:sz="6" w:space="0" w:color="auto"/>
            </w:tcBorders>
          </w:tcPr>
          <w:p w14:paraId="6B866B7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LateX</w:t>
            </w:r>
          </w:p>
        </w:tc>
        <w:tc>
          <w:tcPr>
            <w:tcW w:w="1029" w:type="pct"/>
            <w:tcBorders>
              <w:top w:val="outset" w:sz="6" w:space="0" w:color="auto"/>
              <w:left w:val="outset" w:sz="6" w:space="0" w:color="auto"/>
              <w:bottom w:val="outset" w:sz="6" w:space="0" w:color="auto"/>
              <w:right w:val="outset" w:sz="6" w:space="0" w:color="auto"/>
            </w:tcBorders>
          </w:tcPr>
          <w:p w14:paraId="1ED63B3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latex</w:t>
            </w:r>
          </w:p>
        </w:tc>
        <w:tc>
          <w:tcPr>
            <w:tcW w:w="830" w:type="pct"/>
            <w:tcBorders>
              <w:top w:val="outset" w:sz="6" w:space="0" w:color="auto"/>
              <w:left w:val="outset" w:sz="6" w:space="0" w:color="auto"/>
              <w:bottom w:val="outset" w:sz="6" w:space="0" w:color="auto"/>
              <w:right w:val="outset" w:sz="6" w:space="0" w:color="auto"/>
            </w:tcBorders>
          </w:tcPr>
          <w:p w14:paraId="1BAB0F5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4DCE6C2C"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7E15168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application/x-photoshop</w:t>
            </w:r>
          </w:p>
        </w:tc>
        <w:tc>
          <w:tcPr>
            <w:tcW w:w="1209" w:type="pct"/>
            <w:tcBorders>
              <w:top w:val="outset" w:sz="6" w:space="0" w:color="auto"/>
              <w:left w:val="outset" w:sz="6" w:space="0" w:color="auto"/>
              <w:bottom w:val="outset" w:sz="6" w:space="0" w:color="auto"/>
              <w:right w:val="outset" w:sz="6" w:space="0" w:color="auto"/>
            </w:tcBorders>
          </w:tcPr>
          <w:p w14:paraId="0A0EBF25"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Photoshop</w:t>
            </w:r>
          </w:p>
        </w:tc>
        <w:tc>
          <w:tcPr>
            <w:tcW w:w="1029" w:type="pct"/>
            <w:tcBorders>
              <w:top w:val="outset" w:sz="6" w:space="0" w:color="auto"/>
              <w:left w:val="outset" w:sz="6" w:space="0" w:color="auto"/>
              <w:bottom w:val="outset" w:sz="6" w:space="0" w:color="auto"/>
              <w:right w:val="outset" w:sz="6" w:space="0" w:color="auto"/>
            </w:tcBorders>
          </w:tcPr>
          <w:p w14:paraId="72C7B07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psd, pdd</w:t>
            </w:r>
          </w:p>
        </w:tc>
        <w:tc>
          <w:tcPr>
            <w:tcW w:w="830" w:type="pct"/>
            <w:tcBorders>
              <w:top w:val="outset" w:sz="6" w:space="0" w:color="auto"/>
              <w:left w:val="outset" w:sz="6" w:space="0" w:color="auto"/>
              <w:bottom w:val="outset" w:sz="6" w:space="0" w:color="auto"/>
              <w:right w:val="outset" w:sz="6" w:space="0" w:color="auto"/>
            </w:tcBorders>
          </w:tcPr>
          <w:p w14:paraId="71C92CF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63BC556E"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0318C49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application/x-tex</w:t>
            </w:r>
          </w:p>
        </w:tc>
        <w:tc>
          <w:tcPr>
            <w:tcW w:w="1209" w:type="pct"/>
            <w:tcBorders>
              <w:top w:val="outset" w:sz="6" w:space="0" w:color="auto"/>
              <w:left w:val="outset" w:sz="6" w:space="0" w:color="auto"/>
              <w:bottom w:val="outset" w:sz="6" w:space="0" w:color="auto"/>
              <w:right w:val="outset" w:sz="6" w:space="0" w:color="auto"/>
            </w:tcBorders>
          </w:tcPr>
          <w:p w14:paraId="683B220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TeX</w:t>
            </w:r>
          </w:p>
        </w:tc>
        <w:tc>
          <w:tcPr>
            <w:tcW w:w="1029" w:type="pct"/>
            <w:tcBorders>
              <w:top w:val="outset" w:sz="6" w:space="0" w:color="auto"/>
              <w:left w:val="outset" w:sz="6" w:space="0" w:color="auto"/>
              <w:bottom w:val="outset" w:sz="6" w:space="0" w:color="auto"/>
              <w:right w:val="outset" w:sz="6" w:space="0" w:color="auto"/>
            </w:tcBorders>
          </w:tcPr>
          <w:p w14:paraId="3F948D4E"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tex</w:t>
            </w:r>
          </w:p>
        </w:tc>
        <w:tc>
          <w:tcPr>
            <w:tcW w:w="830" w:type="pct"/>
            <w:tcBorders>
              <w:top w:val="outset" w:sz="6" w:space="0" w:color="auto"/>
              <w:left w:val="outset" w:sz="6" w:space="0" w:color="auto"/>
              <w:bottom w:val="outset" w:sz="6" w:space="0" w:color="auto"/>
              <w:right w:val="outset" w:sz="6" w:space="0" w:color="auto"/>
            </w:tcBorders>
          </w:tcPr>
          <w:p w14:paraId="40FDCD5E"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5896BCA6"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4B264556"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audio/x-aiff</w:t>
            </w:r>
          </w:p>
        </w:tc>
        <w:tc>
          <w:tcPr>
            <w:tcW w:w="1209" w:type="pct"/>
            <w:tcBorders>
              <w:top w:val="outset" w:sz="6" w:space="0" w:color="auto"/>
              <w:left w:val="outset" w:sz="6" w:space="0" w:color="auto"/>
              <w:bottom w:val="outset" w:sz="6" w:space="0" w:color="auto"/>
              <w:right w:val="outset" w:sz="6" w:space="0" w:color="auto"/>
            </w:tcBorders>
          </w:tcPr>
          <w:p w14:paraId="163ECF0F"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AIFF</w:t>
            </w:r>
          </w:p>
        </w:tc>
        <w:tc>
          <w:tcPr>
            <w:tcW w:w="1029" w:type="pct"/>
            <w:tcBorders>
              <w:top w:val="outset" w:sz="6" w:space="0" w:color="auto"/>
              <w:left w:val="outset" w:sz="6" w:space="0" w:color="auto"/>
              <w:bottom w:val="outset" w:sz="6" w:space="0" w:color="auto"/>
              <w:right w:val="outset" w:sz="6" w:space="0" w:color="auto"/>
            </w:tcBorders>
          </w:tcPr>
          <w:p w14:paraId="029A2BA0"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aiff, aif, aifc</w:t>
            </w:r>
          </w:p>
        </w:tc>
        <w:tc>
          <w:tcPr>
            <w:tcW w:w="830" w:type="pct"/>
            <w:tcBorders>
              <w:top w:val="outset" w:sz="6" w:space="0" w:color="auto"/>
              <w:left w:val="outset" w:sz="6" w:space="0" w:color="auto"/>
              <w:bottom w:val="outset" w:sz="6" w:space="0" w:color="auto"/>
              <w:right w:val="outset" w:sz="6" w:space="0" w:color="auto"/>
            </w:tcBorders>
          </w:tcPr>
          <w:p w14:paraId="6F883CF0"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49530949"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29D007A5"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lastRenderedPageBreak/>
              <w:t>audio/basic</w:t>
            </w:r>
          </w:p>
        </w:tc>
        <w:tc>
          <w:tcPr>
            <w:tcW w:w="1209" w:type="pct"/>
            <w:tcBorders>
              <w:top w:val="outset" w:sz="6" w:space="0" w:color="auto"/>
              <w:left w:val="outset" w:sz="6" w:space="0" w:color="auto"/>
              <w:bottom w:val="outset" w:sz="6" w:space="0" w:color="auto"/>
              <w:right w:val="outset" w:sz="6" w:space="0" w:color="auto"/>
            </w:tcBorders>
          </w:tcPr>
          <w:p w14:paraId="2CC2088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audio/basic</w:t>
            </w:r>
          </w:p>
        </w:tc>
        <w:tc>
          <w:tcPr>
            <w:tcW w:w="1029" w:type="pct"/>
            <w:tcBorders>
              <w:top w:val="outset" w:sz="6" w:space="0" w:color="auto"/>
              <w:left w:val="outset" w:sz="6" w:space="0" w:color="auto"/>
              <w:bottom w:val="outset" w:sz="6" w:space="0" w:color="auto"/>
              <w:right w:val="outset" w:sz="6" w:space="0" w:color="auto"/>
            </w:tcBorders>
          </w:tcPr>
          <w:p w14:paraId="2ACDF6B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au, snd</w:t>
            </w:r>
          </w:p>
        </w:tc>
        <w:tc>
          <w:tcPr>
            <w:tcW w:w="830" w:type="pct"/>
            <w:tcBorders>
              <w:top w:val="outset" w:sz="6" w:space="0" w:color="auto"/>
              <w:left w:val="outset" w:sz="6" w:space="0" w:color="auto"/>
              <w:bottom w:val="outset" w:sz="6" w:space="0" w:color="auto"/>
              <w:right w:val="outset" w:sz="6" w:space="0" w:color="auto"/>
            </w:tcBorders>
          </w:tcPr>
          <w:p w14:paraId="3A7F8661"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05DA4641"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11980B6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audio/x-mpeg</w:t>
            </w:r>
          </w:p>
        </w:tc>
        <w:tc>
          <w:tcPr>
            <w:tcW w:w="1209" w:type="pct"/>
            <w:tcBorders>
              <w:top w:val="outset" w:sz="6" w:space="0" w:color="auto"/>
              <w:left w:val="outset" w:sz="6" w:space="0" w:color="auto"/>
              <w:bottom w:val="outset" w:sz="6" w:space="0" w:color="auto"/>
              <w:right w:val="outset" w:sz="6" w:space="0" w:color="auto"/>
            </w:tcBorders>
          </w:tcPr>
          <w:p w14:paraId="10F9B4F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MPEG Audio</w:t>
            </w:r>
          </w:p>
        </w:tc>
        <w:tc>
          <w:tcPr>
            <w:tcW w:w="1029" w:type="pct"/>
            <w:tcBorders>
              <w:top w:val="outset" w:sz="6" w:space="0" w:color="auto"/>
              <w:left w:val="outset" w:sz="6" w:space="0" w:color="auto"/>
              <w:bottom w:val="outset" w:sz="6" w:space="0" w:color="auto"/>
              <w:right w:val="outset" w:sz="6" w:space="0" w:color="auto"/>
            </w:tcBorders>
          </w:tcPr>
          <w:p w14:paraId="569F9BE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mpa, abs, mpeg</w:t>
            </w:r>
          </w:p>
        </w:tc>
        <w:tc>
          <w:tcPr>
            <w:tcW w:w="830" w:type="pct"/>
            <w:tcBorders>
              <w:top w:val="outset" w:sz="6" w:space="0" w:color="auto"/>
              <w:left w:val="outset" w:sz="6" w:space="0" w:color="auto"/>
              <w:bottom w:val="outset" w:sz="6" w:space="0" w:color="auto"/>
              <w:right w:val="outset" w:sz="6" w:space="0" w:color="auto"/>
            </w:tcBorders>
          </w:tcPr>
          <w:p w14:paraId="442CCDA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4BEF1F67" w14:textId="77777777" w:rsidTr="00537767">
        <w:trPr>
          <w:trHeight w:val="450"/>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21C5E32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audio/x-pn-realaudio</w:t>
            </w:r>
          </w:p>
        </w:tc>
        <w:tc>
          <w:tcPr>
            <w:tcW w:w="1209" w:type="pct"/>
            <w:tcBorders>
              <w:top w:val="outset" w:sz="6" w:space="0" w:color="auto"/>
              <w:left w:val="outset" w:sz="6" w:space="0" w:color="auto"/>
              <w:bottom w:val="outset" w:sz="6" w:space="0" w:color="auto"/>
              <w:right w:val="outset" w:sz="6" w:space="0" w:color="auto"/>
            </w:tcBorders>
          </w:tcPr>
          <w:p w14:paraId="3FA7800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RealAudio</w:t>
            </w:r>
          </w:p>
        </w:tc>
        <w:tc>
          <w:tcPr>
            <w:tcW w:w="1029" w:type="pct"/>
            <w:tcBorders>
              <w:top w:val="outset" w:sz="6" w:space="0" w:color="auto"/>
              <w:left w:val="outset" w:sz="6" w:space="0" w:color="auto"/>
              <w:bottom w:val="outset" w:sz="6" w:space="0" w:color="auto"/>
              <w:right w:val="outset" w:sz="6" w:space="0" w:color="auto"/>
            </w:tcBorders>
          </w:tcPr>
          <w:p w14:paraId="17E80708"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ra, ram</w:t>
            </w:r>
          </w:p>
        </w:tc>
        <w:tc>
          <w:tcPr>
            <w:tcW w:w="830" w:type="pct"/>
            <w:tcBorders>
              <w:top w:val="outset" w:sz="6" w:space="0" w:color="auto"/>
              <w:left w:val="outset" w:sz="6" w:space="0" w:color="auto"/>
              <w:bottom w:val="outset" w:sz="6" w:space="0" w:color="auto"/>
              <w:right w:val="outset" w:sz="6" w:space="0" w:color="auto"/>
            </w:tcBorders>
          </w:tcPr>
          <w:p w14:paraId="3B627A00"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3ECC0C94"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2F947E3F"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audio/x-wav</w:t>
            </w:r>
          </w:p>
        </w:tc>
        <w:tc>
          <w:tcPr>
            <w:tcW w:w="1209" w:type="pct"/>
            <w:tcBorders>
              <w:top w:val="outset" w:sz="6" w:space="0" w:color="auto"/>
              <w:left w:val="outset" w:sz="6" w:space="0" w:color="auto"/>
              <w:bottom w:val="outset" w:sz="6" w:space="0" w:color="auto"/>
              <w:right w:val="outset" w:sz="6" w:space="0" w:color="auto"/>
            </w:tcBorders>
          </w:tcPr>
          <w:p w14:paraId="6EBC09D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WAV</w:t>
            </w:r>
          </w:p>
        </w:tc>
        <w:tc>
          <w:tcPr>
            <w:tcW w:w="1029" w:type="pct"/>
            <w:tcBorders>
              <w:top w:val="outset" w:sz="6" w:space="0" w:color="auto"/>
              <w:left w:val="outset" w:sz="6" w:space="0" w:color="auto"/>
              <w:bottom w:val="outset" w:sz="6" w:space="0" w:color="auto"/>
              <w:right w:val="outset" w:sz="6" w:space="0" w:color="auto"/>
            </w:tcBorders>
          </w:tcPr>
          <w:p w14:paraId="3ED20D2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wav</w:t>
            </w:r>
          </w:p>
        </w:tc>
        <w:tc>
          <w:tcPr>
            <w:tcW w:w="830" w:type="pct"/>
            <w:tcBorders>
              <w:top w:val="outset" w:sz="6" w:space="0" w:color="auto"/>
              <w:left w:val="outset" w:sz="6" w:space="0" w:color="auto"/>
              <w:bottom w:val="outset" w:sz="6" w:space="0" w:color="auto"/>
              <w:right w:val="outset" w:sz="6" w:space="0" w:color="auto"/>
            </w:tcBorders>
          </w:tcPr>
          <w:p w14:paraId="1B4EF2F9"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55B5A400"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350B669A"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image/gif</w:t>
            </w:r>
          </w:p>
        </w:tc>
        <w:tc>
          <w:tcPr>
            <w:tcW w:w="1209" w:type="pct"/>
            <w:tcBorders>
              <w:top w:val="outset" w:sz="6" w:space="0" w:color="auto"/>
              <w:left w:val="outset" w:sz="6" w:space="0" w:color="auto"/>
              <w:bottom w:val="outset" w:sz="6" w:space="0" w:color="auto"/>
              <w:right w:val="outset" w:sz="6" w:space="0" w:color="auto"/>
            </w:tcBorders>
          </w:tcPr>
          <w:p w14:paraId="116BFDD0"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GIF</w:t>
            </w:r>
          </w:p>
        </w:tc>
        <w:tc>
          <w:tcPr>
            <w:tcW w:w="1029" w:type="pct"/>
            <w:tcBorders>
              <w:top w:val="outset" w:sz="6" w:space="0" w:color="auto"/>
              <w:left w:val="outset" w:sz="6" w:space="0" w:color="auto"/>
              <w:bottom w:val="outset" w:sz="6" w:space="0" w:color="auto"/>
              <w:right w:val="outset" w:sz="6" w:space="0" w:color="auto"/>
            </w:tcBorders>
          </w:tcPr>
          <w:p w14:paraId="76F4BC3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gif</w:t>
            </w:r>
          </w:p>
        </w:tc>
        <w:tc>
          <w:tcPr>
            <w:tcW w:w="830" w:type="pct"/>
            <w:tcBorders>
              <w:top w:val="outset" w:sz="6" w:space="0" w:color="auto"/>
              <w:left w:val="outset" w:sz="6" w:space="0" w:color="auto"/>
              <w:bottom w:val="outset" w:sz="6" w:space="0" w:color="auto"/>
              <w:right w:val="outset" w:sz="6" w:space="0" w:color="auto"/>
            </w:tcBorders>
          </w:tcPr>
          <w:p w14:paraId="25E4CDB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7112F260"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346173C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image/jpeg</w:t>
            </w:r>
          </w:p>
        </w:tc>
        <w:tc>
          <w:tcPr>
            <w:tcW w:w="1209" w:type="pct"/>
            <w:tcBorders>
              <w:top w:val="outset" w:sz="6" w:space="0" w:color="auto"/>
              <w:left w:val="outset" w:sz="6" w:space="0" w:color="auto"/>
              <w:bottom w:val="outset" w:sz="6" w:space="0" w:color="auto"/>
              <w:right w:val="outset" w:sz="6" w:space="0" w:color="auto"/>
            </w:tcBorders>
          </w:tcPr>
          <w:p w14:paraId="19A2B890"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JPEG</w:t>
            </w:r>
          </w:p>
        </w:tc>
        <w:tc>
          <w:tcPr>
            <w:tcW w:w="1029" w:type="pct"/>
            <w:tcBorders>
              <w:top w:val="outset" w:sz="6" w:space="0" w:color="auto"/>
              <w:left w:val="outset" w:sz="6" w:space="0" w:color="auto"/>
              <w:bottom w:val="outset" w:sz="6" w:space="0" w:color="auto"/>
              <w:right w:val="outset" w:sz="6" w:space="0" w:color="auto"/>
            </w:tcBorders>
          </w:tcPr>
          <w:p w14:paraId="128F330C"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jpeg, jpg</w:t>
            </w:r>
          </w:p>
        </w:tc>
        <w:tc>
          <w:tcPr>
            <w:tcW w:w="830" w:type="pct"/>
            <w:tcBorders>
              <w:top w:val="outset" w:sz="6" w:space="0" w:color="auto"/>
              <w:left w:val="outset" w:sz="6" w:space="0" w:color="auto"/>
              <w:bottom w:val="outset" w:sz="6" w:space="0" w:color="auto"/>
              <w:right w:val="outset" w:sz="6" w:space="0" w:color="auto"/>
            </w:tcBorders>
          </w:tcPr>
          <w:p w14:paraId="1AA618D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15CC724F"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7EE92EA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image/png</w:t>
            </w:r>
          </w:p>
        </w:tc>
        <w:tc>
          <w:tcPr>
            <w:tcW w:w="1209" w:type="pct"/>
            <w:tcBorders>
              <w:top w:val="outset" w:sz="6" w:space="0" w:color="auto"/>
              <w:left w:val="outset" w:sz="6" w:space="0" w:color="auto"/>
              <w:bottom w:val="outset" w:sz="6" w:space="0" w:color="auto"/>
              <w:right w:val="outset" w:sz="6" w:space="0" w:color="auto"/>
            </w:tcBorders>
          </w:tcPr>
          <w:p w14:paraId="52AFBE85"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PNG</w:t>
            </w:r>
          </w:p>
        </w:tc>
        <w:tc>
          <w:tcPr>
            <w:tcW w:w="1029" w:type="pct"/>
            <w:tcBorders>
              <w:top w:val="outset" w:sz="6" w:space="0" w:color="auto"/>
              <w:left w:val="outset" w:sz="6" w:space="0" w:color="auto"/>
              <w:bottom w:val="outset" w:sz="6" w:space="0" w:color="auto"/>
              <w:right w:val="outset" w:sz="6" w:space="0" w:color="auto"/>
            </w:tcBorders>
          </w:tcPr>
          <w:p w14:paraId="3B2CC5EA"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png</w:t>
            </w:r>
          </w:p>
        </w:tc>
        <w:tc>
          <w:tcPr>
            <w:tcW w:w="830" w:type="pct"/>
            <w:tcBorders>
              <w:top w:val="outset" w:sz="6" w:space="0" w:color="auto"/>
              <w:left w:val="outset" w:sz="6" w:space="0" w:color="auto"/>
              <w:bottom w:val="outset" w:sz="6" w:space="0" w:color="auto"/>
              <w:right w:val="outset" w:sz="6" w:space="0" w:color="auto"/>
            </w:tcBorders>
          </w:tcPr>
          <w:p w14:paraId="3FB1746E"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437F2125"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5F4A0C1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image/tiff</w:t>
            </w:r>
          </w:p>
        </w:tc>
        <w:tc>
          <w:tcPr>
            <w:tcW w:w="1209" w:type="pct"/>
            <w:tcBorders>
              <w:top w:val="outset" w:sz="6" w:space="0" w:color="auto"/>
              <w:left w:val="outset" w:sz="6" w:space="0" w:color="auto"/>
              <w:bottom w:val="outset" w:sz="6" w:space="0" w:color="auto"/>
              <w:right w:val="outset" w:sz="6" w:space="0" w:color="auto"/>
            </w:tcBorders>
          </w:tcPr>
          <w:p w14:paraId="36BE2AC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TIFF</w:t>
            </w:r>
          </w:p>
        </w:tc>
        <w:tc>
          <w:tcPr>
            <w:tcW w:w="1029" w:type="pct"/>
            <w:tcBorders>
              <w:top w:val="outset" w:sz="6" w:space="0" w:color="auto"/>
              <w:left w:val="outset" w:sz="6" w:space="0" w:color="auto"/>
              <w:bottom w:val="outset" w:sz="6" w:space="0" w:color="auto"/>
              <w:right w:val="outset" w:sz="6" w:space="0" w:color="auto"/>
            </w:tcBorders>
          </w:tcPr>
          <w:p w14:paraId="387B705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tiff, tif</w:t>
            </w:r>
          </w:p>
        </w:tc>
        <w:tc>
          <w:tcPr>
            <w:tcW w:w="830" w:type="pct"/>
            <w:tcBorders>
              <w:top w:val="outset" w:sz="6" w:space="0" w:color="auto"/>
              <w:left w:val="outset" w:sz="6" w:space="0" w:color="auto"/>
              <w:bottom w:val="outset" w:sz="6" w:space="0" w:color="auto"/>
              <w:right w:val="outset" w:sz="6" w:space="0" w:color="auto"/>
            </w:tcBorders>
          </w:tcPr>
          <w:p w14:paraId="72911929"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71C8124D"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7F276DD1"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image/x-ms-bmp</w:t>
            </w:r>
          </w:p>
        </w:tc>
        <w:tc>
          <w:tcPr>
            <w:tcW w:w="1209" w:type="pct"/>
            <w:tcBorders>
              <w:top w:val="outset" w:sz="6" w:space="0" w:color="auto"/>
              <w:left w:val="outset" w:sz="6" w:space="0" w:color="auto"/>
              <w:bottom w:val="outset" w:sz="6" w:space="0" w:color="auto"/>
              <w:right w:val="outset" w:sz="6" w:space="0" w:color="auto"/>
            </w:tcBorders>
          </w:tcPr>
          <w:p w14:paraId="26ACE1EA"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BMP</w:t>
            </w:r>
          </w:p>
        </w:tc>
        <w:tc>
          <w:tcPr>
            <w:tcW w:w="1029" w:type="pct"/>
            <w:tcBorders>
              <w:top w:val="outset" w:sz="6" w:space="0" w:color="auto"/>
              <w:left w:val="outset" w:sz="6" w:space="0" w:color="auto"/>
              <w:bottom w:val="outset" w:sz="6" w:space="0" w:color="auto"/>
              <w:right w:val="outset" w:sz="6" w:space="0" w:color="auto"/>
            </w:tcBorders>
          </w:tcPr>
          <w:p w14:paraId="51639291"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bmp</w:t>
            </w:r>
          </w:p>
        </w:tc>
        <w:tc>
          <w:tcPr>
            <w:tcW w:w="830" w:type="pct"/>
            <w:tcBorders>
              <w:top w:val="outset" w:sz="6" w:space="0" w:color="auto"/>
              <w:left w:val="outset" w:sz="6" w:space="0" w:color="auto"/>
              <w:bottom w:val="outset" w:sz="6" w:space="0" w:color="auto"/>
              <w:right w:val="outset" w:sz="6" w:space="0" w:color="auto"/>
            </w:tcBorders>
          </w:tcPr>
          <w:p w14:paraId="73FAA63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39F23A9E"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2373115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image/x-photo-cd</w:t>
            </w:r>
          </w:p>
        </w:tc>
        <w:tc>
          <w:tcPr>
            <w:tcW w:w="1209" w:type="pct"/>
            <w:tcBorders>
              <w:top w:val="outset" w:sz="6" w:space="0" w:color="auto"/>
              <w:left w:val="outset" w:sz="6" w:space="0" w:color="auto"/>
              <w:bottom w:val="outset" w:sz="6" w:space="0" w:color="auto"/>
              <w:right w:val="outset" w:sz="6" w:space="0" w:color="auto"/>
            </w:tcBorders>
          </w:tcPr>
          <w:p w14:paraId="106C990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Photo CD</w:t>
            </w:r>
          </w:p>
        </w:tc>
        <w:tc>
          <w:tcPr>
            <w:tcW w:w="1029" w:type="pct"/>
            <w:tcBorders>
              <w:top w:val="outset" w:sz="6" w:space="0" w:color="auto"/>
              <w:left w:val="outset" w:sz="6" w:space="0" w:color="auto"/>
              <w:bottom w:val="outset" w:sz="6" w:space="0" w:color="auto"/>
              <w:right w:val="outset" w:sz="6" w:space="0" w:color="auto"/>
            </w:tcBorders>
          </w:tcPr>
          <w:p w14:paraId="3136C53C"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pcd</w:t>
            </w:r>
          </w:p>
        </w:tc>
        <w:tc>
          <w:tcPr>
            <w:tcW w:w="830" w:type="pct"/>
            <w:tcBorders>
              <w:top w:val="outset" w:sz="6" w:space="0" w:color="auto"/>
              <w:left w:val="outset" w:sz="6" w:space="0" w:color="auto"/>
              <w:bottom w:val="outset" w:sz="6" w:space="0" w:color="auto"/>
              <w:right w:val="outset" w:sz="6" w:space="0" w:color="auto"/>
            </w:tcBorders>
          </w:tcPr>
          <w:p w14:paraId="1D394AA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r w:rsidR="009B4E94" w:rsidRPr="00B161E2" w14:paraId="1BB85241"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1CBF979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text/html</w:t>
            </w:r>
          </w:p>
        </w:tc>
        <w:tc>
          <w:tcPr>
            <w:tcW w:w="1209" w:type="pct"/>
            <w:tcBorders>
              <w:top w:val="outset" w:sz="6" w:space="0" w:color="auto"/>
              <w:left w:val="outset" w:sz="6" w:space="0" w:color="auto"/>
              <w:bottom w:val="outset" w:sz="6" w:space="0" w:color="auto"/>
              <w:right w:val="outset" w:sz="6" w:space="0" w:color="auto"/>
            </w:tcBorders>
          </w:tcPr>
          <w:p w14:paraId="7D274DAC"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HTML</w:t>
            </w:r>
          </w:p>
        </w:tc>
        <w:tc>
          <w:tcPr>
            <w:tcW w:w="1029" w:type="pct"/>
            <w:tcBorders>
              <w:top w:val="outset" w:sz="6" w:space="0" w:color="auto"/>
              <w:left w:val="outset" w:sz="6" w:space="0" w:color="auto"/>
              <w:bottom w:val="outset" w:sz="6" w:space="0" w:color="auto"/>
              <w:right w:val="outset" w:sz="6" w:space="0" w:color="auto"/>
            </w:tcBorders>
          </w:tcPr>
          <w:p w14:paraId="67DBCD2C"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html, htm</w:t>
            </w:r>
          </w:p>
        </w:tc>
        <w:tc>
          <w:tcPr>
            <w:tcW w:w="830" w:type="pct"/>
            <w:tcBorders>
              <w:top w:val="outset" w:sz="6" w:space="0" w:color="auto"/>
              <w:left w:val="outset" w:sz="6" w:space="0" w:color="auto"/>
              <w:bottom w:val="outset" w:sz="6" w:space="0" w:color="auto"/>
              <w:right w:val="outset" w:sz="6" w:space="0" w:color="auto"/>
            </w:tcBorders>
          </w:tcPr>
          <w:p w14:paraId="765AFD6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79388D27"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0938486E"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text/plain</w:t>
            </w:r>
          </w:p>
        </w:tc>
        <w:tc>
          <w:tcPr>
            <w:tcW w:w="1209" w:type="pct"/>
            <w:tcBorders>
              <w:top w:val="outset" w:sz="6" w:space="0" w:color="auto"/>
              <w:left w:val="outset" w:sz="6" w:space="0" w:color="auto"/>
              <w:bottom w:val="outset" w:sz="6" w:space="0" w:color="auto"/>
              <w:right w:val="outset" w:sz="6" w:space="0" w:color="auto"/>
            </w:tcBorders>
          </w:tcPr>
          <w:p w14:paraId="4F3F5C02"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Text</w:t>
            </w:r>
          </w:p>
        </w:tc>
        <w:tc>
          <w:tcPr>
            <w:tcW w:w="1029" w:type="pct"/>
            <w:tcBorders>
              <w:top w:val="outset" w:sz="6" w:space="0" w:color="auto"/>
              <w:left w:val="outset" w:sz="6" w:space="0" w:color="auto"/>
              <w:bottom w:val="outset" w:sz="6" w:space="0" w:color="auto"/>
              <w:right w:val="outset" w:sz="6" w:space="0" w:color="auto"/>
            </w:tcBorders>
          </w:tcPr>
          <w:p w14:paraId="4CB98D78"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txt</w:t>
            </w:r>
          </w:p>
        </w:tc>
        <w:tc>
          <w:tcPr>
            <w:tcW w:w="830" w:type="pct"/>
            <w:tcBorders>
              <w:top w:val="outset" w:sz="6" w:space="0" w:color="auto"/>
              <w:left w:val="outset" w:sz="6" w:space="0" w:color="auto"/>
              <w:bottom w:val="outset" w:sz="6" w:space="0" w:color="auto"/>
              <w:right w:val="outset" w:sz="6" w:space="0" w:color="auto"/>
            </w:tcBorders>
          </w:tcPr>
          <w:p w14:paraId="05751F25"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7ABA0387"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098C12A6"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text/richtext</w:t>
            </w:r>
          </w:p>
        </w:tc>
        <w:tc>
          <w:tcPr>
            <w:tcW w:w="1209" w:type="pct"/>
            <w:tcBorders>
              <w:top w:val="outset" w:sz="6" w:space="0" w:color="auto"/>
              <w:left w:val="outset" w:sz="6" w:space="0" w:color="auto"/>
              <w:bottom w:val="outset" w:sz="6" w:space="0" w:color="auto"/>
              <w:right w:val="outset" w:sz="6" w:space="0" w:color="auto"/>
            </w:tcBorders>
          </w:tcPr>
          <w:p w14:paraId="5DB418FC"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Rich Text Format</w:t>
            </w:r>
          </w:p>
        </w:tc>
        <w:tc>
          <w:tcPr>
            <w:tcW w:w="1029" w:type="pct"/>
            <w:tcBorders>
              <w:top w:val="outset" w:sz="6" w:space="0" w:color="auto"/>
              <w:left w:val="outset" w:sz="6" w:space="0" w:color="auto"/>
              <w:bottom w:val="outset" w:sz="6" w:space="0" w:color="auto"/>
              <w:right w:val="outset" w:sz="6" w:space="0" w:color="auto"/>
            </w:tcBorders>
          </w:tcPr>
          <w:p w14:paraId="612F5B9A"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rtf</w:t>
            </w:r>
          </w:p>
        </w:tc>
        <w:tc>
          <w:tcPr>
            <w:tcW w:w="830" w:type="pct"/>
            <w:tcBorders>
              <w:top w:val="outset" w:sz="6" w:space="0" w:color="auto"/>
              <w:left w:val="outset" w:sz="6" w:space="0" w:color="auto"/>
              <w:bottom w:val="outset" w:sz="6" w:space="0" w:color="auto"/>
              <w:right w:val="outset" w:sz="6" w:space="0" w:color="auto"/>
            </w:tcBorders>
          </w:tcPr>
          <w:p w14:paraId="70DA1DE6"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540D1C59"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4D263F5D"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text/xml</w:t>
            </w:r>
          </w:p>
        </w:tc>
        <w:tc>
          <w:tcPr>
            <w:tcW w:w="1209" w:type="pct"/>
            <w:tcBorders>
              <w:top w:val="outset" w:sz="6" w:space="0" w:color="auto"/>
              <w:left w:val="outset" w:sz="6" w:space="0" w:color="auto"/>
              <w:bottom w:val="outset" w:sz="6" w:space="0" w:color="auto"/>
              <w:right w:val="outset" w:sz="6" w:space="0" w:color="auto"/>
            </w:tcBorders>
          </w:tcPr>
          <w:p w14:paraId="4F59AD39"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XML</w:t>
            </w:r>
          </w:p>
        </w:tc>
        <w:tc>
          <w:tcPr>
            <w:tcW w:w="1029" w:type="pct"/>
            <w:tcBorders>
              <w:top w:val="outset" w:sz="6" w:space="0" w:color="auto"/>
              <w:left w:val="outset" w:sz="6" w:space="0" w:color="auto"/>
              <w:bottom w:val="outset" w:sz="6" w:space="0" w:color="auto"/>
              <w:right w:val="outset" w:sz="6" w:space="0" w:color="auto"/>
            </w:tcBorders>
          </w:tcPr>
          <w:p w14:paraId="3E5746C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xml</w:t>
            </w:r>
          </w:p>
        </w:tc>
        <w:tc>
          <w:tcPr>
            <w:tcW w:w="830" w:type="pct"/>
            <w:tcBorders>
              <w:top w:val="outset" w:sz="6" w:space="0" w:color="auto"/>
              <w:left w:val="outset" w:sz="6" w:space="0" w:color="auto"/>
              <w:bottom w:val="outset" w:sz="6" w:space="0" w:color="auto"/>
              <w:right w:val="outset" w:sz="6" w:space="0" w:color="auto"/>
            </w:tcBorders>
          </w:tcPr>
          <w:p w14:paraId="354285A0"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259E836F"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16055847"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video/mpeg</w:t>
            </w:r>
          </w:p>
        </w:tc>
        <w:tc>
          <w:tcPr>
            <w:tcW w:w="1209" w:type="pct"/>
            <w:tcBorders>
              <w:top w:val="outset" w:sz="6" w:space="0" w:color="auto"/>
              <w:left w:val="outset" w:sz="6" w:space="0" w:color="auto"/>
              <w:bottom w:val="outset" w:sz="6" w:space="0" w:color="auto"/>
              <w:right w:val="outset" w:sz="6" w:space="0" w:color="auto"/>
            </w:tcBorders>
          </w:tcPr>
          <w:p w14:paraId="66185C61"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MPEG</w:t>
            </w:r>
          </w:p>
        </w:tc>
        <w:tc>
          <w:tcPr>
            <w:tcW w:w="1029" w:type="pct"/>
            <w:tcBorders>
              <w:top w:val="outset" w:sz="6" w:space="0" w:color="auto"/>
              <w:left w:val="outset" w:sz="6" w:space="0" w:color="auto"/>
              <w:bottom w:val="outset" w:sz="6" w:space="0" w:color="auto"/>
              <w:right w:val="outset" w:sz="6" w:space="0" w:color="auto"/>
            </w:tcBorders>
          </w:tcPr>
          <w:p w14:paraId="4F9CE51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mpeg, mpg, mpe</w:t>
            </w:r>
          </w:p>
        </w:tc>
        <w:tc>
          <w:tcPr>
            <w:tcW w:w="830" w:type="pct"/>
            <w:tcBorders>
              <w:top w:val="outset" w:sz="6" w:space="0" w:color="auto"/>
              <w:left w:val="outset" w:sz="6" w:space="0" w:color="auto"/>
              <w:bottom w:val="outset" w:sz="6" w:space="0" w:color="auto"/>
              <w:right w:val="outset" w:sz="6" w:space="0" w:color="auto"/>
            </w:tcBorders>
          </w:tcPr>
          <w:p w14:paraId="510E1DEA"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supported</w:t>
            </w:r>
          </w:p>
        </w:tc>
      </w:tr>
      <w:tr w:rsidR="009B4E94" w:rsidRPr="00B161E2" w14:paraId="37B4ED71" w14:textId="77777777" w:rsidTr="00537767">
        <w:trPr>
          <w:tblCellSpacing w:w="15" w:type="dxa"/>
          <w:jc w:val="center"/>
        </w:trPr>
        <w:tc>
          <w:tcPr>
            <w:tcW w:w="1847" w:type="pct"/>
            <w:tcBorders>
              <w:top w:val="outset" w:sz="6" w:space="0" w:color="auto"/>
              <w:left w:val="outset" w:sz="6" w:space="0" w:color="auto"/>
              <w:bottom w:val="outset" w:sz="6" w:space="0" w:color="auto"/>
              <w:right w:val="outset" w:sz="6" w:space="0" w:color="auto"/>
            </w:tcBorders>
          </w:tcPr>
          <w:p w14:paraId="4D25029B"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video/quicktime</w:t>
            </w:r>
          </w:p>
        </w:tc>
        <w:tc>
          <w:tcPr>
            <w:tcW w:w="1209" w:type="pct"/>
            <w:tcBorders>
              <w:top w:val="outset" w:sz="6" w:space="0" w:color="auto"/>
              <w:left w:val="outset" w:sz="6" w:space="0" w:color="auto"/>
              <w:bottom w:val="outset" w:sz="6" w:space="0" w:color="auto"/>
              <w:right w:val="outset" w:sz="6" w:space="0" w:color="auto"/>
            </w:tcBorders>
          </w:tcPr>
          <w:p w14:paraId="1FE1C083"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Video Quicktime</w:t>
            </w:r>
          </w:p>
        </w:tc>
        <w:tc>
          <w:tcPr>
            <w:tcW w:w="1029" w:type="pct"/>
            <w:tcBorders>
              <w:top w:val="outset" w:sz="6" w:space="0" w:color="auto"/>
              <w:left w:val="outset" w:sz="6" w:space="0" w:color="auto"/>
              <w:bottom w:val="outset" w:sz="6" w:space="0" w:color="auto"/>
              <w:right w:val="outset" w:sz="6" w:space="0" w:color="auto"/>
            </w:tcBorders>
          </w:tcPr>
          <w:p w14:paraId="32A33104"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mov, qt</w:t>
            </w:r>
          </w:p>
        </w:tc>
        <w:tc>
          <w:tcPr>
            <w:tcW w:w="830" w:type="pct"/>
            <w:tcBorders>
              <w:top w:val="outset" w:sz="6" w:space="0" w:color="auto"/>
              <w:left w:val="outset" w:sz="6" w:space="0" w:color="auto"/>
              <w:bottom w:val="outset" w:sz="6" w:space="0" w:color="auto"/>
              <w:right w:val="outset" w:sz="6" w:space="0" w:color="auto"/>
            </w:tcBorders>
          </w:tcPr>
          <w:p w14:paraId="399C2E9C" w14:textId="77777777" w:rsidR="009B4E94" w:rsidRPr="00B161E2" w:rsidRDefault="009B4E94" w:rsidP="00537767">
            <w:pPr>
              <w:tabs>
                <w:tab w:val="left" w:pos="720"/>
                <w:tab w:val="left" w:pos="1080"/>
                <w:tab w:val="left" w:pos="1440"/>
                <w:tab w:val="left" w:pos="1800"/>
                <w:tab w:val="left" w:pos="2160"/>
              </w:tabs>
              <w:spacing w:beforeLines="40" w:before="96" w:afterLines="40" w:after="96"/>
              <w:rPr>
                <w:sz w:val="24"/>
                <w:szCs w:val="24"/>
              </w:rPr>
            </w:pPr>
            <w:r w:rsidRPr="00B161E2">
              <w:t>known</w:t>
            </w:r>
          </w:p>
        </w:tc>
      </w:tr>
    </w:tbl>
    <w:p w14:paraId="3305C891" w14:textId="77777777" w:rsidR="003D1354" w:rsidRPr="00B161E2" w:rsidRDefault="003D1354" w:rsidP="003D1354">
      <w:pPr>
        <w:pStyle w:val="Heading1"/>
        <w:tabs>
          <w:tab w:val="left" w:pos="720"/>
          <w:tab w:val="left" w:pos="1080"/>
          <w:tab w:val="left" w:pos="1440"/>
          <w:tab w:val="left" w:pos="1800"/>
          <w:tab w:val="left" w:pos="2160"/>
        </w:tabs>
      </w:pPr>
    </w:p>
    <w:p w14:paraId="7FEC2535" w14:textId="77777777" w:rsidR="003F76DB" w:rsidRPr="00B161E2" w:rsidRDefault="002D034A" w:rsidP="00BC195D">
      <w:pPr>
        <w:pStyle w:val="Heading1"/>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r w:rsidRPr="00B161E2">
        <w:br w:type="page"/>
      </w:r>
      <w:bookmarkStart w:id="68" w:name="_Toc157995967"/>
      <w:r w:rsidR="003D1354" w:rsidRPr="00B161E2">
        <w:lastRenderedPageBreak/>
        <w:t xml:space="preserve">Appendix </w:t>
      </w:r>
      <w:r w:rsidR="00BC195D" w:rsidRPr="00B161E2">
        <w:t xml:space="preserve">C </w:t>
      </w:r>
      <w:r w:rsidR="009924A9" w:rsidRPr="00B161E2">
        <w:t>– Glossary of Terms</w:t>
      </w:r>
      <w:bookmarkEnd w:id="68"/>
    </w:p>
    <w:p w14:paraId="215C6DD9" w14:textId="77777777" w:rsidR="005E2C16" w:rsidRPr="00B161E2" w:rsidRDefault="005E2C16" w:rsidP="008E4254">
      <w:pPr>
        <w:tabs>
          <w:tab w:val="left" w:pos="720"/>
          <w:tab w:val="left" w:pos="1080"/>
          <w:tab w:val="left" w:pos="1440"/>
          <w:tab w:val="left" w:pos="1800"/>
          <w:tab w:val="left" w:pos="2160"/>
        </w:tabs>
        <w:rPr>
          <w:b/>
          <w:bCs/>
          <w:sz w:val="27"/>
          <w:szCs w:val="27"/>
        </w:rPr>
      </w:pPr>
    </w:p>
    <w:p w14:paraId="71EEE097" w14:textId="77777777" w:rsidR="00586073" w:rsidRPr="00B161E2" w:rsidRDefault="00586073" w:rsidP="008E4254">
      <w:pPr>
        <w:tabs>
          <w:tab w:val="left" w:pos="720"/>
          <w:tab w:val="left" w:pos="1080"/>
          <w:tab w:val="left" w:pos="1440"/>
          <w:tab w:val="left" w:pos="1800"/>
          <w:tab w:val="left" w:pos="2160"/>
        </w:tabs>
        <w:rPr>
          <w:b/>
          <w:bCs/>
          <w:sz w:val="27"/>
          <w:szCs w:val="27"/>
        </w:rPr>
      </w:pPr>
      <w:r w:rsidRPr="00B161E2">
        <w:rPr>
          <w:b/>
          <w:bCs/>
          <w:sz w:val="27"/>
          <w:szCs w:val="27"/>
        </w:rPr>
        <w:t xml:space="preserve">Administrative </w:t>
      </w:r>
      <w:r w:rsidR="006C1437" w:rsidRPr="00B161E2">
        <w:rPr>
          <w:b/>
          <w:bCs/>
          <w:sz w:val="27"/>
          <w:szCs w:val="27"/>
        </w:rPr>
        <w:t>M</w:t>
      </w:r>
      <w:r w:rsidRPr="00B161E2">
        <w:rPr>
          <w:b/>
          <w:bCs/>
          <w:sz w:val="27"/>
          <w:szCs w:val="27"/>
        </w:rPr>
        <w:t>etadata</w:t>
      </w:r>
    </w:p>
    <w:p w14:paraId="742AFAFC" w14:textId="77777777" w:rsidR="008926AD" w:rsidRPr="00B161E2" w:rsidRDefault="00064229" w:rsidP="00C463C6">
      <w:pPr>
        <w:tabs>
          <w:tab w:val="left" w:pos="0"/>
          <w:tab w:val="left" w:pos="1080"/>
          <w:tab w:val="left" w:pos="1440"/>
          <w:tab w:val="left" w:pos="1800"/>
          <w:tab w:val="left" w:pos="2160"/>
        </w:tabs>
        <w:rPr>
          <w:lang w:val="en-US"/>
        </w:rPr>
      </w:pPr>
      <w:r w:rsidRPr="00B161E2">
        <w:rPr>
          <w:bCs/>
          <w:szCs w:val="27"/>
          <w:lang w:val="en-US"/>
        </w:rPr>
        <w:t xml:space="preserve">According to the Metadata Encoding and Transmission Standard (METS), there are four main forms of administrative metadata. 1) Technical Metadata  (information regarding files’ creation, format and use characteristics); 2)Rights Metadata (copyright and license information); 3) Source Metadata (information </w:t>
      </w:r>
      <w:r w:rsidRPr="00B161E2">
        <w:rPr>
          <w:lang w:val="en-US"/>
        </w:rPr>
        <w:t xml:space="preserve">regarding the </w:t>
      </w:r>
      <w:r w:rsidR="00C463C6" w:rsidRPr="00B161E2">
        <w:rPr>
          <w:lang w:val="en-US"/>
        </w:rPr>
        <w:t xml:space="preserve">original </w:t>
      </w:r>
      <w:r w:rsidRPr="00B161E2">
        <w:rPr>
          <w:lang w:val="en-US"/>
        </w:rPr>
        <w:t>source from which the digital object derives); and  4) Digital Provenance Metadata (information regarding source/destination relationships among files, including master/derivative relationships between files and information regarding migrations/transformations employed on files between original creation or digitization of an object and its current incarnation).</w:t>
      </w:r>
    </w:p>
    <w:p w14:paraId="2FEB9899" w14:textId="77777777" w:rsidR="00586073" w:rsidRPr="00B161E2" w:rsidRDefault="00586073" w:rsidP="008E4254">
      <w:pPr>
        <w:numPr>
          <w:ins w:id="69" w:author="boehrd" w:date="2006-12-28T17:05:00Z"/>
        </w:numPr>
        <w:tabs>
          <w:tab w:val="left" w:pos="720"/>
          <w:tab w:val="left" w:pos="1080"/>
          <w:tab w:val="left" w:pos="1440"/>
          <w:tab w:val="left" w:pos="1800"/>
          <w:tab w:val="left" w:pos="2160"/>
        </w:tabs>
        <w:rPr>
          <w:b/>
          <w:bCs/>
          <w:sz w:val="27"/>
          <w:szCs w:val="27"/>
        </w:rPr>
      </w:pPr>
    </w:p>
    <w:p w14:paraId="7C49F394" w14:textId="77777777" w:rsidR="009C49B9" w:rsidRPr="00B161E2" w:rsidRDefault="009C49B9" w:rsidP="009C49B9">
      <w:pPr>
        <w:tabs>
          <w:tab w:val="left" w:pos="720"/>
          <w:tab w:val="left" w:pos="1080"/>
          <w:tab w:val="left" w:pos="1440"/>
          <w:tab w:val="left" w:pos="1800"/>
          <w:tab w:val="left" w:pos="2160"/>
        </w:tabs>
        <w:rPr>
          <w:b/>
          <w:bCs/>
          <w:sz w:val="27"/>
          <w:szCs w:val="27"/>
        </w:rPr>
      </w:pPr>
      <w:r w:rsidRPr="00B161E2">
        <w:rPr>
          <w:b/>
          <w:bCs/>
          <w:sz w:val="27"/>
          <w:szCs w:val="27"/>
        </w:rPr>
        <w:t>AIP</w:t>
      </w:r>
    </w:p>
    <w:p w14:paraId="3C127857" w14:textId="77777777" w:rsidR="009C49B9" w:rsidRPr="00B161E2" w:rsidRDefault="009C49B9" w:rsidP="009C49B9">
      <w:pPr>
        <w:tabs>
          <w:tab w:val="left" w:pos="720"/>
          <w:tab w:val="left" w:pos="1080"/>
          <w:tab w:val="left" w:pos="1440"/>
          <w:tab w:val="left" w:pos="1800"/>
          <w:tab w:val="left" w:pos="2160"/>
        </w:tabs>
        <w:rPr>
          <w:kern w:val="36"/>
        </w:rPr>
      </w:pPr>
      <w:r w:rsidRPr="00B161E2">
        <w:t>See</w:t>
      </w:r>
      <w:r w:rsidR="00AD304F" w:rsidRPr="00B161E2">
        <w:t>:</w:t>
      </w:r>
      <w:r w:rsidRPr="00B161E2">
        <w:t xml:space="preserve"> Archival Information Package</w:t>
      </w:r>
    </w:p>
    <w:p w14:paraId="2B9F79F3" w14:textId="77777777" w:rsidR="009C49B9" w:rsidRPr="00B161E2" w:rsidRDefault="009C49B9" w:rsidP="009C49B9">
      <w:pPr>
        <w:rPr>
          <w:bCs/>
          <w:sz w:val="27"/>
          <w:szCs w:val="27"/>
        </w:rPr>
      </w:pPr>
    </w:p>
    <w:p w14:paraId="201618AD" w14:textId="77777777" w:rsidR="009C49B9" w:rsidRPr="00B161E2" w:rsidRDefault="009C49B9" w:rsidP="009C49B9">
      <w:pPr>
        <w:tabs>
          <w:tab w:val="left" w:pos="720"/>
          <w:tab w:val="left" w:pos="1080"/>
          <w:tab w:val="left" w:pos="1440"/>
          <w:tab w:val="left" w:pos="1800"/>
          <w:tab w:val="left" w:pos="2160"/>
        </w:tabs>
        <w:rPr>
          <w:b/>
          <w:bCs/>
          <w:sz w:val="27"/>
          <w:szCs w:val="27"/>
        </w:rPr>
      </w:pPr>
      <w:r w:rsidRPr="00B161E2">
        <w:rPr>
          <w:b/>
          <w:bCs/>
          <w:sz w:val="27"/>
          <w:szCs w:val="27"/>
        </w:rPr>
        <w:t>Archival Information Package (AIP)</w:t>
      </w:r>
    </w:p>
    <w:p w14:paraId="0ABD5D92" w14:textId="77777777" w:rsidR="009C49B9" w:rsidRPr="00B161E2" w:rsidRDefault="009C49B9" w:rsidP="009C49B9">
      <w:pPr>
        <w:tabs>
          <w:tab w:val="left" w:pos="720"/>
          <w:tab w:val="left" w:pos="1080"/>
          <w:tab w:val="left" w:pos="1440"/>
          <w:tab w:val="left" w:pos="1800"/>
          <w:tab w:val="left" w:pos="2160"/>
        </w:tabs>
      </w:pPr>
      <w:r w:rsidRPr="00B161E2">
        <w:t>The version of the information package that is stored in the digital repository.  The AIP consists of the digital object and a complete set of metadata sufficient to support the repository’s preservation and access services.</w:t>
      </w:r>
    </w:p>
    <w:p w14:paraId="1DBB70C6" w14:textId="77777777" w:rsidR="009C49B9" w:rsidRPr="00B161E2" w:rsidRDefault="009C49B9" w:rsidP="009C49B9">
      <w:pPr>
        <w:rPr>
          <w:bCs/>
          <w:sz w:val="27"/>
          <w:szCs w:val="27"/>
        </w:rPr>
      </w:pPr>
    </w:p>
    <w:p w14:paraId="3AE22164" w14:textId="77777777" w:rsidR="008926AD" w:rsidRPr="00B161E2" w:rsidRDefault="009C49B9" w:rsidP="009C49B9">
      <w:pPr>
        <w:rPr>
          <w:b/>
          <w:bCs/>
          <w:sz w:val="27"/>
          <w:szCs w:val="27"/>
        </w:rPr>
      </w:pPr>
      <w:bookmarkStart w:id="70" w:name="authentication"/>
      <w:bookmarkEnd w:id="70"/>
      <w:r w:rsidRPr="00B161E2">
        <w:rPr>
          <w:b/>
          <w:bCs/>
          <w:sz w:val="27"/>
          <w:szCs w:val="27"/>
        </w:rPr>
        <w:t>Authentication</w:t>
      </w:r>
    </w:p>
    <w:p w14:paraId="1027BB6B" w14:textId="77777777" w:rsidR="008926AD" w:rsidRPr="00B161E2" w:rsidRDefault="009C49B9" w:rsidP="009C49B9">
      <w:r w:rsidRPr="00B161E2">
        <w:t>A process that verifies that an individual, computer, or information object is who or what it purports to be, in order to provide access to material that is restricted by license.</w:t>
      </w:r>
    </w:p>
    <w:p w14:paraId="5F4DB34A" w14:textId="77777777" w:rsidR="000501A0" w:rsidRPr="00B161E2" w:rsidRDefault="000501A0" w:rsidP="000501A0">
      <w:pPr>
        <w:rPr>
          <w:b/>
          <w:bCs/>
          <w:sz w:val="27"/>
          <w:szCs w:val="27"/>
        </w:rPr>
      </w:pPr>
      <w:bookmarkStart w:id="71" w:name="cgi"/>
    </w:p>
    <w:p w14:paraId="42E3F94C" w14:textId="77777777" w:rsidR="000501A0" w:rsidRPr="00B161E2" w:rsidRDefault="000501A0" w:rsidP="000501A0">
      <w:pPr>
        <w:rPr>
          <w:b/>
          <w:bCs/>
          <w:sz w:val="27"/>
          <w:szCs w:val="27"/>
        </w:rPr>
      </w:pPr>
      <w:r w:rsidRPr="00B161E2">
        <w:rPr>
          <w:b/>
          <w:bCs/>
          <w:sz w:val="27"/>
          <w:szCs w:val="27"/>
        </w:rPr>
        <w:t>Delivery</w:t>
      </w:r>
    </w:p>
    <w:p w14:paraId="3EDFA32A" w14:textId="77777777" w:rsidR="008926AD" w:rsidRPr="00B161E2" w:rsidRDefault="000501A0" w:rsidP="000501A0">
      <w:r w:rsidRPr="00B161E2">
        <w:t>The process by which digital content is presented to the user. Delivery of content can be managed by XSLT or CSS style sheets or another interface mechanism for display on the web or via other means.</w:t>
      </w:r>
    </w:p>
    <w:p w14:paraId="248351D5" w14:textId="77777777" w:rsidR="009C49B9" w:rsidRPr="00B161E2" w:rsidRDefault="009C49B9" w:rsidP="009C49B9">
      <w:pPr>
        <w:rPr>
          <w:bCs/>
          <w:sz w:val="27"/>
          <w:szCs w:val="27"/>
        </w:rPr>
      </w:pPr>
    </w:p>
    <w:p w14:paraId="5CE72E78" w14:textId="77777777" w:rsidR="00AD304F" w:rsidRPr="00B161E2" w:rsidRDefault="00AD304F" w:rsidP="00AD304F">
      <w:pPr>
        <w:rPr>
          <w:bCs/>
          <w:sz w:val="27"/>
          <w:szCs w:val="27"/>
        </w:rPr>
      </w:pPr>
      <w:r w:rsidRPr="00B161E2">
        <w:rPr>
          <w:b/>
          <w:sz w:val="27"/>
          <w:szCs w:val="27"/>
        </w:rPr>
        <w:t>Descriptive Information</w:t>
      </w:r>
    </w:p>
    <w:p w14:paraId="2BEEA67C" w14:textId="77777777" w:rsidR="00AD304F" w:rsidRPr="00B161E2" w:rsidRDefault="00C463C6" w:rsidP="00C463C6">
      <w:pPr>
        <w:rPr>
          <w:bCs/>
          <w:szCs w:val="22"/>
        </w:rPr>
      </w:pPr>
      <w:r w:rsidRPr="00B161E2">
        <w:rPr>
          <w:bCs/>
          <w:szCs w:val="22"/>
        </w:rPr>
        <w:t>The descriptive, administrative and structural metadata needed for the retrieval and management of digital objects.</w:t>
      </w:r>
      <w:r w:rsidR="00AD304F" w:rsidRPr="00B161E2">
        <w:rPr>
          <w:bCs/>
          <w:szCs w:val="22"/>
        </w:rPr>
        <w:t xml:space="preserve"> See: Metadata</w:t>
      </w:r>
    </w:p>
    <w:p w14:paraId="7D75A44E" w14:textId="77777777" w:rsidR="00AD304F" w:rsidRPr="00B161E2" w:rsidRDefault="00AD304F" w:rsidP="009C49B9">
      <w:pPr>
        <w:rPr>
          <w:bCs/>
          <w:sz w:val="27"/>
          <w:szCs w:val="27"/>
        </w:rPr>
      </w:pPr>
    </w:p>
    <w:p w14:paraId="252D4C8F" w14:textId="77777777" w:rsidR="004672AB" w:rsidRPr="00B161E2" w:rsidRDefault="00C90D3D" w:rsidP="009C49B9">
      <w:pPr>
        <w:rPr>
          <w:b/>
          <w:bCs/>
          <w:sz w:val="27"/>
          <w:szCs w:val="27"/>
        </w:rPr>
      </w:pPr>
      <w:bookmarkStart w:id="72" w:name="delivery"/>
      <w:bookmarkEnd w:id="71"/>
      <w:bookmarkEnd w:id="72"/>
      <w:r w:rsidRPr="00B161E2">
        <w:rPr>
          <w:b/>
          <w:bCs/>
          <w:sz w:val="27"/>
          <w:szCs w:val="27"/>
        </w:rPr>
        <w:t>Descriptive Metadata</w:t>
      </w:r>
    </w:p>
    <w:p w14:paraId="55DEC5F7" w14:textId="77777777" w:rsidR="008926AD" w:rsidRPr="00B161E2" w:rsidRDefault="00C90D3D" w:rsidP="00AD304F">
      <w:pPr>
        <w:rPr>
          <w:bCs/>
          <w:szCs w:val="27"/>
        </w:rPr>
      </w:pPr>
      <w:r w:rsidRPr="00B161E2">
        <w:rPr>
          <w:bCs/>
          <w:szCs w:val="27"/>
        </w:rPr>
        <w:t>Metadata that serve the purpose of discovery, identification and selection of digital objects</w:t>
      </w:r>
      <w:r w:rsidR="00AD304F" w:rsidRPr="00B161E2">
        <w:rPr>
          <w:bCs/>
          <w:szCs w:val="27"/>
        </w:rPr>
        <w:t xml:space="preserve"> which i</w:t>
      </w:r>
      <w:r w:rsidR="006C1437" w:rsidRPr="00B161E2">
        <w:rPr>
          <w:bCs/>
          <w:szCs w:val="27"/>
        </w:rPr>
        <w:t>ncludes elements such as title, author, subjects, etc.</w:t>
      </w:r>
    </w:p>
    <w:p w14:paraId="5E5D8186" w14:textId="77777777" w:rsidR="00C90D3D" w:rsidRPr="00B161E2" w:rsidRDefault="00C90D3D" w:rsidP="009C49B9">
      <w:pPr>
        <w:rPr>
          <w:b/>
          <w:bCs/>
          <w:sz w:val="27"/>
          <w:szCs w:val="27"/>
        </w:rPr>
      </w:pPr>
    </w:p>
    <w:p w14:paraId="443EE7FE" w14:textId="77777777" w:rsidR="004B2D54" w:rsidRPr="00B161E2" w:rsidRDefault="004B2D54" w:rsidP="009C49B9">
      <w:pPr>
        <w:rPr>
          <w:b/>
          <w:sz w:val="27"/>
          <w:szCs w:val="27"/>
        </w:rPr>
      </w:pPr>
      <w:r w:rsidRPr="00B161E2">
        <w:rPr>
          <w:b/>
          <w:sz w:val="27"/>
          <w:szCs w:val="27"/>
        </w:rPr>
        <w:t>Designated Community</w:t>
      </w:r>
    </w:p>
    <w:p w14:paraId="3C56CDD8" w14:textId="77777777" w:rsidR="004B2D54" w:rsidRPr="00B161E2" w:rsidRDefault="004B2D54" w:rsidP="009C49B9">
      <w:pPr>
        <w:rPr>
          <w:bCs/>
          <w:szCs w:val="27"/>
        </w:rPr>
      </w:pPr>
      <w:r w:rsidRPr="00B161E2">
        <w:rPr>
          <w:bCs/>
          <w:szCs w:val="27"/>
        </w:rPr>
        <w:t>An identified group of potential consumers who should be able to understand a particular set of information. The Designated Community may be composed of multiple user communities.</w:t>
      </w:r>
    </w:p>
    <w:p w14:paraId="6923B7C0" w14:textId="77777777" w:rsidR="00064229" w:rsidRPr="00B161E2" w:rsidRDefault="00064229" w:rsidP="009C49B9">
      <w:pPr>
        <w:rPr>
          <w:bCs/>
          <w:szCs w:val="27"/>
        </w:rPr>
      </w:pPr>
    </w:p>
    <w:p w14:paraId="1A4D2A40" w14:textId="77777777" w:rsidR="00064229" w:rsidRPr="00B161E2" w:rsidRDefault="00064229" w:rsidP="00064229">
      <w:pPr>
        <w:tabs>
          <w:tab w:val="left" w:pos="720"/>
          <w:tab w:val="left" w:pos="1080"/>
          <w:tab w:val="left" w:pos="1440"/>
          <w:tab w:val="left" w:pos="1800"/>
          <w:tab w:val="left" w:pos="2160"/>
        </w:tabs>
        <w:rPr>
          <w:b/>
          <w:bCs/>
          <w:sz w:val="27"/>
          <w:szCs w:val="27"/>
          <w:lang w:val="en-US"/>
        </w:rPr>
      </w:pPr>
      <w:r w:rsidRPr="00B161E2">
        <w:rPr>
          <w:b/>
          <w:bCs/>
          <w:sz w:val="27"/>
          <w:szCs w:val="27"/>
          <w:lang w:val="en-US"/>
        </w:rPr>
        <w:t>Digital Provenance Metadata</w:t>
      </w:r>
    </w:p>
    <w:p w14:paraId="1D5AA980" w14:textId="77777777" w:rsidR="00064229" w:rsidRPr="00B161E2" w:rsidRDefault="00064229" w:rsidP="00064229">
      <w:pPr>
        <w:tabs>
          <w:tab w:val="left" w:pos="720"/>
          <w:tab w:val="left" w:pos="1080"/>
          <w:tab w:val="left" w:pos="1440"/>
          <w:tab w:val="left" w:pos="1800"/>
          <w:tab w:val="left" w:pos="2160"/>
        </w:tabs>
        <w:rPr>
          <w:b/>
          <w:lang w:val="en-US"/>
        </w:rPr>
      </w:pPr>
      <w:r w:rsidRPr="00B161E2">
        <w:rPr>
          <w:lang w:val="en-US"/>
        </w:rPr>
        <w:t>Information regarding source/destination relationships among files, including master/derivative relationships between files and information regarding migrations/transformations employed on files between original creation or digitization of an object and its current incarnation.</w:t>
      </w:r>
    </w:p>
    <w:p w14:paraId="3A255B95" w14:textId="77777777" w:rsidR="004B2D54" w:rsidRPr="00B161E2" w:rsidRDefault="004B2D54" w:rsidP="009C49B9">
      <w:pPr>
        <w:rPr>
          <w:bCs/>
          <w:szCs w:val="27"/>
        </w:rPr>
      </w:pPr>
    </w:p>
    <w:p w14:paraId="463732ED" w14:textId="77777777" w:rsidR="009C49B9" w:rsidRPr="00B161E2" w:rsidRDefault="009C49B9" w:rsidP="009C49B9">
      <w:pPr>
        <w:tabs>
          <w:tab w:val="left" w:pos="720"/>
          <w:tab w:val="left" w:pos="1080"/>
          <w:tab w:val="left" w:pos="1440"/>
          <w:tab w:val="left" w:pos="1800"/>
          <w:tab w:val="left" w:pos="2160"/>
        </w:tabs>
        <w:rPr>
          <w:b/>
          <w:bCs/>
          <w:sz w:val="27"/>
          <w:szCs w:val="27"/>
        </w:rPr>
      </w:pPr>
      <w:r w:rsidRPr="00B161E2">
        <w:rPr>
          <w:b/>
          <w:bCs/>
          <w:sz w:val="27"/>
          <w:szCs w:val="27"/>
        </w:rPr>
        <w:t>DIP</w:t>
      </w:r>
    </w:p>
    <w:p w14:paraId="4EA99918" w14:textId="77777777" w:rsidR="009C49B9" w:rsidRPr="00B161E2" w:rsidRDefault="009C49B9" w:rsidP="009C49B9">
      <w:pPr>
        <w:rPr>
          <w:bCs/>
          <w:sz w:val="27"/>
          <w:szCs w:val="27"/>
        </w:rPr>
      </w:pPr>
      <w:r w:rsidRPr="00B161E2">
        <w:t>See:  Dissemination Information Package</w:t>
      </w:r>
    </w:p>
    <w:p w14:paraId="5B63163E" w14:textId="77777777" w:rsidR="009C49B9" w:rsidRPr="00B161E2" w:rsidRDefault="009C49B9" w:rsidP="009C49B9">
      <w:pPr>
        <w:rPr>
          <w:bCs/>
          <w:sz w:val="27"/>
          <w:szCs w:val="27"/>
        </w:rPr>
      </w:pPr>
    </w:p>
    <w:p w14:paraId="03593147" w14:textId="77777777" w:rsidR="009C49B9" w:rsidRPr="00B161E2" w:rsidRDefault="009C49B9" w:rsidP="009C49B9">
      <w:pPr>
        <w:tabs>
          <w:tab w:val="left" w:pos="720"/>
          <w:tab w:val="left" w:pos="1080"/>
          <w:tab w:val="left" w:pos="1440"/>
          <w:tab w:val="left" w:pos="1800"/>
          <w:tab w:val="left" w:pos="2160"/>
        </w:tabs>
        <w:rPr>
          <w:b/>
          <w:bCs/>
          <w:sz w:val="27"/>
          <w:szCs w:val="27"/>
        </w:rPr>
      </w:pPr>
      <w:r w:rsidRPr="00B161E2">
        <w:rPr>
          <w:b/>
          <w:bCs/>
          <w:sz w:val="27"/>
          <w:szCs w:val="27"/>
        </w:rPr>
        <w:t>Dissemination Information Package (</w:t>
      </w:r>
      <w:r w:rsidR="00C90D3D" w:rsidRPr="00B161E2">
        <w:rPr>
          <w:b/>
          <w:bCs/>
          <w:sz w:val="27"/>
          <w:szCs w:val="27"/>
        </w:rPr>
        <w:t>D</w:t>
      </w:r>
      <w:r w:rsidRPr="00B161E2">
        <w:rPr>
          <w:b/>
          <w:bCs/>
          <w:sz w:val="27"/>
          <w:szCs w:val="27"/>
        </w:rPr>
        <w:t>IP)</w:t>
      </w:r>
    </w:p>
    <w:p w14:paraId="0FC421B9" w14:textId="77777777" w:rsidR="009C49B9" w:rsidRPr="00B161E2" w:rsidRDefault="009C49B9" w:rsidP="009C49B9">
      <w:pPr>
        <w:rPr>
          <w:bCs/>
          <w:sz w:val="27"/>
          <w:szCs w:val="27"/>
        </w:rPr>
      </w:pPr>
      <w:r w:rsidRPr="00B161E2">
        <w:t xml:space="preserve">The version of the information package that is delivered from the repository to the user </w:t>
      </w:r>
      <w:r w:rsidR="00B560FB" w:rsidRPr="00B161E2">
        <w:t xml:space="preserve">in </w:t>
      </w:r>
      <w:r w:rsidRPr="00B161E2">
        <w:t>response to an access request.</w:t>
      </w:r>
    </w:p>
    <w:p w14:paraId="724E8122" w14:textId="77777777" w:rsidR="009C49B9" w:rsidRPr="00B161E2" w:rsidRDefault="009C49B9" w:rsidP="009C49B9">
      <w:pPr>
        <w:rPr>
          <w:bCs/>
          <w:sz w:val="27"/>
          <w:szCs w:val="27"/>
        </w:rPr>
      </w:pPr>
    </w:p>
    <w:p w14:paraId="48BCE7C4" w14:textId="77777777" w:rsidR="009C49B9" w:rsidRPr="00B161E2" w:rsidRDefault="009C49B9" w:rsidP="009C49B9">
      <w:pPr>
        <w:rPr>
          <w:b/>
          <w:bCs/>
          <w:sz w:val="27"/>
          <w:szCs w:val="27"/>
        </w:rPr>
      </w:pPr>
      <w:r w:rsidRPr="00B161E2">
        <w:rPr>
          <w:b/>
          <w:bCs/>
          <w:sz w:val="27"/>
          <w:szCs w:val="27"/>
        </w:rPr>
        <w:t>Donor</w:t>
      </w:r>
    </w:p>
    <w:p w14:paraId="12143222" w14:textId="77777777" w:rsidR="008926AD" w:rsidRPr="00B161E2" w:rsidRDefault="009C49B9" w:rsidP="00AD304F">
      <w:r w:rsidRPr="00B161E2">
        <w:t xml:space="preserve">An </w:t>
      </w:r>
      <w:r w:rsidR="003C465C" w:rsidRPr="00B161E2">
        <w:t>o</w:t>
      </w:r>
      <w:r w:rsidRPr="00B161E2">
        <w:t>rganization or individual providing material to the repository.</w:t>
      </w:r>
    </w:p>
    <w:p w14:paraId="2BD3F35B" w14:textId="77777777" w:rsidR="009C49B9" w:rsidRPr="00B161E2" w:rsidRDefault="009C49B9" w:rsidP="009C49B9">
      <w:pPr>
        <w:rPr>
          <w:bCs/>
          <w:sz w:val="27"/>
          <w:szCs w:val="27"/>
        </w:rPr>
      </w:pPr>
    </w:p>
    <w:p w14:paraId="7D2BBBF4" w14:textId="77777777" w:rsidR="009C49B9" w:rsidRPr="00B161E2" w:rsidRDefault="009C49B9" w:rsidP="009C49B9">
      <w:pPr>
        <w:rPr>
          <w:b/>
          <w:bCs/>
          <w:sz w:val="27"/>
          <w:szCs w:val="27"/>
        </w:rPr>
      </w:pPr>
      <w:r w:rsidRPr="00B161E2">
        <w:rPr>
          <w:b/>
          <w:bCs/>
          <w:sz w:val="27"/>
          <w:szCs w:val="27"/>
        </w:rPr>
        <w:t>DTD</w:t>
      </w:r>
    </w:p>
    <w:p w14:paraId="11D66DF0" w14:textId="77777777" w:rsidR="008926AD" w:rsidRPr="00B161E2" w:rsidRDefault="009C49B9" w:rsidP="009C49B9">
      <w:r w:rsidRPr="00B161E2">
        <w:rPr>
          <w:bCs/>
        </w:rPr>
        <w:t>Document Type Definition</w:t>
      </w:r>
      <w:r w:rsidRPr="00B161E2">
        <w:t xml:space="preserve">. A DTD is a formal description of a particular type of document. It sets out what names are to be used for the different types of element, where they may occur, how they can be used, and how they all fit together. DTD were originally used with SGML; and are now used with XML. Elements (categories of information) and tags (the </w:t>
      </w:r>
      <w:r w:rsidRPr="00B161E2">
        <w:rPr>
          <w:lang w:val="en-US"/>
        </w:rPr>
        <w:t>markup</w:t>
      </w:r>
      <w:r w:rsidRPr="00B161E2">
        <w:t xml:space="preserve"> that identifies chunks of content as a particular element) are set in the DTD. Usage is also specified, such as vocabulary used to elaborate on element types, whether elements are required, whether elements can contain other elements, and whether they can repeat. A Schema is a newer type of DTD.</w:t>
      </w:r>
    </w:p>
    <w:p w14:paraId="6A44520C" w14:textId="77777777" w:rsidR="008926AD" w:rsidRPr="00B161E2" w:rsidRDefault="009C49B9" w:rsidP="009C49B9">
      <w:r w:rsidRPr="00B161E2">
        <w:t>The grammar or the construction of a DTD for XML is set by the World Wide Web Consortium (W3C) at http://www.w3.org/TR/REC-xml. Individual DTDs are defined by many organizations in the community.</w:t>
      </w:r>
    </w:p>
    <w:p w14:paraId="5A0C8999" w14:textId="77777777" w:rsidR="009C49B9" w:rsidRPr="00B161E2" w:rsidRDefault="009C49B9" w:rsidP="009C49B9">
      <w:pPr>
        <w:rPr>
          <w:bCs/>
          <w:sz w:val="27"/>
          <w:szCs w:val="27"/>
        </w:rPr>
      </w:pPr>
      <w:bookmarkStart w:id="73" w:name="dublin"/>
      <w:bookmarkEnd w:id="73"/>
    </w:p>
    <w:p w14:paraId="2E079A5C" w14:textId="77777777" w:rsidR="008926AD" w:rsidRPr="00B161E2" w:rsidRDefault="009C49B9" w:rsidP="009C49B9">
      <w:pPr>
        <w:rPr>
          <w:b/>
          <w:bCs/>
          <w:sz w:val="27"/>
          <w:szCs w:val="27"/>
        </w:rPr>
      </w:pPr>
      <w:r w:rsidRPr="00B161E2">
        <w:rPr>
          <w:b/>
          <w:bCs/>
          <w:sz w:val="27"/>
          <w:szCs w:val="27"/>
        </w:rPr>
        <w:t>Dublin Core</w:t>
      </w:r>
    </w:p>
    <w:p w14:paraId="74B984D9" w14:textId="77777777" w:rsidR="008926AD" w:rsidRPr="00B161E2" w:rsidRDefault="009C49B9" w:rsidP="00362D29">
      <w:r w:rsidRPr="00B161E2">
        <w:t xml:space="preserve">The Dublin Core metadata element set is a standard for cross-domain information resource description. It can be used in Web pages to describe their content, or as a minimal metadata standard for </w:t>
      </w:r>
      <w:r w:rsidRPr="00B161E2">
        <w:rPr>
          <w:lang w:val="en-US"/>
        </w:rPr>
        <w:t>cataloging</w:t>
      </w:r>
      <w:r w:rsidRPr="00B161E2">
        <w:t xml:space="preserve"> digital files. </w:t>
      </w:r>
      <w:r w:rsidR="00362D29" w:rsidRPr="00B161E2">
        <w:t>The standard was developed by t</w:t>
      </w:r>
      <w:r w:rsidRPr="00B161E2">
        <w:t>he Dublin Core Metadata Initiative. http://dublincore.org/</w:t>
      </w:r>
    </w:p>
    <w:p w14:paraId="0C2A7956" w14:textId="77777777" w:rsidR="008950C4" w:rsidRPr="00B161E2" w:rsidRDefault="008950C4" w:rsidP="008950C4">
      <w:pPr>
        <w:rPr>
          <w:bCs/>
          <w:sz w:val="27"/>
          <w:szCs w:val="27"/>
        </w:rPr>
      </w:pPr>
      <w:bookmarkStart w:id="74" w:name="element"/>
      <w:bookmarkStart w:id="75" w:name="ftp"/>
      <w:bookmarkStart w:id="76" w:name="gif"/>
      <w:bookmarkEnd w:id="74"/>
      <w:bookmarkEnd w:id="75"/>
    </w:p>
    <w:p w14:paraId="547D9F80" w14:textId="77777777" w:rsidR="008950C4" w:rsidRPr="00B161E2" w:rsidRDefault="008950C4" w:rsidP="008950C4">
      <w:pPr>
        <w:rPr>
          <w:b/>
          <w:sz w:val="27"/>
          <w:szCs w:val="27"/>
        </w:rPr>
      </w:pPr>
      <w:r w:rsidRPr="00B161E2">
        <w:rPr>
          <w:b/>
          <w:sz w:val="27"/>
          <w:szCs w:val="27"/>
        </w:rPr>
        <w:t>EAD</w:t>
      </w:r>
    </w:p>
    <w:p w14:paraId="725CC15F" w14:textId="77777777" w:rsidR="008926AD" w:rsidRPr="00B161E2" w:rsidRDefault="008950C4" w:rsidP="00362D29">
      <w:r w:rsidRPr="00B161E2">
        <w:rPr>
          <w:bCs/>
        </w:rPr>
        <w:t>E</w:t>
      </w:r>
      <w:r w:rsidRPr="00B161E2">
        <w:t xml:space="preserve">ncoded </w:t>
      </w:r>
      <w:r w:rsidRPr="00B161E2">
        <w:rPr>
          <w:bCs/>
        </w:rPr>
        <w:t>A</w:t>
      </w:r>
      <w:r w:rsidRPr="00B161E2">
        <w:t xml:space="preserve">rchival </w:t>
      </w:r>
      <w:r w:rsidRPr="00B161E2">
        <w:rPr>
          <w:bCs/>
        </w:rPr>
        <w:t>D</w:t>
      </w:r>
      <w:r w:rsidRPr="00B161E2">
        <w:t xml:space="preserve">escription. A </w:t>
      </w:r>
      <w:r w:rsidRPr="00B161E2">
        <w:rPr>
          <w:lang w:val="en-US"/>
        </w:rPr>
        <w:t>markup</w:t>
      </w:r>
      <w:r w:rsidRPr="00B161E2">
        <w:t xml:space="preserve"> format for describing archival </w:t>
      </w:r>
      <w:hyperlink r:id="rId16" w:anchor="findingaid#findingaid" w:history="1">
        <w:r w:rsidRPr="00B161E2">
          <w:t>finding aids</w:t>
        </w:r>
      </w:hyperlink>
      <w:r w:rsidRPr="00B161E2">
        <w:t>.</w:t>
      </w:r>
      <w:r w:rsidR="00362D29" w:rsidRPr="00B161E2">
        <w:t xml:space="preserve"> The standard was </w:t>
      </w:r>
      <w:r w:rsidRPr="00B161E2">
        <w:rPr>
          <w:bCs/>
        </w:rPr>
        <w:t>specified by</w:t>
      </w:r>
      <w:r w:rsidR="00362D29" w:rsidRPr="00B161E2">
        <w:rPr>
          <w:bCs/>
        </w:rPr>
        <w:t xml:space="preserve"> t</w:t>
      </w:r>
      <w:r w:rsidRPr="00B161E2">
        <w:t>he Library of Congress and the Society of American Archivists. http://lcweb.loc.gov/ead/</w:t>
      </w:r>
    </w:p>
    <w:p w14:paraId="6B734B7A" w14:textId="77777777" w:rsidR="008950C4" w:rsidRPr="00B161E2" w:rsidRDefault="008950C4" w:rsidP="008950C4">
      <w:pPr>
        <w:rPr>
          <w:bCs/>
          <w:sz w:val="27"/>
          <w:szCs w:val="27"/>
        </w:rPr>
      </w:pPr>
    </w:p>
    <w:p w14:paraId="41236BCD" w14:textId="77777777" w:rsidR="00C90D3D" w:rsidRPr="00B161E2" w:rsidRDefault="00C90D3D" w:rsidP="00064229">
      <w:pPr>
        <w:rPr>
          <w:b/>
          <w:bCs/>
          <w:sz w:val="27"/>
          <w:szCs w:val="27"/>
        </w:rPr>
      </w:pPr>
      <w:r w:rsidRPr="00B161E2">
        <w:rPr>
          <w:b/>
          <w:bCs/>
          <w:sz w:val="27"/>
          <w:szCs w:val="27"/>
        </w:rPr>
        <w:t xml:space="preserve">Fixity </w:t>
      </w:r>
      <w:r w:rsidR="00064229" w:rsidRPr="00B161E2">
        <w:rPr>
          <w:b/>
          <w:bCs/>
          <w:sz w:val="27"/>
          <w:szCs w:val="27"/>
        </w:rPr>
        <w:t>C</w:t>
      </w:r>
      <w:r w:rsidRPr="00B161E2">
        <w:rPr>
          <w:b/>
          <w:bCs/>
          <w:sz w:val="27"/>
          <w:szCs w:val="27"/>
        </w:rPr>
        <w:t>heck</w:t>
      </w:r>
    </w:p>
    <w:p w14:paraId="06EB6148" w14:textId="77777777" w:rsidR="00C90D3D" w:rsidRPr="00B161E2" w:rsidRDefault="00AD304F" w:rsidP="00AD304F">
      <w:pPr>
        <w:rPr>
          <w:bCs/>
          <w:szCs w:val="27"/>
        </w:rPr>
      </w:pPr>
      <w:r w:rsidRPr="00B161E2">
        <w:rPr>
          <w:bCs/>
          <w:szCs w:val="27"/>
        </w:rPr>
        <w:t>The p</w:t>
      </w:r>
      <w:r w:rsidR="00C90D3D" w:rsidRPr="00B161E2">
        <w:rPr>
          <w:bCs/>
          <w:szCs w:val="27"/>
        </w:rPr>
        <w:t>rocess of verifying that a file or bitstream has not been changed during a specified period of time.</w:t>
      </w:r>
    </w:p>
    <w:p w14:paraId="0EFFB76A" w14:textId="77777777" w:rsidR="009C49B9" w:rsidRPr="00B161E2" w:rsidRDefault="009C49B9" w:rsidP="009C49B9">
      <w:bookmarkStart w:id="77" w:name="gis"/>
      <w:bookmarkStart w:id="78" w:name="header"/>
      <w:bookmarkEnd w:id="76"/>
      <w:bookmarkEnd w:id="77"/>
      <w:bookmarkEnd w:id="78"/>
    </w:p>
    <w:p w14:paraId="032C1017" w14:textId="77777777" w:rsidR="00802F0E" w:rsidRPr="00B161E2" w:rsidRDefault="00802F0E" w:rsidP="009C49B9">
      <w:pPr>
        <w:rPr>
          <w:b/>
          <w:bCs/>
          <w:sz w:val="27"/>
        </w:rPr>
      </w:pPr>
      <w:r w:rsidRPr="00B161E2">
        <w:rPr>
          <w:b/>
          <w:bCs/>
          <w:sz w:val="27"/>
        </w:rPr>
        <w:t>Harvest</w:t>
      </w:r>
    </w:p>
    <w:p w14:paraId="4C71E6C5" w14:textId="77777777" w:rsidR="00606439" w:rsidRPr="00B161E2" w:rsidRDefault="00606439" w:rsidP="00606439">
      <w:pPr>
        <w:autoSpaceDE w:val="0"/>
        <w:autoSpaceDN w:val="0"/>
        <w:adjustRightInd w:val="0"/>
        <w:rPr>
          <w:rFonts w:eastAsia="SimSun" w:cs="Arial"/>
          <w:szCs w:val="22"/>
          <w:lang w:val="en-US" w:eastAsia="zh-CN"/>
        </w:rPr>
      </w:pPr>
      <w:r w:rsidRPr="00B161E2">
        <w:rPr>
          <w:rFonts w:eastAsia="SimSun" w:cs="Arial"/>
          <w:szCs w:val="22"/>
          <w:lang w:val="en-US" w:eastAsia="zh-CN"/>
        </w:rPr>
        <w:t>An automated process for identifying and capturing Web materials and/or their metadata for collection or archive purposes.</w:t>
      </w:r>
    </w:p>
    <w:p w14:paraId="48AEF80C" w14:textId="77777777" w:rsidR="00802F0E" w:rsidRPr="00B161E2" w:rsidRDefault="00802F0E" w:rsidP="009C49B9"/>
    <w:p w14:paraId="7B6EC517" w14:textId="77777777" w:rsidR="009C49B9" w:rsidRPr="00B161E2" w:rsidRDefault="009C49B9" w:rsidP="009C49B9">
      <w:pPr>
        <w:rPr>
          <w:b/>
          <w:bCs/>
          <w:sz w:val="27"/>
          <w:szCs w:val="27"/>
        </w:rPr>
      </w:pPr>
      <w:r w:rsidRPr="00B161E2">
        <w:rPr>
          <w:b/>
          <w:bCs/>
          <w:sz w:val="27"/>
          <w:szCs w:val="27"/>
        </w:rPr>
        <w:t>Header</w:t>
      </w:r>
    </w:p>
    <w:p w14:paraId="638BF04D" w14:textId="77777777" w:rsidR="008926AD" w:rsidRPr="00B161E2" w:rsidRDefault="009C49B9" w:rsidP="009C49B9">
      <w:r w:rsidRPr="00B161E2">
        <w:t>The header is the first section of a file, which includes metadata embedded by the creator of a digital information resource for description and management purposes. While this is often used to index a file for discovery and retrieval, it is not necessarily displayed as part of the content.</w:t>
      </w:r>
    </w:p>
    <w:p w14:paraId="0A8E97DD" w14:textId="77777777" w:rsidR="009C49B9" w:rsidRPr="00B161E2" w:rsidRDefault="009C49B9" w:rsidP="009C49B9">
      <w:pPr>
        <w:rPr>
          <w:bCs/>
          <w:sz w:val="27"/>
          <w:szCs w:val="27"/>
        </w:rPr>
      </w:pPr>
    </w:p>
    <w:p w14:paraId="1B649D41" w14:textId="77777777" w:rsidR="009C49B9" w:rsidRPr="00B161E2" w:rsidRDefault="009C49B9" w:rsidP="00AD304F">
      <w:pPr>
        <w:rPr>
          <w:b/>
          <w:bCs/>
          <w:sz w:val="27"/>
          <w:szCs w:val="27"/>
        </w:rPr>
      </w:pPr>
      <w:r w:rsidRPr="00B161E2">
        <w:rPr>
          <w:b/>
          <w:bCs/>
          <w:sz w:val="27"/>
          <w:szCs w:val="27"/>
        </w:rPr>
        <w:t>Ingest</w:t>
      </w:r>
    </w:p>
    <w:p w14:paraId="7DF18147" w14:textId="77777777" w:rsidR="008926AD" w:rsidRPr="00B161E2" w:rsidRDefault="009C49B9" w:rsidP="00AD304F">
      <w:r w:rsidRPr="00B161E2">
        <w:t xml:space="preserve">The </w:t>
      </w:r>
      <w:r w:rsidR="00AD304F" w:rsidRPr="00B161E2">
        <w:t xml:space="preserve">process </w:t>
      </w:r>
      <w:r w:rsidRPr="00B161E2">
        <w:t>through which objects are added into the Digital Repository.</w:t>
      </w:r>
    </w:p>
    <w:p w14:paraId="34F9899D" w14:textId="77777777" w:rsidR="009C49B9" w:rsidRPr="00B161E2" w:rsidRDefault="009C49B9" w:rsidP="009C49B9">
      <w:pPr>
        <w:rPr>
          <w:bCs/>
          <w:sz w:val="27"/>
          <w:szCs w:val="27"/>
        </w:rPr>
      </w:pPr>
    </w:p>
    <w:p w14:paraId="6421196F" w14:textId="77777777" w:rsidR="008926AD" w:rsidRPr="00B161E2" w:rsidRDefault="009C49B9" w:rsidP="009C49B9">
      <w:pPr>
        <w:rPr>
          <w:b/>
          <w:bCs/>
          <w:sz w:val="27"/>
          <w:szCs w:val="27"/>
        </w:rPr>
      </w:pPr>
      <w:r w:rsidRPr="00B161E2">
        <w:rPr>
          <w:b/>
          <w:bCs/>
          <w:sz w:val="27"/>
          <w:szCs w:val="27"/>
        </w:rPr>
        <w:t>IP Address</w:t>
      </w:r>
    </w:p>
    <w:p w14:paraId="64D9A983" w14:textId="77777777" w:rsidR="008926AD" w:rsidRPr="00B161E2" w:rsidRDefault="009C49B9" w:rsidP="009C49B9">
      <w:r w:rsidRPr="00B161E2">
        <w:t>Unique numerical identifier given to each computer on the network and server on the Internet. The IP address is the address through which you find resources and how data finds its way from a web site back to your computer. A domain of IP addresses is the range of IP addresses assigned to the institution reflected by that domain. A URL is a mnemonic alias for a server's IP address and the location of files in its directory structure.</w:t>
      </w:r>
    </w:p>
    <w:p w14:paraId="0D48FFE7" w14:textId="77777777" w:rsidR="009C49B9" w:rsidRPr="00B161E2" w:rsidRDefault="009C49B9" w:rsidP="009C49B9">
      <w:pPr>
        <w:rPr>
          <w:bCs/>
          <w:sz w:val="27"/>
          <w:szCs w:val="27"/>
        </w:rPr>
      </w:pPr>
      <w:bookmarkStart w:id="79" w:name="java"/>
    </w:p>
    <w:bookmarkEnd w:id="79"/>
    <w:p w14:paraId="448DF751" w14:textId="77777777" w:rsidR="008926AD" w:rsidRPr="00B161E2" w:rsidRDefault="009C49B9" w:rsidP="009C49B9">
      <w:pPr>
        <w:rPr>
          <w:b/>
          <w:bCs/>
          <w:sz w:val="27"/>
          <w:szCs w:val="27"/>
        </w:rPr>
      </w:pPr>
      <w:r w:rsidRPr="00B161E2">
        <w:rPr>
          <w:b/>
          <w:bCs/>
          <w:sz w:val="27"/>
          <w:szCs w:val="27"/>
        </w:rPr>
        <w:t>Metadata</w:t>
      </w:r>
    </w:p>
    <w:p w14:paraId="1555B353" w14:textId="77777777" w:rsidR="009C49B9" w:rsidRPr="00B161E2" w:rsidRDefault="009C49B9" w:rsidP="00AD304F">
      <w:r w:rsidRPr="00B161E2">
        <w:t xml:space="preserve">Literally, "data about data," metadata includes data associated with either an information system or an information object for purposes of description, administration, legal requirements, technical functionality, use and usage, and preservation. There are literally hundreds of metadata standards specified by national and international organizations. </w:t>
      </w:r>
      <w:r w:rsidR="006C1437" w:rsidRPr="00B161E2">
        <w:t>Although often subdivided into categories such as administrative, descriptive and technical metadata, there are no clear lines dividing these categories.</w:t>
      </w:r>
      <w:r w:rsidR="008926AD" w:rsidRPr="00B161E2">
        <w:t xml:space="preserve">  </w:t>
      </w:r>
      <w:r w:rsidR="00AD304F" w:rsidRPr="00B161E2">
        <w:t>See: Descriptive Information.</w:t>
      </w:r>
    </w:p>
    <w:p w14:paraId="13CD22EA" w14:textId="77777777" w:rsidR="009C49B9" w:rsidRPr="00B161E2" w:rsidRDefault="009C49B9" w:rsidP="009C49B9">
      <w:pPr>
        <w:rPr>
          <w:bCs/>
          <w:sz w:val="27"/>
          <w:szCs w:val="27"/>
        </w:rPr>
      </w:pPr>
    </w:p>
    <w:p w14:paraId="3FC1217B" w14:textId="77777777" w:rsidR="009C49B9" w:rsidRPr="00B161E2" w:rsidRDefault="009C49B9" w:rsidP="009C49B9">
      <w:pPr>
        <w:rPr>
          <w:b/>
          <w:bCs/>
          <w:sz w:val="27"/>
          <w:szCs w:val="27"/>
        </w:rPr>
      </w:pPr>
      <w:r w:rsidRPr="00B161E2">
        <w:rPr>
          <w:b/>
          <w:bCs/>
          <w:sz w:val="27"/>
          <w:szCs w:val="27"/>
        </w:rPr>
        <w:t>METS</w:t>
      </w:r>
    </w:p>
    <w:p w14:paraId="6F2E478B" w14:textId="77777777" w:rsidR="008926AD" w:rsidRPr="00B161E2" w:rsidRDefault="009C49B9" w:rsidP="009C49B9">
      <w:r w:rsidRPr="00B161E2">
        <w:rPr>
          <w:bCs/>
        </w:rPr>
        <w:t>Metadata Encoding and Transmission Standard</w:t>
      </w:r>
      <w:r w:rsidRPr="00B161E2">
        <w:t>. A standard for encoding descriptive, administrative, and structural metadata regarding objects within a digital library, expressed using XML. Can be extended to use elements from other descriptive standards as necessary.</w:t>
      </w:r>
    </w:p>
    <w:p w14:paraId="5D7B93DC" w14:textId="77777777" w:rsidR="008926AD" w:rsidRPr="00B161E2" w:rsidRDefault="00362D29" w:rsidP="00362D29">
      <w:r w:rsidRPr="00B161E2">
        <w:rPr>
          <w:bCs/>
        </w:rPr>
        <w:t>The f</w:t>
      </w:r>
      <w:r w:rsidR="009C49B9" w:rsidRPr="00B161E2">
        <w:rPr>
          <w:bCs/>
        </w:rPr>
        <w:t xml:space="preserve">ormat </w:t>
      </w:r>
      <w:r w:rsidRPr="00B161E2">
        <w:rPr>
          <w:bCs/>
        </w:rPr>
        <w:t xml:space="preserve">was </w:t>
      </w:r>
      <w:r w:rsidR="009C49B9" w:rsidRPr="00B161E2">
        <w:rPr>
          <w:bCs/>
        </w:rPr>
        <w:t>specified by</w:t>
      </w:r>
      <w:r w:rsidRPr="00B161E2">
        <w:rPr>
          <w:bCs/>
        </w:rPr>
        <w:t xml:space="preserve"> t</w:t>
      </w:r>
      <w:r w:rsidR="009C49B9" w:rsidRPr="00B161E2">
        <w:t xml:space="preserve">he Library of Congress. </w:t>
      </w:r>
      <w:r w:rsidR="008950C4" w:rsidRPr="00B161E2">
        <w:t>http://www.loc.gov/standards/mets/</w:t>
      </w:r>
    </w:p>
    <w:p w14:paraId="68E43C35" w14:textId="77777777" w:rsidR="00C90D3D" w:rsidRPr="00B161E2" w:rsidRDefault="00C90D3D" w:rsidP="008950C4">
      <w:pPr>
        <w:rPr>
          <w:b/>
          <w:sz w:val="27"/>
          <w:szCs w:val="27"/>
        </w:rPr>
      </w:pPr>
    </w:p>
    <w:p w14:paraId="16E69C91" w14:textId="77777777" w:rsidR="00C90D3D" w:rsidRPr="00B161E2" w:rsidRDefault="00C90D3D" w:rsidP="008950C4">
      <w:pPr>
        <w:rPr>
          <w:b/>
          <w:sz w:val="27"/>
          <w:szCs w:val="27"/>
        </w:rPr>
      </w:pPr>
      <w:r w:rsidRPr="00B161E2">
        <w:rPr>
          <w:b/>
          <w:sz w:val="27"/>
          <w:szCs w:val="27"/>
        </w:rPr>
        <w:t>Migration</w:t>
      </w:r>
    </w:p>
    <w:p w14:paraId="28111BF4" w14:textId="77777777" w:rsidR="00996797" w:rsidRPr="00B161E2" w:rsidRDefault="00996797" w:rsidP="008950C4">
      <w:pPr>
        <w:rPr>
          <w:szCs w:val="27"/>
        </w:rPr>
      </w:pPr>
      <w:r w:rsidRPr="00B161E2">
        <w:rPr>
          <w:szCs w:val="27"/>
        </w:rPr>
        <w:t>A set of organized tasks designed to achieve the periodic transfer of digital materials from one hardware/software configuration to another or from one generation of computer technology to a subsequent generation. The purpose of migration is to preserve the integrity of digital objects and ensure their continued availability and usability over time.</w:t>
      </w:r>
    </w:p>
    <w:p w14:paraId="336A18BD" w14:textId="77777777" w:rsidR="00C90D3D" w:rsidRPr="00B161E2" w:rsidRDefault="00C90D3D" w:rsidP="008950C4">
      <w:pPr>
        <w:rPr>
          <w:b/>
          <w:sz w:val="27"/>
          <w:szCs w:val="27"/>
        </w:rPr>
      </w:pPr>
    </w:p>
    <w:p w14:paraId="0843CDE0" w14:textId="77777777" w:rsidR="008950C4" w:rsidRPr="00B161E2" w:rsidRDefault="008950C4" w:rsidP="008950C4">
      <w:pPr>
        <w:rPr>
          <w:b/>
          <w:sz w:val="27"/>
          <w:szCs w:val="27"/>
        </w:rPr>
      </w:pPr>
      <w:r w:rsidRPr="00B161E2">
        <w:rPr>
          <w:b/>
          <w:sz w:val="27"/>
          <w:szCs w:val="27"/>
        </w:rPr>
        <w:t>MODS</w:t>
      </w:r>
    </w:p>
    <w:p w14:paraId="2C3DBB3B" w14:textId="77777777" w:rsidR="008950C4" w:rsidRPr="00B161E2" w:rsidRDefault="008950C4" w:rsidP="008950C4">
      <w:r w:rsidRPr="00B161E2">
        <w:t>Metadata Object Description Schema. MODS is intended to be able to carry selected data from existing MARC 21 records as well as to enable the creation of original resource description records. It includes a subset of MARC fields and uses language-based tags rather than numeric ones, in some cases regrouping elements from the MARC 21 bibliographic format. MODS is expressed using the XML schema language of the World Wide Web Consortium.  The standard is maintained by the Network Development and MARC Standards Office of the Library of Congress with input from users.</w:t>
      </w:r>
      <w:r w:rsidR="009852C8" w:rsidRPr="00B161E2">
        <w:t xml:space="preserve"> http://www.loc.gov/standards/mods//</w:t>
      </w:r>
      <w:r w:rsidRPr="00B161E2">
        <w:br/>
      </w:r>
    </w:p>
    <w:p w14:paraId="57448A64" w14:textId="77777777" w:rsidR="00996797" w:rsidRPr="00B161E2" w:rsidRDefault="00996797" w:rsidP="008950C4">
      <w:pPr>
        <w:rPr>
          <w:b/>
          <w:sz w:val="28"/>
        </w:rPr>
      </w:pPr>
      <w:r w:rsidRPr="00B161E2">
        <w:rPr>
          <w:b/>
          <w:sz w:val="28"/>
        </w:rPr>
        <w:t>Normalization</w:t>
      </w:r>
    </w:p>
    <w:p w14:paraId="7B7E14DD" w14:textId="77777777" w:rsidR="008926AD" w:rsidRPr="00B161E2" w:rsidRDefault="00AD304F" w:rsidP="00AD304F">
      <w:r w:rsidRPr="00B161E2">
        <w:t>The p</w:t>
      </w:r>
      <w:r w:rsidR="00996797" w:rsidRPr="00B161E2">
        <w:t>rocess of converting digital objects of a particular type (e..g., color images) to a single chosen file format that is thought to embody the best characteristics of functionality, longevity and preservability.</w:t>
      </w:r>
    </w:p>
    <w:p w14:paraId="2EF349C3" w14:textId="77777777" w:rsidR="00996797" w:rsidRPr="00B161E2" w:rsidRDefault="00996797" w:rsidP="009C49B9">
      <w:pPr>
        <w:rPr>
          <w:b/>
          <w:bCs/>
          <w:sz w:val="27"/>
          <w:szCs w:val="27"/>
        </w:rPr>
      </w:pPr>
    </w:p>
    <w:p w14:paraId="466191D6" w14:textId="77777777" w:rsidR="009C49B9" w:rsidRPr="00B161E2" w:rsidRDefault="009C49B9" w:rsidP="009C49B9">
      <w:pPr>
        <w:rPr>
          <w:b/>
          <w:bCs/>
          <w:sz w:val="27"/>
          <w:szCs w:val="27"/>
        </w:rPr>
      </w:pPr>
      <w:r w:rsidRPr="00B161E2">
        <w:rPr>
          <w:b/>
          <w:bCs/>
          <w:sz w:val="27"/>
          <w:szCs w:val="27"/>
        </w:rPr>
        <w:t>OAI</w:t>
      </w:r>
    </w:p>
    <w:p w14:paraId="282489F9" w14:textId="77777777" w:rsidR="009C49B9" w:rsidRPr="00B161E2" w:rsidRDefault="009C49B9" w:rsidP="00362D29">
      <w:r w:rsidRPr="00B161E2">
        <w:rPr>
          <w:bCs/>
        </w:rPr>
        <w:lastRenderedPageBreak/>
        <w:t>O</w:t>
      </w:r>
      <w:r w:rsidRPr="00B161E2">
        <w:t xml:space="preserve">pen </w:t>
      </w:r>
      <w:r w:rsidRPr="00B161E2">
        <w:rPr>
          <w:bCs/>
        </w:rPr>
        <w:t>A</w:t>
      </w:r>
      <w:r w:rsidRPr="00B161E2">
        <w:t xml:space="preserve">rchives </w:t>
      </w:r>
      <w:r w:rsidRPr="00B161E2">
        <w:rPr>
          <w:bCs/>
        </w:rPr>
        <w:t>I</w:t>
      </w:r>
      <w:r w:rsidRPr="00B161E2">
        <w:t xml:space="preserve">nitiative. Standards for the encoding, </w:t>
      </w:r>
      <w:r w:rsidR="000501A0" w:rsidRPr="00B161E2">
        <w:t xml:space="preserve">harvesting </w:t>
      </w:r>
      <w:r w:rsidRPr="00B161E2">
        <w:t xml:space="preserve">and the construction of repositories of metadata records describing local or remote collections. OAI provides standards and best practice guidelines for the creation of OAI tools by other organizations and institutions. </w:t>
      </w:r>
      <w:r w:rsidR="00362D29" w:rsidRPr="00B161E2">
        <w:t xml:space="preserve"> The standard and protocol was developed and is maintained by the</w:t>
      </w:r>
      <w:r w:rsidRPr="00B161E2">
        <w:t xml:space="preserve"> Open Archives Initiative Steering Committee. http://www.openarchives.org/</w:t>
      </w:r>
    </w:p>
    <w:p w14:paraId="1CCDD706" w14:textId="77777777" w:rsidR="009C49B9" w:rsidRPr="00B161E2" w:rsidRDefault="009C49B9" w:rsidP="009C49B9">
      <w:pPr>
        <w:rPr>
          <w:bCs/>
          <w:sz w:val="27"/>
          <w:szCs w:val="27"/>
        </w:rPr>
      </w:pPr>
    </w:p>
    <w:p w14:paraId="1FBEB22F" w14:textId="77777777" w:rsidR="008926AD" w:rsidRPr="00B161E2" w:rsidRDefault="009C49B9" w:rsidP="009C49B9">
      <w:pPr>
        <w:rPr>
          <w:b/>
          <w:bCs/>
          <w:sz w:val="27"/>
          <w:szCs w:val="27"/>
        </w:rPr>
      </w:pPr>
      <w:r w:rsidRPr="00B161E2">
        <w:rPr>
          <w:b/>
          <w:bCs/>
          <w:sz w:val="27"/>
          <w:szCs w:val="27"/>
        </w:rPr>
        <w:t>OAI-PMH</w:t>
      </w:r>
    </w:p>
    <w:p w14:paraId="71C686F8" w14:textId="77777777" w:rsidR="009C49B9" w:rsidRPr="00B161E2" w:rsidRDefault="00BC2D13" w:rsidP="00AD304F">
      <w:pPr>
        <w:rPr>
          <w:szCs w:val="27"/>
        </w:rPr>
      </w:pPr>
      <w:r w:rsidRPr="00B161E2">
        <w:t xml:space="preserve">OAI-Protocol for Metadata Harvesting (OAI-PMH). </w:t>
      </w:r>
      <w:r w:rsidR="00AD304F" w:rsidRPr="00B161E2">
        <w:t xml:space="preserve">Protocols for application-independent interoperability framework based on </w:t>
      </w:r>
      <w:r w:rsidR="00AD304F" w:rsidRPr="00B161E2">
        <w:rPr>
          <w:iCs/>
        </w:rPr>
        <w:t>metadata harvesting</w:t>
      </w:r>
      <w:r w:rsidR="00AD304F" w:rsidRPr="00B161E2">
        <w:t xml:space="preserve">, based on the open standards HTTP (Hypertext Transport Protocol) and XML (Extensible Markup Language).  Includes standards for data providers who administer systems that wish to expose metadata and service providers that use harvested metadata. </w:t>
      </w:r>
      <w:r w:rsidRPr="00B161E2">
        <w:t xml:space="preserve"> </w:t>
      </w:r>
      <w:r w:rsidR="00E70DE1" w:rsidRPr="00B161E2">
        <w:t>http://www.openarchives.org/OAI/openarchivesprotocol.html</w:t>
      </w:r>
    </w:p>
    <w:p w14:paraId="6834C663" w14:textId="77777777" w:rsidR="009C49B9" w:rsidRPr="00B161E2" w:rsidRDefault="009C49B9" w:rsidP="009C49B9">
      <w:pPr>
        <w:rPr>
          <w:bCs/>
          <w:sz w:val="27"/>
          <w:szCs w:val="27"/>
        </w:rPr>
      </w:pPr>
    </w:p>
    <w:p w14:paraId="4BABAC31" w14:textId="77777777" w:rsidR="00BC2D13" w:rsidRPr="00B161E2" w:rsidRDefault="009C49B9" w:rsidP="009C49B9">
      <w:pPr>
        <w:rPr>
          <w:b/>
          <w:bCs/>
          <w:sz w:val="27"/>
          <w:szCs w:val="27"/>
        </w:rPr>
      </w:pPr>
      <w:r w:rsidRPr="00B161E2">
        <w:rPr>
          <w:b/>
          <w:bCs/>
          <w:sz w:val="27"/>
          <w:szCs w:val="27"/>
        </w:rPr>
        <w:t>OAIS</w:t>
      </w:r>
    </w:p>
    <w:p w14:paraId="13F9A0AE" w14:textId="77777777" w:rsidR="009C49B9" w:rsidRPr="00B161E2" w:rsidRDefault="00C002C1" w:rsidP="00C002C1">
      <w:pPr>
        <w:rPr>
          <w:szCs w:val="22"/>
        </w:rPr>
      </w:pPr>
      <w:r w:rsidRPr="00B161E2">
        <w:rPr>
          <w:rFonts w:cs="Arial"/>
          <w:szCs w:val="22"/>
          <w:lang w:val="en-US"/>
        </w:rPr>
        <w:t>Open Archival Information System.  A reference model and general framework that defines concepts and functions (ingest, management, archival storage, preservation and access) of a digital repository.  See ISO Standard 14721  http://public.ccsds.org/publications/archive/650x0b1.pdf</w:t>
      </w:r>
    </w:p>
    <w:p w14:paraId="6A95F49F" w14:textId="77777777" w:rsidR="00C002C1" w:rsidRPr="00B161E2" w:rsidRDefault="00C002C1" w:rsidP="009C49B9">
      <w:pPr>
        <w:rPr>
          <w:b/>
          <w:bCs/>
          <w:sz w:val="27"/>
          <w:szCs w:val="27"/>
        </w:rPr>
      </w:pPr>
      <w:bookmarkStart w:id="80" w:name="open"/>
    </w:p>
    <w:p w14:paraId="15D6678F" w14:textId="77777777" w:rsidR="008926AD" w:rsidRPr="00B161E2" w:rsidRDefault="009C49B9" w:rsidP="009C49B9">
      <w:pPr>
        <w:rPr>
          <w:b/>
          <w:bCs/>
          <w:sz w:val="27"/>
          <w:szCs w:val="27"/>
        </w:rPr>
      </w:pPr>
      <w:r w:rsidRPr="00B161E2">
        <w:rPr>
          <w:b/>
          <w:bCs/>
          <w:sz w:val="27"/>
          <w:szCs w:val="27"/>
        </w:rPr>
        <w:t>Open Source</w:t>
      </w:r>
      <w:bookmarkEnd w:id="80"/>
    </w:p>
    <w:p w14:paraId="5D4F8CB9" w14:textId="77777777" w:rsidR="008926AD" w:rsidRPr="00B161E2" w:rsidRDefault="009C49B9" w:rsidP="009C49B9">
      <w:r w:rsidRPr="00B161E2">
        <w:t>A concept through which programming code is made available through a license that supports the users making changes to the code. Any changes are submitted to a group managing the open source product for possible incorporation into the official version. Development and support is handled cooperatively by a group of distributed programmers, usually on a volunteer basis.</w:t>
      </w:r>
    </w:p>
    <w:p w14:paraId="4FD682C0" w14:textId="77777777" w:rsidR="008950C4" w:rsidRPr="00B161E2" w:rsidRDefault="008950C4" w:rsidP="009C49B9"/>
    <w:p w14:paraId="7362EF04" w14:textId="77777777" w:rsidR="008950C4" w:rsidRPr="00B161E2" w:rsidRDefault="008950C4" w:rsidP="008950C4">
      <w:pPr>
        <w:rPr>
          <w:b/>
          <w:sz w:val="27"/>
          <w:szCs w:val="27"/>
        </w:rPr>
      </w:pPr>
      <w:r w:rsidRPr="00B161E2">
        <w:rPr>
          <w:b/>
          <w:sz w:val="27"/>
          <w:szCs w:val="27"/>
        </w:rPr>
        <w:t>OpenURL</w:t>
      </w:r>
    </w:p>
    <w:p w14:paraId="3578628B" w14:textId="77777777" w:rsidR="008926AD" w:rsidRPr="00B161E2" w:rsidRDefault="008950C4" w:rsidP="008950C4">
      <w:r w:rsidRPr="00B161E2">
        <w:t>OpenURL is a protocol for interoperability between a remote information resource and a local system that offers licensed access. It is a URL that transports metadata or keys to access metadata for the object for which the OpenURL is provided. Electronic journal and database publishers are beginning to support OpenURL access to their resources, and vendors, such as Ex Libris and Sirsi are marketing URL Resolvers (programs that translate requests).</w:t>
      </w:r>
    </w:p>
    <w:p w14:paraId="66692C29" w14:textId="77777777" w:rsidR="008926AD" w:rsidRPr="00B161E2" w:rsidRDefault="00362D29" w:rsidP="00362D29">
      <w:pPr>
        <w:rPr>
          <w:u w:val="single"/>
        </w:rPr>
      </w:pPr>
      <w:r w:rsidRPr="00B161E2">
        <w:rPr>
          <w:bCs/>
        </w:rPr>
        <w:t>The protocol is</w:t>
      </w:r>
      <w:r w:rsidR="008950C4" w:rsidRPr="00B161E2">
        <w:rPr>
          <w:bCs/>
        </w:rPr>
        <w:t xml:space="preserve"> specified by</w:t>
      </w:r>
      <w:r w:rsidRPr="00B161E2">
        <w:rPr>
          <w:bCs/>
        </w:rPr>
        <w:t xml:space="preserve"> t</w:t>
      </w:r>
      <w:r w:rsidR="008950C4" w:rsidRPr="00B161E2">
        <w:t>he NISO Committee for the Standardization of OpenURL. http://www.sfxit.com/openurl/ and http://library.caltech.edu/openurl/default.htm</w:t>
      </w:r>
    </w:p>
    <w:p w14:paraId="6BD00D8A" w14:textId="77777777" w:rsidR="008950C4" w:rsidRPr="00B161E2" w:rsidRDefault="008950C4" w:rsidP="009C49B9"/>
    <w:p w14:paraId="27A44F82" w14:textId="77777777" w:rsidR="008926AD" w:rsidRPr="00B161E2" w:rsidRDefault="003F5ABE" w:rsidP="009C49B9">
      <w:r w:rsidRPr="00B161E2">
        <w:rPr>
          <w:b/>
          <w:sz w:val="28"/>
        </w:rPr>
        <w:t>PDI</w:t>
      </w:r>
    </w:p>
    <w:p w14:paraId="658B091D" w14:textId="77777777" w:rsidR="008926AD" w:rsidRPr="00B161E2" w:rsidRDefault="00AD304F" w:rsidP="00AD304F">
      <w:r w:rsidRPr="00B161E2">
        <w:t>S</w:t>
      </w:r>
      <w:r w:rsidR="003F5ABE" w:rsidRPr="00B161E2">
        <w:t>ee</w:t>
      </w:r>
      <w:r w:rsidRPr="00B161E2">
        <w:t>:</w:t>
      </w:r>
      <w:r w:rsidR="003F5ABE" w:rsidRPr="00B161E2">
        <w:t xml:space="preserve"> Preservation Descriptive Information</w:t>
      </w:r>
    </w:p>
    <w:p w14:paraId="21E9840A" w14:textId="77777777" w:rsidR="003F5ABE" w:rsidRPr="00B161E2" w:rsidRDefault="003F5ABE" w:rsidP="009C49B9"/>
    <w:p w14:paraId="167B39B2" w14:textId="77777777" w:rsidR="009C49B9" w:rsidRPr="00B161E2" w:rsidRDefault="009C49B9" w:rsidP="009C49B9">
      <w:pPr>
        <w:rPr>
          <w:b/>
          <w:bCs/>
          <w:sz w:val="27"/>
          <w:szCs w:val="27"/>
        </w:rPr>
      </w:pPr>
      <w:bookmarkStart w:id="81" w:name="opentext"/>
      <w:bookmarkStart w:id="82" w:name="openurl"/>
      <w:bookmarkEnd w:id="81"/>
      <w:bookmarkEnd w:id="82"/>
      <w:r w:rsidRPr="00B161E2">
        <w:rPr>
          <w:b/>
          <w:bCs/>
          <w:sz w:val="27"/>
          <w:szCs w:val="27"/>
        </w:rPr>
        <w:t>Persistent Identifier</w:t>
      </w:r>
    </w:p>
    <w:p w14:paraId="10610EC6" w14:textId="77777777" w:rsidR="009C49B9" w:rsidRPr="00B161E2" w:rsidRDefault="009C49B9" w:rsidP="00362D29">
      <w:r w:rsidRPr="00B161E2">
        <w:t xml:space="preserve">A persistent identifier is name for a resource which will remain the same regardless of where the resource is located. Links to the resource will continue to work even if it is moved. Examples include </w:t>
      </w:r>
      <w:r w:rsidR="00362D29" w:rsidRPr="00B161E2">
        <w:t>DOIs (Digital Object Identifiers)</w:t>
      </w:r>
      <w:r w:rsidRPr="00B161E2">
        <w:t>, OpenURL, Handles, URNs (Uniform Resource Name), and PURLs (Persistent URLs).</w:t>
      </w:r>
    </w:p>
    <w:p w14:paraId="768082BD" w14:textId="77777777" w:rsidR="009C49B9" w:rsidRPr="00B161E2" w:rsidRDefault="009C49B9" w:rsidP="009C49B9"/>
    <w:p w14:paraId="3B24916F" w14:textId="77777777" w:rsidR="004B2D54" w:rsidRPr="00B161E2" w:rsidRDefault="004B2D54" w:rsidP="009C49B9">
      <w:pPr>
        <w:rPr>
          <w:b/>
          <w:bCs/>
          <w:sz w:val="27"/>
          <w:szCs w:val="27"/>
        </w:rPr>
      </w:pPr>
      <w:r w:rsidRPr="00B161E2">
        <w:rPr>
          <w:b/>
          <w:bCs/>
          <w:sz w:val="27"/>
          <w:szCs w:val="27"/>
        </w:rPr>
        <w:t>Preservation Descriptive Information</w:t>
      </w:r>
    </w:p>
    <w:p w14:paraId="04EC2412" w14:textId="77777777" w:rsidR="003F5ABE" w:rsidRPr="00B161E2" w:rsidRDefault="004B2D54" w:rsidP="003F5ABE">
      <w:pPr>
        <w:tabs>
          <w:tab w:val="left" w:pos="720"/>
          <w:tab w:val="left" w:pos="1080"/>
          <w:tab w:val="left" w:pos="1440"/>
          <w:tab w:val="left" w:pos="1800"/>
          <w:tab w:val="left" w:pos="2160"/>
        </w:tabs>
        <w:rPr>
          <w:lang w:val="en-US"/>
        </w:rPr>
      </w:pPr>
      <w:r w:rsidRPr="00B161E2">
        <w:rPr>
          <w:bCs/>
          <w:szCs w:val="27"/>
        </w:rPr>
        <w:t>Preservation Descriptive information (PDI) consists of data elements needed to ensure the maintenance, migration and long term availability of digital objects in the repository.</w:t>
      </w:r>
      <w:r w:rsidRPr="00B161E2">
        <w:rPr>
          <w:b/>
          <w:bCs/>
          <w:sz w:val="27"/>
          <w:szCs w:val="27"/>
        </w:rPr>
        <w:t xml:space="preserve"> </w:t>
      </w:r>
      <w:r w:rsidR="003F5ABE" w:rsidRPr="00B161E2">
        <w:rPr>
          <w:lang w:val="en-US"/>
        </w:rPr>
        <w:t>The OAIS reference model identifies four types of PDI:</w:t>
      </w:r>
    </w:p>
    <w:p w14:paraId="72308AB9" w14:textId="77777777" w:rsidR="003F5ABE" w:rsidRPr="00B161E2" w:rsidRDefault="003F5ABE" w:rsidP="003F5ABE">
      <w:pPr>
        <w:numPr>
          <w:ilvl w:val="0"/>
          <w:numId w:val="32"/>
        </w:numPr>
        <w:tabs>
          <w:tab w:val="left" w:pos="1080"/>
          <w:tab w:val="left" w:pos="1440"/>
          <w:tab w:val="left" w:pos="1800"/>
          <w:tab w:val="left" w:pos="2160"/>
        </w:tabs>
        <w:rPr>
          <w:lang w:val="en-US"/>
        </w:rPr>
      </w:pPr>
      <w:r w:rsidRPr="00B161E2">
        <w:rPr>
          <w:lang w:val="en-US"/>
        </w:rPr>
        <w:lastRenderedPageBreak/>
        <w:t>Reference Information: enumerates and describes identifiers assigned to digital objects so they can be referred to unambiguously (e.g., ISBN, URN)</w:t>
      </w:r>
    </w:p>
    <w:p w14:paraId="4B46C049" w14:textId="77777777" w:rsidR="003F5ABE" w:rsidRPr="00B161E2" w:rsidRDefault="003F5ABE" w:rsidP="003F5ABE">
      <w:pPr>
        <w:numPr>
          <w:ilvl w:val="0"/>
          <w:numId w:val="32"/>
        </w:numPr>
        <w:tabs>
          <w:tab w:val="left" w:pos="1080"/>
          <w:tab w:val="left" w:pos="1440"/>
          <w:tab w:val="left" w:pos="1800"/>
          <w:tab w:val="left" w:pos="2160"/>
        </w:tabs>
        <w:rPr>
          <w:lang w:val="en-US"/>
        </w:rPr>
      </w:pPr>
      <w:r w:rsidRPr="00B161E2">
        <w:rPr>
          <w:lang w:val="en-US"/>
        </w:rPr>
        <w:t>Provenance Information: documents the history of the digital objects (origins, chain of custody, preservation actions and effects)</w:t>
      </w:r>
    </w:p>
    <w:p w14:paraId="744B8BB4" w14:textId="77777777" w:rsidR="003F5ABE" w:rsidRPr="00B161E2" w:rsidRDefault="003F5ABE" w:rsidP="003F5ABE">
      <w:pPr>
        <w:numPr>
          <w:ilvl w:val="0"/>
          <w:numId w:val="32"/>
        </w:numPr>
        <w:tabs>
          <w:tab w:val="left" w:pos="1080"/>
          <w:tab w:val="left" w:pos="1440"/>
          <w:tab w:val="left" w:pos="1800"/>
          <w:tab w:val="left" w:pos="2160"/>
        </w:tabs>
        <w:rPr>
          <w:lang w:val="en-US"/>
        </w:rPr>
      </w:pPr>
      <w:r w:rsidRPr="00B161E2">
        <w:rPr>
          <w:lang w:val="en-US"/>
        </w:rPr>
        <w:t>Context Information: documents the relationships of the digital object to its environment (e.g., why it was created and its  relationships to other digital objects in the repository)</w:t>
      </w:r>
    </w:p>
    <w:p w14:paraId="113B7AC5" w14:textId="77777777" w:rsidR="003F5ABE" w:rsidRPr="00B161E2" w:rsidRDefault="003F5ABE" w:rsidP="003F5ABE">
      <w:pPr>
        <w:numPr>
          <w:ilvl w:val="0"/>
          <w:numId w:val="32"/>
        </w:numPr>
        <w:tabs>
          <w:tab w:val="left" w:pos="1080"/>
          <w:tab w:val="left" w:pos="1440"/>
          <w:tab w:val="left" w:pos="1800"/>
          <w:tab w:val="left" w:pos="2160"/>
        </w:tabs>
        <w:rPr>
          <w:lang w:val="en-US"/>
        </w:rPr>
      </w:pPr>
      <w:r w:rsidRPr="00B161E2">
        <w:rPr>
          <w:lang w:val="en-US"/>
        </w:rPr>
        <w:t>Fixity Information: documents authentication mechanisms used to ensure that the content of digital objects has not been altered in an undocumented manner</w:t>
      </w:r>
    </w:p>
    <w:p w14:paraId="31E18D24" w14:textId="77777777" w:rsidR="004B2D54" w:rsidRPr="00B161E2" w:rsidRDefault="004B2D54" w:rsidP="009C49B9">
      <w:pPr>
        <w:rPr>
          <w:b/>
          <w:bCs/>
          <w:sz w:val="27"/>
          <w:szCs w:val="27"/>
        </w:rPr>
      </w:pPr>
    </w:p>
    <w:p w14:paraId="34F0730C" w14:textId="77777777" w:rsidR="009C49B9" w:rsidRPr="00B161E2" w:rsidRDefault="009C49B9" w:rsidP="009C49B9">
      <w:pPr>
        <w:rPr>
          <w:b/>
          <w:bCs/>
          <w:sz w:val="27"/>
          <w:szCs w:val="27"/>
        </w:rPr>
      </w:pPr>
      <w:r w:rsidRPr="00B161E2">
        <w:rPr>
          <w:b/>
          <w:bCs/>
          <w:sz w:val="27"/>
          <w:szCs w:val="27"/>
        </w:rPr>
        <w:t>Producer</w:t>
      </w:r>
    </w:p>
    <w:p w14:paraId="077A6C74" w14:textId="77777777" w:rsidR="009C49B9" w:rsidRPr="00B161E2" w:rsidRDefault="009C49B9" w:rsidP="009C49B9">
      <w:r w:rsidRPr="00B161E2">
        <w:t>An organization, such as a publisher, that produces published material that is deposited within the digital repository.</w:t>
      </w:r>
    </w:p>
    <w:p w14:paraId="7E9F507D" w14:textId="77777777" w:rsidR="00064229" w:rsidRPr="00B161E2" w:rsidRDefault="00064229" w:rsidP="00064229">
      <w:pPr>
        <w:tabs>
          <w:tab w:val="left" w:pos="720"/>
          <w:tab w:val="left" w:pos="1080"/>
          <w:tab w:val="left" w:pos="1440"/>
          <w:tab w:val="left" w:pos="1800"/>
          <w:tab w:val="left" w:pos="2160"/>
        </w:tabs>
        <w:rPr>
          <w:b/>
          <w:lang w:val="en-US"/>
        </w:rPr>
      </w:pPr>
    </w:p>
    <w:p w14:paraId="40DFCE03" w14:textId="77777777" w:rsidR="009C49B9" w:rsidRPr="00B161E2" w:rsidRDefault="009C49B9" w:rsidP="009C49B9">
      <w:pPr>
        <w:rPr>
          <w:b/>
          <w:bCs/>
          <w:sz w:val="27"/>
          <w:szCs w:val="27"/>
        </w:rPr>
      </w:pPr>
      <w:r w:rsidRPr="00B161E2">
        <w:rPr>
          <w:b/>
          <w:bCs/>
          <w:sz w:val="27"/>
          <w:szCs w:val="27"/>
        </w:rPr>
        <w:t>SIP</w:t>
      </w:r>
    </w:p>
    <w:p w14:paraId="64EF13A4" w14:textId="77777777" w:rsidR="009C49B9" w:rsidRPr="00B161E2" w:rsidRDefault="009C49B9" w:rsidP="009C49B9">
      <w:r w:rsidRPr="00B161E2">
        <w:t>See</w:t>
      </w:r>
      <w:r w:rsidR="00AD304F" w:rsidRPr="00B161E2">
        <w:t>:</w:t>
      </w:r>
      <w:r w:rsidRPr="00B161E2">
        <w:t xml:space="preserve"> Submission Information Package</w:t>
      </w:r>
    </w:p>
    <w:p w14:paraId="42D17084" w14:textId="77777777" w:rsidR="000501A0" w:rsidRPr="00B161E2" w:rsidRDefault="000501A0" w:rsidP="000501A0">
      <w:pPr>
        <w:tabs>
          <w:tab w:val="left" w:pos="720"/>
          <w:tab w:val="left" w:pos="1080"/>
          <w:tab w:val="left" w:pos="1440"/>
          <w:tab w:val="left" w:pos="1800"/>
          <w:tab w:val="left" w:pos="2160"/>
        </w:tabs>
        <w:rPr>
          <w:b/>
          <w:sz w:val="27"/>
          <w:szCs w:val="27"/>
          <w:lang w:val="en-US"/>
        </w:rPr>
      </w:pPr>
    </w:p>
    <w:p w14:paraId="77D64E0B" w14:textId="77777777" w:rsidR="000501A0" w:rsidRPr="00B161E2" w:rsidRDefault="000501A0" w:rsidP="000501A0">
      <w:pPr>
        <w:tabs>
          <w:tab w:val="left" w:pos="720"/>
          <w:tab w:val="left" w:pos="1080"/>
          <w:tab w:val="left" w:pos="1440"/>
          <w:tab w:val="left" w:pos="1800"/>
          <w:tab w:val="left" w:pos="2160"/>
        </w:tabs>
        <w:rPr>
          <w:b/>
          <w:sz w:val="27"/>
          <w:szCs w:val="27"/>
          <w:lang w:val="en-US"/>
        </w:rPr>
      </w:pPr>
      <w:r w:rsidRPr="00B161E2">
        <w:rPr>
          <w:b/>
          <w:sz w:val="27"/>
          <w:szCs w:val="27"/>
          <w:lang w:val="en-US"/>
        </w:rPr>
        <w:t>Source Metadata</w:t>
      </w:r>
    </w:p>
    <w:p w14:paraId="737CF0E2" w14:textId="77777777" w:rsidR="008926AD" w:rsidRPr="00B161E2" w:rsidRDefault="000501A0" w:rsidP="000501A0">
      <w:pPr>
        <w:tabs>
          <w:tab w:val="left" w:pos="720"/>
          <w:tab w:val="left" w:pos="1080"/>
          <w:tab w:val="left" w:pos="1440"/>
          <w:tab w:val="left" w:pos="1800"/>
          <w:tab w:val="left" w:pos="2160"/>
        </w:tabs>
        <w:rPr>
          <w:lang w:val="en-US"/>
        </w:rPr>
      </w:pPr>
      <w:r w:rsidRPr="00B161E2">
        <w:rPr>
          <w:lang w:val="en-US"/>
        </w:rPr>
        <w:t>Descriptive or administrative metadata regarding the original source material (e.g., print version) from which a digital object derives.</w:t>
      </w:r>
    </w:p>
    <w:p w14:paraId="1B31F5BB" w14:textId="77777777" w:rsidR="008950C4" w:rsidRPr="00B161E2" w:rsidRDefault="008950C4" w:rsidP="009C49B9">
      <w:pPr>
        <w:rPr>
          <w:lang w:val="en-US"/>
        </w:rPr>
      </w:pPr>
    </w:p>
    <w:p w14:paraId="66ACC280" w14:textId="77777777" w:rsidR="008950C4" w:rsidRPr="00B161E2" w:rsidRDefault="008950C4" w:rsidP="008950C4">
      <w:pPr>
        <w:rPr>
          <w:b/>
          <w:sz w:val="27"/>
          <w:szCs w:val="27"/>
        </w:rPr>
      </w:pPr>
      <w:r w:rsidRPr="00B161E2">
        <w:rPr>
          <w:b/>
          <w:sz w:val="27"/>
          <w:szCs w:val="27"/>
        </w:rPr>
        <w:t>SRU</w:t>
      </w:r>
    </w:p>
    <w:p w14:paraId="0CAE91DA" w14:textId="77777777" w:rsidR="008950C4" w:rsidRPr="00B161E2" w:rsidRDefault="008950C4" w:rsidP="00362D29">
      <w:r w:rsidRPr="00B161E2">
        <w:rPr>
          <w:rStyle w:val="Strong"/>
          <w:b w:val="0"/>
          <w:bCs w:val="0"/>
        </w:rPr>
        <w:t>Search/Retrieve via URL.</w:t>
      </w:r>
      <w:r w:rsidRPr="00B161E2">
        <w:rPr>
          <w:rStyle w:val="Strong"/>
          <w:b w:val="0"/>
        </w:rPr>
        <w:t xml:space="preserve"> A</w:t>
      </w:r>
      <w:r w:rsidRPr="00B161E2">
        <w:t xml:space="preserve"> standard search protocol for Internet search queries, utilizing CQL (Common Query Language), </w:t>
      </w:r>
      <w:r w:rsidR="00362D29" w:rsidRPr="00B161E2">
        <w:t>standard</w:t>
      </w:r>
      <w:r w:rsidRPr="00B161E2">
        <w:t xml:space="preserve"> query syntax for representing queries. It is a variation of SRW.  The p</w:t>
      </w:r>
      <w:r w:rsidRPr="00B161E2">
        <w:rPr>
          <w:bCs/>
        </w:rPr>
        <w:t>rotocol is maintained by t</w:t>
      </w:r>
      <w:r w:rsidRPr="00B161E2">
        <w:t>he Library of Congress -http://www.loc.gov/standards/sru</w:t>
      </w:r>
    </w:p>
    <w:p w14:paraId="201E1A82" w14:textId="77777777" w:rsidR="008950C4" w:rsidRPr="00B161E2" w:rsidRDefault="008950C4" w:rsidP="008950C4">
      <w:pPr>
        <w:rPr>
          <w:bCs/>
          <w:sz w:val="27"/>
          <w:szCs w:val="27"/>
        </w:rPr>
      </w:pPr>
    </w:p>
    <w:p w14:paraId="3DEBBD8D" w14:textId="77777777" w:rsidR="008950C4" w:rsidRPr="00B161E2" w:rsidRDefault="008950C4" w:rsidP="008950C4">
      <w:pPr>
        <w:rPr>
          <w:b/>
          <w:sz w:val="27"/>
          <w:szCs w:val="27"/>
        </w:rPr>
      </w:pPr>
      <w:r w:rsidRPr="00B161E2">
        <w:rPr>
          <w:b/>
          <w:sz w:val="27"/>
          <w:szCs w:val="27"/>
        </w:rPr>
        <w:t>SRW</w:t>
      </w:r>
    </w:p>
    <w:p w14:paraId="17D39946" w14:textId="77777777" w:rsidR="008950C4" w:rsidRPr="00B161E2" w:rsidRDefault="008950C4" w:rsidP="008950C4">
      <w:r w:rsidRPr="00B161E2">
        <w:t>A web services implementation of the Z39.50 protocol that specifies a client/server-based protocol for searching and retrieving information from remote databases. It specifies procedures and structures for a client system to search a database provided by a server, retrieve database records identified by a search, scan a term list, and sort a result set. Access control, resource control, extended services, and a "help" facility are also supported. The protocol addresses communication between corresponding information retrieval applications, the client and server (which may reside on different computers); it does not address interaction between the client and the end-user. It is a variation of SRU and maintained by the Library of Congress.</w:t>
      </w:r>
    </w:p>
    <w:p w14:paraId="2BABDE1C" w14:textId="77777777" w:rsidR="003164A4" w:rsidRPr="00B161E2" w:rsidRDefault="003164A4" w:rsidP="009C49B9">
      <w:pPr>
        <w:tabs>
          <w:tab w:val="left" w:pos="720"/>
          <w:tab w:val="left" w:pos="1080"/>
          <w:tab w:val="left" w:pos="1440"/>
          <w:tab w:val="left" w:pos="1800"/>
          <w:tab w:val="left" w:pos="2160"/>
        </w:tabs>
        <w:rPr>
          <w:b/>
          <w:bCs/>
          <w:sz w:val="27"/>
          <w:szCs w:val="27"/>
        </w:rPr>
      </w:pPr>
      <w:bookmarkStart w:id="83" w:name="tag"/>
      <w:bookmarkEnd w:id="83"/>
    </w:p>
    <w:p w14:paraId="7B749D2D" w14:textId="77777777" w:rsidR="00064229" w:rsidRPr="00B161E2" w:rsidRDefault="00064229" w:rsidP="00064229">
      <w:pPr>
        <w:tabs>
          <w:tab w:val="left" w:pos="720"/>
          <w:tab w:val="left" w:pos="1080"/>
          <w:tab w:val="left" w:pos="1440"/>
          <w:tab w:val="left" w:pos="1800"/>
          <w:tab w:val="left" w:pos="2160"/>
        </w:tabs>
        <w:rPr>
          <w:b/>
          <w:bCs/>
          <w:sz w:val="27"/>
          <w:szCs w:val="27"/>
          <w:lang w:val="en-US"/>
        </w:rPr>
      </w:pPr>
      <w:r w:rsidRPr="00B161E2">
        <w:rPr>
          <w:b/>
          <w:bCs/>
          <w:sz w:val="27"/>
          <w:szCs w:val="27"/>
          <w:lang w:val="en-US"/>
        </w:rPr>
        <w:t>Structural Metadata</w:t>
      </w:r>
    </w:p>
    <w:p w14:paraId="43BED2B7" w14:textId="77777777" w:rsidR="00064229" w:rsidRPr="00B161E2" w:rsidRDefault="00064229" w:rsidP="00064229">
      <w:pPr>
        <w:tabs>
          <w:tab w:val="left" w:pos="720"/>
          <w:tab w:val="left" w:pos="1080"/>
          <w:tab w:val="left" w:pos="1440"/>
          <w:tab w:val="left" w:pos="1800"/>
          <w:tab w:val="left" w:pos="2160"/>
        </w:tabs>
        <w:rPr>
          <w:lang w:val="en-US"/>
        </w:rPr>
      </w:pPr>
      <w:r w:rsidRPr="00B161E2">
        <w:rPr>
          <w:lang w:val="en-US"/>
        </w:rPr>
        <w:t>Information regarding the internal structure of a digital object and the relationships among its parts (e.g., chapters, sections).  Structural metadata enables navigation and presentation.</w:t>
      </w:r>
    </w:p>
    <w:p w14:paraId="0AA68AA1" w14:textId="77777777" w:rsidR="00064229" w:rsidRPr="00B161E2" w:rsidRDefault="00064229" w:rsidP="009C49B9">
      <w:pPr>
        <w:tabs>
          <w:tab w:val="left" w:pos="720"/>
          <w:tab w:val="left" w:pos="1080"/>
          <w:tab w:val="left" w:pos="1440"/>
          <w:tab w:val="left" w:pos="1800"/>
          <w:tab w:val="left" w:pos="2160"/>
        </w:tabs>
        <w:rPr>
          <w:b/>
          <w:bCs/>
          <w:sz w:val="27"/>
          <w:szCs w:val="27"/>
        </w:rPr>
      </w:pPr>
    </w:p>
    <w:p w14:paraId="3220F54A" w14:textId="77777777" w:rsidR="009C49B9" w:rsidRPr="00B161E2" w:rsidRDefault="009C49B9" w:rsidP="009C49B9">
      <w:pPr>
        <w:tabs>
          <w:tab w:val="left" w:pos="720"/>
          <w:tab w:val="left" w:pos="1080"/>
          <w:tab w:val="left" w:pos="1440"/>
          <w:tab w:val="left" w:pos="1800"/>
          <w:tab w:val="left" w:pos="2160"/>
        </w:tabs>
        <w:rPr>
          <w:b/>
          <w:bCs/>
          <w:sz w:val="27"/>
          <w:szCs w:val="27"/>
        </w:rPr>
      </w:pPr>
      <w:r w:rsidRPr="00B161E2">
        <w:rPr>
          <w:b/>
          <w:bCs/>
          <w:sz w:val="27"/>
          <w:szCs w:val="27"/>
        </w:rPr>
        <w:t>Submission Information Package (SIP)</w:t>
      </w:r>
    </w:p>
    <w:p w14:paraId="356EF791" w14:textId="77777777" w:rsidR="009C49B9" w:rsidRPr="00B161E2" w:rsidRDefault="009C49B9" w:rsidP="009C49B9">
      <w:pPr>
        <w:tabs>
          <w:tab w:val="left" w:pos="720"/>
          <w:tab w:val="left" w:pos="1080"/>
          <w:tab w:val="left" w:pos="1440"/>
          <w:tab w:val="left" w:pos="1800"/>
          <w:tab w:val="left" w:pos="2160"/>
        </w:tabs>
      </w:pPr>
      <w:r w:rsidRPr="00B161E2">
        <w:t>Submission Information Package: the version of the information package that is transferred from the content producer to the Library prior to its ingest into the repository.</w:t>
      </w:r>
    </w:p>
    <w:p w14:paraId="7D1C4DCA" w14:textId="77777777" w:rsidR="009C49B9" w:rsidRPr="00B161E2" w:rsidRDefault="009C49B9" w:rsidP="009C49B9">
      <w:pPr>
        <w:rPr>
          <w:bCs/>
          <w:sz w:val="27"/>
          <w:szCs w:val="27"/>
        </w:rPr>
      </w:pPr>
    </w:p>
    <w:p w14:paraId="41E12F9A" w14:textId="77777777" w:rsidR="009C49B9" w:rsidRPr="00B161E2" w:rsidRDefault="009C49B9" w:rsidP="009C49B9">
      <w:pPr>
        <w:rPr>
          <w:b/>
          <w:bCs/>
          <w:sz w:val="27"/>
          <w:szCs w:val="27"/>
        </w:rPr>
      </w:pPr>
      <w:r w:rsidRPr="00B161E2">
        <w:rPr>
          <w:b/>
          <w:bCs/>
          <w:sz w:val="27"/>
          <w:szCs w:val="27"/>
        </w:rPr>
        <w:t>TCP/IP</w:t>
      </w:r>
    </w:p>
    <w:p w14:paraId="76EBEC1A" w14:textId="77777777" w:rsidR="008926AD" w:rsidRPr="00B161E2" w:rsidRDefault="009C49B9" w:rsidP="00362D29">
      <w:r w:rsidRPr="00B161E2">
        <w:rPr>
          <w:lang w:val="en-US"/>
        </w:rPr>
        <w:t xml:space="preserve">Transmission Control Protocol/ Internet Protocol. </w:t>
      </w:r>
      <w:r w:rsidRPr="00B161E2">
        <w:t xml:space="preserve">A standardized suite of network protocols that enables information systems to link to other information systems on the Internet, regardless of their computer platform. TCP and IP are two software communication standards used to allow </w:t>
      </w:r>
      <w:r w:rsidRPr="00B161E2">
        <w:lastRenderedPageBreak/>
        <w:t xml:space="preserve">multiple computers to talk to each other. </w:t>
      </w:r>
      <w:r w:rsidR="00362D29" w:rsidRPr="00B161E2">
        <w:t xml:space="preserve">The protocol is specified by </w:t>
      </w:r>
      <w:r w:rsidRPr="00B161E2">
        <w:t>ISO</w:t>
      </w:r>
      <w:r w:rsidR="00362D29" w:rsidRPr="00B161E2">
        <w:t xml:space="preserve"> (International Organization for Standardization) -</w:t>
      </w:r>
      <w:r w:rsidRPr="00B161E2">
        <w:t xml:space="preserve"> http://www.iso.ch/ISO/en/ISOOnline.frontpage</w:t>
      </w:r>
    </w:p>
    <w:p w14:paraId="53CD9462" w14:textId="77777777" w:rsidR="00B245ED" w:rsidRPr="00B161E2" w:rsidRDefault="00B245ED" w:rsidP="00B245ED"/>
    <w:p w14:paraId="10C265DF" w14:textId="77777777" w:rsidR="00B245ED" w:rsidRPr="00B161E2" w:rsidRDefault="00B245ED" w:rsidP="00B245ED">
      <w:pPr>
        <w:rPr>
          <w:b/>
          <w:sz w:val="27"/>
          <w:szCs w:val="27"/>
        </w:rPr>
      </w:pPr>
      <w:bookmarkStart w:id="84" w:name="tiff"/>
      <w:r w:rsidRPr="00B161E2">
        <w:rPr>
          <w:b/>
          <w:sz w:val="27"/>
          <w:szCs w:val="27"/>
        </w:rPr>
        <w:t>TEI</w:t>
      </w:r>
    </w:p>
    <w:p w14:paraId="0CCACF91" w14:textId="77777777" w:rsidR="008926AD" w:rsidRPr="00B161E2" w:rsidRDefault="00B245ED" w:rsidP="00B245ED">
      <w:r w:rsidRPr="00B161E2">
        <w:rPr>
          <w:bCs/>
        </w:rPr>
        <w:t>T</w:t>
      </w:r>
      <w:r w:rsidRPr="00B161E2">
        <w:t xml:space="preserve">ext </w:t>
      </w:r>
      <w:r w:rsidRPr="00B161E2">
        <w:rPr>
          <w:bCs/>
        </w:rPr>
        <w:t>E</w:t>
      </w:r>
      <w:r w:rsidRPr="00B161E2">
        <w:t xml:space="preserve">ncoding </w:t>
      </w:r>
      <w:r w:rsidRPr="00B161E2">
        <w:rPr>
          <w:bCs/>
        </w:rPr>
        <w:t>I</w:t>
      </w:r>
      <w:r w:rsidRPr="00B161E2">
        <w:t xml:space="preserve">nitiative. A format for representing text documents, designed primarily for encoding their logical structure. The format and rules are expressed as a DTD against which TEI files are checked for conformity to the rules. TEI encoded files include a TEI Header that contains the basic metadata that describes the content (author, title, date, publisher, etc.) in addition to the </w:t>
      </w:r>
      <w:r w:rsidRPr="00B161E2">
        <w:rPr>
          <w:lang w:val="en-US"/>
        </w:rPr>
        <w:t>markup</w:t>
      </w:r>
      <w:r w:rsidRPr="00B161E2">
        <w:t xml:space="preserve"> that structures the text itself.</w:t>
      </w:r>
    </w:p>
    <w:p w14:paraId="5B899FF4" w14:textId="77777777" w:rsidR="008926AD" w:rsidRPr="00B161E2" w:rsidRDefault="002058D0" w:rsidP="002058D0">
      <w:r w:rsidRPr="00B161E2">
        <w:rPr>
          <w:bCs/>
        </w:rPr>
        <w:t>The fo</w:t>
      </w:r>
      <w:r w:rsidR="00B245ED" w:rsidRPr="00B161E2">
        <w:rPr>
          <w:bCs/>
        </w:rPr>
        <w:t xml:space="preserve">rmat </w:t>
      </w:r>
      <w:r w:rsidRPr="00B161E2">
        <w:rPr>
          <w:bCs/>
        </w:rPr>
        <w:t xml:space="preserve">is </w:t>
      </w:r>
      <w:r w:rsidR="00B245ED" w:rsidRPr="00B161E2">
        <w:rPr>
          <w:bCs/>
        </w:rPr>
        <w:t>specified by</w:t>
      </w:r>
      <w:r w:rsidRPr="00B161E2">
        <w:rPr>
          <w:bCs/>
        </w:rPr>
        <w:t xml:space="preserve"> t</w:t>
      </w:r>
      <w:r w:rsidR="00B245ED" w:rsidRPr="00B161E2">
        <w:t>he Text Encoding Initiative Consortium</w:t>
      </w:r>
      <w:r w:rsidRPr="00B161E2">
        <w:t xml:space="preserve"> -</w:t>
      </w:r>
      <w:r w:rsidR="00B245ED" w:rsidRPr="00B161E2">
        <w:t xml:space="preserve"> http://www.tei-c.org/</w:t>
      </w:r>
    </w:p>
    <w:p w14:paraId="49CA28E9" w14:textId="77777777" w:rsidR="009C49B9" w:rsidRPr="00B161E2" w:rsidRDefault="00B245ED" w:rsidP="00B245ED">
      <w:r w:rsidRPr="00B161E2">
        <w:rPr>
          <w:bCs/>
        </w:rPr>
        <w:t>Software using this format:</w:t>
      </w:r>
      <w:r w:rsidRPr="00B161E2">
        <w:t xml:space="preserve"> Note Tab, Word Perfect, and any ASCII text editor can be used to mark up (create) TEI files.</w:t>
      </w:r>
    </w:p>
    <w:p w14:paraId="6B90413E" w14:textId="77777777" w:rsidR="00996797" w:rsidRPr="00B161E2" w:rsidRDefault="00996797" w:rsidP="009C49B9">
      <w:bookmarkStart w:id="85" w:name="unicode"/>
      <w:bookmarkEnd w:id="84"/>
      <w:bookmarkEnd w:id="85"/>
    </w:p>
    <w:p w14:paraId="1823D61F" w14:textId="77777777" w:rsidR="00996797" w:rsidRPr="00B161E2" w:rsidRDefault="00996797" w:rsidP="009C49B9">
      <w:pPr>
        <w:rPr>
          <w:b/>
          <w:sz w:val="28"/>
        </w:rPr>
      </w:pPr>
      <w:r w:rsidRPr="00B161E2">
        <w:rPr>
          <w:b/>
          <w:sz w:val="28"/>
        </w:rPr>
        <w:t>Technical Metadata</w:t>
      </w:r>
    </w:p>
    <w:p w14:paraId="31DA1AA3" w14:textId="77777777" w:rsidR="008926AD" w:rsidRPr="00B161E2" w:rsidRDefault="00996797" w:rsidP="009C49B9">
      <w:r w:rsidRPr="00B161E2">
        <w:t>Information describing physical attributes or properties of digital objects</w:t>
      </w:r>
      <w:r w:rsidR="00586073" w:rsidRPr="00B161E2">
        <w:t xml:space="preserve"> and how they were created</w:t>
      </w:r>
      <w:r w:rsidRPr="00B161E2">
        <w:t>.  Some technical metadata properties are format specific</w:t>
      </w:r>
      <w:r w:rsidR="005A6EF3" w:rsidRPr="00B161E2">
        <w:t xml:space="preserve"> (e.g., color space associated with a TIFF image) while others are format independent (e.g., size in bytes).</w:t>
      </w:r>
    </w:p>
    <w:p w14:paraId="173C9B9C" w14:textId="77777777" w:rsidR="00996797" w:rsidRPr="00B161E2" w:rsidRDefault="00996797" w:rsidP="009C49B9"/>
    <w:p w14:paraId="0B2A7296" w14:textId="77777777" w:rsidR="009C49B9" w:rsidRPr="00B161E2" w:rsidRDefault="009C49B9" w:rsidP="009C49B9">
      <w:pPr>
        <w:rPr>
          <w:b/>
          <w:bCs/>
          <w:sz w:val="27"/>
          <w:szCs w:val="27"/>
        </w:rPr>
      </w:pPr>
      <w:r w:rsidRPr="00B161E2">
        <w:rPr>
          <w:b/>
          <w:bCs/>
          <w:sz w:val="27"/>
          <w:szCs w:val="27"/>
        </w:rPr>
        <w:t>Unicode</w:t>
      </w:r>
    </w:p>
    <w:p w14:paraId="767A9FD5" w14:textId="77777777" w:rsidR="008926AD" w:rsidRPr="00B161E2" w:rsidRDefault="009C49B9" w:rsidP="002058D0">
      <w:r w:rsidRPr="00B161E2">
        <w:t xml:space="preserve">The Unicode Standard is the universal character-encoding standard used for representation of text for computer processing. Unicode provides a unique numeric code (a code point) for every character, no matter what the platform, no matter what the program, no matter what the language. </w:t>
      </w:r>
      <w:r w:rsidR="002058D0" w:rsidRPr="00B161E2">
        <w:t>The standard was de</w:t>
      </w:r>
      <w:r w:rsidRPr="00B161E2">
        <w:rPr>
          <w:bCs/>
        </w:rPr>
        <w:t>veloped by</w:t>
      </w:r>
      <w:r w:rsidR="002058D0" w:rsidRPr="00B161E2">
        <w:rPr>
          <w:bCs/>
        </w:rPr>
        <w:t xml:space="preserve"> t</w:t>
      </w:r>
      <w:r w:rsidRPr="00B161E2">
        <w:t>he Unicode Consortium. http://www.unicode.org/</w:t>
      </w:r>
    </w:p>
    <w:p w14:paraId="5952A92F" w14:textId="77777777" w:rsidR="009C49B9" w:rsidRPr="00B161E2" w:rsidRDefault="009C49B9" w:rsidP="009C49B9"/>
    <w:p w14:paraId="53316530" w14:textId="77777777" w:rsidR="008950C4" w:rsidRPr="00B161E2" w:rsidRDefault="008950C4" w:rsidP="008950C4">
      <w:pPr>
        <w:rPr>
          <w:b/>
          <w:sz w:val="27"/>
          <w:szCs w:val="27"/>
        </w:rPr>
      </w:pPr>
      <w:r w:rsidRPr="00B161E2">
        <w:rPr>
          <w:b/>
          <w:sz w:val="27"/>
          <w:szCs w:val="27"/>
        </w:rPr>
        <w:t>Z39.50</w:t>
      </w:r>
    </w:p>
    <w:p w14:paraId="2903B89B" w14:textId="77777777" w:rsidR="008950C4" w:rsidRPr="00B161E2" w:rsidRDefault="008950C4" w:rsidP="008950C4">
      <w:pPr>
        <w:rPr>
          <w:bCs/>
          <w:kern w:val="36"/>
        </w:rPr>
      </w:pPr>
      <w:r w:rsidRPr="00B161E2">
        <w:t xml:space="preserve">A protocol that specifies a client/server-based protocol for searching and retrieving information from remote databases. It specifies procedures and structures for a client system to search a database provided by a server, retrieve database records identified by a search, scan a term list, and sort a result set. Access control, resource control, extended services, and a "help" facility are also supported. The protocol addresses communication between corresponding information retrieval applications, the client and server (which may reside on different computers); it does not address interaction between the client and the end-user.  The protocol is maintained by the Library of Congress - </w:t>
      </w:r>
      <w:hyperlink r:id="rId17" w:history="1">
        <w:r w:rsidRPr="00B161E2">
          <w:t>http://www.loc.gov/z3950/agency/</w:t>
        </w:r>
      </w:hyperlink>
    </w:p>
    <w:p w14:paraId="0ECDE7CE" w14:textId="77777777" w:rsidR="008950C4" w:rsidRPr="00B161E2" w:rsidRDefault="008950C4" w:rsidP="008950C4"/>
    <w:p w14:paraId="0C4286FB" w14:textId="77777777" w:rsidR="00373337" w:rsidRPr="00B161E2" w:rsidRDefault="00373337" w:rsidP="00373337">
      <w:pPr>
        <w:pStyle w:val="Heading1"/>
        <w:pBdr>
          <w:top w:val="single" w:sz="4" w:space="1" w:color="auto"/>
          <w:left w:val="single" w:sz="4" w:space="4" w:color="auto"/>
          <w:bottom w:val="single" w:sz="4" w:space="1" w:color="auto"/>
          <w:right w:val="single" w:sz="4" w:space="4" w:color="auto"/>
        </w:pBdr>
        <w:tabs>
          <w:tab w:val="left" w:pos="720"/>
          <w:tab w:val="left" w:pos="1080"/>
          <w:tab w:val="left" w:pos="1440"/>
          <w:tab w:val="left" w:pos="1800"/>
          <w:tab w:val="left" w:pos="2160"/>
        </w:tabs>
      </w:pPr>
      <w:r w:rsidRPr="00B161E2">
        <w:br w:type="page"/>
      </w:r>
      <w:bookmarkStart w:id="86" w:name="_Toc157995968"/>
      <w:r w:rsidRPr="00B161E2">
        <w:lastRenderedPageBreak/>
        <w:t xml:space="preserve">Appendix D – </w:t>
      </w:r>
      <w:r w:rsidR="00013779" w:rsidRPr="00B161E2">
        <w:t>Technical Metadata</w:t>
      </w:r>
      <w:bookmarkEnd w:id="86"/>
    </w:p>
    <w:p w14:paraId="6F41070C" w14:textId="77777777" w:rsidR="00013779" w:rsidRPr="00B161E2" w:rsidRDefault="00013779" w:rsidP="00013779">
      <w:pPr>
        <w:autoSpaceDE w:val="0"/>
        <w:autoSpaceDN w:val="0"/>
        <w:adjustRightInd w:val="0"/>
        <w:rPr>
          <w:b/>
          <w:bCs/>
          <w:sz w:val="27"/>
          <w:szCs w:val="27"/>
        </w:rPr>
      </w:pPr>
    </w:p>
    <w:p w14:paraId="2CB85C95" w14:textId="77777777" w:rsidR="00013779" w:rsidRPr="00B161E2" w:rsidRDefault="00013779" w:rsidP="00013779">
      <w:pPr>
        <w:autoSpaceDE w:val="0"/>
        <w:autoSpaceDN w:val="0"/>
        <w:adjustRightInd w:val="0"/>
      </w:pPr>
      <w:r w:rsidRPr="00B161E2">
        <w:t>The technical metadata associated with TIFF headers is outlined as follows:</w:t>
      </w:r>
    </w:p>
    <w:p w14:paraId="37C49852" w14:textId="77777777" w:rsidR="00013779" w:rsidRPr="00B161E2" w:rsidRDefault="00013779" w:rsidP="00013779">
      <w:pPr>
        <w:autoSpaceDE w:val="0"/>
        <w:autoSpaceDN w:val="0"/>
        <w:adjustRightInd w:val="0"/>
      </w:pPr>
    </w:p>
    <w:p w14:paraId="0C14539D" w14:textId="77777777" w:rsidR="00013779" w:rsidRPr="00B161E2" w:rsidRDefault="00013779" w:rsidP="00013779">
      <w:pPr>
        <w:numPr>
          <w:ilvl w:val="0"/>
          <w:numId w:val="34"/>
        </w:numPr>
        <w:autoSpaceDE w:val="0"/>
        <w:autoSpaceDN w:val="0"/>
        <w:adjustRightInd w:val="0"/>
        <w:rPr>
          <w:b/>
          <w:bCs/>
        </w:rPr>
      </w:pPr>
      <w:r w:rsidRPr="00B161E2">
        <w:rPr>
          <w:b/>
          <w:bCs/>
        </w:rPr>
        <w:t>Technical Metadata in TIFF File Headers</w:t>
      </w:r>
    </w:p>
    <w:p w14:paraId="02D86F01" w14:textId="77777777" w:rsidR="00013779" w:rsidRPr="00B161E2" w:rsidRDefault="00013779" w:rsidP="00013779">
      <w:pPr>
        <w:autoSpaceDE w:val="0"/>
        <w:autoSpaceDN w:val="0"/>
        <w:adjustRightInd w:val="0"/>
        <w:ind w:left="720"/>
      </w:pPr>
      <w:r w:rsidRPr="00B161E2">
        <w:t xml:space="preserve">The NLM </w:t>
      </w:r>
      <w:r w:rsidR="00B52998" w:rsidRPr="00B161E2">
        <w:t>repository</w:t>
      </w:r>
      <w:r w:rsidRPr="00B161E2">
        <w:t xml:space="preserve"> shall meet the Library’s requirement for automatically generated and manually entered technical metadata in TIFF image file headers.  NLM will specify which fields are mandatory on a project by project basis.</w:t>
      </w:r>
    </w:p>
    <w:p w14:paraId="442718FC" w14:textId="77777777" w:rsidR="00013779" w:rsidRPr="00B161E2" w:rsidRDefault="00013779" w:rsidP="00013779">
      <w:pPr>
        <w:autoSpaceDE w:val="0"/>
        <w:autoSpaceDN w:val="0"/>
        <w:adjustRightInd w:val="0"/>
        <w:ind w:left="720"/>
      </w:pPr>
    </w:p>
    <w:p w14:paraId="2AF6480D" w14:textId="77777777" w:rsidR="00013779" w:rsidRPr="00B161E2" w:rsidRDefault="00013779" w:rsidP="00013779">
      <w:pPr>
        <w:numPr>
          <w:ilvl w:val="1"/>
          <w:numId w:val="34"/>
        </w:numPr>
        <w:autoSpaceDE w:val="0"/>
        <w:autoSpaceDN w:val="0"/>
        <w:adjustRightInd w:val="0"/>
      </w:pPr>
      <w:r w:rsidRPr="00B161E2">
        <w:rPr>
          <w:b/>
          <w:bCs/>
        </w:rPr>
        <w:t xml:space="preserve">Automated technical metadata in the TIFF imager header </w:t>
      </w:r>
    </w:p>
    <w:p w14:paraId="4536F6A9" w14:textId="77777777" w:rsidR="00013779" w:rsidRPr="00B161E2" w:rsidRDefault="00013779" w:rsidP="00013779">
      <w:pPr>
        <w:autoSpaceDE w:val="0"/>
        <w:autoSpaceDN w:val="0"/>
        <w:adjustRightInd w:val="0"/>
        <w:ind w:left="1440"/>
      </w:pPr>
      <w:r w:rsidRPr="00B161E2">
        <w:t>Technical metadata (along with other pertinent fields) is encoded in the TIFF image header by the scanning software. Most of the mandatory fields in the TIFF image header are internal data, accessed by a TIFF Reader to interpret the image data and render it on the screen.</w:t>
      </w:r>
    </w:p>
    <w:p w14:paraId="68A1865C" w14:textId="77777777" w:rsidR="00013779" w:rsidRPr="00B161E2" w:rsidRDefault="00013779" w:rsidP="00013779">
      <w:pPr>
        <w:autoSpaceDE w:val="0"/>
        <w:autoSpaceDN w:val="0"/>
        <w:adjustRightInd w:val="0"/>
        <w:rPr>
          <w:b/>
          <w:bCs/>
          <w:i/>
          <w:iCs/>
        </w:rPr>
      </w:pPr>
    </w:p>
    <w:tbl>
      <w:tblPr>
        <w:tblW w:w="8100" w:type="dxa"/>
        <w:tblInd w:w="1275" w:type="dxa"/>
        <w:tblBorders>
          <w:top w:val="single" w:sz="4" w:space="0" w:color="auto"/>
          <w:left w:val="single" w:sz="4" w:space="0" w:color="auto"/>
          <w:bottom w:val="single" w:sz="4" w:space="0" w:color="auto"/>
          <w:right w:val="single" w:sz="4" w:space="0" w:color="auto"/>
        </w:tblBorders>
        <w:tblLayout w:type="fixed"/>
        <w:tblCellMar>
          <w:left w:w="15" w:type="dxa"/>
          <w:right w:w="15" w:type="dxa"/>
        </w:tblCellMar>
        <w:tblLook w:val="0000" w:firstRow="0" w:lastRow="0" w:firstColumn="0" w:lastColumn="0" w:noHBand="0" w:noVBand="0"/>
      </w:tblPr>
      <w:tblGrid>
        <w:gridCol w:w="720"/>
        <w:gridCol w:w="2520"/>
        <w:gridCol w:w="2160"/>
        <w:gridCol w:w="1260"/>
        <w:gridCol w:w="1440"/>
      </w:tblGrid>
      <w:tr w:rsidR="00013779" w:rsidRPr="00B161E2" w14:paraId="17E10295"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17AC76E1" w14:textId="77777777" w:rsidR="00013779" w:rsidRPr="00B161E2" w:rsidRDefault="00013779" w:rsidP="008630D7">
            <w:pPr>
              <w:autoSpaceDE w:val="0"/>
              <w:autoSpaceDN w:val="0"/>
              <w:adjustRightInd w:val="0"/>
              <w:jc w:val="center"/>
              <w:rPr>
                <w:b/>
                <w:bCs/>
                <w:i/>
                <w:iCs/>
                <w:sz w:val="20"/>
              </w:rPr>
            </w:pPr>
            <w:r w:rsidRPr="00B161E2">
              <w:rPr>
                <w:b/>
                <w:bCs/>
                <w:i/>
                <w:iCs/>
                <w:sz w:val="20"/>
              </w:rPr>
              <w:t>TIFF</w:t>
            </w:r>
          </w:p>
          <w:p w14:paraId="4E594817" w14:textId="77777777" w:rsidR="00013779" w:rsidRPr="00B161E2" w:rsidRDefault="00013779" w:rsidP="008630D7">
            <w:pPr>
              <w:autoSpaceDE w:val="0"/>
              <w:autoSpaceDN w:val="0"/>
              <w:adjustRightInd w:val="0"/>
              <w:jc w:val="center"/>
              <w:rPr>
                <w:b/>
                <w:bCs/>
                <w:i/>
                <w:iCs/>
                <w:sz w:val="20"/>
              </w:rPr>
            </w:pPr>
            <w:r w:rsidRPr="00B161E2">
              <w:rPr>
                <w:b/>
                <w:bCs/>
                <w:i/>
                <w:iCs/>
                <w:sz w:val="20"/>
              </w:rPr>
              <w:t>Tag</w:t>
            </w:r>
          </w:p>
        </w:tc>
        <w:tc>
          <w:tcPr>
            <w:tcW w:w="2520" w:type="dxa"/>
            <w:tcBorders>
              <w:top w:val="single" w:sz="4" w:space="0" w:color="auto"/>
              <w:left w:val="single" w:sz="4" w:space="0" w:color="auto"/>
              <w:bottom w:val="single" w:sz="4" w:space="0" w:color="auto"/>
              <w:right w:val="single" w:sz="4" w:space="0" w:color="auto"/>
            </w:tcBorders>
          </w:tcPr>
          <w:p w14:paraId="522F7697" w14:textId="77777777" w:rsidR="00013779" w:rsidRPr="00B161E2" w:rsidRDefault="00013779" w:rsidP="008630D7">
            <w:pPr>
              <w:autoSpaceDE w:val="0"/>
              <w:autoSpaceDN w:val="0"/>
              <w:adjustRightInd w:val="0"/>
              <w:jc w:val="center"/>
              <w:rPr>
                <w:b/>
                <w:bCs/>
                <w:i/>
                <w:iCs/>
                <w:sz w:val="20"/>
              </w:rPr>
            </w:pPr>
            <w:r w:rsidRPr="00B161E2">
              <w:rPr>
                <w:b/>
                <w:bCs/>
                <w:i/>
                <w:iCs/>
                <w:sz w:val="20"/>
              </w:rPr>
              <w:t>Field Name</w:t>
            </w:r>
          </w:p>
        </w:tc>
        <w:tc>
          <w:tcPr>
            <w:tcW w:w="2160" w:type="dxa"/>
            <w:tcBorders>
              <w:top w:val="single" w:sz="4" w:space="0" w:color="auto"/>
              <w:left w:val="single" w:sz="4" w:space="0" w:color="auto"/>
              <w:bottom w:val="single" w:sz="4" w:space="0" w:color="auto"/>
              <w:right w:val="single" w:sz="4" w:space="0" w:color="auto"/>
            </w:tcBorders>
          </w:tcPr>
          <w:p w14:paraId="01E56FB4" w14:textId="77777777" w:rsidR="00013779" w:rsidRPr="00B161E2" w:rsidRDefault="00013779" w:rsidP="008630D7">
            <w:pPr>
              <w:autoSpaceDE w:val="0"/>
              <w:autoSpaceDN w:val="0"/>
              <w:adjustRightInd w:val="0"/>
              <w:jc w:val="center"/>
              <w:rPr>
                <w:b/>
                <w:bCs/>
                <w:i/>
                <w:iCs/>
                <w:sz w:val="20"/>
              </w:rPr>
            </w:pPr>
            <w:r w:rsidRPr="00B161E2">
              <w:rPr>
                <w:b/>
                <w:bCs/>
                <w:i/>
                <w:iCs/>
                <w:sz w:val="20"/>
              </w:rPr>
              <w:t>Required</w:t>
            </w:r>
          </w:p>
          <w:p w14:paraId="59FAEEA2" w14:textId="77777777" w:rsidR="00013779" w:rsidRPr="00B161E2" w:rsidRDefault="00013779" w:rsidP="008630D7">
            <w:pPr>
              <w:autoSpaceDE w:val="0"/>
              <w:autoSpaceDN w:val="0"/>
              <w:adjustRightInd w:val="0"/>
              <w:jc w:val="center"/>
              <w:rPr>
                <w:b/>
                <w:bCs/>
                <w:i/>
                <w:iCs/>
                <w:sz w:val="20"/>
              </w:rPr>
            </w:pPr>
            <w:r w:rsidRPr="00B161E2">
              <w:rPr>
                <w:b/>
                <w:bCs/>
                <w:i/>
                <w:iCs/>
                <w:sz w:val="20"/>
              </w:rPr>
              <w:t>Field (or</w:t>
            </w:r>
          </w:p>
          <w:p w14:paraId="0AA19712" w14:textId="77777777" w:rsidR="00013779" w:rsidRPr="00B161E2" w:rsidRDefault="00013779" w:rsidP="008630D7">
            <w:pPr>
              <w:autoSpaceDE w:val="0"/>
              <w:autoSpaceDN w:val="0"/>
              <w:adjustRightInd w:val="0"/>
              <w:jc w:val="center"/>
              <w:rPr>
                <w:b/>
                <w:bCs/>
                <w:i/>
                <w:iCs/>
                <w:sz w:val="20"/>
              </w:rPr>
            </w:pPr>
            <w:r w:rsidRPr="00B161E2">
              <w:rPr>
                <w:b/>
                <w:bCs/>
                <w:i/>
                <w:iCs/>
                <w:sz w:val="20"/>
              </w:rPr>
              <w:t>Has Default)</w:t>
            </w:r>
          </w:p>
        </w:tc>
        <w:tc>
          <w:tcPr>
            <w:tcW w:w="1260" w:type="dxa"/>
            <w:tcBorders>
              <w:top w:val="single" w:sz="4" w:space="0" w:color="auto"/>
              <w:left w:val="single" w:sz="4" w:space="0" w:color="auto"/>
              <w:bottom w:val="single" w:sz="4" w:space="0" w:color="auto"/>
              <w:right w:val="single" w:sz="4" w:space="0" w:color="auto"/>
            </w:tcBorders>
          </w:tcPr>
          <w:p w14:paraId="742D4C53" w14:textId="77777777" w:rsidR="00013779" w:rsidRPr="00B161E2" w:rsidRDefault="00013779" w:rsidP="008630D7">
            <w:pPr>
              <w:autoSpaceDE w:val="0"/>
              <w:autoSpaceDN w:val="0"/>
              <w:adjustRightInd w:val="0"/>
              <w:jc w:val="center"/>
              <w:rPr>
                <w:b/>
                <w:bCs/>
                <w:i/>
                <w:iCs/>
                <w:sz w:val="20"/>
              </w:rPr>
            </w:pPr>
            <w:r w:rsidRPr="00B161E2">
              <w:rPr>
                <w:b/>
                <w:bCs/>
                <w:i/>
                <w:iCs/>
                <w:sz w:val="20"/>
              </w:rPr>
              <w:t>NISO Technical Metadata</w:t>
            </w:r>
          </w:p>
        </w:tc>
        <w:tc>
          <w:tcPr>
            <w:tcW w:w="1440" w:type="dxa"/>
            <w:tcBorders>
              <w:top w:val="single" w:sz="4" w:space="0" w:color="auto"/>
              <w:left w:val="single" w:sz="4" w:space="0" w:color="auto"/>
              <w:bottom w:val="single" w:sz="4" w:space="0" w:color="auto"/>
            </w:tcBorders>
          </w:tcPr>
          <w:p w14:paraId="08D6149A" w14:textId="77777777" w:rsidR="00013779" w:rsidRPr="00B161E2" w:rsidRDefault="00013779" w:rsidP="008630D7">
            <w:pPr>
              <w:autoSpaceDE w:val="0"/>
              <w:autoSpaceDN w:val="0"/>
              <w:adjustRightInd w:val="0"/>
              <w:jc w:val="center"/>
              <w:rPr>
                <w:b/>
                <w:bCs/>
                <w:i/>
                <w:iCs/>
                <w:sz w:val="20"/>
              </w:rPr>
            </w:pPr>
            <w:r w:rsidRPr="00B161E2">
              <w:rPr>
                <w:b/>
                <w:bCs/>
                <w:i/>
                <w:iCs/>
                <w:sz w:val="20"/>
              </w:rPr>
              <w:t>Needed for Preservation</w:t>
            </w:r>
          </w:p>
        </w:tc>
      </w:tr>
      <w:tr w:rsidR="00013779" w:rsidRPr="00B161E2" w14:paraId="1DA05392"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2E2CCF2B" w14:textId="77777777" w:rsidR="00013779" w:rsidRPr="00B161E2" w:rsidRDefault="00013779" w:rsidP="00013779">
            <w:pPr>
              <w:autoSpaceDE w:val="0"/>
              <w:autoSpaceDN w:val="0"/>
              <w:adjustRightInd w:val="0"/>
              <w:jc w:val="center"/>
              <w:rPr>
                <w:sz w:val="20"/>
              </w:rPr>
            </w:pPr>
            <w:r w:rsidRPr="00B161E2">
              <w:rPr>
                <w:sz w:val="20"/>
              </w:rPr>
              <w:t>274</w:t>
            </w:r>
          </w:p>
        </w:tc>
        <w:tc>
          <w:tcPr>
            <w:tcW w:w="2520" w:type="dxa"/>
            <w:tcBorders>
              <w:top w:val="single" w:sz="4" w:space="0" w:color="auto"/>
              <w:left w:val="single" w:sz="4" w:space="0" w:color="auto"/>
              <w:bottom w:val="single" w:sz="4" w:space="0" w:color="auto"/>
              <w:right w:val="single" w:sz="4" w:space="0" w:color="auto"/>
            </w:tcBorders>
          </w:tcPr>
          <w:p w14:paraId="08147194" w14:textId="77777777" w:rsidR="00013779" w:rsidRPr="00B161E2" w:rsidRDefault="00013779" w:rsidP="00B52998">
            <w:pPr>
              <w:autoSpaceDE w:val="0"/>
              <w:autoSpaceDN w:val="0"/>
              <w:adjustRightInd w:val="0"/>
              <w:rPr>
                <w:sz w:val="20"/>
              </w:rPr>
            </w:pPr>
            <w:r w:rsidRPr="00B161E2">
              <w:rPr>
                <w:sz w:val="20"/>
              </w:rPr>
              <w:t>Orientation</w:t>
            </w:r>
          </w:p>
        </w:tc>
        <w:tc>
          <w:tcPr>
            <w:tcW w:w="2160" w:type="dxa"/>
            <w:tcBorders>
              <w:top w:val="single" w:sz="4" w:space="0" w:color="auto"/>
              <w:left w:val="single" w:sz="4" w:space="0" w:color="auto"/>
              <w:bottom w:val="single" w:sz="4" w:space="0" w:color="auto"/>
              <w:right w:val="single" w:sz="4" w:space="0" w:color="auto"/>
            </w:tcBorders>
          </w:tcPr>
          <w:p w14:paraId="1355DCC9" w14:textId="77777777" w:rsidR="00013779" w:rsidRPr="00B161E2" w:rsidRDefault="00013779" w:rsidP="008630D7">
            <w:pPr>
              <w:autoSpaceDE w:val="0"/>
              <w:autoSpaceDN w:val="0"/>
              <w:adjustRightInd w:val="0"/>
              <w:jc w:val="center"/>
              <w:rPr>
                <w:sz w:val="20"/>
              </w:rPr>
            </w:pPr>
            <w:r w:rsidRPr="00B161E2">
              <w:rPr>
                <w:sz w:val="20"/>
              </w:rPr>
              <w:t>Y</w:t>
            </w:r>
          </w:p>
        </w:tc>
        <w:tc>
          <w:tcPr>
            <w:tcW w:w="1260" w:type="dxa"/>
            <w:tcBorders>
              <w:top w:val="single" w:sz="4" w:space="0" w:color="auto"/>
              <w:left w:val="single" w:sz="4" w:space="0" w:color="auto"/>
              <w:bottom w:val="single" w:sz="4" w:space="0" w:color="auto"/>
              <w:right w:val="single" w:sz="4" w:space="0" w:color="auto"/>
            </w:tcBorders>
          </w:tcPr>
          <w:p w14:paraId="6003D054"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0D5C0108"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3AA55E2E"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2AB2BC57" w14:textId="77777777" w:rsidR="00013779" w:rsidRPr="00B161E2" w:rsidRDefault="00013779" w:rsidP="00013779">
            <w:pPr>
              <w:autoSpaceDE w:val="0"/>
              <w:autoSpaceDN w:val="0"/>
              <w:adjustRightInd w:val="0"/>
              <w:jc w:val="center"/>
              <w:rPr>
                <w:sz w:val="20"/>
              </w:rPr>
            </w:pPr>
            <w:r w:rsidRPr="00B161E2">
              <w:rPr>
                <w:sz w:val="20"/>
              </w:rPr>
              <w:t>256</w:t>
            </w:r>
          </w:p>
        </w:tc>
        <w:tc>
          <w:tcPr>
            <w:tcW w:w="2520" w:type="dxa"/>
            <w:tcBorders>
              <w:top w:val="single" w:sz="4" w:space="0" w:color="auto"/>
              <w:left w:val="single" w:sz="4" w:space="0" w:color="auto"/>
              <w:bottom w:val="single" w:sz="4" w:space="0" w:color="auto"/>
              <w:right w:val="single" w:sz="4" w:space="0" w:color="auto"/>
            </w:tcBorders>
          </w:tcPr>
          <w:p w14:paraId="25F02734" w14:textId="77777777" w:rsidR="00013779" w:rsidRPr="00B161E2" w:rsidRDefault="00013779" w:rsidP="00B52998">
            <w:pPr>
              <w:autoSpaceDE w:val="0"/>
              <w:autoSpaceDN w:val="0"/>
              <w:adjustRightInd w:val="0"/>
              <w:rPr>
                <w:sz w:val="20"/>
              </w:rPr>
            </w:pPr>
            <w:r w:rsidRPr="00B161E2">
              <w:rPr>
                <w:sz w:val="20"/>
              </w:rPr>
              <w:t>ImageWidth</w:t>
            </w:r>
          </w:p>
        </w:tc>
        <w:tc>
          <w:tcPr>
            <w:tcW w:w="2160" w:type="dxa"/>
            <w:tcBorders>
              <w:top w:val="single" w:sz="4" w:space="0" w:color="auto"/>
              <w:left w:val="single" w:sz="4" w:space="0" w:color="auto"/>
              <w:bottom w:val="single" w:sz="4" w:space="0" w:color="auto"/>
              <w:right w:val="single" w:sz="4" w:space="0" w:color="auto"/>
            </w:tcBorders>
          </w:tcPr>
          <w:p w14:paraId="091CC851" w14:textId="77777777" w:rsidR="00013779" w:rsidRPr="00B161E2" w:rsidRDefault="00013779" w:rsidP="008630D7">
            <w:pPr>
              <w:autoSpaceDE w:val="0"/>
              <w:autoSpaceDN w:val="0"/>
              <w:adjustRightInd w:val="0"/>
              <w:jc w:val="center"/>
              <w:rPr>
                <w:sz w:val="20"/>
              </w:rPr>
            </w:pPr>
            <w:r w:rsidRPr="00B161E2">
              <w:rPr>
                <w:sz w:val="20"/>
              </w:rPr>
              <w:t>Y</w:t>
            </w:r>
          </w:p>
        </w:tc>
        <w:tc>
          <w:tcPr>
            <w:tcW w:w="1260" w:type="dxa"/>
            <w:tcBorders>
              <w:top w:val="single" w:sz="4" w:space="0" w:color="auto"/>
              <w:left w:val="single" w:sz="4" w:space="0" w:color="auto"/>
              <w:bottom w:val="single" w:sz="4" w:space="0" w:color="auto"/>
              <w:right w:val="single" w:sz="4" w:space="0" w:color="auto"/>
            </w:tcBorders>
          </w:tcPr>
          <w:p w14:paraId="303D7769"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411AC286"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3E1C081F"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751AD9D5" w14:textId="77777777" w:rsidR="00013779" w:rsidRPr="00B161E2" w:rsidRDefault="00013779" w:rsidP="00013779">
            <w:pPr>
              <w:autoSpaceDE w:val="0"/>
              <w:autoSpaceDN w:val="0"/>
              <w:adjustRightInd w:val="0"/>
              <w:jc w:val="center"/>
              <w:rPr>
                <w:sz w:val="20"/>
              </w:rPr>
            </w:pPr>
            <w:r w:rsidRPr="00B161E2">
              <w:rPr>
                <w:sz w:val="20"/>
              </w:rPr>
              <w:t>257</w:t>
            </w:r>
          </w:p>
        </w:tc>
        <w:tc>
          <w:tcPr>
            <w:tcW w:w="2520" w:type="dxa"/>
            <w:tcBorders>
              <w:top w:val="single" w:sz="4" w:space="0" w:color="auto"/>
              <w:left w:val="single" w:sz="4" w:space="0" w:color="auto"/>
              <w:bottom w:val="single" w:sz="4" w:space="0" w:color="auto"/>
              <w:right w:val="single" w:sz="4" w:space="0" w:color="auto"/>
            </w:tcBorders>
          </w:tcPr>
          <w:p w14:paraId="2223B964" w14:textId="77777777" w:rsidR="00013779" w:rsidRPr="00B161E2" w:rsidRDefault="00013779" w:rsidP="00B52998">
            <w:pPr>
              <w:autoSpaceDE w:val="0"/>
              <w:autoSpaceDN w:val="0"/>
              <w:adjustRightInd w:val="0"/>
              <w:rPr>
                <w:sz w:val="20"/>
              </w:rPr>
            </w:pPr>
            <w:r w:rsidRPr="00B161E2">
              <w:rPr>
                <w:sz w:val="20"/>
              </w:rPr>
              <w:t>ImageLength</w:t>
            </w:r>
          </w:p>
        </w:tc>
        <w:tc>
          <w:tcPr>
            <w:tcW w:w="2160" w:type="dxa"/>
            <w:tcBorders>
              <w:top w:val="single" w:sz="4" w:space="0" w:color="auto"/>
              <w:left w:val="single" w:sz="4" w:space="0" w:color="auto"/>
              <w:bottom w:val="single" w:sz="4" w:space="0" w:color="auto"/>
              <w:right w:val="single" w:sz="4" w:space="0" w:color="auto"/>
            </w:tcBorders>
          </w:tcPr>
          <w:p w14:paraId="4F8BF24A" w14:textId="77777777" w:rsidR="00013779" w:rsidRPr="00B161E2" w:rsidRDefault="00013779" w:rsidP="008630D7">
            <w:pPr>
              <w:autoSpaceDE w:val="0"/>
              <w:autoSpaceDN w:val="0"/>
              <w:adjustRightInd w:val="0"/>
              <w:jc w:val="center"/>
              <w:rPr>
                <w:sz w:val="20"/>
              </w:rPr>
            </w:pPr>
            <w:r w:rsidRPr="00B161E2">
              <w:rPr>
                <w:sz w:val="20"/>
              </w:rPr>
              <w:t>Y</w:t>
            </w:r>
          </w:p>
        </w:tc>
        <w:tc>
          <w:tcPr>
            <w:tcW w:w="1260" w:type="dxa"/>
            <w:tcBorders>
              <w:top w:val="single" w:sz="4" w:space="0" w:color="auto"/>
              <w:left w:val="single" w:sz="4" w:space="0" w:color="auto"/>
              <w:bottom w:val="single" w:sz="4" w:space="0" w:color="auto"/>
              <w:right w:val="single" w:sz="4" w:space="0" w:color="auto"/>
            </w:tcBorders>
          </w:tcPr>
          <w:p w14:paraId="46DAED3B"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57CBBCEF"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07738CBB"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54706B4C" w14:textId="77777777" w:rsidR="00013779" w:rsidRPr="00B161E2" w:rsidRDefault="00013779" w:rsidP="00013779">
            <w:pPr>
              <w:autoSpaceDE w:val="0"/>
              <w:autoSpaceDN w:val="0"/>
              <w:adjustRightInd w:val="0"/>
              <w:jc w:val="center"/>
              <w:rPr>
                <w:sz w:val="20"/>
              </w:rPr>
            </w:pPr>
            <w:r w:rsidRPr="00B161E2">
              <w:rPr>
                <w:sz w:val="20"/>
              </w:rPr>
              <w:t>258</w:t>
            </w:r>
          </w:p>
        </w:tc>
        <w:tc>
          <w:tcPr>
            <w:tcW w:w="2520" w:type="dxa"/>
            <w:tcBorders>
              <w:top w:val="single" w:sz="4" w:space="0" w:color="auto"/>
              <w:left w:val="single" w:sz="4" w:space="0" w:color="auto"/>
              <w:bottom w:val="single" w:sz="4" w:space="0" w:color="auto"/>
              <w:right w:val="single" w:sz="4" w:space="0" w:color="auto"/>
            </w:tcBorders>
          </w:tcPr>
          <w:p w14:paraId="77D11ADF" w14:textId="77777777" w:rsidR="00013779" w:rsidRPr="00B161E2" w:rsidRDefault="00013779" w:rsidP="00B52998">
            <w:pPr>
              <w:autoSpaceDE w:val="0"/>
              <w:autoSpaceDN w:val="0"/>
              <w:adjustRightInd w:val="0"/>
              <w:rPr>
                <w:sz w:val="20"/>
              </w:rPr>
            </w:pPr>
            <w:r w:rsidRPr="00B161E2">
              <w:rPr>
                <w:sz w:val="20"/>
              </w:rPr>
              <w:t>BitsPerSample</w:t>
            </w:r>
          </w:p>
        </w:tc>
        <w:tc>
          <w:tcPr>
            <w:tcW w:w="2160" w:type="dxa"/>
            <w:tcBorders>
              <w:top w:val="single" w:sz="4" w:space="0" w:color="auto"/>
              <w:left w:val="single" w:sz="4" w:space="0" w:color="auto"/>
              <w:bottom w:val="single" w:sz="4" w:space="0" w:color="auto"/>
              <w:right w:val="single" w:sz="4" w:space="0" w:color="auto"/>
            </w:tcBorders>
          </w:tcPr>
          <w:p w14:paraId="2C00DC2B" w14:textId="77777777" w:rsidR="00013779" w:rsidRPr="00B161E2" w:rsidRDefault="00013779" w:rsidP="008630D7">
            <w:pPr>
              <w:autoSpaceDE w:val="0"/>
              <w:autoSpaceDN w:val="0"/>
              <w:adjustRightInd w:val="0"/>
              <w:jc w:val="center"/>
              <w:rPr>
                <w:sz w:val="20"/>
              </w:rPr>
            </w:pPr>
            <w:r w:rsidRPr="00B161E2">
              <w:rPr>
                <w:sz w:val="20"/>
              </w:rPr>
              <w:t xml:space="preserve">Y </w:t>
            </w:r>
          </w:p>
        </w:tc>
        <w:tc>
          <w:tcPr>
            <w:tcW w:w="1260" w:type="dxa"/>
            <w:tcBorders>
              <w:top w:val="single" w:sz="4" w:space="0" w:color="auto"/>
              <w:left w:val="single" w:sz="4" w:space="0" w:color="auto"/>
              <w:bottom w:val="single" w:sz="4" w:space="0" w:color="auto"/>
              <w:right w:val="single" w:sz="4" w:space="0" w:color="auto"/>
            </w:tcBorders>
          </w:tcPr>
          <w:p w14:paraId="380B1A8A"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1D05ED76"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6A4F0127"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76EA92A2" w14:textId="77777777" w:rsidR="00013779" w:rsidRPr="00B161E2" w:rsidRDefault="00013779" w:rsidP="00013779">
            <w:pPr>
              <w:autoSpaceDE w:val="0"/>
              <w:autoSpaceDN w:val="0"/>
              <w:adjustRightInd w:val="0"/>
              <w:jc w:val="center"/>
              <w:rPr>
                <w:sz w:val="20"/>
              </w:rPr>
            </w:pPr>
            <w:r w:rsidRPr="00B161E2">
              <w:rPr>
                <w:sz w:val="20"/>
              </w:rPr>
              <w:t>259</w:t>
            </w:r>
          </w:p>
        </w:tc>
        <w:tc>
          <w:tcPr>
            <w:tcW w:w="2520" w:type="dxa"/>
            <w:tcBorders>
              <w:top w:val="single" w:sz="4" w:space="0" w:color="auto"/>
              <w:left w:val="single" w:sz="4" w:space="0" w:color="auto"/>
              <w:bottom w:val="single" w:sz="4" w:space="0" w:color="auto"/>
              <w:right w:val="single" w:sz="4" w:space="0" w:color="auto"/>
            </w:tcBorders>
          </w:tcPr>
          <w:p w14:paraId="2008539B" w14:textId="77777777" w:rsidR="00013779" w:rsidRPr="00B161E2" w:rsidRDefault="00013779" w:rsidP="00B52998">
            <w:pPr>
              <w:autoSpaceDE w:val="0"/>
              <w:autoSpaceDN w:val="0"/>
              <w:adjustRightInd w:val="0"/>
              <w:rPr>
                <w:sz w:val="20"/>
              </w:rPr>
            </w:pPr>
            <w:r w:rsidRPr="00B161E2">
              <w:rPr>
                <w:sz w:val="20"/>
              </w:rPr>
              <w:t>Compression</w:t>
            </w:r>
          </w:p>
        </w:tc>
        <w:tc>
          <w:tcPr>
            <w:tcW w:w="2160" w:type="dxa"/>
            <w:tcBorders>
              <w:top w:val="single" w:sz="4" w:space="0" w:color="auto"/>
              <w:left w:val="single" w:sz="4" w:space="0" w:color="auto"/>
              <w:bottom w:val="single" w:sz="4" w:space="0" w:color="auto"/>
              <w:right w:val="single" w:sz="4" w:space="0" w:color="auto"/>
            </w:tcBorders>
          </w:tcPr>
          <w:p w14:paraId="7A7C136F" w14:textId="77777777" w:rsidR="00013779" w:rsidRPr="00B161E2" w:rsidRDefault="00013779" w:rsidP="008630D7">
            <w:pPr>
              <w:autoSpaceDE w:val="0"/>
              <w:autoSpaceDN w:val="0"/>
              <w:adjustRightInd w:val="0"/>
              <w:jc w:val="center"/>
              <w:rPr>
                <w:sz w:val="20"/>
              </w:rPr>
            </w:pPr>
            <w:r w:rsidRPr="00B161E2">
              <w:rPr>
                <w:sz w:val="20"/>
              </w:rPr>
              <w:t>Y</w:t>
            </w:r>
          </w:p>
          <w:p w14:paraId="05027706" w14:textId="77777777" w:rsidR="00013779" w:rsidRPr="00B161E2" w:rsidRDefault="00013779" w:rsidP="008630D7">
            <w:pPr>
              <w:autoSpaceDE w:val="0"/>
              <w:autoSpaceDN w:val="0"/>
              <w:adjustRightInd w:val="0"/>
              <w:jc w:val="center"/>
              <w:rPr>
                <w:bCs/>
                <w:i/>
                <w:iCs/>
                <w:sz w:val="20"/>
              </w:rPr>
            </w:pPr>
            <w:r w:rsidRPr="00B161E2">
              <w:rPr>
                <w:bCs/>
                <w:i/>
                <w:iCs/>
                <w:sz w:val="20"/>
              </w:rPr>
              <w:t>(D = Uncompressed)</w:t>
            </w:r>
          </w:p>
        </w:tc>
        <w:tc>
          <w:tcPr>
            <w:tcW w:w="1260" w:type="dxa"/>
            <w:tcBorders>
              <w:top w:val="single" w:sz="4" w:space="0" w:color="auto"/>
              <w:left w:val="single" w:sz="4" w:space="0" w:color="auto"/>
              <w:bottom w:val="single" w:sz="4" w:space="0" w:color="auto"/>
              <w:right w:val="single" w:sz="4" w:space="0" w:color="auto"/>
            </w:tcBorders>
          </w:tcPr>
          <w:p w14:paraId="4A9CD1A8"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7D2407DF"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24EAB7D9"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73EC1AD8" w14:textId="77777777" w:rsidR="00013779" w:rsidRPr="00B161E2" w:rsidRDefault="00013779" w:rsidP="00013779">
            <w:pPr>
              <w:autoSpaceDE w:val="0"/>
              <w:autoSpaceDN w:val="0"/>
              <w:adjustRightInd w:val="0"/>
              <w:jc w:val="center"/>
              <w:rPr>
                <w:sz w:val="20"/>
              </w:rPr>
            </w:pPr>
            <w:r w:rsidRPr="00B161E2">
              <w:rPr>
                <w:sz w:val="20"/>
              </w:rPr>
              <w:t>262</w:t>
            </w:r>
          </w:p>
        </w:tc>
        <w:tc>
          <w:tcPr>
            <w:tcW w:w="2520" w:type="dxa"/>
            <w:tcBorders>
              <w:top w:val="single" w:sz="4" w:space="0" w:color="auto"/>
              <w:left w:val="single" w:sz="4" w:space="0" w:color="auto"/>
              <w:bottom w:val="single" w:sz="4" w:space="0" w:color="auto"/>
              <w:right w:val="single" w:sz="4" w:space="0" w:color="auto"/>
            </w:tcBorders>
          </w:tcPr>
          <w:p w14:paraId="43CEBCF7" w14:textId="77777777" w:rsidR="00013779" w:rsidRPr="00B161E2" w:rsidRDefault="00013779" w:rsidP="00B52998">
            <w:pPr>
              <w:autoSpaceDE w:val="0"/>
              <w:autoSpaceDN w:val="0"/>
              <w:adjustRightInd w:val="0"/>
              <w:rPr>
                <w:sz w:val="20"/>
              </w:rPr>
            </w:pPr>
            <w:r w:rsidRPr="00B161E2">
              <w:rPr>
                <w:sz w:val="20"/>
              </w:rPr>
              <w:t>PhotometricInterpretation</w:t>
            </w:r>
          </w:p>
        </w:tc>
        <w:tc>
          <w:tcPr>
            <w:tcW w:w="2160" w:type="dxa"/>
            <w:tcBorders>
              <w:top w:val="single" w:sz="4" w:space="0" w:color="auto"/>
              <w:left w:val="single" w:sz="4" w:space="0" w:color="auto"/>
              <w:bottom w:val="single" w:sz="4" w:space="0" w:color="auto"/>
              <w:right w:val="single" w:sz="4" w:space="0" w:color="auto"/>
            </w:tcBorders>
          </w:tcPr>
          <w:p w14:paraId="6D342A2B" w14:textId="77777777" w:rsidR="00013779" w:rsidRPr="00B161E2" w:rsidRDefault="00013779" w:rsidP="008630D7">
            <w:pPr>
              <w:autoSpaceDE w:val="0"/>
              <w:autoSpaceDN w:val="0"/>
              <w:adjustRightInd w:val="0"/>
              <w:jc w:val="center"/>
              <w:rPr>
                <w:sz w:val="20"/>
              </w:rPr>
            </w:pPr>
            <w:r w:rsidRPr="00B161E2">
              <w:rPr>
                <w:sz w:val="20"/>
              </w:rPr>
              <w:t>Y</w:t>
            </w:r>
          </w:p>
          <w:p w14:paraId="054296AE" w14:textId="77777777" w:rsidR="00013779" w:rsidRPr="00B161E2" w:rsidRDefault="00013779" w:rsidP="008630D7">
            <w:pPr>
              <w:autoSpaceDE w:val="0"/>
              <w:autoSpaceDN w:val="0"/>
              <w:adjustRightInd w:val="0"/>
              <w:jc w:val="center"/>
              <w:rPr>
                <w:i/>
                <w:iCs/>
                <w:sz w:val="20"/>
              </w:rPr>
            </w:pPr>
            <w:r w:rsidRPr="00B161E2">
              <w:rPr>
                <w:i/>
                <w:iCs/>
                <w:sz w:val="20"/>
              </w:rPr>
              <w:t>(No Default Allowed)</w:t>
            </w:r>
          </w:p>
        </w:tc>
        <w:tc>
          <w:tcPr>
            <w:tcW w:w="1260" w:type="dxa"/>
            <w:tcBorders>
              <w:top w:val="single" w:sz="4" w:space="0" w:color="auto"/>
              <w:left w:val="single" w:sz="4" w:space="0" w:color="auto"/>
              <w:bottom w:val="single" w:sz="4" w:space="0" w:color="auto"/>
              <w:right w:val="single" w:sz="4" w:space="0" w:color="auto"/>
            </w:tcBorders>
          </w:tcPr>
          <w:p w14:paraId="669B49A1"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6E649D12"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3AE6C4E4"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5B9BC07E" w14:textId="77777777" w:rsidR="00013779" w:rsidRPr="00B161E2" w:rsidRDefault="00013779" w:rsidP="00013779">
            <w:pPr>
              <w:autoSpaceDE w:val="0"/>
              <w:autoSpaceDN w:val="0"/>
              <w:adjustRightInd w:val="0"/>
              <w:jc w:val="center"/>
              <w:rPr>
                <w:sz w:val="20"/>
              </w:rPr>
            </w:pPr>
            <w:r w:rsidRPr="00B161E2">
              <w:rPr>
                <w:sz w:val="20"/>
              </w:rPr>
              <w:t>277</w:t>
            </w:r>
          </w:p>
        </w:tc>
        <w:tc>
          <w:tcPr>
            <w:tcW w:w="2520" w:type="dxa"/>
            <w:tcBorders>
              <w:top w:val="single" w:sz="4" w:space="0" w:color="auto"/>
              <w:left w:val="single" w:sz="4" w:space="0" w:color="auto"/>
              <w:bottom w:val="single" w:sz="4" w:space="0" w:color="auto"/>
              <w:right w:val="single" w:sz="4" w:space="0" w:color="auto"/>
            </w:tcBorders>
          </w:tcPr>
          <w:p w14:paraId="0134989D" w14:textId="77777777" w:rsidR="00013779" w:rsidRPr="00B161E2" w:rsidRDefault="00013779" w:rsidP="00B52998">
            <w:pPr>
              <w:autoSpaceDE w:val="0"/>
              <w:autoSpaceDN w:val="0"/>
              <w:adjustRightInd w:val="0"/>
              <w:rPr>
                <w:sz w:val="20"/>
              </w:rPr>
            </w:pPr>
            <w:r w:rsidRPr="00B161E2">
              <w:rPr>
                <w:sz w:val="20"/>
              </w:rPr>
              <w:t>SamplesPerPixel</w:t>
            </w:r>
          </w:p>
        </w:tc>
        <w:tc>
          <w:tcPr>
            <w:tcW w:w="2160" w:type="dxa"/>
            <w:tcBorders>
              <w:top w:val="single" w:sz="4" w:space="0" w:color="auto"/>
              <w:left w:val="single" w:sz="4" w:space="0" w:color="auto"/>
              <w:bottom w:val="single" w:sz="4" w:space="0" w:color="auto"/>
              <w:right w:val="single" w:sz="4" w:space="0" w:color="auto"/>
            </w:tcBorders>
          </w:tcPr>
          <w:p w14:paraId="59CF75A8" w14:textId="77777777" w:rsidR="00013779" w:rsidRPr="00B161E2" w:rsidRDefault="00013779" w:rsidP="008630D7">
            <w:pPr>
              <w:autoSpaceDE w:val="0"/>
              <w:autoSpaceDN w:val="0"/>
              <w:adjustRightInd w:val="0"/>
              <w:jc w:val="center"/>
              <w:rPr>
                <w:sz w:val="20"/>
              </w:rPr>
            </w:pPr>
            <w:r w:rsidRPr="00B161E2">
              <w:rPr>
                <w:sz w:val="20"/>
              </w:rPr>
              <w:t>Y</w:t>
            </w:r>
          </w:p>
        </w:tc>
        <w:tc>
          <w:tcPr>
            <w:tcW w:w="1260" w:type="dxa"/>
            <w:tcBorders>
              <w:top w:val="single" w:sz="4" w:space="0" w:color="auto"/>
              <w:left w:val="single" w:sz="4" w:space="0" w:color="auto"/>
              <w:bottom w:val="single" w:sz="4" w:space="0" w:color="auto"/>
              <w:right w:val="single" w:sz="4" w:space="0" w:color="auto"/>
            </w:tcBorders>
          </w:tcPr>
          <w:p w14:paraId="06E197D6"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178A979B"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6BB5EBD7"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421C1F6B" w14:textId="77777777" w:rsidR="00013779" w:rsidRPr="00B161E2" w:rsidRDefault="00013779" w:rsidP="00013779">
            <w:pPr>
              <w:autoSpaceDE w:val="0"/>
              <w:autoSpaceDN w:val="0"/>
              <w:adjustRightInd w:val="0"/>
              <w:jc w:val="center"/>
              <w:rPr>
                <w:sz w:val="20"/>
              </w:rPr>
            </w:pPr>
            <w:r w:rsidRPr="00B161E2">
              <w:rPr>
                <w:sz w:val="20"/>
              </w:rPr>
              <w:t>282</w:t>
            </w:r>
          </w:p>
        </w:tc>
        <w:tc>
          <w:tcPr>
            <w:tcW w:w="2520" w:type="dxa"/>
            <w:tcBorders>
              <w:top w:val="single" w:sz="4" w:space="0" w:color="auto"/>
              <w:left w:val="single" w:sz="4" w:space="0" w:color="auto"/>
              <w:bottom w:val="single" w:sz="4" w:space="0" w:color="auto"/>
              <w:right w:val="single" w:sz="4" w:space="0" w:color="auto"/>
            </w:tcBorders>
          </w:tcPr>
          <w:p w14:paraId="4BEE1560" w14:textId="77777777" w:rsidR="00013779" w:rsidRPr="00B161E2" w:rsidRDefault="00013779" w:rsidP="00B52998">
            <w:pPr>
              <w:autoSpaceDE w:val="0"/>
              <w:autoSpaceDN w:val="0"/>
              <w:adjustRightInd w:val="0"/>
              <w:rPr>
                <w:sz w:val="20"/>
              </w:rPr>
            </w:pPr>
            <w:r w:rsidRPr="00B161E2">
              <w:rPr>
                <w:sz w:val="20"/>
              </w:rPr>
              <w:t>XResolution</w:t>
            </w:r>
          </w:p>
        </w:tc>
        <w:tc>
          <w:tcPr>
            <w:tcW w:w="2160" w:type="dxa"/>
            <w:tcBorders>
              <w:top w:val="single" w:sz="4" w:space="0" w:color="auto"/>
              <w:left w:val="single" w:sz="4" w:space="0" w:color="auto"/>
              <w:bottom w:val="single" w:sz="4" w:space="0" w:color="auto"/>
              <w:right w:val="single" w:sz="4" w:space="0" w:color="auto"/>
            </w:tcBorders>
          </w:tcPr>
          <w:p w14:paraId="07B6E4FC" w14:textId="77777777" w:rsidR="00013779" w:rsidRPr="00B161E2" w:rsidRDefault="00013779" w:rsidP="008630D7">
            <w:pPr>
              <w:autoSpaceDE w:val="0"/>
              <w:autoSpaceDN w:val="0"/>
              <w:adjustRightInd w:val="0"/>
              <w:jc w:val="center"/>
              <w:rPr>
                <w:sz w:val="20"/>
              </w:rPr>
            </w:pPr>
            <w:r w:rsidRPr="00B161E2">
              <w:rPr>
                <w:sz w:val="20"/>
              </w:rPr>
              <w:t>Y</w:t>
            </w:r>
          </w:p>
        </w:tc>
        <w:tc>
          <w:tcPr>
            <w:tcW w:w="1260" w:type="dxa"/>
            <w:tcBorders>
              <w:top w:val="single" w:sz="4" w:space="0" w:color="auto"/>
              <w:left w:val="single" w:sz="4" w:space="0" w:color="auto"/>
              <w:bottom w:val="single" w:sz="4" w:space="0" w:color="auto"/>
              <w:right w:val="single" w:sz="4" w:space="0" w:color="auto"/>
            </w:tcBorders>
          </w:tcPr>
          <w:p w14:paraId="0E7B5A9C"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2D4FDBF4"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2B72B926"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3D258CE5" w14:textId="77777777" w:rsidR="00013779" w:rsidRPr="00B161E2" w:rsidRDefault="00013779" w:rsidP="00013779">
            <w:pPr>
              <w:autoSpaceDE w:val="0"/>
              <w:autoSpaceDN w:val="0"/>
              <w:adjustRightInd w:val="0"/>
              <w:jc w:val="center"/>
              <w:rPr>
                <w:sz w:val="20"/>
              </w:rPr>
            </w:pPr>
            <w:r w:rsidRPr="00B161E2">
              <w:rPr>
                <w:sz w:val="20"/>
              </w:rPr>
              <w:t>283</w:t>
            </w:r>
          </w:p>
        </w:tc>
        <w:tc>
          <w:tcPr>
            <w:tcW w:w="2520" w:type="dxa"/>
            <w:tcBorders>
              <w:top w:val="single" w:sz="4" w:space="0" w:color="auto"/>
              <w:left w:val="single" w:sz="4" w:space="0" w:color="auto"/>
              <w:bottom w:val="single" w:sz="4" w:space="0" w:color="auto"/>
              <w:right w:val="single" w:sz="4" w:space="0" w:color="auto"/>
            </w:tcBorders>
          </w:tcPr>
          <w:p w14:paraId="649AF558" w14:textId="77777777" w:rsidR="00013779" w:rsidRPr="00B161E2" w:rsidRDefault="00013779" w:rsidP="00B52998">
            <w:pPr>
              <w:autoSpaceDE w:val="0"/>
              <w:autoSpaceDN w:val="0"/>
              <w:adjustRightInd w:val="0"/>
              <w:rPr>
                <w:sz w:val="20"/>
              </w:rPr>
            </w:pPr>
            <w:r w:rsidRPr="00B161E2">
              <w:rPr>
                <w:sz w:val="20"/>
              </w:rPr>
              <w:t>YResolution</w:t>
            </w:r>
          </w:p>
        </w:tc>
        <w:tc>
          <w:tcPr>
            <w:tcW w:w="2160" w:type="dxa"/>
            <w:tcBorders>
              <w:top w:val="single" w:sz="4" w:space="0" w:color="auto"/>
              <w:left w:val="single" w:sz="4" w:space="0" w:color="auto"/>
              <w:bottom w:val="single" w:sz="4" w:space="0" w:color="auto"/>
              <w:right w:val="single" w:sz="4" w:space="0" w:color="auto"/>
            </w:tcBorders>
          </w:tcPr>
          <w:p w14:paraId="27C32E1A" w14:textId="77777777" w:rsidR="00013779" w:rsidRPr="00B161E2" w:rsidRDefault="00013779" w:rsidP="008630D7">
            <w:pPr>
              <w:autoSpaceDE w:val="0"/>
              <w:autoSpaceDN w:val="0"/>
              <w:adjustRightInd w:val="0"/>
              <w:jc w:val="center"/>
              <w:rPr>
                <w:sz w:val="20"/>
              </w:rPr>
            </w:pPr>
            <w:r w:rsidRPr="00B161E2">
              <w:rPr>
                <w:sz w:val="20"/>
              </w:rPr>
              <w:t>Y</w:t>
            </w:r>
          </w:p>
        </w:tc>
        <w:tc>
          <w:tcPr>
            <w:tcW w:w="1260" w:type="dxa"/>
            <w:tcBorders>
              <w:top w:val="single" w:sz="4" w:space="0" w:color="auto"/>
              <w:left w:val="single" w:sz="4" w:space="0" w:color="auto"/>
              <w:bottom w:val="single" w:sz="4" w:space="0" w:color="auto"/>
              <w:right w:val="single" w:sz="4" w:space="0" w:color="auto"/>
            </w:tcBorders>
          </w:tcPr>
          <w:p w14:paraId="05CC5BF6"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0BF0AEE8"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0C9C07F3"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6B35A97D" w14:textId="77777777" w:rsidR="00013779" w:rsidRPr="00B161E2" w:rsidRDefault="00013779" w:rsidP="00013779">
            <w:pPr>
              <w:autoSpaceDE w:val="0"/>
              <w:autoSpaceDN w:val="0"/>
              <w:adjustRightInd w:val="0"/>
              <w:jc w:val="center"/>
              <w:rPr>
                <w:sz w:val="20"/>
              </w:rPr>
            </w:pPr>
            <w:r w:rsidRPr="00B161E2">
              <w:rPr>
                <w:sz w:val="20"/>
              </w:rPr>
              <w:t>296</w:t>
            </w:r>
          </w:p>
        </w:tc>
        <w:tc>
          <w:tcPr>
            <w:tcW w:w="2520" w:type="dxa"/>
            <w:tcBorders>
              <w:top w:val="single" w:sz="4" w:space="0" w:color="auto"/>
              <w:left w:val="single" w:sz="4" w:space="0" w:color="auto"/>
              <w:bottom w:val="single" w:sz="4" w:space="0" w:color="auto"/>
              <w:right w:val="single" w:sz="4" w:space="0" w:color="auto"/>
            </w:tcBorders>
          </w:tcPr>
          <w:p w14:paraId="04B41394" w14:textId="77777777" w:rsidR="00013779" w:rsidRPr="00B161E2" w:rsidRDefault="00013779" w:rsidP="00B52998">
            <w:pPr>
              <w:autoSpaceDE w:val="0"/>
              <w:autoSpaceDN w:val="0"/>
              <w:adjustRightInd w:val="0"/>
              <w:rPr>
                <w:sz w:val="20"/>
              </w:rPr>
            </w:pPr>
            <w:r w:rsidRPr="00B161E2">
              <w:rPr>
                <w:sz w:val="20"/>
              </w:rPr>
              <w:t>ResolutionUnit</w:t>
            </w:r>
          </w:p>
        </w:tc>
        <w:tc>
          <w:tcPr>
            <w:tcW w:w="2160" w:type="dxa"/>
            <w:tcBorders>
              <w:top w:val="single" w:sz="4" w:space="0" w:color="auto"/>
              <w:left w:val="single" w:sz="4" w:space="0" w:color="auto"/>
              <w:bottom w:val="single" w:sz="4" w:space="0" w:color="auto"/>
              <w:right w:val="single" w:sz="4" w:space="0" w:color="auto"/>
            </w:tcBorders>
          </w:tcPr>
          <w:p w14:paraId="0B5FCF4A" w14:textId="77777777" w:rsidR="00013779" w:rsidRPr="00B161E2" w:rsidRDefault="00013779" w:rsidP="008630D7">
            <w:pPr>
              <w:autoSpaceDE w:val="0"/>
              <w:autoSpaceDN w:val="0"/>
              <w:adjustRightInd w:val="0"/>
              <w:jc w:val="center"/>
              <w:rPr>
                <w:sz w:val="20"/>
              </w:rPr>
            </w:pPr>
            <w:r w:rsidRPr="00B161E2">
              <w:rPr>
                <w:sz w:val="20"/>
              </w:rPr>
              <w:t xml:space="preserve">Y </w:t>
            </w:r>
            <w:r w:rsidRPr="00B161E2">
              <w:rPr>
                <w:i/>
                <w:iCs/>
                <w:sz w:val="20"/>
              </w:rPr>
              <w:t>(D = Centimeters)</w:t>
            </w:r>
          </w:p>
        </w:tc>
        <w:tc>
          <w:tcPr>
            <w:tcW w:w="1260" w:type="dxa"/>
            <w:tcBorders>
              <w:top w:val="single" w:sz="4" w:space="0" w:color="auto"/>
              <w:left w:val="single" w:sz="4" w:space="0" w:color="auto"/>
              <w:bottom w:val="single" w:sz="4" w:space="0" w:color="auto"/>
              <w:right w:val="single" w:sz="4" w:space="0" w:color="auto"/>
            </w:tcBorders>
          </w:tcPr>
          <w:p w14:paraId="759FF809"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14FB6D47" w14:textId="77777777" w:rsidR="00013779" w:rsidRPr="00B161E2" w:rsidRDefault="00013779" w:rsidP="008630D7">
            <w:pPr>
              <w:autoSpaceDE w:val="0"/>
              <w:autoSpaceDN w:val="0"/>
              <w:adjustRightInd w:val="0"/>
              <w:jc w:val="center"/>
              <w:rPr>
                <w:sz w:val="20"/>
              </w:rPr>
            </w:pPr>
            <w:r w:rsidRPr="00B161E2">
              <w:rPr>
                <w:sz w:val="20"/>
              </w:rPr>
              <w:t>Y</w:t>
            </w:r>
          </w:p>
        </w:tc>
      </w:tr>
      <w:tr w:rsidR="00013779" w:rsidRPr="00B161E2" w14:paraId="57BBBFCB" w14:textId="77777777" w:rsidTr="00B52998">
        <w:tblPrEx>
          <w:tblCellMar>
            <w:top w:w="0" w:type="dxa"/>
            <w:bottom w:w="0" w:type="dxa"/>
          </w:tblCellMar>
        </w:tblPrEx>
        <w:tc>
          <w:tcPr>
            <w:tcW w:w="720" w:type="dxa"/>
            <w:tcBorders>
              <w:top w:val="single" w:sz="4" w:space="0" w:color="auto"/>
              <w:bottom w:val="single" w:sz="4" w:space="0" w:color="auto"/>
              <w:right w:val="single" w:sz="4" w:space="0" w:color="auto"/>
            </w:tcBorders>
          </w:tcPr>
          <w:p w14:paraId="58E9AFDF" w14:textId="77777777" w:rsidR="00013779" w:rsidRPr="00B161E2" w:rsidRDefault="00013779" w:rsidP="00013779">
            <w:pPr>
              <w:autoSpaceDE w:val="0"/>
              <w:autoSpaceDN w:val="0"/>
              <w:adjustRightInd w:val="0"/>
              <w:jc w:val="center"/>
              <w:rPr>
                <w:sz w:val="20"/>
              </w:rPr>
            </w:pPr>
            <w:r w:rsidRPr="00B161E2">
              <w:rPr>
                <w:sz w:val="20"/>
              </w:rPr>
              <w:t>338</w:t>
            </w:r>
          </w:p>
        </w:tc>
        <w:tc>
          <w:tcPr>
            <w:tcW w:w="2520" w:type="dxa"/>
            <w:tcBorders>
              <w:top w:val="single" w:sz="4" w:space="0" w:color="auto"/>
              <w:left w:val="single" w:sz="4" w:space="0" w:color="auto"/>
              <w:bottom w:val="single" w:sz="4" w:space="0" w:color="auto"/>
              <w:right w:val="single" w:sz="4" w:space="0" w:color="auto"/>
            </w:tcBorders>
          </w:tcPr>
          <w:p w14:paraId="180CD980" w14:textId="77777777" w:rsidR="00013779" w:rsidRPr="00B161E2" w:rsidRDefault="00013779" w:rsidP="00B52998">
            <w:pPr>
              <w:autoSpaceDE w:val="0"/>
              <w:autoSpaceDN w:val="0"/>
              <w:adjustRightInd w:val="0"/>
              <w:rPr>
                <w:sz w:val="20"/>
              </w:rPr>
            </w:pPr>
            <w:r w:rsidRPr="00B161E2">
              <w:rPr>
                <w:sz w:val="20"/>
              </w:rPr>
              <w:t>ExtraSamples</w:t>
            </w:r>
          </w:p>
        </w:tc>
        <w:tc>
          <w:tcPr>
            <w:tcW w:w="2160" w:type="dxa"/>
            <w:tcBorders>
              <w:top w:val="single" w:sz="4" w:space="0" w:color="auto"/>
              <w:left w:val="single" w:sz="4" w:space="0" w:color="auto"/>
              <w:bottom w:val="single" w:sz="4" w:space="0" w:color="auto"/>
              <w:right w:val="single" w:sz="4" w:space="0" w:color="auto"/>
            </w:tcBorders>
          </w:tcPr>
          <w:p w14:paraId="4000D506" w14:textId="77777777" w:rsidR="00013779" w:rsidRPr="00B161E2" w:rsidRDefault="00013779" w:rsidP="008630D7">
            <w:pPr>
              <w:autoSpaceDE w:val="0"/>
              <w:autoSpaceDN w:val="0"/>
              <w:adjustRightInd w:val="0"/>
              <w:jc w:val="center"/>
              <w:rPr>
                <w:sz w:val="20"/>
              </w:rPr>
            </w:pPr>
            <w:r w:rsidRPr="00B161E2">
              <w:rPr>
                <w:sz w:val="20"/>
              </w:rPr>
              <w:t xml:space="preserve">Y </w:t>
            </w:r>
            <w:r w:rsidRPr="00B161E2">
              <w:rPr>
                <w:i/>
                <w:iCs/>
                <w:sz w:val="20"/>
              </w:rPr>
              <w:t>(if Field 277 &gt; 3)</w:t>
            </w:r>
          </w:p>
        </w:tc>
        <w:tc>
          <w:tcPr>
            <w:tcW w:w="1260" w:type="dxa"/>
            <w:tcBorders>
              <w:top w:val="single" w:sz="4" w:space="0" w:color="auto"/>
              <w:left w:val="single" w:sz="4" w:space="0" w:color="auto"/>
              <w:bottom w:val="single" w:sz="4" w:space="0" w:color="auto"/>
              <w:right w:val="single" w:sz="4" w:space="0" w:color="auto"/>
            </w:tcBorders>
          </w:tcPr>
          <w:p w14:paraId="7AF912A1" w14:textId="77777777" w:rsidR="00013779" w:rsidRPr="00B161E2" w:rsidRDefault="00013779" w:rsidP="008630D7">
            <w:pPr>
              <w:autoSpaceDE w:val="0"/>
              <w:autoSpaceDN w:val="0"/>
              <w:adjustRightInd w:val="0"/>
              <w:jc w:val="center"/>
              <w:rPr>
                <w:sz w:val="20"/>
              </w:rPr>
            </w:pPr>
            <w:r w:rsidRPr="00B161E2">
              <w:rPr>
                <w:sz w:val="20"/>
              </w:rPr>
              <w:t>Y</w:t>
            </w:r>
          </w:p>
        </w:tc>
        <w:tc>
          <w:tcPr>
            <w:tcW w:w="1440" w:type="dxa"/>
            <w:tcBorders>
              <w:top w:val="single" w:sz="4" w:space="0" w:color="auto"/>
              <w:left w:val="single" w:sz="4" w:space="0" w:color="auto"/>
              <w:bottom w:val="single" w:sz="4" w:space="0" w:color="auto"/>
            </w:tcBorders>
          </w:tcPr>
          <w:p w14:paraId="404CA752" w14:textId="77777777" w:rsidR="00013779" w:rsidRPr="00B161E2" w:rsidRDefault="00013779" w:rsidP="008630D7">
            <w:pPr>
              <w:autoSpaceDE w:val="0"/>
              <w:autoSpaceDN w:val="0"/>
              <w:adjustRightInd w:val="0"/>
              <w:jc w:val="center"/>
              <w:rPr>
                <w:sz w:val="20"/>
              </w:rPr>
            </w:pPr>
            <w:r w:rsidRPr="00B161E2">
              <w:rPr>
                <w:sz w:val="20"/>
              </w:rPr>
              <w:t>Y</w:t>
            </w:r>
          </w:p>
        </w:tc>
      </w:tr>
    </w:tbl>
    <w:p w14:paraId="58B9A1C4" w14:textId="77777777" w:rsidR="00013779" w:rsidRPr="00B161E2" w:rsidRDefault="00013779" w:rsidP="00013779">
      <w:pPr>
        <w:autoSpaceDE w:val="0"/>
        <w:autoSpaceDN w:val="0"/>
        <w:adjustRightInd w:val="0"/>
        <w:ind w:left="1440"/>
      </w:pPr>
    </w:p>
    <w:p w14:paraId="647FBFEE" w14:textId="77777777" w:rsidR="00013779" w:rsidRPr="00B161E2" w:rsidRDefault="00013779" w:rsidP="00013779">
      <w:pPr>
        <w:numPr>
          <w:ilvl w:val="2"/>
          <w:numId w:val="34"/>
        </w:numPr>
        <w:autoSpaceDE w:val="0"/>
        <w:autoSpaceDN w:val="0"/>
        <w:adjustRightInd w:val="0"/>
      </w:pPr>
      <w:r w:rsidRPr="00B161E2">
        <w:t xml:space="preserve">Two additional fields MIMEType (TIFF) and ByteOrder (Big- or Little-Endian), required by </w:t>
      </w:r>
      <w:r w:rsidRPr="00B161E2">
        <w:rPr>
          <w:i/>
          <w:iCs/>
        </w:rPr>
        <w:t>NISO Z39.87-2002</w:t>
      </w:r>
      <w:r w:rsidRPr="00B161E2">
        <w:t>, are retrievable from the first four bytes of the image file.</w:t>
      </w:r>
    </w:p>
    <w:p w14:paraId="13F3049A" w14:textId="77777777" w:rsidR="00013779" w:rsidRPr="00B161E2" w:rsidRDefault="00013779" w:rsidP="00013779">
      <w:pPr>
        <w:numPr>
          <w:ilvl w:val="2"/>
          <w:numId w:val="34"/>
        </w:numPr>
        <w:autoSpaceDE w:val="0"/>
        <w:autoSpaceDN w:val="0"/>
        <w:adjustRightInd w:val="0"/>
      </w:pPr>
      <w:r w:rsidRPr="00B161E2">
        <w:t>SegmentType (Strip vs. Tile) of the TIFF image is inferred from other TIFF header fields.</w:t>
      </w:r>
    </w:p>
    <w:p w14:paraId="6D043413" w14:textId="77777777" w:rsidR="00013779" w:rsidRPr="00B161E2" w:rsidRDefault="00013779" w:rsidP="00013779">
      <w:pPr>
        <w:numPr>
          <w:ilvl w:val="2"/>
          <w:numId w:val="34"/>
        </w:numPr>
        <w:autoSpaceDE w:val="0"/>
        <w:autoSpaceDN w:val="0"/>
        <w:adjustRightInd w:val="0"/>
      </w:pPr>
      <w:r w:rsidRPr="00B161E2">
        <w:t>ExtraSamples provides Opacity or Transparency information for images with Alpha channels.</w:t>
      </w:r>
    </w:p>
    <w:p w14:paraId="554EBC94" w14:textId="77777777" w:rsidR="00013779" w:rsidRPr="00B161E2" w:rsidRDefault="00013779" w:rsidP="00013779">
      <w:pPr>
        <w:autoSpaceDE w:val="0"/>
        <w:autoSpaceDN w:val="0"/>
        <w:adjustRightInd w:val="0"/>
        <w:ind w:left="1440"/>
      </w:pPr>
    </w:p>
    <w:sectPr w:rsidR="00013779" w:rsidRPr="00B161E2" w:rsidSect="007F635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298B" w14:textId="77777777" w:rsidR="00567F0C" w:rsidRDefault="00567F0C">
      <w:r>
        <w:separator/>
      </w:r>
    </w:p>
  </w:endnote>
  <w:endnote w:type="continuationSeparator" w:id="0">
    <w:p w14:paraId="588D9B57" w14:textId="77777777" w:rsidR="00567F0C" w:rsidRDefault="00567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New Roman Mäori">
    <w:altName w:val="Times New Roman"/>
    <w:panose1 w:val="020B0604020202020204"/>
    <w:charset w:val="00"/>
    <w:family w:val="roman"/>
    <w:pitch w:val="variable"/>
    <w:sig w:usb0="00000003" w:usb1="00000000" w:usb2="00000000" w:usb3="00000000" w:csb0="00000001" w:csb1="00000000"/>
  </w:font>
  <w:font w:name="TimesNewRoman,Bold">
    <w:altName w:val="Times New Roman"/>
    <w:panose1 w:val="020B0604020202020204"/>
    <w:charset w:val="00"/>
    <w:family w:val="auto"/>
    <w:notTrueType/>
    <w:pitch w:val="default"/>
    <w:sig w:usb0="00000003" w:usb1="00000000" w:usb2="00000000" w:usb3="00000000" w:csb0="00000001" w:csb1="00000000"/>
  </w:font>
  <w:font w:name="TimesNewRoman,Italic">
    <w:altName w:val="Times New Roman"/>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83D0" w14:textId="77777777" w:rsidR="00B11C70" w:rsidRDefault="00B11C70" w:rsidP="003F76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4C70DE" w14:textId="77777777" w:rsidR="00B11C70" w:rsidRDefault="00B11C70" w:rsidP="00DF22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1246" w14:textId="77777777" w:rsidR="00B11C70" w:rsidRPr="00CF6EBF" w:rsidRDefault="00B11C70" w:rsidP="00DF2256">
    <w:pPr>
      <w:pStyle w:val="Footer"/>
      <w:ind w:right="360"/>
      <w:rPr>
        <w:sz w:val="16"/>
        <w:szCs w:val="16"/>
      </w:rPr>
    </w:pPr>
    <w:r w:rsidRPr="00DF36BB">
      <w:rPr>
        <w:sz w:val="16"/>
        <w:szCs w:val="16"/>
      </w:rPr>
      <w:fldChar w:fldCharType="begin"/>
    </w:r>
    <w:r w:rsidRPr="00DF36BB">
      <w:rPr>
        <w:sz w:val="16"/>
        <w:szCs w:val="16"/>
      </w:rPr>
      <w:instrText xml:space="preserve"> FILENAME </w:instrText>
    </w:r>
    <w:r>
      <w:rPr>
        <w:sz w:val="16"/>
        <w:szCs w:val="16"/>
      </w:rPr>
      <w:fldChar w:fldCharType="separate"/>
    </w:r>
    <w:r>
      <w:rPr>
        <w:noProof/>
        <w:sz w:val="16"/>
        <w:szCs w:val="16"/>
      </w:rPr>
      <w:t>NLM Digital Repository Requirements rev March 2007.doc</w:t>
    </w:r>
    <w:r w:rsidRPr="00DF36BB">
      <w:rPr>
        <w:sz w:val="16"/>
        <w:szCs w:val="16"/>
      </w:rPr>
      <w:fldChar w:fldCharType="end"/>
    </w:r>
    <w:r w:rsidRPr="00CF6EBF">
      <w:rPr>
        <w:sz w:val="16"/>
        <w:szCs w:val="16"/>
      </w:rPr>
      <w:tab/>
    </w:r>
    <w:r>
      <w:rPr>
        <w:sz w:val="16"/>
        <w:szCs w:val="16"/>
      </w:rPr>
      <w:tab/>
    </w:r>
    <w:r w:rsidRPr="00CF6EBF">
      <w:rPr>
        <w:sz w:val="16"/>
        <w:szCs w:val="16"/>
      </w:rPr>
      <w:t xml:space="preserve">Page </w:t>
    </w:r>
    <w:r w:rsidRPr="00CF6EBF">
      <w:rPr>
        <w:sz w:val="16"/>
        <w:szCs w:val="16"/>
      </w:rPr>
      <w:fldChar w:fldCharType="begin"/>
    </w:r>
    <w:r w:rsidRPr="00CF6EBF">
      <w:rPr>
        <w:sz w:val="16"/>
        <w:szCs w:val="16"/>
      </w:rPr>
      <w:instrText xml:space="preserve"> PAGE </w:instrText>
    </w:r>
    <w:r w:rsidRPr="00CF6EBF">
      <w:rPr>
        <w:sz w:val="16"/>
        <w:szCs w:val="16"/>
      </w:rPr>
      <w:fldChar w:fldCharType="separate"/>
    </w:r>
    <w:r w:rsidR="00440C08">
      <w:rPr>
        <w:noProof/>
        <w:sz w:val="16"/>
        <w:szCs w:val="16"/>
      </w:rPr>
      <w:t>2</w:t>
    </w:r>
    <w:r w:rsidRPr="00CF6EBF">
      <w:rPr>
        <w:sz w:val="16"/>
        <w:szCs w:val="16"/>
      </w:rPr>
      <w:fldChar w:fldCharType="end"/>
    </w:r>
    <w:r w:rsidRPr="00CF6EBF">
      <w:rPr>
        <w:sz w:val="16"/>
        <w:szCs w:val="16"/>
      </w:rPr>
      <w:t xml:space="preserve"> of </w:t>
    </w:r>
    <w:r w:rsidRPr="00CF6EBF">
      <w:rPr>
        <w:sz w:val="16"/>
        <w:szCs w:val="16"/>
      </w:rPr>
      <w:fldChar w:fldCharType="begin"/>
    </w:r>
    <w:r w:rsidRPr="00CF6EBF">
      <w:rPr>
        <w:sz w:val="16"/>
        <w:szCs w:val="16"/>
      </w:rPr>
      <w:instrText xml:space="preserve"> NUMPAGES </w:instrText>
    </w:r>
    <w:r w:rsidRPr="00CF6EBF">
      <w:rPr>
        <w:sz w:val="16"/>
        <w:szCs w:val="16"/>
      </w:rPr>
      <w:fldChar w:fldCharType="separate"/>
    </w:r>
    <w:r>
      <w:rPr>
        <w:noProof/>
        <w:sz w:val="16"/>
        <w:szCs w:val="16"/>
      </w:rPr>
      <w:t>54</w:t>
    </w:r>
    <w:r w:rsidRPr="00CF6EBF">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35DF7" w14:textId="77777777" w:rsidR="00567F0C" w:rsidRDefault="00567F0C">
      <w:r>
        <w:separator/>
      </w:r>
    </w:p>
  </w:footnote>
  <w:footnote w:type="continuationSeparator" w:id="0">
    <w:p w14:paraId="03366B64" w14:textId="77777777" w:rsidR="00567F0C" w:rsidRDefault="00567F0C">
      <w:r>
        <w:continuationSeparator/>
      </w:r>
    </w:p>
  </w:footnote>
  <w:footnote w:id="1">
    <w:p w14:paraId="7F108BB7" w14:textId="77777777" w:rsidR="00B11C70" w:rsidRDefault="00B11C70" w:rsidP="008558DD">
      <w:pPr>
        <w:autoSpaceDE w:val="0"/>
        <w:autoSpaceDN w:val="0"/>
        <w:adjustRightInd w:val="0"/>
        <w:rPr>
          <w:rFonts w:cs="Arial"/>
          <w:color w:val="000000"/>
          <w:sz w:val="18"/>
          <w:lang w:val="en-US"/>
        </w:rPr>
      </w:pPr>
      <w:r>
        <w:rPr>
          <w:rStyle w:val="FootnoteReference"/>
        </w:rPr>
        <w:footnoteRef/>
      </w:r>
      <w:r>
        <w:t xml:space="preserve"> </w:t>
      </w:r>
      <w:r>
        <w:rPr>
          <w:rFonts w:cs="Arial"/>
          <w:color w:val="000000"/>
          <w:sz w:val="18"/>
          <w:lang w:val="en-US"/>
        </w:rPr>
        <w:t>Consultative Committee for Space Data Systems (2002). "Reference Model for an Open</w:t>
      </w:r>
    </w:p>
    <w:p w14:paraId="38CCE491" w14:textId="77777777" w:rsidR="00B11C70" w:rsidRDefault="00B11C70" w:rsidP="008558DD">
      <w:pPr>
        <w:autoSpaceDE w:val="0"/>
        <w:autoSpaceDN w:val="0"/>
        <w:adjustRightInd w:val="0"/>
        <w:rPr>
          <w:rFonts w:cs="Arial"/>
          <w:color w:val="000000"/>
          <w:sz w:val="18"/>
          <w:lang w:val="en-US"/>
        </w:rPr>
      </w:pPr>
      <w:r>
        <w:rPr>
          <w:rFonts w:cs="Arial"/>
          <w:color w:val="000000"/>
          <w:sz w:val="18"/>
          <w:lang w:val="en-US"/>
        </w:rPr>
        <w:t>Archival Information System (OAIS)". CCSDS 650.0-R-1 – Blue Book. Available at:</w:t>
      </w:r>
    </w:p>
    <w:p w14:paraId="27695689" w14:textId="77777777" w:rsidR="00B11C70" w:rsidRDefault="00B11C70" w:rsidP="008558DD">
      <w:pPr>
        <w:autoSpaceDE w:val="0"/>
        <w:autoSpaceDN w:val="0"/>
        <w:adjustRightInd w:val="0"/>
        <w:rPr>
          <w:lang w:val="en-US"/>
        </w:rPr>
      </w:pPr>
      <w:hyperlink r:id="rId1" w:history="1">
        <w:r w:rsidRPr="00C6420C">
          <w:rPr>
            <w:rStyle w:val="Hyperlink"/>
            <w:rFonts w:cs="Arial"/>
            <w:color w:val="auto"/>
            <w:sz w:val="18"/>
            <w:u w:val="none"/>
            <w:lang w:val="en-US"/>
          </w:rPr>
          <w:t>http://ssdoo.gsfc.nasa.gov/nost/wwwclassic/documents/pdf/CCSDS-650.0-B-1.pdf</w:t>
        </w:r>
      </w:hyperlink>
    </w:p>
    <w:p w14:paraId="0F2980AB" w14:textId="77777777" w:rsidR="00B11C70" w:rsidRPr="00C6420C" w:rsidRDefault="00B11C70" w:rsidP="008558DD">
      <w:pPr>
        <w:autoSpaceDE w:val="0"/>
        <w:autoSpaceDN w:val="0"/>
        <w:adjustRightInd w:val="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C9FBF" w14:textId="77777777" w:rsidR="00B11C70" w:rsidRPr="001E1DEA" w:rsidRDefault="00B11C70">
    <w:pPr>
      <w:pStyle w:val="Header"/>
      <w:rPr>
        <w:rFonts w:cs="Arial"/>
        <w:sz w:val="16"/>
        <w:szCs w:val="16"/>
      </w:rPr>
    </w:pPr>
    <w:r w:rsidRPr="001E1DEA">
      <w:rPr>
        <w:rFonts w:cs="Arial"/>
        <w:sz w:val="16"/>
        <w:szCs w:val="16"/>
      </w:rPr>
      <w:t>NLM – Requirements Specification</w:t>
    </w:r>
    <w:r w:rsidRPr="001E1DEA">
      <w:rPr>
        <w:rFonts w:cs="Arial"/>
        <w:sz w:val="16"/>
        <w:szCs w:val="16"/>
      </w:rPr>
      <w:tab/>
    </w:r>
    <w:r w:rsidRPr="001E1DEA">
      <w:rPr>
        <w:rFonts w:cs="Arial"/>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1E6"/>
    <w:multiLevelType w:val="hybridMultilevel"/>
    <w:tmpl w:val="FA2870E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F07293"/>
    <w:multiLevelType w:val="hybridMultilevel"/>
    <w:tmpl w:val="7C5088B4"/>
    <w:lvl w:ilvl="0" w:tplc="F79E33C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A00B12"/>
    <w:multiLevelType w:val="hybridMultilevel"/>
    <w:tmpl w:val="C77C9000"/>
    <w:lvl w:ilvl="0" w:tplc="04090003">
      <w:start w:val="1"/>
      <w:numFmt w:val="bullet"/>
      <w:lvlText w:val="o"/>
      <w:lvlJc w:val="left"/>
      <w:pPr>
        <w:tabs>
          <w:tab w:val="num" w:pos="786"/>
        </w:tabs>
        <w:ind w:left="786" w:hanging="360"/>
      </w:pPr>
      <w:rPr>
        <w:rFonts w:ascii="Courier New" w:hAnsi="Courier New" w:cs="Courier New"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3" w15:restartNumberingAfterBreak="0">
    <w:nsid w:val="082F3647"/>
    <w:multiLevelType w:val="hybridMultilevel"/>
    <w:tmpl w:val="FF38AA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8B754B"/>
    <w:multiLevelType w:val="hybridMultilevel"/>
    <w:tmpl w:val="291CA5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610E67"/>
    <w:multiLevelType w:val="hybridMultilevel"/>
    <w:tmpl w:val="756401CC"/>
    <w:lvl w:ilvl="0" w:tplc="159081B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 w15:restartNumberingAfterBreak="0">
    <w:nsid w:val="14C74399"/>
    <w:multiLevelType w:val="hybridMultilevel"/>
    <w:tmpl w:val="F62A69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AA486A"/>
    <w:multiLevelType w:val="hybridMultilevel"/>
    <w:tmpl w:val="AB1606E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38D185A"/>
    <w:multiLevelType w:val="hybridMultilevel"/>
    <w:tmpl w:val="7A7A397E"/>
    <w:lvl w:ilvl="0" w:tplc="04090011">
      <w:start w:val="1"/>
      <w:numFmt w:val="decimal"/>
      <w:lvlText w:val="%1)"/>
      <w:lvlJc w:val="left"/>
      <w:pPr>
        <w:tabs>
          <w:tab w:val="num" w:pos="660"/>
        </w:tabs>
        <w:ind w:left="66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A4E2F8F"/>
    <w:multiLevelType w:val="hybridMultilevel"/>
    <w:tmpl w:val="B046F80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312632"/>
    <w:multiLevelType w:val="hybridMultilevel"/>
    <w:tmpl w:val="97646C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C50F5A"/>
    <w:multiLevelType w:val="hybridMultilevel"/>
    <w:tmpl w:val="66D09E5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84471E"/>
    <w:multiLevelType w:val="hybridMultilevel"/>
    <w:tmpl w:val="F9C0FD96"/>
    <w:lvl w:ilvl="0" w:tplc="159081B8">
      <w:start w:val="1"/>
      <w:numFmt w:val="bullet"/>
      <w:lvlText w:val=""/>
      <w:lvlJc w:val="left"/>
      <w:pPr>
        <w:tabs>
          <w:tab w:val="num" w:pos="1440"/>
        </w:tabs>
        <w:ind w:left="144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8027EE"/>
    <w:multiLevelType w:val="hybridMultilevel"/>
    <w:tmpl w:val="3594DB48"/>
    <w:lvl w:ilvl="0" w:tplc="F79E33C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F3048E"/>
    <w:multiLevelType w:val="hybridMultilevel"/>
    <w:tmpl w:val="DF460A3C"/>
    <w:lvl w:ilvl="0" w:tplc="F79E33C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8A1EF9"/>
    <w:multiLevelType w:val="hybridMultilevel"/>
    <w:tmpl w:val="EA267126"/>
    <w:lvl w:ilvl="0" w:tplc="159081B8">
      <w:start w:val="1"/>
      <w:numFmt w:val="bullet"/>
      <w:lvlText w:val=""/>
      <w:lvlJc w:val="left"/>
      <w:pPr>
        <w:tabs>
          <w:tab w:val="num" w:pos="1080"/>
        </w:tabs>
        <w:ind w:left="1080" w:hanging="360"/>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D1E4300"/>
    <w:multiLevelType w:val="hybridMultilevel"/>
    <w:tmpl w:val="47D8A4AA"/>
    <w:lvl w:ilvl="0" w:tplc="F79E33C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E474976"/>
    <w:multiLevelType w:val="hybridMultilevel"/>
    <w:tmpl w:val="CAE084F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ED87242"/>
    <w:multiLevelType w:val="hybridMultilevel"/>
    <w:tmpl w:val="5CC8D6E4"/>
    <w:lvl w:ilvl="0" w:tplc="0409000F">
      <w:start w:val="1"/>
      <w:numFmt w:val="decimal"/>
      <w:lvlText w:val="%1."/>
      <w:lvlJc w:val="left"/>
      <w:pPr>
        <w:tabs>
          <w:tab w:val="num" w:pos="720"/>
        </w:tabs>
        <w:ind w:left="720" w:hanging="360"/>
      </w:pPr>
    </w:lvl>
    <w:lvl w:ilvl="1" w:tplc="159081B8">
      <w:start w:val="1"/>
      <w:numFmt w:val="bullet"/>
      <w:lvlText w:val=""/>
      <w:lvlJc w:val="left"/>
      <w:pPr>
        <w:tabs>
          <w:tab w:val="num" w:pos="1440"/>
        </w:tabs>
        <w:ind w:left="1440" w:hanging="360"/>
      </w:pPr>
      <w:rPr>
        <w:rFonts w:ascii="Symbol" w:hAnsi="Symbol" w:hint="default"/>
        <w:sz w:val="20"/>
        <w:szCs w:val="20"/>
      </w:rPr>
    </w:lvl>
    <w:lvl w:ilvl="2" w:tplc="0409000F">
      <w:start w:val="1"/>
      <w:numFmt w:val="decimal"/>
      <w:lvlText w:val="%3."/>
      <w:lvlJc w:val="left"/>
      <w:pPr>
        <w:tabs>
          <w:tab w:val="num" w:pos="2340"/>
        </w:tabs>
        <w:ind w:left="2340" w:hanging="360"/>
      </w:pPr>
    </w:lvl>
    <w:lvl w:ilvl="3" w:tplc="8C260A7A">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FB4639F"/>
    <w:multiLevelType w:val="hybridMultilevel"/>
    <w:tmpl w:val="107E0360"/>
    <w:lvl w:ilvl="0" w:tplc="159081B8">
      <w:start w:val="1"/>
      <w:numFmt w:val="bullet"/>
      <w:lvlText w:val=""/>
      <w:lvlJc w:val="left"/>
      <w:pPr>
        <w:tabs>
          <w:tab w:val="num" w:pos="1080"/>
        </w:tabs>
        <w:ind w:left="1080" w:hanging="360"/>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1591932"/>
    <w:multiLevelType w:val="hybridMultilevel"/>
    <w:tmpl w:val="B520FE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7D408B"/>
    <w:multiLevelType w:val="hybridMultilevel"/>
    <w:tmpl w:val="C5C2407C"/>
    <w:lvl w:ilvl="0" w:tplc="159081B8">
      <w:start w:val="1"/>
      <w:numFmt w:val="bullet"/>
      <w:lvlText w:val=""/>
      <w:lvlJc w:val="left"/>
      <w:pPr>
        <w:tabs>
          <w:tab w:val="num" w:pos="1440"/>
        </w:tabs>
        <w:ind w:left="144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4671EE6"/>
    <w:multiLevelType w:val="hybridMultilevel"/>
    <w:tmpl w:val="38B86FC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5DD209F"/>
    <w:multiLevelType w:val="hybridMultilevel"/>
    <w:tmpl w:val="6590BBAC"/>
    <w:lvl w:ilvl="0" w:tplc="04090001">
      <w:start w:val="1"/>
      <w:numFmt w:val="bullet"/>
      <w:lvlText w:val=""/>
      <w:lvlJc w:val="left"/>
      <w:pPr>
        <w:tabs>
          <w:tab w:val="num" w:pos="835"/>
        </w:tabs>
        <w:ind w:left="835" w:hanging="360"/>
      </w:pPr>
      <w:rPr>
        <w:rFonts w:ascii="Symbol" w:hAnsi="Symbol" w:hint="default"/>
      </w:rPr>
    </w:lvl>
    <w:lvl w:ilvl="1" w:tplc="04090003" w:tentative="1">
      <w:start w:val="1"/>
      <w:numFmt w:val="bullet"/>
      <w:lvlText w:val="o"/>
      <w:lvlJc w:val="left"/>
      <w:pPr>
        <w:tabs>
          <w:tab w:val="num" w:pos="835"/>
        </w:tabs>
        <w:ind w:left="835" w:hanging="360"/>
      </w:pPr>
      <w:rPr>
        <w:rFonts w:ascii="Courier New" w:hAnsi="Courier New" w:cs="Courier New" w:hint="default"/>
      </w:rPr>
    </w:lvl>
    <w:lvl w:ilvl="2" w:tplc="04090005" w:tentative="1">
      <w:start w:val="1"/>
      <w:numFmt w:val="bullet"/>
      <w:lvlText w:val=""/>
      <w:lvlJc w:val="left"/>
      <w:pPr>
        <w:tabs>
          <w:tab w:val="num" w:pos="1555"/>
        </w:tabs>
        <w:ind w:left="1555" w:hanging="360"/>
      </w:pPr>
      <w:rPr>
        <w:rFonts w:ascii="Wingdings" w:hAnsi="Wingdings" w:hint="default"/>
      </w:rPr>
    </w:lvl>
    <w:lvl w:ilvl="3" w:tplc="04090001" w:tentative="1">
      <w:start w:val="1"/>
      <w:numFmt w:val="bullet"/>
      <w:lvlText w:val=""/>
      <w:lvlJc w:val="left"/>
      <w:pPr>
        <w:tabs>
          <w:tab w:val="num" w:pos="2275"/>
        </w:tabs>
        <w:ind w:left="2275" w:hanging="360"/>
      </w:pPr>
      <w:rPr>
        <w:rFonts w:ascii="Symbol" w:hAnsi="Symbol" w:hint="default"/>
      </w:rPr>
    </w:lvl>
    <w:lvl w:ilvl="4" w:tplc="04090003" w:tentative="1">
      <w:start w:val="1"/>
      <w:numFmt w:val="bullet"/>
      <w:lvlText w:val="o"/>
      <w:lvlJc w:val="left"/>
      <w:pPr>
        <w:tabs>
          <w:tab w:val="num" w:pos="2995"/>
        </w:tabs>
        <w:ind w:left="2995" w:hanging="360"/>
      </w:pPr>
      <w:rPr>
        <w:rFonts w:ascii="Courier New" w:hAnsi="Courier New" w:cs="Courier New" w:hint="default"/>
      </w:rPr>
    </w:lvl>
    <w:lvl w:ilvl="5" w:tplc="04090005" w:tentative="1">
      <w:start w:val="1"/>
      <w:numFmt w:val="bullet"/>
      <w:lvlText w:val=""/>
      <w:lvlJc w:val="left"/>
      <w:pPr>
        <w:tabs>
          <w:tab w:val="num" w:pos="3715"/>
        </w:tabs>
        <w:ind w:left="3715" w:hanging="360"/>
      </w:pPr>
      <w:rPr>
        <w:rFonts w:ascii="Wingdings" w:hAnsi="Wingdings" w:hint="default"/>
      </w:rPr>
    </w:lvl>
    <w:lvl w:ilvl="6" w:tplc="04090001" w:tentative="1">
      <w:start w:val="1"/>
      <w:numFmt w:val="bullet"/>
      <w:lvlText w:val=""/>
      <w:lvlJc w:val="left"/>
      <w:pPr>
        <w:tabs>
          <w:tab w:val="num" w:pos="4435"/>
        </w:tabs>
        <w:ind w:left="4435" w:hanging="360"/>
      </w:pPr>
      <w:rPr>
        <w:rFonts w:ascii="Symbol" w:hAnsi="Symbol" w:hint="default"/>
      </w:rPr>
    </w:lvl>
    <w:lvl w:ilvl="7" w:tplc="04090003" w:tentative="1">
      <w:start w:val="1"/>
      <w:numFmt w:val="bullet"/>
      <w:lvlText w:val="o"/>
      <w:lvlJc w:val="left"/>
      <w:pPr>
        <w:tabs>
          <w:tab w:val="num" w:pos="5155"/>
        </w:tabs>
        <w:ind w:left="5155" w:hanging="360"/>
      </w:pPr>
      <w:rPr>
        <w:rFonts w:ascii="Courier New" w:hAnsi="Courier New" w:cs="Courier New" w:hint="default"/>
      </w:rPr>
    </w:lvl>
    <w:lvl w:ilvl="8" w:tplc="04090005" w:tentative="1">
      <w:start w:val="1"/>
      <w:numFmt w:val="bullet"/>
      <w:lvlText w:val=""/>
      <w:lvlJc w:val="left"/>
      <w:pPr>
        <w:tabs>
          <w:tab w:val="num" w:pos="5875"/>
        </w:tabs>
        <w:ind w:left="5875" w:hanging="360"/>
      </w:pPr>
      <w:rPr>
        <w:rFonts w:ascii="Wingdings" w:hAnsi="Wingdings" w:hint="default"/>
      </w:rPr>
    </w:lvl>
  </w:abstractNum>
  <w:abstractNum w:abstractNumId="24" w15:restartNumberingAfterBreak="0">
    <w:nsid w:val="665F09E0"/>
    <w:multiLevelType w:val="hybridMultilevel"/>
    <w:tmpl w:val="26F4D634"/>
    <w:lvl w:ilvl="0" w:tplc="04090001">
      <w:start w:val="1"/>
      <w:numFmt w:val="bullet"/>
      <w:lvlText w:val=""/>
      <w:lvlJc w:val="left"/>
      <w:pPr>
        <w:tabs>
          <w:tab w:val="num" w:pos="835"/>
        </w:tabs>
        <w:ind w:left="835" w:hanging="360"/>
      </w:pPr>
      <w:rPr>
        <w:rFonts w:ascii="Symbol" w:hAnsi="Symbol" w:hint="default"/>
      </w:rPr>
    </w:lvl>
    <w:lvl w:ilvl="1" w:tplc="04090003">
      <w:start w:val="1"/>
      <w:numFmt w:val="bullet"/>
      <w:lvlText w:val="o"/>
      <w:lvlJc w:val="left"/>
      <w:pPr>
        <w:tabs>
          <w:tab w:val="num" w:pos="1555"/>
        </w:tabs>
        <w:ind w:left="1555" w:hanging="360"/>
      </w:pPr>
      <w:rPr>
        <w:rFonts w:ascii="Courier New" w:hAnsi="Courier New" w:cs="Courier New" w:hint="default"/>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25" w15:restartNumberingAfterBreak="0">
    <w:nsid w:val="66B216FC"/>
    <w:multiLevelType w:val="hybridMultilevel"/>
    <w:tmpl w:val="77BAB03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7160180"/>
    <w:multiLevelType w:val="hybridMultilevel"/>
    <w:tmpl w:val="032AD644"/>
    <w:lvl w:ilvl="0" w:tplc="F79E33C8">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DF2289"/>
    <w:multiLevelType w:val="multilevel"/>
    <w:tmpl w:val="2AD8120C"/>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840"/>
        </w:tabs>
        <w:ind w:left="84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68E32891"/>
    <w:multiLevelType w:val="hybridMultilevel"/>
    <w:tmpl w:val="E828E4BE"/>
    <w:lvl w:ilvl="0" w:tplc="159081B8">
      <w:start w:val="1"/>
      <w:numFmt w:val="bullet"/>
      <w:lvlText w:val=""/>
      <w:lvlJc w:val="left"/>
      <w:pPr>
        <w:tabs>
          <w:tab w:val="num" w:pos="1440"/>
        </w:tabs>
        <w:ind w:left="144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A017D0D"/>
    <w:multiLevelType w:val="hybridMultilevel"/>
    <w:tmpl w:val="4DF06A12"/>
    <w:lvl w:ilvl="0" w:tplc="159081B8">
      <w:start w:val="1"/>
      <w:numFmt w:val="bullet"/>
      <w:lvlText w:val=""/>
      <w:lvlJc w:val="left"/>
      <w:pPr>
        <w:tabs>
          <w:tab w:val="num" w:pos="1440"/>
        </w:tabs>
        <w:ind w:left="144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AB976A2"/>
    <w:multiLevelType w:val="hybridMultilevel"/>
    <w:tmpl w:val="CB8A1EBE"/>
    <w:lvl w:ilvl="0" w:tplc="159081B8">
      <w:start w:val="1"/>
      <w:numFmt w:val="bullet"/>
      <w:lvlText w:val=""/>
      <w:lvlJc w:val="left"/>
      <w:pPr>
        <w:tabs>
          <w:tab w:val="num" w:pos="1440"/>
        </w:tabs>
        <w:ind w:left="144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8D53B5"/>
    <w:multiLevelType w:val="hybridMultilevel"/>
    <w:tmpl w:val="3692F43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2" w15:restartNumberingAfterBreak="0">
    <w:nsid w:val="6D2D2C76"/>
    <w:multiLevelType w:val="hybridMultilevel"/>
    <w:tmpl w:val="22AEDE64"/>
    <w:lvl w:ilvl="0" w:tplc="0409000F">
      <w:start w:val="1"/>
      <w:numFmt w:val="decimal"/>
      <w:lvlText w:val="%1."/>
      <w:lvlJc w:val="left"/>
      <w:pPr>
        <w:tabs>
          <w:tab w:val="num" w:pos="720"/>
        </w:tabs>
        <w:ind w:left="720" w:hanging="360"/>
      </w:pPr>
    </w:lvl>
    <w:lvl w:ilvl="1" w:tplc="33A0CC20">
      <w:start w:val="1"/>
      <w:numFmt w:val="lowerLetter"/>
      <w:lvlText w:val="%2."/>
      <w:lvlJc w:val="left"/>
      <w:pPr>
        <w:tabs>
          <w:tab w:val="num" w:pos="1440"/>
        </w:tabs>
        <w:ind w:left="1440" w:hanging="360"/>
      </w:pPr>
      <w:rPr>
        <w:b/>
      </w:rPr>
    </w:lvl>
    <w:lvl w:ilvl="2" w:tplc="F79E33C8">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75E2BC0"/>
    <w:multiLevelType w:val="hybridMultilevel"/>
    <w:tmpl w:val="2D102E4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E97F36"/>
    <w:multiLevelType w:val="hybridMultilevel"/>
    <w:tmpl w:val="F3964A24"/>
    <w:lvl w:ilvl="0" w:tplc="27AA2850">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77526931">
    <w:abstractNumId w:val="27"/>
  </w:num>
  <w:num w:numId="2" w16cid:durableId="1371295091">
    <w:abstractNumId w:val="4"/>
  </w:num>
  <w:num w:numId="3" w16cid:durableId="1785076897">
    <w:abstractNumId w:val="8"/>
  </w:num>
  <w:num w:numId="4" w16cid:durableId="113837412">
    <w:abstractNumId w:val="9"/>
  </w:num>
  <w:num w:numId="5" w16cid:durableId="42683064">
    <w:abstractNumId w:val="2"/>
  </w:num>
  <w:num w:numId="6" w16cid:durableId="767847144">
    <w:abstractNumId w:val="24"/>
  </w:num>
  <w:num w:numId="7" w16cid:durableId="178783736">
    <w:abstractNumId w:val="6"/>
  </w:num>
  <w:num w:numId="8" w16cid:durableId="406273209">
    <w:abstractNumId w:val="10"/>
  </w:num>
  <w:num w:numId="9" w16cid:durableId="1181237485">
    <w:abstractNumId w:val="17"/>
  </w:num>
  <w:num w:numId="10" w16cid:durableId="17511703">
    <w:abstractNumId w:val="11"/>
  </w:num>
  <w:num w:numId="11" w16cid:durableId="1791436436">
    <w:abstractNumId w:val="33"/>
  </w:num>
  <w:num w:numId="12" w16cid:durableId="797066670">
    <w:abstractNumId w:val="29"/>
  </w:num>
  <w:num w:numId="13" w16cid:durableId="1748962013">
    <w:abstractNumId w:val="30"/>
  </w:num>
  <w:num w:numId="14" w16cid:durableId="1853302231">
    <w:abstractNumId w:val="34"/>
  </w:num>
  <w:num w:numId="15" w16cid:durableId="1660963050">
    <w:abstractNumId w:val="15"/>
  </w:num>
  <w:num w:numId="16" w16cid:durableId="1851334408">
    <w:abstractNumId w:val="5"/>
  </w:num>
  <w:num w:numId="17" w16cid:durableId="870533258">
    <w:abstractNumId w:val="18"/>
  </w:num>
  <w:num w:numId="18" w16cid:durableId="222453891">
    <w:abstractNumId w:val="21"/>
  </w:num>
  <w:num w:numId="19" w16cid:durableId="1325472517">
    <w:abstractNumId w:val="28"/>
  </w:num>
  <w:num w:numId="20" w16cid:durableId="1100298404">
    <w:abstractNumId w:val="12"/>
  </w:num>
  <w:num w:numId="21" w16cid:durableId="654921551">
    <w:abstractNumId w:val="19"/>
  </w:num>
  <w:num w:numId="22" w16cid:durableId="1322271411">
    <w:abstractNumId w:val="26"/>
  </w:num>
  <w:num w:numId="23" w16cid:durableId="5182959">
    <w:abstractNumId w:val="23"/>
  </w:num>
  <w:num w:numId="24" w16cid:durableId="625241226">
    <w:abstractNumId w:val="22"/>
  </w:num>
  <w:num w:numId="25" w16cid:durableId="829758895">
    <w:abstractNumId w:val="1"/>
  </w:num>
  <w:num w:numId="26" w16cid:durableId="1909538373">
    <w:abstractNumId w:val="25"/>
  </w:num>
  <w:num w:numId="27" w16cid:durableId="508371162">
    <w:abstractNumId w:val="7"/>
  </w:num>
  <w:num w:numId="28" w16cid:durableId="67657754">
    <w:abstractNumId w:val="3"/>
  </w:num>
  <w:num w:numId="29" w16cid:durableId="142236668">
    <w:abstractNumId w:val="0"/>
  </w:num>
  <w:num w:numId="30" w16cid:durableId="690842234">
    <w:abstractNumId w:val="16"/>
  </w:num>
  <w:num w:numId="31" w16cid:durableId="678853544">
    <w:abstractNumId w:val="13"/>
  </w:num>
  <w:num w:numId="32" w16cid:durableId="825558013">
    <w:abstractNumId w:val="20"/>
  </w:num>
  <w:num w:numId="33" w16cid:durableId="715203578">
    <w:abstractNumId w:val="14"/>
  </w:num>
  <w:num w:numId="34" w16cid:durableId="1477450451">
    <w:abstractNumId w:val="32"/>
  </w:num>
  <w:num w:numId="35" w16cid:durableId="1417944964">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56"/>
    <w:rsid w:val="00000167"/>
    <w:rsid w:val="00000F4F"/>
    <w:rsid w:val="00002B3B"/>
    <w:rsid w:val="00005AB7"/>
    <w:rsid w:val="00007F15"/>
    <w:rsid w:val="000134F6"/>
    <w:rsid w:val="00013779"/>
    <w:rsid w:val="00014EAC"/>
    <w:rsid w:val="000314B0"/>
    <w:rsid w:val="00033E18"/>
    <w:rsid w:val="00033F26"/>
    <w:rsid w:val="000374A3"/>
    <w:rsid w:val="0003765E"/>
    <w:rsid w:val="0004050C"/>
    <w:rsid w:val="00041576"/>
    <w:rsid w:val="0004196D"/>
    <w:rsid w:val="000471BA"/>
    <w:rsid w:val="00047270"/>
    <w:rsid w:val="000501A0"/>
    <w:rsid w:val="00050C07"/>
    <w:rsid w:val="00053FDC"/>
    <w:rsid w:val="00056A15"/>
    <w:rsid w:val="000604A0"/>
    <w:rsid w:val="00061ABE"/>
    <w:rsid w:val="000639EC"/>
    <w:rsid w:val="00064229"/>
    <w:rsid w:val="0006674D"/>
    <w:rsid w:val="00070CAF"/>
    <w:rsid w:val="00072693"/>
    <w:rsid w:val="00077263"/>
    <w:rsid w:val="00084321"/>
    <w:rsid w:val="00084B30"/>
    <w:rsid w:val="00087F85"/>
    <w:rsid w:val="00092C40"/>
    <w:rsid w:val="00093110"/>
    <w:rsid w:val="00093B4E"/>
    <w:rsid w:val="000953D6"/>
    <w:rsid w:val="0009550B"/>
    <w:rsid w:val="00096D3F"/>
    <w:rsid w:val="000A3CA0"/>
    <w:rsid w:val="000A5EDA"/>
    <w:rsid w:val="000A6173"/>
    <w:rsid w:val="000B169E"/>
    <w:rsid w:val="000B24F0"/>
    <w:rsid w:val="000B298B"/>
    <w:rsid w:val="000B2D1D"/>
    <w:rsid w:val="000C019B"/>
    <w:rsid w:val="000C3DF0"/>
    <w:rsid w:val="000C43A7"/>
    <w:rsid w:val="000C4F1F"/>
    <w:rsid w:val="000C588A"/>
    <w:rsid w:val="000D421D"/>
    <w:rsid w:val="000D4441"/>
    <w:rsid w:val="000E0701"/>
    <w:rsid w:val="000E0D80"/>
    <w:rsid w:val="000E2139"/>
    <w:rsid w:val="000E2D57"/>
    <w:rsid w:val="000E4513"/>
    <w:rsid w:val="000E5214"/>
    <w:rsid w:val="000E6CD2"/>
    <w:rsid w:val="000E7700"/>
    <w:rsid w:val="000F1DC6"/>
    <w:rsid w:val="000F2776"/>
    <w:rsid w:val="000F3A1C"/>
    <w:rsid w:val="000F4DAC"/>
    <w:rsid w:val="000F6DC9"/>
    <w:rsid w:val="00107107"/>
    <w:rsid w:val="00107A27"/>
    <w:rsid w:val="001138B7"/>
    <w:rsid w:val="00113E36"/>
    <w:rsid w:val="001311A2"/>
    <w:rsid w:val="00133001"/>
    <w:rsid w:val="00133378"/>
    <w:rsid w:val="00145BE8"/>
    <w:rsid w:val="0014786F"/>
    <w:rsid w:val="001515B2"/>
    <w:rsid w:val="00153A04"/>
    <w:rsid w:val="00157E06"/>
    <w:rsid w:val="00160C1A"/>
    <w:rsid w:val="00166062"/>
    <w:rsid w:val="00167906"/>
    <w:rsid w:val="0017146A"/>
    <w:rsid w:val="00173ABD"/>
    <w:rsid w:val="00174C88"/>
    <w:rsid w:val="001776FC"/>
    <w:rsid w:val="0018096D"/>
    <w:rsid w:val="001823D0"/>
    <w:rsid w:val="00183BE1"/>
    <w:rsid w:val="001932F6"/>
    <w:rsid w:val="001940D7"/>
    <w:rsid w:val="00194530"/>
    <w:rsid w:val="00195FA1"/>
    <w:rsid w:val="00196596"/>
    <w:rsid w:val="001B2477"/>
    <w:rsid w:val="001B6E00"/>
    <w:rsid w:val="001C000F"/>
    <w:rsid w:val="001C00D1"/>
    <w:rsid w:val="001C1628"/>
    <w:rsid w:val="001C3AC2"/>
    <w:rsid w:val="001D0805"/>
    <w:rsid w:val="001D5A4F"/>
    <w:rsid w:val="001E1DEA"/>
    <w:rsid w:val="001E4E5F"/>
    <w:rsid w:val="001E53C5"/>
    <w:rsid w:val="001F0511"/>
    <w:rsid w:val="001F2FF3"/>
    <w:rsid w:val="001F3F64"/>
    <w:rsid w:val="001F4390"/>
    <w:rsid w:val="0020122A"/>
    <w:rsid w:val="00202177"/>
    <w:rsid w:val="002058D0"/>
    <w:rsid w:val="00205B54"/>
    <w:rsid w:val="002062D2"/>
    <w:rsid w:val="002065C2"/>
    <w:rsid w:val="00207FB7"/>
    <w:rsid w:val="0021052B"/>
    <w:rsid w:val="002149F0"/>
    <w:rsid w:val="00215A69"/>
    <w:rsid w:val="00217E15"/>
    <w:rsid w:val="00222757"/>
    <w:rsid w:val="002300E6"/>
    <w:rsid w:val="00230930"/>
    <w:rsid w:val="00230A29"/>
    <w:rsid w:val="002314F5"/>
    <w:rsid w:val="002334FF"/>
    <w:rsid w:val="00235B50"/>
    <w:rsid w:val="0023699A"/>
    <w:rsid w:val="00241D07"/>
    <w:rsid w:val="0024360E"/>
    <w:rsid w:val="00245912"/>
    <w:rsid w:val="0024636D"/>
    <w:rsid w:val="00247819"/>
    <w:rsid w:val="002613E5"/>
    <w:rsid w:val="002627D2"/>
    <w:rsid w:val="002668CC"/>
    <w:rsid w:val="0027251D"/>
    <w:rsid w:val="00276624"/>
    <w:rsid w:val="00276FC4"/>
    <w:rsid w:val="00283F19"/>
    <w:rsid w:val="00285D82"/>
    <w:rsid w:val="00286424"/>
    <w:rsid w:val="002876B8"/>
    <w:rsid w:val="00287F96"/>
    <w:rsid w:val="0029225D"/>
    <w:rsid w:val="00294DB4"/>
    <w:rsid w:val="0029588D"/>
    <w:rsid w:val="002A4D7E"/>
    <w:rsid w:val="002A6AF3"/>
    <w:rsid w:val="002A7006"/>
    <w:rsid w:val="002B0D9D"/>
    <w:rsid w:val="002B19F4"/>
    <w:rsid w:val="002B24CF"/>
    <w:rsid w:val="002B78F0"/>
    <w:rsid w:val="002C2CF9"/>
    <w:rsid w:val="002C2FEE"/>
    <w:rsid w:val="002D034A"/>
    <w:rsid w:val="002D08F3"/>
    <w:rsid w:val="002D0D9D"/>
    <w:rsid w:val="002D3672"/>
    <w:rsid w:val="002D4DC2"/>
    <w:rsid w:val="002D58D6"/>
    <w:rsid w:val="002E1CB1"/>
    <w:rsid w:val="002E7056"/>
    <w:rsid w:val="002E7ADC"/>
    <w:rsid w:val="002F1D8C"/>
    <w:rsid w:val="002F28D8"/>
    <w:rsid w:val="002F2B9C"/>
    <w:rsid w:val="002F59F8"/>
    <w:rsid w:val="002F6219"/>
    <w:rsid w:val="002F6503"/>
    <w:rsid w:val="003005D0"/>
    <w:rsid w:val="003029A5"/>
    <w:rsid w:val="0030336B"/>
    <w:rsid w:val="00303CCA"/>
    <w:rsid w:val="00305E4F"/>
    <w:rsid w:val="00307C6A"/>
    <w:rsid w:val="00307E07"/>
    <w:rsid w:val="003164A4"/>
    <w:rsid w:val="003339B0"/>
    <w:rsid w:val="00334C84"/>
    <w:rsid w:val="00336C52"/>
    <w:rsid w:val="00340C9E"/>
    <w:rsid w:val="0034714D"/>
    <w:rsid w:val="003477E5"/>
    <w:rsid w:val="003579CB"/>
    <w:rsid w:val="00361427"/>
    <w:rsid w:val="00362D29"/>
    <w:rsid w:val="003679C0"/>
    <w:rsid w:val="00373337"/>
    <w:rsid w:val="00374BF9"/>
    <w:rsid w:val="00377148"/>
    <w:rsid w:val="00380570"/>
    <w:rsid w:val="00387814"/>
    <w:rsid w:val="0039154F"/>
    <w:rsid w:val="003940A7"/>
    <w:rsid w:val="00395655"/>
    <w:rsid w:val="003A221B"/>
    <w:rsid w:val="003A6768"/>
    <w:rsid w:val="003B0E27"/>
    <w:rsid w:val="003B2B48"/>
    <w:rsid w:val="003B4D20"/>
    <w:rsid w:val="003C0506"/>
    <w:rsid w:val="003C41B1"/>
    <w:rsid w:val="003C465C"/>
    <w:rsid w:val="003C4E6F"/>
    <w:rsid w:val="003D0AAD"/>
    <w:rsid w:val="003D1354"/>
    <w:rsid w:val="003D29BD"/>
    <w:rsid w:val="003D6F5D"/>
    <w:rsid w:val="003E0EE6"/>
    <w:rsid w:val="003E4710"/>
    <w:rsid w:val="003F3322"/>
    <w:rsid w:val="003F5241"/>
    <w:rsid w:val="003F5ABE"/>
    <w:rsid w:val="003F76DB"/>
    <w:rsid w:val="003F7ECA"/>
    <w:rsid w:val="00407A07"/>
    <w:rsid w:val="0041556D"/>
    <w:rsid w:val="004240D1"/>
    <w:rsid w:val="004274BE"/>
    <w:rsid w:val="004276E0"/>
    <w:rsid w:val="00431C83"/>
    <w:rsid w:val="00432D06"/>
    <w:rsid w:val="0043736E"/>
    <w:rsid w:val="0043774B"/>
    <w:rsid w:val="00440C08"/>
    <w:rsid w:val="00451DD6"/>
    <w:rsid w:val="004565F5"/>
    <w:rsid w:val="00461EA8"/>
    <w:rsid w:val="00465051"/>
    <w:rsid w:val="004672AB"/>
    <w:rsid w:val="00467E88"/>
    <w:rsid w:val="004756DF"/>
    <w:rsid w:val="004757D5"/>
    <w:rsid w:val="00475B21"/>
    <w:rsid w:val="00481670"/>
    <w:rsid w:val="00486F0A"/>
    <w:rsid w:val="00487959"/>
    <w:rsid w:val="004938B1"/>
    <w:rsid w:val="00496731"/>
    <w:rsid w:val="004A0EDA"/>
    <w:rsid w:val="004A3B97"/>
    <w:rsid w:val="004A4107"/>
    <w:rsid w:val="004A6FFD"/>
    <w:rsid w:val="004B041B"/>
    <w:rsid w:val="004B08A2"/>
    <w:rsid w:val="004B2D54"/>
    <w:rsid w:val="004C1176"/>
    <w:rsid w:val="004C1426"/>
    <w:rsid w:val="004C42BB"/>
    <w:rsid w:val="004C7343"/>
    <w:rsid w:val="004C7E06"/>
    <w:rsid w:val="004D0B96"/>
    <w:rsid w:val="004D7E85"/>
    <w:rsid w:val="004E2107"/>
    <w:rsid w:val="004E2F75"/>
    <w:rsid w:val="004E4AB7"/>
    <w:rsid w:val="004E7040"/>
    <w:rsid w:val="004F1808"/>
    <w:rsid w:val="004F4CE1"/>
    <w:rsid w:val="004F5AA3"/>
    <w:rsid w:val="0050274F"/>
    <w:rsid w:val="00503968"/>
    <w:rsid w:val="00517C5A"/>
    <w:rsid w:val="005221F3"/>
    <w:rsid w:val="00524357"/>
    <w:rsid w:val="00530A0B"/>
    <w:rsid w:val="00537767"/>
    <w:rsid w:val="00540179"/>
    <w:rsid w:val="00543B17"/>
    <w:rsid w:val="00546DFB"/>
    <w:rsid w:val="005522B1"/>
    <w:rsid w:val="005538E3"/>
    <w:rsid w:val="00554BCD"/>
    <w:rsid w:val="00562293"/>
    <w:rsid w:val="005635B0"/>
    <w:rsid w:val="00565AAE"/>
    <w:rsid w:val="00565DA6"/>
    <w:rsid w:val="00566556"/>
    <w:rsid w:val="00567F0C"/>
    <w:rsid w:val="00575ECA"/>
    <w:rsid w:val="00576185"/>
    <w:rsid w:val="005806C8"/>
    <w:rsid w:val="0058421F"/>
    <w:rsid w:val="00584B1D"/>
    <w:rsid w:val="00586073"/>
    <w:rsid w:val="00590C89"/>
    <w:rsid w:val="0059331E"/>
    <w:rsid w:val="005963FA"/>
    <w:rsid w:val="00597373"/>
    <w:rsid w:val="00597DC6"/>
    <w:rsid w:val="005A1E03"/>
    <w:rsid w:val="005A584F"/>
    <w:rsid w:val="005A6EF3"/>
    <w:rsid w:val="005A7562"/>
    <w:rsid w:val="005B4734"/>
    <w:rsid w:val="005B55EA"/>
    <w:rsid w:val="005C0ABD"/>
    <w:rsid w:val="005C0D49"/>
    <w:rsid w:val="005C2A23"/>
    <w:rsid w:val="005C4BF9"/>
    <w:rsid w:val="005C4D05"/>
    <w:rsid w:val="005C4EBC"/>
    <w:rsid w:val="005C624E"/>
    <w:rsid w:val="005C6DB2"/>
    <w:rsid w:val="005D087F"/>
    <w:rsid w:val="005D772B"/>
    <w:rsid w:val="005E2C16"/>
    <w:rsid w:val="005E3B7A"/>
    <w:rsid w:val="005E78AE"/>
    <w:rsid w:val="005F038E"/>
    <w:rsid w:val="005F1E50"/>
    <w:rsid w:val="005F2D2E"/>
    <w:rsid w:val="005F2E62"/>
    <w:rsid w:val="005F398C"/>
    <w:rsid w:val="005F5EFC"/>
    <w:rsid w:val="005F7AE0"/>
    <w:rsid w:val="00600884"/>
    <w:rsid w:val="0060414D"/>
    <w:rsid w:val="00606439"/>
    <w:rsid w:val="00613BFF"/>
    <w:rsid w:val="00620FC9"/>
    <w:rsid w:val="006215A9"/>
    <w:rsid w:val="006221BD"/>
    <w:rsid w:val="00624F00"/>
    <w:rsid w:val="00625E1F"/>
    <w:rsid w:val="00626D5A"/>
    <w:rsid w:val="00627966"/>
    <w:rsid w:val="0063024F"/>
    <w:rsid w:val="006321ED"/>
    <w:rsid w:val="00655F1C"/>
    <w:rsid w:val="00656F4E"/>
    <w:rsid w:val="006602DB"/>
    <w:rsid w:val="0066577C"/>
    <w:rsid w:val="00665CE5"/>
    <w:rsid w:val="00670720"/>
    <w:rsid w:val="00670E4F"/>
    <w:rsid w:val="00671A26"/>
    <w:rsid w:val="0067660B"/>
    <w:rsid w:val="00685184"/>
    <w:rsid w:val="006940F2"/>
    <w:rsid w:val="0069623F"/>
    <w:rsid w:val="006A1909"/>
    <w:rsid w:val="006A34B3"/>
    <w:rsid w:val="006A4801"/>
    <w:rsid w:val="006B1DA4"/>
    <w:rsid w:val="006B3AD3"/>
    <w:rsid w:val="006B5941"/>
    <w:rsid w:val="006B6104"/>
    <w:rsid w:val="006B651F"/>
    <w:rsid w:val="006C1437"/>
    <w:rsid w:val="006C582F"/>
    <w:rsid w:val="006C6A47"/>
    <w:rsid w:val="006C6D15"/>
    <w:rsid w:val="006C7C63"/>
    <w:rsid w:val="006D0E78"/>
    <w:rsid w:val="006D6784"/>
    <w:rsid w:val="006D6F71"/>
    <w:rsid w:val="006E0601"/>
    <w:rsid w:val="006E0CF9"/>
    <w:rsid w:val="006E5615"/>
    <w:rsid w:val="006F1538"/>
    <w:rsid w:val="00700E86"/>
    <w:rsid w:val="00702209"/>
    <w:rsid w:val="00702C2B"/>
    <w:rsid w:val="00703601"/>
    <w:rsid w:val="007039F2"/>
    <w:rsid w:val="00706F8A"/>
    <w:rsid w:val="00711194"/>
    <w:rsid w:val="00711300"/>
    <w:rsid w:val="00711842"/>
    <w:rsid w:val="00724218"/>
    <w:rsid w:val="007269BA"/>
    <w:rsid w:val="00726C95"/>
    <w:rsid w:val="00727FEF"/>
    <w:rsid w:val="00730A14"/>
    <w:rsid w:val="007329EE"/>
    <w:rsid w:val="007336ED"/>
    <w:rsid w:val="00736769"/>
    <w:rsid w:val="00756A86"/>
    <w:rsid w:val="00756B7D"/>
    <w:rsid w:val="00761C19"/>
    <w:rsid w:val="00763136"/>
    <w:rsid w:val="00763545"/>
    <w:rsid w:val="0076646B"/>
    <w:rsid w:val="0077613B"/>
    <w:rsid w:val="0077635D"/>
    <w:rsid w:val="007772C3"/>
    <w:rsid w:val="007811BE"/>
    <w:rsid w:val="00783463"/>
    <w:rsid w:val="007837DF"/>
    <w:rsid w:val="0078509B"/>
    <w:rsid w:val="00785878"/>
    <w:rsid w:val="00786693"/>
    <w:rsid w:val="00790730"/>
    <w:rsid w:val="00794710"/>
    <w:rsid w:val="00795C77"/>
    <w:rsid w:val="00796A6D"/>
    <w:rsid w:val="007A1C23"/>
    <w:rsid w:val="007A34EF"/>
    <w:rsid w:val="007A3BEC"/>
    <w:rsid w:val="007A4A6B"/>
    <w:rsid w:val="007A5AB1"/>
    <w:rsid w:val="007B0C9F"/>
    <w:rsid w:val="007B2582"/>
    <w:rsid w:val="007B26D8"/>
    <w:rsid w:val="007C1151"/>
    <w:rsid w:val="007C2442"/>
    <w:rsid w:val="007C2F5C"/>
    <w:rsid w:val="007C6C4D"/>
    <w:rsid w:val="007D2E2F"/>
    <w:rsid w:val="007D4C97"/>
    <w:rsid w:val="007D53C8"/>
    <w:rsid w:val="007D54F4"/>
    <w:rsid w:val="007E2C15"/>
    <w:rsid w:val="007E738D"/>
    <w:rsid w:val="007F3464"/>
    <w:rsid w:val="007F5B18"/>
    <w:rsid w:val="007F6356"/>
    <w:rsid w:val="007F6CA2"/>
    <w:rsid w:val="0080170A"/>
    <w:rsid w:val="00802F0E"/>
    <w:rsid w:val="008033B8"/>
    <w:rsid w:val="008047E4"/>
    <w:rsid w:val="0081207B"/>
    <w:rsid w:val="00814870"/>
    <w:rsid w:val="00816480"/>
    <w:rsid w:val="00816A1D"/>
    <w:rsid w:val="008172E9"/>
    <w:rsid w:val="00820585"/>
    <w:rsid w:val="00821A40"/>
    <w:rsid w:val="008234E2"/>
    <w:rsid w:val="00824DD2"/>
    <w:rsid w:val="00825BF5"/>
    <w:rsid w:val="0082619C"/>
    <w:rsid w:val="00830203"/>
    <w:rsid w:val="00831B6D"/>
    <w:rsid w:val="00837A43"/>
    <w:rsid w:val="00840C20"/>
    <w:rsid w:val="008431CA"/>
    <w:rsid w:val="00843277"/>
    <w:rsid w:val="00843FEB"/>
    <w:rsid w:val="0084438F"/>
    <w:rsid w:val="008539A1"/>
    <w:rsid w:val="008558DD"/>
    <w:rsid w:val="0085703E"/>
    <w:rsid w:val="0085733B"/>
    <w:rsid w:val="008573B0"/>
    <w:rsid w:val="0086036E"/>
    <w:rsid w:val="008612EA"/>
    <w:rsid w:val="00862CE4"/>
    <w:rsid w:val="008630D7"/>
    <w:rsid w:val="00870C20"/>
    <w:rsid w:val="008803F8"/>
    <w:rsid w:val="00884A7A"/>
    <w:rsid w:val="008926AD"/>
    <w:rsid w:val="00893FCD"/>
    <w:rsid w:val="008950C4"/>
    <w:rsid w:val="008A4B7C"/>
    <w:rsid w:val="008B0A0E"/>
    <w:rsid w:val="008B1A3E"/>
    <w:rsid w:val="008B2E97"/>
    <w:rsid w:val="008B3AAA"/>
    <w:rsid w:val="008C30AA"/>
    <w:rsid w:val="008C6220"/>
    <w:rsid w:val="008D0DAC"/>
    <w:rsid w:val="008D2B59"/>
    <w:rsid w:val="008D6B16"/>
    <w:rsid w:val="008D75E2"/>
    <w:rsid w:val="008E0793"/>
    <w:rsid w:val="008E1636"/>
    <w:rsid w:val="008E271D"/>
    <w:rsid w:val="008E4254"/>
    <w:rsid w:val="008F0581"/>
    <w:rsid w:val="008F240C"/>
    <w:rsid w:val="008F3A0A"/>
    <w:rsid w:val="008F7D9D"/>
    <w:rsid w:val="009023FA"/>
    <w:rsid w:val="00905D23"/>
    <w:rsid w:val="00906B56"/>
    <w:rsid w:val="009108B9"/>
    <w:rsid w:val="00922A1A"/>
    <w:rsid w:val="00923102"/>
    <w:rsid w:val="009260A9"/>
    <w:rsid w:val="00926329"/>
    <w:rsid w:val="0092637C"/>
    <w:rsid w:val="00932680"/>
    <w:rsid w:val="009335EA"/>
    <w:rsid w:val="00933F35"/>
    <w:rsid w:val="009354F0"/>
    <w:rsid w:val="00941CAE"/>
    <w:rsid w:val="00947C44"/>
    <w:rsid w:val="00950816"/>
    <w:rsid w:val="00952D35"/>
    <w:rsid w:val="00953F5C"/>
    <w:rsid w:val="00961000"/>
    <w:rsid w:val="0096194E"/>
    <w:rsid w:val="00962490"/>
    <w:rsid w:val="00964E29"/>
    <w:rsid w:val="00965764"/>
    <w:rsid w:val="00965834"/>
    <w:rsid w:val="00967A54"/>
    <w:rsid w:val="009852C8"/>
    <w:rsid w:val="00986EDA"/>
    <w:rsid w:val="009924A9"/>
    <w:rsid w:val="00996797"/>
    <w:rsid w:val="009A08FF"/>
    <w:rsid w:val="009B18AF"/>
    <w:rsid w:val="009B3A94"/>
    <w:rsid w:val="009B4E94"/>
    <w:rsid w:val="009B64F8"/>
    <w:rsid w:val="009C0F73"/>
    <w:rsid w:val="009C13A4"/>
    <w:rsid w:val="009C24D0"/>
    <w:rsid w:val="009C26D9"/>
    <w:rsid w:val="009C49B9"/>
    <w:rsid w:val="009C7FA3"/>
    <w:rsid w:val="009D0A96"/>
    <w:rsid w:val="009E1138"/>
    <w:rsid w:val="009E1AF7"/>
    <w:rsid w:val="009E24C4"/>
    <w:rsid w:val="009F2FFC"/>
    <w:rsid w:val="009F56FF"/>
    <w:rsid w:val="00A0337C"/>
    <w:rsid w:val="00A06746"/>
    <w:rsid w:val="00A128CD"/>
    <w:rsid w:val="00A15899"/>
    <w:rsid w:val="00A17C82"/>
    <w:rsid w:val="00A21DB3"/>
    <w:rsid w:val="00A229B9"/>
    <w:rsid w:val="00A2304E"/>
    <w:rsid w:val="00A23ABB"/>
    <w:rsid w:val="00A247D3"/>
    <w:rsid w:val="00A30219"/>
    <w:rsid w:val="00A31075"/>
    <w:rsid w:val="00A31A23"/>
    <w:rsid w:val="00A364E8"/>
    <w:rsid w:val="00A36A20"/>
    <w:rsid w:val="00A425CD"/>
    <w:rsid w:val="00A437FB"/>
    <w:rsid w:val="00A479C7"/>
    <w:rsid w:val="00A6221B"/>
    <w:rsid w:val="00A6275D"/>
    <w:rsid w:val="00A62EB9"/>
    <w:rsid w:val="00A65441"/>
    <w:rsid w:val="00A65973"/>
    <w:rsid w:val="00A7142E"/>
    <w:rsid w:val="00A76220"/>
    <w:rsid w:val="00A8150C"/>
    <w:rsid w:val="00A84C34"/>
    <w:rsid w:val="00A8722F"/>
    <w:rsid w:val="00A8799E"/>
    <w:rsid w:val="00A87E8F"/>
    <w:rsid w:val="00A957C0"/>
    <w:rsid w:val="00A97945"/>
    <w:rsid w:val="00A979CE"/>
    <w:rsid w:val="00AA24DA"/>
    <w:rsid w:val="00AA7A44"/>
    <w:rsid w:val="00AB2FB9"/>
    <w:rsid w:val="00AB3647"/>
    <w:rsid w:val="00AB7A36"/>
    <w:rsid w:val="00AC0DC4"/>
    <w:rsid w:val="00AC0F97"/>
    <w:rsid w:val="00AC12F7"/>
    <w:rsid w:val="00AC268E"/>
    <w:rsid w:val="00AC3188"/>
    <w:rsid w:val="00AC59B8"/>
    <w:rsid w:val="00AC72BA"/>
    <w:rsid w:val="00AD05B4"/>
    <w:rsid w:val="00AD2C66"/>
    <w:rsid w:val="00AD304F"/>
    <w:rsid w:val="00AD5487"/>
    <w:rsid w:val="00AD6EDF"/>
    <w:rsid w:val="00AE0721"/>
    <w:rsid w:val="00AE3072"/>
    <w:rsid w:val="00AE5C15"/>
    <w:rsid w:val="00AE74C3"/>
    <w:rsid w:val="00AF0C75"/>
    <w:rsid w:val="00AF20F0"/>
    <w:rsid w:val="00AF7D8D"/>
    <w:rsid w:val="00B01C01"/>
    <w:rsid w:val="00B034CD"/>
    <w:rsid w:val="00B05071"/>
    <w:rsid w:val="00B06CC6"/>
    <w:rsid w:val="00B11C70"/>
    <w:rsid w:val="00B161E2"/>
    <w:rsid w:val="00B23A1C"/>
    <w:rsid w:val="00B245ED"/>
    <w:rsid w:val="00B27B1E"/>
    <w:rsid w:val="00B35B51"/>
    <w:rsid w:val="00B35BA5"/>
    <w:rsid w:val="00B37AB1"/>
    <w:rsid w:val="00B433E7"/>
    <w:rsid w:val="00B449C6"/>
    <w:rsid w:val="00B44DCF"/>
    <w:rsid w:val="00B452E6"/>
    <w:rsid w:val="00B509B8"/>
    <w:rsid w:val="00B52998"/>
    <w:rsid w:val="00B53C93"/>
    <w:rsid w:val="00B543F3"/>
    <w:rsid w:val="00B55553"/>
    <w:rsid w:val="00B560FB"/>
    <w:rsid w:val="00B5695F"/>
    <w:rsid w:val="00B606D2"/>
    <w:rsid w:val="00B61319"/>
    <w:rsid w:val="00B61A04"/>
    <w:rsid w:val="00B61DDC"/>
    <w:rsid w:val="00B65D2B"/>
    <w:rsid w:val="00B65F41"/>
    <w:rsid w:val="00B66844"/>
    <w:rsid w:val="00B70B39"/>
    <w:rsid w:val="00B737E4"/>
    <w:rsid w:val="00B73924"/>
    <w:rsid w:val="00B75B24"/>
    <w:rsid w:val="00B75C5D"/>
    <w:rsid w:val="00B80FEA"/>
    <w:rsid w:val="00B8505C"/>
    <w:rsid w:val="00B87329"/>
    <w:rsid w:val="00B9057A"/>
    <w:rsid w:val="00B9076D"/>
    <w:rsid w:val="00B932AD"/>
    <w:rsid w:val="00B948A7"/>
    <w:rsid w:val="00BA06FD"/>
    <w:rsid w:val="00BB1F33"/>
    <w:rsid w:val="00BB7040"/>
    <w:rsid w:val="00BC1885"/>
    <w:rsid w:val="00BC195D"/>
    <w:rsid w:val="00BC2D13"/>
    <w:rsid w:val="00BD08A4"/>
    <w:rsid w:val="00BD63F1"/>
    <w:rsid w:val="00BD7195"/>
    <w:rsid w:val="00BE7B6E"/>
    <w:rsid w:val="00BF0FD4"/>
    <w:rsid w:val="00BF33C4"/>
    <w:rsid w:val="00BF3D1F"/>
    <w:rsid w:val="00BF3EFB"/>
    <w:rsid w:val="00BF4892"/>
    <w:rsid w:val="00BF51C1"/>
    <w:rsid w:val="00BF72A8"/>
    <w:rsid w:val="00C002C1"/>
    <w:rsid w:val="00C03898"/>
    <w:rsid w:val="00C07B71"/>
    <w:rsid w:val="00C14483"/>
    <w:rsid w:val="00C216F5"/>
    <w:rsid w:val="00C21963"/>
    <w:rsid w:val="00C2196E"/>
    <w:rsid w:val="00C26D70"/>
    <w:rsid w:val="00C278B8"/>
    <w:rsid w:val="00C30D53"/>
    <w:rsid w:val="00C31BFF"/>
    <w:rsid w:val="00C324B5"/>
    <w:rsid w:val="00C346B2"/>
    <w:rsid w:val="00C416FC"/>
    <w:rsid w:val="00C42B40"/>
    <w:rsid w:val="00C463C6"/>
    <w:rsid w:val="00C502ED"/>
    <w:rsid w:val="00C54134"/>
    <w:rsid w:val="00C55D70"/>
    <w:rsid w:val="00C62E33"/>
    <w:rsid w:val="00C6420C"/>
    <w:rsid w:val="00C66E0A"/>
    <w:rsid w:val="00C66EE2"/>
    <w:rsid w:val="00C72884"/>
    <w:rsid w:val="00C75286"/>
    <w:rsid w:val="00C813DD"/>
    <w:rsid w:val="00C8453B"/>
    <w:rsid w:val="00C84CB4"/>
    <w:rsid w:val="00C90D3D"/>
    <w:rsid w:val="00C91728"/>
    <w:rsid w:val="00C91EDF"/>
    <w:rsid w:val="00C93704"/>
    <w:rsid w:val="00C94886"/>
    <w:rsid w:val="00C95224"/>
    <w:rsid w:val="00C95449"/>
    <w:rsid w:val="00C97077"/>
    <w:rsid w:val="00C9756B"/>
    <w:rsid w:val="00C97F83"/>
    <w:rsid w:val="00CA0049"/>
    <w:rsid w:val="00CA2ECD"/>
    <w:rsid w:val="00CA3FBC"/>
    <w:rsid w:val="00CA57EA"/>
    <w:rsid w:val="00CA79F4"/>
    <w:rsid w:val="00CB3424"/>
    <w:rsid w:val="00CC0E89"/>
    <w:rsid w:val="00CC7CE0"/>
    <w:rsid w:val="00CD036D"/>
    <w:rsid w:val="00CD0990"/>
    <w:rsid w:val="00CD1039"/>
    <w:rsid w:val="00CD6B67"/>
    <w:rsid w:val="00CE0AE6"/>
    <w:rsid w:val="00CE2270"/>
    <w:rsid w:val="00CE452F"/>
    <w:rsid w:val="00CE5EFB"/>
    <w:rsid w:val="00CF028B"/>
    <w:rsid w:val="00CF2097"/>
    <w:rsid w:val="00CF6EBF"/>
    <w:rsid w:val="00CF721A"/>
    <w:rsid w:val="00D009FF"/>
    <w:rsid w:val="00D0111E"/>
    <w:rsid w:val="00D01C42"/>
    <w:rsid w:val="00D03568"/>
    <w:rsid w:val="00D13047"/>
    <w:rsid w:val="00D14ED5"/>
    <w:rsid w:val="00D16EA8"/>
    <w:rsid w:val="00D23F9B"/>
    <w:rsid w:val="00D26A64"/>
    <w:rsid w:val="00D4009C"/>
    <w:rsid w:val="00D47CEE"/>
    <w:rsid w:val="00D5119C"/>
    <w:rsid w:val="00D616D7"/>
    <w:rsid w:val="00D61EEB"/>
    <w:rsid w:val="00D6376B"/>
    <w:rsid w:val="00D70E61"/>
    <w:rsid w:val="00D73C38"/>
    <w:rsid w:val="00D74514"/>
    <w:rsid w:val="00D76E0B"/>
    <w:rsid w:val="00D77636"/>
    <w:rsid w:val="00D80702"/>
    <w:rsid w:val="00D831FA"/>
    <w:rsid w:val="00D9164F"/>
    <w:rsid w:val="00D9647D"/>
    <w:rsid w:val="00D97C1F"/>
    <w:rsid w:val="00DA3AA1"/>
    <w:rsid w:val="00DA505B"/>
    <w:rsid w:val="00DA7353"/>
    <w:rsid w:val="00DB04B9"/>
    <w:rsid w:val="00DB5CD3"/>
    <w:rsid w:val="00DB678A"/>
    <w:rsid w:val="00DC2555"/>
    <w:rsid w:val="00DC4172"/>
    <w:rsid w:val="00DC5707"/>
    <w:rsid w:val="00DC782E"/>
    <w:rsid w:val="00DD617B"/>
    <w:rsid w:val="00DD6B64"/>
    <w:rsid w:val="00DE0B30"/>
    <w:rsid w:val="00DE2521"/>
    <w:rsid w:val="00DE4139"/>
    <w:rsid w:val="00DE4D96"/>
    <w:rsid w:val="00DF2256"/>
    <w:rsid w:val="00DF36BB"/>
    <w:rsid w:val="00DF4A84"/>
    <w:rsid w:val="00DF4FF4"/>
    <w:rsid w:val="00DF786E"/>
    <w:rsid w:val="00E0213B"/>
    <w:rsid w:val="00E04713"/>
    <w:rsid w:val="00E132D1"/>
    <w:rsid w:val="00E16CE0"/>
    <w:rsid w:val="00E17745"/>
    <w:rsid w:val="00E2123A"/>
    <w:rsid w:val="00E257E6"/>
    <w:rsid w:val="00E27173"/>
    <w:rsid w:val="00E30E4A"/>
    <w:rsid w:val="00E323F2"/>
    <w:rsid w:val="00E3457D"/>
    <w:rsid w:val="00E351F0"/>
    <w:rsid w:val="00E3643F"/>
    <w:rsid w:val="00E375BB"/>
    <w:rsid w:val="00E405A2"/>
    <w:rsid w:val="00E41089"/>
    <w:rsid w:val="00E41E6B"/>
    <w:rsid w:val="00E44BEB"/>
    <w:rsid w:val="00E4504A"/>
    <w:rsid w:val="00E506E7"/>
    <w:rsid w:val="00E628A9"/>
    <w:rsid w:val="00E62DC3"/>
    <w:rsid w:val="00E631FF"/>
    <w:rsid w:val="00E636FD"/>
    <w:rsid w:val="00E67502"/>
    <w:rsid w:val="00E70D4B"/>
    <w:rsid w:val="00E70DE1"/>
    <w:rsid w:val="00E7195C"/>
    <w:rsid w:val="00E73C4E"/>
    <w:rsid w:val="00E769F4"/>
    <w:rsid w:val="00E76B56"/>
    <w:rsid w:val="00E80E11"/>
    <w:rsid w:val="00E80E18"/>
    <w:rsid w:val="00E9145F"/>
    <w:rsid w:val="00E94921"/>
    <w:rsid w:val="00E95613"/>
    <w:rsid w:val="00E95E08"/>
    <w:rsid w:val="00E97227"/>
    <w:rsid w:val="00EA1B43"/>
    <w:rsid w:val="00EA4554"/>
    <w:rsid w:val="00EA551F"/>
    <w:rsid w:val="00EB0C2C"/>
    <w:rsid w:val="00EB264F"/>
    <w:rsid w:val="00EB37C8"/>
    <w:rsid w:val="00EC01E0"/>
    <w:rsid w:val="00EC3A3A"/>
    <w:rsid w:val="00EC4CDB"/>
    <w:rsid w:val="00EC5E5C"/>
    <w:rsid w:val="00EC6863"/>
    <w:rsid w:val="00EC7049"/>
    <w:rsid w:val="00ED021E"/>
    <w:rsid w:val="00ED1C05"/>
    <w:rsid w:val="00ED63DF"/>
    <w:rsid w:val="00EE24F6"/>
    <w:rsid w:val="00EE2758"/>
    <w:rsid w:val="00EE3774"/>
    <w:rsid w:val="00EE4B61"/>
    <w:rsid w:val="00EE75F7"/>
    <w:rsid w:val="00EE75F8"/>
    <w:rsid w:val="00EF03B7"/>
    <w:rsid w:val="00EF7099"/>
    <w:rsid w:val="00F06A2B"/>
    <w:rsid w:val="00F11AC4"/>
    <w:rsid w:val="00F307E4"/>
    <w:rsid w:val="00F41586"/>
    <w:rsid w:val="00F44AC4"/>
    <w:rsid w:val="00F45FD9"/>
    <w:rsid w:val="00F471FE"/>
    <w:rsid w:val="00F506D8"/>
    <w:rsid w:val="00F51319"/>
    <w:rsid w:val="00F552D6"/>
    <w:rsid w:val="00F60F34"/>
    <w:rsid w:val="00F61A62"/>
    <w:rsid w:val="00F61DC1"/>
    <w:rsid w:val="00F61F3F"/>
    <w:rsid w:val="00F63F90"/>
    <w:rsid w:val="00F642E1"/>
    <w:rsid w:val="00F6726B"/>
    <w:rsid w:val="00F679E4"/>
    <w:rsid w:val="00F702E7"/>
    <w:rsid w:val="00F71674"/>
    <w:rsid w:val="00F71F8C"/>
    <w:rsid w:val="00F7481D"/>
    <w:rsid w:val="00F81AB7"/>
    <w:rsid w:val="00F81BAD"/>
    <w:rsid w:val="00F86859"/>
    <w:rsid w:val="00F90025"/>
    <w:rsid w:val="00F902FF"/>
    <w:rsid w:val="00F93AE3"/>
    <w:rsid w:val="00FA3FCF"/>
    <w:rsid w:val="00FB2BF0"/>
    <w:rsid w:val="00FB5836"/>
    <w:rsid w:val="00FB66E7"/>
    <w:rsid w:val="00FC2A00"/>
    <w:rsid w:val="00FD38A7"/>
    <w:rsid w:val="00FD5278"/>
    <w:rsid w:val="00FD59C8"/>
    <w:rsid w:val="00FD622D"/>
    <w:rsid w:val="00FE4023"/>
    <w:rsid w:val="00FE747E"/>
    <w:rsid w:val="00FF1F79"/>
    <w:rsid w:val="00FF51BA"/>
    <w:rsid w:val="00FF7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25D5E8"/>
  <w15:chartTrackingRefBased/>
  <w15:docId w15:val="{58EAC409-DF4B-F542-A993-9ACD98207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6DC9"/>
    <w:rPr>
      <w:rFonts w:ascii="Arial" w:eastAsia="Times New Roman" w:hAnsi="Arial"/>
      <w:sz w:val="22"/>
      <w:lang w:val="en-NZ"/>
    </w:rPr>
  </w:style>
  <w:style w:type="paragraph" w:styleId="Heading1">
    <w:name w:val="heading 1"/>
    <w:basedOn w:val="Normal"/>
    <w:next w:val="Normal"/>
    <w:qFormat/>
    <w:rsid w:val="001E1DEA"/>
    <w:pPr>
      <w:keepNext/>
      <w:spacing w:before="240" w:after="60"/>
      <w:outlineLvl w:val="0"/>
    </w:pPr>
    <w:rPr>
      <w:rFonts w:cs="Arial"/>
      <w:b/>
      <w:bCs/>
      <w:kern w:val="32"/>
      <w:sz w:val="32"/>
      <w:szCs w:val="32"/>
    </w:rPr>
  </w:style>
  <w:style w:type="paragraph" w:styleId="Heading2">
    <w:name w:val="heading 2"/>
    <w:basedOn w:val="Normal"/>
    <w:next w:val="Normal"/>
    <w:qFormat/>
    <w:rsid w:val="001E1DEA"/>
    <w:pPr>
      <w:keepNext/>
      <w:spacing w:before="240" w:after="60"/>
      <w:outlineLvl w:val="1"/>
    </w:pPr>
    <w:rPr>
      <w:rFonts w:cs="Arial"/>
      <w:b/>
      <w:bCs/>
      <w:iCs/>
      <w:sz w:val="28"/>
      <w:szCs w:val="28"/>
    </w:rPr>
  </w:style>
  <w:style w:type="paragraph" w:styleId="Heading3">
    <w:name w:val="heading 3"/>
    <w:basedOn w:val="Normal"/>
    <w:next w:val="Normal"/>
    <w:qFormat/>
    <w:rsid w:val="00F60F34"/>
    <w:pPr>
      <w:keepNext/>
      <w:spacing w:before="240" w:after="60"/>
      <w:outlineLvl w:val="2"/>
    </w:pPr>
    <w:rPr>
      <w:rFonts w:cs="Arial"/>
      <w:b/>
      <w:bCs/>
      <w:sz w:val="26"/>
      <w:szCs w:val="26"/>
    </w:rPr>
  </w:style>
  <w:style w:type="paragraph" w:styleId="Heading4">
    <w:name w:val="heading 4"/>
    <w:basedOn w:val="Heading3"/>
    <w:next w:val="Normal"/>
    <w:qFormat/>
    <w:rsid w:val="003F76DB"/>
    <w:pPr>
      <w:tabs>
        <w:tab w:val="num" w:pos="1534"/>
      </w:tabs>
      <w:spacing w:before="120"/>
      <w:ind w:left="1021" w:hanging="567"/>
      <w:outlineLvl w:val="3"/>
    </w:pPr>
    <w:rPr>
      <w:rFonts w:eastAsia="Arial Unicode MS" w:cs="Times New Roman"/>
      <w:bCs w:val="0"/>
      <w:kern w:val="16"/>
      <w:sz w:val="24"/>
      <w:szCs w:val="20"/>
    </w:rPr>
  </w:style>
  <w:style w:type="paragraph" w:styleId="Heading5">
    <w:name w:val="heading 5"/>
    <w:basedOn w:val="Normal"/>
    <w:next w:val="Normal"/>
    <w:qFormat/>
    <w:rsid w:val="003F76DB"/>
    <w:pPr>
      <w:keepNext/>
      <w:tabs>
        <w:tab w:val="num" w:pos="384"/>
      </w:tabs>
      <w:spacing w:before="240" w:after="120"/>
      <w:ind w:left="384" w:hanging="1008"/>
      <w:outlineLvl w:val="4"/>
    </w:pPr>
    <w:rPr>
      <w:b/>
      <w:sz w:val="24"/>
      <w:u w:val="single"/>
    </w:rPr>
  </w:style>
  <w:style w:type="paragraph" w:styleId="Heading6">
    <w:name w:val="heading 6"/>
    <w:basedOn w:val="Normal"/>
    <w:next w:val="Normal"/>
    <w:qFormat/>
    <w:rsid w:val="003F76DB"/>
    <w:pPr>
      <w:keepNext/>
      <w:tabs>
        <w:tab w:val="num" w:pos="528"/>
      </w:tabs>
      <w:ind w:left="528" w:hanging="1152"/>
      <w:outlineLvl w:val="5"/>
    </w:pPr>
    <w:rPr>
      <w:i/>
    </w:rPr>
  </w:style>
  <w:style w:type="paragraph" w:styleId="Heading7">
    <w:name w:val="heading 7"/>
    <w:basedOn w:val="Normal"/>
    <w:next w:val="Normal"/>
    <w:qFormat/>
    <w:rsid w:val="003F76DB"/>
    <w:pPr>
      <w:keepNext/>
      <w:tabs>
        <w:tab w:val="num" w:pos="672"/>
      </w:tabs>
      <w:ind w:left="672" w:hanging="1296"/>
      <w:outlineLvl w:val="6"/>
    </w:pPr>
    <w:rPr>
      <w:u w:val="single"/>
    </w:rPr>
  </w:style>
  <w:style w:type="paragraph" w:styleId="Heading8">
    <w:name w:val="heading 8"/>
    <w:basedOn w:val="Normal"/>
    <w:next w:val="Normal"/>
    <w:qFormat/>
    <w:rsid w:val="003F76DB"/>
    <w:pPr>
      <w:keepNext/>
      <w:tabs>
        <w:tab w:val="num" w:pos="816"/>
      </w:tabs>
      <w:ind w:left="816" w:hanging="1440"/>
      <w:jc w:val="center"/>
      <w:outlineLvl w:val="7"/>
    </w:pPr>
    <w:rPr>
      <w:b/>
      <w:snapToGrid w:val="0"/>
      <w:color w:val="000000"/>
      <w:sz w:val="16"/>
      <w:lang w:val="en-AU"/>
    </w:rPr>
  </w:style>
  <w:style w:type="paragraph" w:styleId="Heading9">
    <w:name w:val="heading 9"/>
    <w:basedOn w:val="Normal"/>
    <w:next w:val="Normal"/>
    <w:qFormat/>
    <w:rsid w:val="003F76DB"/>
    <w:pPr>
      <w:keepNext/>
      <w:tabs>
        <w:tab w:val="num" w:pos="960"/>
      </w:tabs>
      <w:ind w:left="960" w:hanging="1584"/>
      <w:jc w:val="center"/>
      <w:outlineLvl w:val="8"/>
    </w:pPr>
    <w:rPr>
      <w:b/>
      <w:snapToGrid w:val="0"/>
      <w:color w:val="000000"/>
      <w:lang w:val="en-A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DF2256"/>
    <w:pPr>
      <w:tabs>
        <w:tab w:val="center" w:pos="4320"/>
        <w:tab w:val="right" w:pos="8640"/>
      </w:tabs>
    </w:pPr>
  </w:style>
  <w:style w:type="character" w:styleId="PageNumber">
    <w:name w:val="page number"/>
    <w:basedOn w:val="DefaultParagraphFont"/>
    <w:rsid w:val="00DF2256"/>
  </w:style>
  <w:style w:type="paragraph" w:styleId="Header">
    <w:name w:val="header"/>
    <w:basedOn w:val="Normal"/>
    <w:rsid w:val="00DF2256"/>
    <w:pPr>
      <w:tabs>
        <w:tab w:val="center" w:pos="4320"/>
        <w:tab w:val="right" w:pos="8640"/>
      </w:tabs>
    </w:pPr>
  </w:style>
  <w:style w:type="paragraph" w:styleId="BodyText3">
    <w:name w:val="Body Text 3"/>
    <w:basedOn w:val="Normal"/>
    <w:rsid w:val="006D6F71"/>
    <w:rPr>
      <w:b/>
      <w:bCs/>
      <w:sz w:val="52"/>
    </w:rPr>
  </w:style>
  <w:style w:type="paragraph" w:customStyle="1" w:styleId="Paragraph">
    <w:name w:val="Paragraph"/>
    <w:basedOn w:val="Normal"/>
    <w:autoRedefine/>
    <w:rsid w:val="00DE4D96"/>
    <w:pPr>
      <w:tabs>
        <w:tab w:val="left" w:pos="1800"/>
        <w:tab w:val="left" w:pos="2160"/>
      </w:tabs>
      <w:spacing w:beforeLines="40" w:before="96" w:afterLines="40" w:after="96"/>
    </w:pPr>
    <w:rPr>
      <w:rFonts w:cs="Arial"/>
      <w:sz w:val="20"/>
      <w:lang w:val="en-US"/>
    </w:rPr>
  </w:style>
  <w:style w:type="character" w:styleId="FootnoteReference">
    <w:name w:val="footnote reference"/>
    <w:basedOn w:val="DefaultParagraphFont"/>
    <w:semiHidden/>
    <w:rsid w:val="008558DD"/>
    <w:rPr>
      <w:vertAlign w:val="superscript"/>
    </w:rPr>
  </w:style>
  <w:style w:type="character" w:styleId="Hyperlink">
    <w:name w:val="Hyperlink"/>
    <w:basedOn w:val="DefaultParagraphFont"/>
    <w:rsid w:val="008558DD"/>
    <w:rPr>
      <w:color w:val="0000FF"/>
      <w:u w:val="single"/>
    </w:rPr>
  </w:style>
  <w:style w:type="paragraph" w:styleId="FootnoteText">
    <w:name w:val="footnote text"/>
    <w:basedOn w:val="Normal"/>
    <w:semiHidden/>
    <w:rsid w:val="00E41089"/>
    <w:rPr>
      <w:sz w:val="18"/>
    </w:rPr>
  </w:style>
  <w:style w:type="paragraph" w:customStyle="1" w:styleId="Bulletedpara">
    <w:name w:val="Bulleted para"/>
    <w:basedOn w:val="Paragraph"/>
    <w:autoRedefine/>
    <w:rsid w:val="00F81AB7"/>
    <w:pPr>
      <w:widowControl w:val="0"/>
    </w:pPr>
    <w:rPr>
      <w:rFonts w:cs="Tahoma"/>
      <w:szCs w:val="16"/>
    </w:rPr>
  </w:style>
  <w:style w:type="paragraph" w:customStyle="1" w:styleId="Longcitation">
    <w:name w:val="Long citation"/>
    <w:basedOn w:val="Paragraph"/>
    <w:next w:val="Paragraph"/>
    <w:rsid w:val="003339B0"/>
    <w:rPr>
      <w:i/>
    </w:rPr>
  </w:style>
  <w:style w:type="paragraph" w:customStyle="1" w:styleId="ExecutiveSummaryHeading">
    <w:name w:val="Executive Summary Heading"/>
    <w:basedOn w:val="Heading1"/>
    <w:next w:val="Paragraph"/>
    <w:rsid w:val="003F76DB"/>
    <w:pPr>
      <w:tabs>
        <w:tab w:val="num" w:pos="567"/>
      </w:tabs>
      <w:spacing w:after="240"/>
      <w:ind w:left="567" w:hanging="567"/>
    </w:pPr>
    <w:rPr>
      <w:rFonts w:cs="Times New Roman"/>
      <w:bCs w:val="0"/>
      <w:kern w:val="0"/>
      <w:sz w:val="28"/>
      <w:szCs w:val="20"/>
    </w:rPr>
  </w:style>
  <w:style w:type="paragraph" w:customStyle="1" w:styleId="TitleHeading">
    <w:name w:val="Title Heading"/>
    <w:basedOn w:val="Normal"/>
    <w:rsid w:val="003F76DB"/>
    <w:rPr>
      <w:b/>
      <w:kern w:val="16"/>
      <w:sz w:val="48"/>
    </w:rPr>
  </w:style>
  <w:style w:type="paragraph" w:customStyle="1" w:styleId="Banner">
    <w:name w:val="Banner"/>
    <w:basedOn w:val="Normal"/>
    <w:rsid w:val="003F76DB"/>
    <w:rPr>
      <w:b/>
      <w:kern w:val="16"/>
      <w:sz w:val="108"/>
    </w:rPr>
  </w:style>
  <w:style w:type="paragraph" w:styleId="TOC1">
    <w:name w:val="toc 1"/>
    <w:basedOn w:val="Normal"/>
    <w:next w:val="ExecutiveSummaryHeading"/>
    <w:autoRedefine/>
    <w:semiHidden/>
    <w:rsid w:val="003F76DB"/>
    <w:pPr>
      <w:spacing w:before="120" w:after="120"/>
    </w:pPr>
    <w:rPr>
      <w:rFonts w:ascii="Times New Roman" w:hAnsi="Times New Roman"/>
      <w:b/>
      <w:bCs/>
      <w:caps/>
      <w:szCs w:val="24"/>
    </w:rPr>
  </w:style>
  <w:style w:type="paragraph" w:styleId="TOC2">
    <w:name w:val="toc 2"/>
    <w:basedOn w:val="Normal"/>
    <w:next w:val="Normal"/>
    <w:autoRedefine/>
    <w:semiHidden/>
    <w:rsid w:val="003F76DB"/>
    <w:pPr>
      <w:ind w:left="220"/>
    </w:pPr>
    <w:rPr>
      <w:rFonts w:ascii="Times New Roman" w:hAnsi="Times New Roman"/>
      <w:smallCaps/>
      <w:szCs w:val="24"/>
    </w:rPr>
  </w:style>
  <w:style w:type="paragraph" w:styleId="TOC3">
    <w:name w:val="toc 3"/>
    <w:basedOn w:val="Normal"/>
    <w:next w:val="Normal"/>
    <w:autoRedefine/>
    <w:semiHidden/>
    <w:rsid w:val="003F76DB"/>
    <w:pPr>
      <w:ind w:left="440"/>
    </w:pPr>
    <w:rPr>
      <w:rFonts w:ascii="Times New Roman" w:hAnsi="Times New Roman"/>
      <w:i/>
      <w:iCs/>
      <w:szCs w:val="24"/>
    </w:rPr>
  </w:style>
  <w:style w:type="paragraph" w:styleId="BodyText2">
    <w:name w:val="Body Text 2"/>
    <w:basedOn w:val="Normal"/>
    <w:rsid w:val="003F76DB"/>
    <w:rPr>
      <w:rFonts w:ascii="Times New Roman Mäori" w:hAnsi="Times New Roman Mäori"/>
      <w:sz w:val="24"/>
      <w:lang w:val="en-US"/>
    </w:rPr>
  </w:style>
  <w:style w:type="paragraph" w:styleId="BodyText">
    <w:name w:val="Body Text"/>
    <w:basedOn w:val="Normal"/>
    <w:rsid w:val="003F76DB"/>
    <w:pPr>
      <w:tabs>
        <w:tab w:val="left" w:pos="6300"/>
      </w:tabs>
      <w:spacing w:before="60"/>
    </w:pPr>
  </w:style>
  <w:style w:type="paragraph" w:styleId="TOC4">
    <w:name w:val="toc 4"/>
    <w:basedOn w:val="Normal"/>
    <w:next w:val="Normal"/>
    <w:autoRedefine/>
    <w:semiHidden/>
    <w:rsid w:val="003F76DB"/>
    <w:pPr>
      <w:ind w:left="660"/>
    </w:pPr>
    <w:rPr>
      <w:rFonts w:ascii="Times New Roman" w:hAnsi="Times New Roman"/>
      <w:szCs w:val="21"/>
    </w:rPr>
  </w:style>
  <w:style w:type="paragraph" w:styleId="TOC5">
    <w:name w:val="toc 5"/>
    <w:basedOn w:val="Normal"/>
    <w:next w:val="Normal"/>
    <w:autoRedefine/>
    <w:semiHidden/>
    <w:rsid w:val="003F76DB"/>
    <w:pPr>
      <w:ind w:left="880"/>
    </w:pPr>
    <w:rPr>
      <w:rFonts w:ascii="Times New Roman" w:hAnsi="Times New Roman"/>
      <w:szCs w:val="21"/>
    </w:rPr>
  </w:style>
  <w:style w:type="paragraph" w:styleId="TOC6">
    <w:name w:val="toc 6"/>
    <w:basedOn w:val="Normal"/>
    <w:next w:val="Normal"/>
    <w:autoRedefine/>
    <w:semiHidden/>
    <w:rsid w:val="003F76DB"/>
    <w:pPr>
      <w:ind w:left="1100"/>
    </w:pPr>
    <w:rPr>
      <w:rFonts w:ascii="Times New Roman" w:hAnsi="Times New Roman"/>
      <w:szCs w:val="21"/>
    </w:rPr>
  </w:style>
  <w:style w:type="paragraph" w:styleId="TOC7">
    <w:name w:val="toc 7"/>
    <w:basedOn w:val="Normal"/>
    <w:next w:val="Normal"/>
    <w:autoRedefine/>
    <w:semiHidden/>
    <w:rsid w:val="003F76DB"/>
    <w:pPr>
      <w:ind w:left="1320"/>
    </w:pPr>
    <w:rPr>
      <w:rFonts w:ascii="Times New Roman" w:hAnsi="Times New Roman"/>
      <w:szCs w:val="21"/>
    </w:rPr>
  </w:style>
  <w:style w:type="paragraph" w:styleId="TOC8">
    <w:name w:val="toc 8"/>
    <w:basedOn w:val="Normal"/>
    <w:next w:val="Normal"/>
    <w:autoRedefine/>
    <w:semiHidden/>
    <w:rsid w:val="003F76DB"/>
    <w:pPr>
      <w:ind w:left="1540"/>
    </w:pPr>
    <w:rPr>
      <w:rFonts w:ascii="Times New Roman" w:hAnsi="Times New Roman"/>
      <w:szCs w:val="21"/>
    </w:rPr>
  </w:style>
  <w:style w:type="paragraph" w:styleId="TOC9">
    <w:name w:val="toc 9"/>
    <w:basedOn w:val="Normal"/>
    <w:next w:val="Normal"/>
    <w:autoRedefine/>
    <w:semiHidden/>
    <w:rsid w:val="003F76DB"/>
    <w:pPr>
      <w:ind w:left="1760"/>
    </w:pPr>
    <w:rPr>
      <w:rFonts w:ascii="Times New Roman" w:hAnsi="Times New Roman"/>
      <w:szCs w:val="21"/>
    </w:rPr>
  </w:style>
  <w:style w:type="paragraph" w:styleId="BlockText">
    <w:name w:val="Block Text"/>
    <w:basedOn w:val="Normal"/>
    <w:rsid w:val="003F76DB"/>
    <w:pPr>
      <w:ind w:left="720" w:right="-426"/>
    </w:pPr>
  </w:style>
  <w:style w:type="paragraph" w:styleId="BodyTextIndent">
    <w:name w:val="Body Text Indent"/>
    <w:basedOn w:val="Normal"/>
    <w:rsid w:val="003F76DB"/>
    <w:pPr>
      <w:ind w:left="3042"/>
    </w:pPr>
    <w:rPr>
      <w:sz w:val="24"/>
    </w:rPr>
  </w:style>
  <w:style w:type="paragraph" w:customStyle="1" w:styleId="B">
    <w:name w:val="B"/>
    <w:aliases w:val="Body"/>
    <w:basedOn w:val="Normal"/>
    <w:rsid w:val="003F76DB"/>
    <w:pPr>
      <w:spacing w:after="120"/>
      <w:ind w:left="851"/>
    </w:pPr>
    <w:rPr>
      <w:szCs w:val="22"/>
    </w:rPr>
  </w:style>
  <w:style w:type="character" w:customStyle="1" w:styleId="ParagraphChar">
    <w:name w:val="Paragraph Char"/>
    <w:basedOn w:val="DefaultParagraphFont"/>
    <w:rsid w:val="003F76DB"/>
    <w:rPr>
      <w:rFonts w:ascii="Arial" w:hAnsi="Arial"/>
      <w:sz w:val="22"/>
      <w:lang w:val="en-NZ" w:eastAsia="en-US" w:bidi="ar-SA"/>
    </w:rPr>
  </w:style>
  <w:style w:type="character" w:styleId="FollowedHyperlink">
    <w:name w:val="FollowedHyperlink"/>
    <w:basedOn w:val="DefaultParagraphFont"/>
    <w:rsid w:val="003F76DB"/>
    <w:rPr>
      <w:color w:val="800080"/>
      <w:u w:val="single"/>
    </w:rPr>
  </w:style>
  <w:style w:type="character" w:styleId="Emphasis">
    <w:name w:val="Emphasis"/>
    <w:basedOn w:val="DefaultParagraphFont"/>
    <w:qFormat/>
    <w:rsid w:val="003F76DB"/>
    <w:rPr>
      <w:i/>
      <w:iCs/>
    </w:rPr>
  </w:style>
  <w:style w:type="paragraph" w:styleId="BalloonText">
    <w:name w:val="Balloon Text"/>
    <w:basedOn w:val="Normal"/>
    <w:semiHidden/>
    <w:rsid w:val="003F76DB"/>
    <w:rPr>
      <w:rFonts w:ascii="Tahoma" w:hAnsi="Tahoma" w:cs="Tahoma"/>
      <w:sz w:val="16"/>
      <w:szCs w:val="16"/>
    </w:rPr>
  </w:style>
  <w:style w:type="character" w:styleId="Strong">
    <w:name w:val="Strong"/>
    <w:basedOn w:val="DefaultParagraphFont"/>
    <w:qFormat/>
    <w:rsid w:val="003F76DB"/>
    <w:rPr>
      <w:b/>
      <w:bCs/>
    </w:rPr>
  </w:style>
  <w:style w:type="paragraph" w:customStyle="1" w:styleId="Style1">
    <w:name w:val="Style1"/>
    <w:basedOn w:val="Normal"/>
    <w:next w:val="Normal"/>
    <w:rsid w:val="00503968"/>
    <w:rPr>
      <w:kern w:val="36"/>
    </w:rPr>
  </w:style>
  <w:style w:type="paragraph" w:customStyle="1" w:styleId="Style2">
    <w:name w:val="Style2"/>
    <w:basedOn w:val="Normal"/>
    <w:next w:val="Normal"/>
    <w:rsid w:val="00503968"/>
    <w:rPr>
      <w:b/>
      <w:bCs/>
      <w:color w:val="000000"/>
      <w:kern w:val="36"/>
      <w:sz w:val="32"/>
      <w:szCs w:val="32"/>
    </w:rPr>
  </w:style>
  <w:style w:type="character" w:styleId="CommentReference">
    <w:name w:val="annotation reference"/>
    <w:basedOn w:val="DefaultParagraphFont"/>
    <w:semiHidden/>
    <w:rsid w:val="00F11AC4"/>
    <w:rPr>
      <w:sz w:val="16"/>
      <w:szCs w:val="16"/>
    </w:rPr>
  </w:style>
  <w:style w:type="paragraph" w:styleId="CommentText">
    <w:name w:val="annotation text"/>
    <w:basedOn w:val="Normal"/>
    <w:semiHidden/>
    <w:rsid w:val="00F11AC4"/>
    <w:rPr>
      <w:sz w:val="20"/>
    </w:rPr>
  </w:style>
  <w:style w:type="paragraph" w:styleId="CommentSubject">
    <w:name w:val="annotation subject"/>
    <w:basedOn w:val="CommentText"/>
    <w:next w:val="CommentText"/>
    <w:semiHidden/>
    <w:rsid w:val="00F11AC4"/>
    <w:rPr>
      <w:b/>
      <w:bCs/>
    </w:rPr>
  </w:style>
  <w:style w:type="paragraph" w:styleId="NormalWeb">
    <w:name w:val="Normal (Web)"/>
    <w:basedOn w:val="Normal"/>
    <w:rsid w:val="009B4E94"/>
    <w:pPr>
      <w:spacing w:before="100" w:beforeAutospacing="1" w:after="100" w:afterAutospacing="1"/>
    </w:pPr>
    <w:rPr>
      <w:rFonts w:ascii="Times New Roman" w:eastAsia="SimSun" w:hAnsi="Times New Roman"/>
      <w:sz w:val="24"/>
      <w:szCs w:val="24"/>
      <w:lang w:val="en-US" w:eastAsia="zh-CN"/>
    </w:rPr>
  </w:style>
  <w:style w:type="table" w:styleId="TableGrid">
    <w:name w:val="Table Grid"/>
    <w:basedOn w:val="TableNormal"/>
    <w:rsid w:val="002D034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96194E"/>
    <w:rPr>
      <w:rFonts w:ascii="Courier New" w:hAnsi="Courier New" w:cs="Courier New"/>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0614">
      <w:bodyDiv w:val="1"/>
      <w:marLeft w:val="94"/>
      <w:marRight w:val="94"/>
      <w:marTop w:val="94"/>
      <w:marBottom w:val="94"/>
      <w:divBdr>
        <w:top w:val="none" w:sz="0" w:space="0" w:color="auto"/>
        <w:left w:val="none" w:sz="0" w:space="0" w:color="auto"/>
        <w:bottom w:val="none" w:sz="0" w:space="0" w:color="auto"/>
        <w:right w:val="none" w:sz="0" w:space="0" w:color="auto"/>
      </w:divBdr>
      <w:divsChild>
        <w:div w:id="1856773088">
          <w:marLeft w:val="0"/>
          <w:marRight w:val="0"/>
          <w:marTop w:val="0"/>
          <w:marBottom w:val="0"/>
          <w:divBdr>
            <w:top w:val="none" w:sz="0" w:space="0" w:color="auto"/>
            <w:left w:val="none" w:sz="0" w:space="0" w:color="auto"/>
            <w:bottom w:val="none" w:sz="0" w:space="0" w:color="auto"/>
            <w:right w:val="none" w:sz="0" w:space="0" w:color="auto"/>
          </w:divBdr>
          <w:divsChild>
            <w:div w:id="1820875245">
              <w:marLeft w:val="0"/>
              <w:marRight w:val="0"/>
              <w:marTop w:val="0"/>
              <w:marBottom w:val="0"/>
              <w:divBdr>
                <w:top w:val="none" w:sz="0" w:space="0" w:color="auto"/>
                <w:left w:val="none" w:sz="0" w:space="0" w:color="auto"/>
                <w:bottom w:val="none" w:sz="0" w:space="0" w:color="auto"/>
                <w:right w:val="none" w:sz="0" w:space="0" w:color="auto"/>
              </w:divBdr>
              <w:divsChild>
                <w:div w:id="869682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6860409">
                      <w:marLeft w:val="720"/>
                      <w:marRight w:val="0"/>
                      <w:marTop w:val="0"/>
                      <w:marBottom w:val="280"/>
                      <w:divBdr>
                        <w:top w:val="none" w:sz="0" w:space="0" w:color="auto"/>
                        <w:left w:val="none" w:sz="0" w:space="0" w:color="auto"/>
                        <w:bottom w:val="none" w:sz="0" w:space="0" w:color="auto"/>
                        <w:right w:val="none" w:sz="0" w:space="0" w:color="auto"/>
                      </w:divBdr>
                    </w:div>
                  </w:divsChild>
                </w:div>
              </w:divsChild>
            </w:div>
          </w:divsChild>
        </w:div>
      </w:divsChild>
    </w:div>
    <w:div w:id="29888459">
      <w:bodyDiv w:val="1"/>
      <w:marLeft w:val="0"/>
      <w:marRight w:val="0"/>
      <w:marTop w:val="0"/>
      <w:marBottom w:val="0"/>
      <w:divBdr>
        <w:top w:val="none" w:sz="0" w:space="0" w:color="auto"/>
        <w:left w:val="none" w:sz="0" w:space="0" w:color="auto"/>
        <w:bottom w:val="none" w:sz="0" w:space="0" w:color="auto"/>
        <w:right w:val="none" w:sz="0" w:space="0" w:color="auto"/>
      </w:divBdr>
    </w:div>
    <w:div w:id="128712824">
      <w:bodyDiv w:val="1"/>
      <w:marLeft w:val="0"/>
      <w:marRight w:val="0"/>
      <w:marTop w:val="0"/>
      <w:marBottom w:val="0"/>
      <w:divBdr>
        <w:top w:val="none" w:sz="0" w:space="0" w:color="auto"/>
        <w:left w:val="none" w:sz="0" w:space="0" w:color="auto"/>
        <w:bottom w:val="none" w:sz="0" w:space="0" w:color="auto"/>
        <w:right w:val="none" w:sz="0" w:space="0" w:color="auto"/>
      </w:divBdr>
    </w:div>
    <w:div w:id="214783162">
      <w:bodyDiv w:val="1"/>
      <w:marLeft w:val="94"/>
      <w:marRight w:val="94"/>
      <w:marTop w:val="94"/>
      <w:marBottom w:val="94"/>
      <w:divBdr>
        <w:top w:val="none" w:sz="0" w:space="0" w:color="auto"/>
        <w:left w:val="none" w:sz="0" w:space="0" w:color="auto"/>
        <w:bottom w:val="none" w:sz="0" w:space="0" w:color="auto"/>
        <w:right w:val="none" w:sz="0" w:space="0" w:color="auto"/>
      </w:divBdr>
      <w:divsChild>
        <w:div w:id="2089571054">
          <w:marLeft w:val="0"/>
          <w:marRight w:val="0"/>
          <w:marTop w:val="0"/>
          <w:marBottom w:val="0"/>
          <w:divBdr>
            <w:top w:val="none" w:sz="0" w:space="0" w:color="auto"/>
            <w:left w:val="none" w:sz="0" w:space="0" w:color="auto"/>
            <w:bottom w:val="none" w:sz="0" w:space="0" w:color="auto"/>
            <w:right w:val="none" w:sz="0" w:space="0" w:color="auto"/>
          </w:divBdr>
          <w:divsChild>
            <w:div w:id="308025312">
              <w:marLeft w:val="0"/>
              <w:marRight w:val="0"/>
              <w:marTop w:val="0"/>
              <w:marBottom w:val="0"/>
              <w:divBdr>
                <w:top w:val="none" w:sz="0" w:space="0" w:color="auto"/>
                <w:left w:val="none" w:sz="0" w:space="0" w:color="auto"/>
                <w:bottom w:val="none" w:sz="0" w:space="0" w:color="auto"/>
                <w:right w:val="none" w:sz="0" w:space="0" w:color="auto"/>
              </w:divBdr>
              <w:divsChild>
                <w:div w:id="43964243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391931527">
      <w:bodyDiv w:val="1"/>
      <w:marLeft w:val="0"/>
      <w:marRight w:val="0"/>
      <w:marTop w:val="0"/>
      <w:marBottom w:val="0"/>
      <w:divBdr>
        <w:top w:val="none" w:sz="0" w:space="0" w:color="auto"/>
        <w:left w:val="none" w:sz="0" w:space="0" w:color="auto"/>
        <w:bottom w:val="none" w:sz="0" w:space="0" w:color="auto"/>
        <w:right w:val="none" w:sz="0" w:space="0" w:color="auto"/>
      </w:divBdr>
    </w:div>
    <w:div w:id="416905074">
      <w:bodyDiv w:val="1"/>
      <w:marLeft w:val="0"/>
      <w:marRight w:val="0"/>
      <w:marTop w:val="0"/>
      <w:marBottom w:val="0"/>
      <w:divBdr>
        <w:top w:val="none" w:sz="0" w:space="0" w:color="auto"/>
        <w:left w:val="none" w:sz="0" w:space="0" w:color="auto"/>
        <w:bottom w:val="none" w:sz="0" w:space="0" w:color="auto"/>
        <w:right w:val="none" w:sz="0" w:space="0" w:color="auto"/>
      </w:divBdr>
    </w:div>
    <w:div w:id="520516289">
      <w:bodyDiv w:val="1"/>
      <w:marLeft w:val="94"/>
      <w:marRight w:val="94"/>
      <w:marTop w:val="94"/>
      <w:marBottom w:val="94"/>
      <w:divBdr>
        <w:top w:val="none" w:sz="0" w:space="0" w:color="auto"/>
        <w:left w:val="none" w:sz="0" w:space="0" w:color="auto"/>
        <w:bottom w:val="none" w:sz="0" w:space="0" w:color="auto"/>
        <w:right w:val="none" w:sz="0" w:space="0" w:color="auto"/>
      </w:divBdr>
      <w:divsChild>
        <w:div w:id="1828937235">
          <w:marLeft w:val="0"/>
          <w:marRight w:val="0"/>
          <w:marTop w:val="0"/>
          <w:marBottom w:val="0"/>
          <w:divBdr>
            <w:top w:val="none" w:sz="0" w:space="0" w:color="auto"/>
            <w:left w:val="none" w:sz="0" w:space="0" w:color="auto"/>
            <w:bottom w:val="none" w:sz="0" w:space="0" w:color="auto"/>
            <w:right w:val="none" w:sz="0" w:space="0" w:color="auto"/>
          </w:divBdr>
          <w:divsChild>
            <w:div w:id="974487410">
              <w:marLeft w:val="0"/>
              <w:marRight w:val="0"/>
              <w:marTop w:val="0"/>
              <w:marBottom w:val="0"/>
              <w:divBdr>
                <w:top w:val="none" w:sz="0" w:space="0" w:color="auto"/>
                <w:left w:val="none" w:sz="0" w:space="0" w:color="auto"/>
                <w:bottom w:val="none" w:sz="0" w:space="0" w:color="auto"/>
                <w:right w:val="none" w:sz="0" w:space="0" w:color="auto"/>
              </w:divBdr>
              <w:divsChild>
                <w:div w:id="12038579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050167">
                      <w:marLeft w:val="720"/>
                      <w:marRight w:val="0"/>
                      <w:marTop w:val="0"/>
                      <w:marBottom w:val="280"/>
                      <w:divBdr>
                        <w:top w:val="none" w:sz="0" w:space="0" w:color="auto"/>
                        <w:left w:val="none" w:sz="0" w:space="0" w:color="auto"/>
                        <w:bottom w:val="none" w:sz="0" w:space="0" w:color="auto"/>
                        <w:right w:val="none" w:sz="0" w:space="0" w:color="auto"/>
                      </w:divBdr>
                    </w:div>
                  </w:divsChild>
                </w:div>
              </w:divsChild>
            </w:div>
          </w:divsChild>
        </w:div>
      </w:divsChild>
    </w:div>
    <w:div w:id="730076790">
      <w:bodyDiv w:val="1"/>
      <w:marLeft w:val="0"/>
      <w:marRight w:val="0"/>
      <w:marTop w:val="0"/>
      <w:marBottom w:val="0"/>
      <w:divBdr>
        <w:top w:val="none" w:sz="0" w:space="0" w:color="auto"/>
        <w:left w:val="none" w:sz="0" w:space="0" w:color="auto"/>
        <w:bottom w:val="none" w:sz="0" w:space="0" w:color="auto"/>
        <w:right w:val="none" w:sz="0" w:space="0" w:color="auto"/>
      </w:divBdr>
      <w:divsChild>
        <w:div w:id="437800042">
          <w:marLeft w:val="0"/>
          <w:marRight w:val="0"/>
          <w:marTop w:val="0"/>
          <w:marBottom w:val="0"/>
          <w:divBdr>
            <w:top w:val="none" w:sz="0" w:space="0" w:color="auto"/>
            <w:left w:val="none" w:sz="0" w:space="0" w:color="auto"/>
            <w:bottom w:val="none" w:sz="0" w:space="0" w:color="auto"/>
            <w:right w:val="none" w:sz="0" w:space="0" w:color="auto"/>
          </w:divBdr>
        </w:div>
      </w:divsChild>
    </w:div>
    <w:div w:id="749623635">
      <w:bodyDiv w:val="1"/>
      <w:marLeft w:val="0"/>
      <w:marRight w:val="0"/>
      <w:marTop w:val="0"/>
      <w:marBottom w:val="0"/>
      <w:divBdr>
        <w:top w:val="none" w:sz="0" w:space="0" w:color="auto"/>
        <w:left w:val="none" w:sz="0" w:space="0" w:color="auto"/>
        <w:bottom w:val="none" w:sz="0" w:space="0" w:color="auto"/>
        <w:right w:val="none" w:sz="0" w:space="0" w:color="auto"/>
      </w:divBdr>
    </w:div>
    <w:div w:id="817653700">
      <w:bodyDiv w:val="1"/>
      <w:marLeft w:val="0"/>
      <w:marRight w:val="0"/>
      <w:marTop w:val="0"/>
      <w:marBottom w:val="0"/>
      <w:divBdr>
        <w:top w:val="none" w:sz="0" w:space="0" w:color="auto"/>
        <w:left w:val="none" w:sz="0" w:space="0" w:color="auto"/>
        <w:bottom w:val="none" w:sz="0" w:space="0" w:color="auto"/>
        <w:right w:val="none" w:sz="0" w:space="0" w:color="auto"/>
      </w:divBdr>
    </w:div>
    <w:div w:id="1364138458">
      <w:bodyDiv w:val="1"/>
      <w:marLeft w:val="0"/>
      <w:marRight w:val="0"/>
      <w:marTop w:val="0"/>
      <w:marBottom w:val="0"/>
      <w:divBdr>
        <w:top w:val="none" w:sz="0" w:space="0" w:color="auto"/>
        <w:left w:val="none" w:sz="0" w:space="0" w:color="auto"/>
        <w:bottom w:val="none" w:sz="0" w:space="0" w:color="auto"/>
        <w:right w:val="none" w:sz="0" w:space="0" w:color="auto"/>
      </w:divBdr>
    </w:div>
    <w:div w:id="1413162365">
      <w:bodyDiv w:val="1"/>
      <w:marLeft w:val="88"/>
      <w:marRight w:val="88"/>
      <w:marTop w:val="88"/>
      <w:marBottom w:val="88"/>
      <w:divBdr>
        <w:top w:val="none" w:sz="0" w:space="0" w:color="auto"/>
        <w:left w:val="none" w:sz="0" w:space="0" w:color="auto"/>
        <w:bottom w:val="none" w:sz="0" w:space="0" w:color="auto"/>
        <w:right w:val="none" w:sz="0" w:space="0" w:color="auto"/>
      </w:divBdr>
      <w:divsChild>
        <w:div w:id="722101724">
          <w:marLeft w:val="0"/>
          <w:marRight w:val="0"/>
          <w:marTop w:val="0"/>
          <w:marBottom w:val="0"/>
          <w:divBdr>
            <w:top w:val="none" w:sz="0" w:space="0" w:color="auto"/>
            <w:left w:val="none" w:sz="0" w:space="0" w:color="auto"/>
            <w:bottom w:val="none" w:sz="0" w:space="0" w:color="auto"/>
            <w:right w:val="none" w:sz="0" w:space="0" w:color="auto"/>
          </w:divBdr>
          <w:divsChild>
            <w:div w:id="1164974486">
              <w:marLeft w:val="0"/>
              <w:marRight w:val="0"/>
              <w:marTop w:val="0"/>
              <w:marBottom w:val="0"/>
              <w:divBdr>
                <w:top w:val="none" w:sz="0" w:space="0" w:color="auto"/>
                <w:left w:val="none" w:sz="0" w:space="0" w:color="auto"/>
                <w:bottom w:val="none" w:sz="0" w:space="0" w:color="auto"/>
                <w:right w:val="none" w:sz="0" w:space="0" w:color="auto"/>
              </w:divBdr>
              <w:divsChild>
                <w:div w:id="140317499">
                  <w:marLeft w:val="53"/>
                  <w:marRight w:val="53"/>
                  <w:marTop w:val="53"/>
                  <w:marBottom w:val="53"/>
                  <w:divBdr>
                    <w:top w:val="none" w:sz="0" w:space="0" w:color="auto"/>
                    <w:left w:val="none" w:sz="0" w:space="0" w:color="auto"/>
                    <w:bottom w:val="none" w:sz="0" w:space="0" w:color="auto"/>
                    <w:right w:val="none" w:sz="0" w:space="0" w:color="auto"/>
                  </w:divBdr>
                </w:div>
              </w:divsChild>
            </w:div>
          </w:divsChild>
        </w:div>
      </w:divsChild>
    </w:div>
    <w:div w:id="1554854170">
      <w:bodyDiv w:val="1"/>
      <w:marLeft w:val="0"/>
      <w:marRight w:val="0"/>
      <w:marTop w:val="0"/>
      <w:marBottom w:val="0"/>
      <w:divBdr>
        <w:top w:val="none" w:sz="0" w:space="0" w:color="auto"/>
        <w:left w:val="none" w:sz="0" w:space="0" w:color="auto"/>
        <w:bottom w:val="none" w:sz="0" w:space="0" w:color="auto"/>
        <w:right w:val="none" w:sz="0" w:space="0" w:color="auto"/>
      </w:divBdr>
    </w:div>
    <w:div w:id="1699505573">
      <w:bodyDiv w:val="1"/>
      <w:marLeft w:val="0"/>
      <w:marRight w:val="0"/>
      <w:marTop w:val="0"/>
      <w:marBottom w:val="0"/>
      <w:divBdr>
        <w:top w:val="none" w:sz="0" w:space="0" w:color="auto"/>
        <w:left w:val="none" w:sz="0" w:space="0" w:color="auto"/>
        <w:bottom w:val="none" w:sz="0" w:space="0" w:color="auto"/>
        <w:right w:val="none" w:sz="0" w:space="0" w:color="auto"/>
      </w:divBdr>
    </w:div>
    <w:div w:id="1709451947">
      <w:bodyDiv w:val="1"/>
      <w:marLeft w:val="0"/>
      <w:marRight w:val="0"/>
      <w:marTop w:val="0"/>
      <w:marBottom w:val="0"/>
      <w:divBdr>
        <w:top w:val="none" w:sz="0" w:space="0" w:color="auto"/>
        <w:left w:val="none" w:sz="0" w:space="0" w:color="auto"/>
        <w:bottom w:val="none" w:sz="0" w:space="0" w:color="auto"/>
        <w:right w:val="none" w:sz="0" w:space="0" w:color="auto"/>
      </w:divBdr>
    </w:div>
    <w:div w:id="179112266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nlm.nih.gov/tsd/cataloging/metafilenew.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nlm.nih.gov/tsd/acquisitions/cdm/policy.html" TargetMode="External"/><Relationship Id="rId17" Type="http://schemas.openxmlformats.org/officeDocument/2006/relationships/hyperlink" Target="http://www.loc.gov/z3950/agency/" TargetMode="External"/><Relationship Id="rId2" Type="http://schemas.openxmlformats.org/officeDocument/2006/relationships/styles" Target="styles.xml"/><Relationship Id="rId16" Type="http://schemas.openxmlformats.org/officeDocument/2006/relationships/hyperlink" Target="http://www.lib.virginia.edu/digital/reports/dl_terminology_uva.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nlm.nih.gov/bsd/licensee.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doo.gsfc.nasa.gov/nost/wwwclassic/documents/pdf/CCSDS-650.0-B-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18438</Words>
  <Characters>105099</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Policies and Functional Requirements Specification for an NLM Digital Repository</vt:lpstr>
    </vt:vector>
  </TitlesOfParts>
  <Company>National Library of Medicine</Company>
  <LinksUpToDate>false</LinksUpToDate>
  <CharactersWithSpaces>123291</CharactersWithSpaces>
  <SharedDoc>false</SharedDoc>
  <HLinks>
    <vt:vector size="396" baseType="variant">
      <vt:variant>
        <vt:i4>917512</vt:i4>
      </vt:variant>
      <vt:variant>
        <vt:i4>378</vt:i4>
      </vt:variant>
      <vt:variant>
        <vt:i4>0</vt:i4>
      </vt:variant>
      <vt:variant>
        <vt:i4>5</vt:i4>
      </vt:variant>
      <vt:variant>
        <vt:lpwstr>http://www.loc.gov/z3950/agency/</vt:lpwstr>
      </vt:variant>
      <vt:variant>
        <vt:lpwstr/>
      </vt:variant>
      <vt:variant>
        <vt:i4>3735669</vt:i4>
      </vt:variant>
      <vt:variant>
        <vt:i4>375</vt:i4>
      </vt:variant>
      <vt:variant>
        <vt:i4>0</vt:i4>
      </vt:variant>
      <vt:variant>
        <vt:i4>5</vt:i4>
      </vt:variant>
      <vt:variant>
        <vt:lpwstr>http://www.lib.virginia.edu/digital/reports/dl_terminology_uva.htm</vt:lpwstr>
      </vt:variant>
      <vt:variant>
        <vt:lpwstr>findingaid#findingaid</vt:lpwstr>
      </vt:variant>
      <vt:variant>
        <vt:i4>720982</vt:i4>
      </vt:variant>
      <vt:variant>
        <vt:i4>372</vt:i4>
      </vt:variant>
      <vt:variant>
        <vt:i4>0</vt:i4>
      </vt:variant>
      <vt:variant>
        <vt:i4>5</vt:i4>
      </vt:variant>
      <vt:variant>
        <vt:lpwstr>http://www.nlm.nih.gov/bsd/licensee.html</vt:lpwstr>
      </vt:variant>
      <vt:variant>
        <vt:lpwstr/>
      </vt:variant>
      <vt:variant>
        <vt:i4>2687015</vt:i4>
      </vt:variant>
      <vt:variant>
        <vt:i4>369</vt:i4>
      </vt:variant>
      <vt:variant>
        <vt:i4>0</vt:i4>
      </vt:variant>
      <vt:variant>
        <vt:i4>5</vt:i4>
      </vt:variant>
      <vt:variant>
        <vt:lpwstr>http://www.nlm.nih.gov/tsd/cataloging/metafilenew.html</vt:lpwstr>
      </vt:variant>
      <vt:variant>
        <vt:lpwstr/>
      </vt:variant>
      <vt:variant>
        <vt:i4>1310814</vt:i4>
      </vt:variant>
      <vt:variant>
        <vt:i4>366</vt:i4>
      </vt:variant>
      <vt:variant>
        <vt:i4>0</vt:i4>
      </vt:variant>
      <vt:variant>
        <vt:i4>5</vt:i4>
      </vt:variant>
      <vt:variant>
        <vt:lpwstr>http://www.nlm.nih.gov/tsd/acquisitions/cdm/policy.html</vt:lpwstr>
      </vt:variant>
      <vt:variant>
        <vt:lpwstr>1080823</vt:lpwstr>
      </vt:variant>
      <vt:variant>
        <vt:i4>1572918</vt:i4>
      </vt:variant>
      <vt:variant>
        <vt:i4>356</vt:i4>
      </vt:variant>
      <vt:variant>
        <vt:i4>0</vt:i4>
      </vt:variant>
      <vt:variant>
        <vt:i4>5</vt:i4>
      </vt:variant>
      <vt:variant>
        <vt:lpwstr/>
      </vt:variant>
      <vt:variant>
        <vt:lpwstr>_Toc157995968</vt:lpwstr>
      </vt:variant>
      <vt:variant>
        <vt:i4>1572918</vt:i4>
      </vt:variant>
      <vt:variant>
        <vt:i4>350</vt:i4>
      </vt:variant>
      <vt:variant>
        <vt:i4>0</vt:i4>
      </vt:variant>
      <vt:variant>
        <vt:i4>5</vt:i4>
      </vt:variant>
      <vt:variant>
        <vt:lpwstr/>
      </vt:variant>
      <vt:variant>
        <vt:lpwstr>_Toc157995967</vt:lpwstr>
      </vt:variant>
      <vt:variant>
        <vt:i4>1572918</vt:i4>
      </vt:variant>
      <vt:variant>
        <vt:i4>344</vt:i4>
      </vt:variant>
      <vt:variant>
        <vt:i4>0</vt:i4>
      </vt:variant>
      <vt:variant>
        <vt:i4>5</vt:i4>
      </vt:variant>
      <vt:variant>
        <vt:lpwstr/>
      </vt:variant>
      <vt:variant>
        <vt:lpwstr>_Toc157995966</vt:lpwstr>
      </vt:variant>
      <vt:variant>
        <vt:i4>1572918</vt:i4>
      </vt:variant>
      <vt:variant>
        <vt:i4>338</vt:i4>
      </vt:variant>
      <vt:variant>
        <vt:i4>0</vt:i4>
      </vt:variant>
      <vt:variant>
        <vt:i4>5</vt:i4>
      </vt:variant>
      <vt:variant>
        <vt:lpwstr/>
      </vt:variant>
      <vt:variant>
        <vt:lpwstr>_Toc157995965</vt:lpwstr>
      </vt:variant>
      <vt:variant>
        <vt:i4>1572918</vt:i4>
      </vt:variant>
      <vt:variant>
        <vt:i4>332</vt:i4>
      </vt:variant>
      <vt:variant>
        <vt:i4>0</vt:i4>
      </vt:variant>
      <vt:variant>
        <vt:i4>5</vt:i4>
      </vt:variant>
      <vt:variant>
        <vt:lpwstr/>
      </vt:variant>
      <vt:variant>
        <vt:lpwstr>_Toc157995964</vt:lpwstr>
      </vt:variant>
      <vt:variant>
        <vt:i4>1572918</vt:i4>
      </vt:variant>
      <vt:variant>
        <vt:i4>326</vt:i4>
      </vt:variant>
      <vt:variant>
        <vt:i4>0</vt:i4>
      </vt:variant>
      <vt:variant>
        <vt:i4>5</vt:i4>
      </vt:variant>
      <vt:variant>
        <vt:lpwstr/>
      </vt:variant>
      <vt:variant>
        <vt:lpwstr>_Toc157995963</vt:lpwstr>
      </vt:variant>
      <vt:variant>
        <vt:i4>1572918</vt:i4>
      </vt:variant>
      <vt:variant>
        <vt:i4>320</vt:i4>
      </vt:variant>
      <vt:variant>
        <vt:i4>0</vt:i4>
      </vt:variant>
      <vt:variant>
        <vt:i4>5</vt:i4>
      </vt:variant>
      <vt:variant>
        <vt:lpwstr/>
      </vt:variant>
      <vt:variant>
        <vt:lpwstr>_Toc157995962</vt:lpwstr>
      </vt:variant>
      <vt:variant>
        <vt:i4>1572918</vt:i4>
      </vt:variant>
      <vt:variant>
        <vt:i4>314</vt:i4>
      </vt:variant>
      <vt:variant>
        <vt:i4>0</vt:i4>
      </vt:variant>
      <vt:variant>
        <vt:i4>5</vt:i4>
      </vt:variant>
      <vt:variant>
        <vt:lpwstr/>
      </vt:variant>
      <vt:variant>
        <vt:lpwstr>_Toc157995961</vt:lpwstr>
      </vt:variant>
      <vt:variant>
        <vt:i4>1572918</vt:i4>
      </vt:variant>
      <vt:variant>
        <vt:i4>308</vt:i4>
      </vt:variant>
      <vt:variant>
        <vt:i4>0</vt:i4>
      </vt:variant>
      <vt:variant>
        <vt:i4>5</vt:i4>
      </vt:variant>
      <vt:variant>
        <vt:lpwstr/>
      </vt:variant>
      <vt:variant>
        <vt:lpwstr>_Toc157995960</vt:lpwstr>
      </vt:variant>
      <vt:variant>
        <vt:i4>1769526</vt:i4>
      </vt:variant>
      <vt:variant>
        <vt:i4>302</vt:i4>
      </vt:variant>
      <vt:variant>
        <vt:i4>0</vt:i4>
      </vt:variant>
      <vt:variant>
        <vt:i4>5</vt:i4>
      </vt:variant>
      <vt:variant>
        <vt:lpwstr/>
      </vt:variant>
      <vt:variant>
        <vt:lpwstr>_Toc157995959</vt:lpwstr>
      </vt:variant>
      <vt:variant>
        <vt:i4>1769526</vt:i4>
      </vt:variant>
      <vt:variant>
        <vt:i4>296</vt:i4>
      </vt:variant>
      <vt:variant>
        <vt:i4>0</vt:i4>
      </vt:variant>
      <vt:variant>
        <vt:i4>5</vt:i4>
      </vt:variant>
      <vt:variant>
        <vt:lpwstr/>
      </vt:variant>
      <vt:variant>
        <vt:lpwstr>_Toc157995958</vt:lpwstr>
      </vt:variant>
      <vt:variant>
        <vt:i4>1769526</vt:i4>
      </vt:variant>
      <vt:variant>
        <vt:i4>290</vt:i4>
      </vt:variant>
      <vt:variant>
        <vt:i4>0</vt:i4>
      </vt:variant>
      <vt:variant>
        <vt:i4>5</vt:i4>
      </vt:variant>
      <vt:variant>
        <vt:lpwstr/>
      </vt:variant>
      <vt:variant>
        <vt:lpwstr>_Toc157995957</vt:lpwstr>
      </vt:variant>
      <vt:variant>
        <vt:i4>1769526</vt:i4>
      </vt:variant>
      <vt:variant>
        <vt:i4>284</vt:i4>
      </vt:variant>
      <vt:variant>
        <vt:i4>0</vt:i4>
      </vt:variant>
      <vt:variant>
        <vt:i4>5</vt:i4>
      </vt:variant>
      <vt:variant>
        <vt:lpwstr/>
      </vt:variant>
      <vt:variant>
        <vt:lpwstr>_Toc157995956</vt:lpwstr>
      </vt:variant>
      <vt:variant>
        <vt:i4>1769526</vt:i4>
      </vt:variant>
      <vt:variant>
        <vt:i4>278</vt:i4>
      </vt:variant>
      <vt:variant>
        <vt:i4>0</vt:i4>
      </vt:variant>
      <vt:variant>
        <vt:i4>5</vt:i4>
      </vt:variant>
      <vt:variant>
        <vt:lpwstr/>
      </vt:variant>
      <vt:variant>
        <vt:lpwstr>_Toc157995955</vt:lpwstr>
      </vt:variant>
      <vt:variant>
        <vt:i4>1769526</vt:i4>
      </vt:variant>
      <vt:variant>
        <vt:i4>272</vt:i4>
      </vt:variant>
      <vt:variant>
        <vt:i4>0</vt:i4>
      </vt:variant>
      <vt:variant>
        <vt:i4>5</vt:i4>
      </vt:variant>
      <vt:variant>
        <vt:lpwstr/>
      </vt:variant>
      <vt:variant>
        <vt:lpwstr>_Toc157995954</vt:lpwstr>
      </vt:variant>
      <vt:variant>
        <vt:i4>1769526</vt:i4>
      </vt:variant>
      <vt:variant>
        <vt:i4>266</vt:i4>
      </vt:variant>
      <vt:variant>
        <vt:i4>0</vt:i4>
      </vt:variant>
      <vt:variant>
        <vt:i4>5</vt:i4>
      </vt:variant>
      <vt:variant>
        <vt:lpwstr/>
      </vt:variant>
      <vt:variant>
        <vt:lpwstr>_Toc157995953</vt:lpwstr>
      </vt:variant>
      <vt:variant>
        <vt:i4>1769526</vt:i4>
      </vt:variant>
      <vt:variant>
        <vt:i4>260</vt:i4>
      </vt:variant>
      <vt:variant>
        <vt:i4>0</vt:i4>
      </vt:variant>
      <vt:variant>
        <vt:i4>5</vt:i4>
      </vt:variant>
      <vt:variant>
        <vt:lpwstr/>
      </vt:variant>
      <vt:variant>
        <vt:lpwstr>_Toc157995952</vt:lpwstr>
      </vt:variant>
      <vt:variant>
        <vt:i4>1769526</vt:i4>
      </vt:variant>
      <vt:variant>
        <vt:i4>254</vt:i4>
      </vt:variant>
      <vt:variant>
        <vt:i4>0</vt:i4>
      </vt:variant>
      <vt:variant>
        <vt:i4>5</vt:i4>
      </vt:variant>
      <vt:variant>
        <vt:lpwstr/>
      </vt:variant>
      <vt:variant>
        <vt:lpwstr>_Toc157995951</vt:lpwstr>
      </vt:variant>
      <vt:variant>
        <vt:i4>1769526</vt:i4>
      </vt:variant>
      <vt:variant>
        <vt:i4>248</vt:i4>
      </vt:variant>
      <vt:variant>
        <vt:i4>0</vt:i4>
      </vt:variant>
      <vt:variant>
        <vt:i4>5</vt:i4>
      </vt:variant>
      <vt:variant>
        <vt:lpwstr/>
      </vt:variant>
      <vt:variant>
        <vt:lpwstr>_Toc157995950</vt:lpwstr>
      </vt:variant>
      <vt:variant>
        <vt:i4>1703990</vt:i4>
      </vt:variant>
      <vt:variant>
        <vt:i4>242</vt:i4>
      </vt:variant>
      <vt:variant>
        <vt:i4>0</vt:i4>
      </vt:variant>
      <vt:variant>
        <vt:i4>5</vt:i4>
      </vt:variant>
      <vt:variant>
        <vt:lpwstr/>
      </vt:variant>
      <vt:variant>
        <vt:lpwstr>_Toc157995949</vt:lpwstr>
      </vt:variant>
      <vt:variant>
        <vt:i4>1703990</vt:i4>
      </vt:variant>
      <vt:variant>
        <vt:i4>236</vt:i4>
      </vt:variant>
      <vt:variant>
        <vt:i4>0</vt:i4>
      </vt:variant>
      <vt:variant>
        <vt:i4>5</vt:i4>
      </vt:variant>
      <vt:variant>
        <vt:lpwstr/>
      </vt:variant>
      <vt:variant>
        <vt:lpwstr>_Toc157995948</vt:lpwstr>
      </vt:variant>
      <vt:variant>
        <vt:i4>1703990</vt:i4>
      </vt:variant>
      <vt:variant>
        <vt:i4>230</vt:i4>
      </vt:variant>
      <vt:variant>
        <vt:i4>0</vt:i4>
      </vt:variant>
      <vt:variant>
        <vt:i4>5</vt:i4>
      </vt:variant>
      <vt:variant>
        <vt:lpwstr/>
      </vt:variant>
      <vt:variant>
        <vt:lpwstr>_Toc157995947</vt:lpwstr>
      </vt:variant>
      <vt:variant>
        <vt:i4>1703990</vt:i4>
      </vt:variant>
      <vt:variant>
        <vt:i4>224</vt:i4>
      </vt:variant>
      <vt:variant>
        <vt:i4>0</vt:i4>
      </vt:variant>
      <vt:variant>
        <vt:i4>5</vt:i4>
      </vt:variant>
      <vt:variant>
        <vt:lpwstr/>
      </vt:variant>
      <vt:variant>
        <vt:lpwstr>_Toc157995946</vt:lpwstr>
      </vt:variant>
      <vt:variant>
        <vt:i4>1703990</vt:i4>
      </vt:variant>
      <vt:variant>
        <vt:i4>218</vt:i4>
      </vt:variant>
      <vt:variant>
        <vt:i4>0</vt:i4>
      </vt:variant>
      <vt:variant>
        <vt:i4>5</vt:i4>
      </vt:variant>
      <vt:variant>
        <vt:lpwstr/>
      </vt:variant>
      <vt:variant>
        <vt:lpwstr>_Toc157995945</vt:lpwstr>
      </vt:variant>
      <vt:variant>
        <vt:i4>1703990</vt:i4>
      </vt:variant>
      <vt:variant>
        <vt:i4>212</vt:i4>
      </vt:variant>
      <vt:variant>
        <vt:i4>0</vt:i4>
      </vt:variant>
      <vt:variant>
        <vt:i4>5</vt:i4>
      </vt:variant>
      <vt:variant>
        <vt:lpwstr/>
      </vt:variant>
      <vt:variant>
        <vt:lpwstr>_Toc157995944</vt:lpwstr>
      </vt:variant>
      <vt:variant>
        <vt:i4>1703990</vt:i4>
      </vt:variant>
      <vt:variant>
        <vt:i4>206</vt:i4>
      </vt:variant>
      <vt:variant>
        <vt:i4>0</vt:i4>
      </vt:variant>
      <vt:variant>
        <vt:i4>5</vt:i4>
      </vt:variant>
      <vt:variant>
        <vt:lpwstr/>
      </vt:variant>
      <vt:variant>
        <vt:lpwstr>_Toc157995943</vt:lpwstr>
      </vt:variant>
      <vt:variant>
        <vt:i4>1703990</vt:i4>
      </vt:variant>
      <vt:variant>
        <vt:i4>200</vt:i4>
      </vt:variant>
      <vt:variant>
        <vt:i4>0</vt:i4>
      </vt:variant>
      <vt:variant>
        <vt:i4>5</vt:i4>
      </vt:variant>
      <vt:variant>
        <vt:lpwstr/>
      </vt:variant>
      <vt:variant>
        <vt:lpwstr>_Toc157995942</vt:lpwstr>
      </vt:variant>
      <vt:variant>
        <vt:i4>1703990</vt:i4>
      </vt:variant>
      <vt:variant>
        <vt:i4>194</vt:i4>
      </vt:variant>
      <vt:variant>
        <vt:i4>0</vt:i4>
      </vt:variant>
      <vt:variant>
        <vt:i4>5</vt:i4>
      </vt:variant>
      <vt:variant>
        <vt:lpwstr/>
      </vt:variant>
      <vt:variant>
        <vt:lpwstr>_Toc157995941</vt:lpwstr>
      </vt:variant>
      <vt:variant>
        <vt:i4>1703990</vt:i4>
      </vt:variant>
      <vt:variant>
        <vt:i4>188</vt:i4>
      </vt:variant>
      <vt:variant>
        <vt:i4>0</vt:i4>
      </vt:variant>
      <vt:variant>
        <vt:i4>5</vt:i4>
      </vt:variant>
      <vt:variant>
        <vt:lpwstr/>
      </vt:variant>
      <vt:variant>
        <vt:lpwstr>_Toc157995940</vt:lpwstr>
      </vt:variant>
      <vt:variant>
        <vt:i4>1900598</vt:i4>
      </vt:variant>
      <vt:variant>
        <vt:i4>182</vt:i4>
      </vt:variant>
      <vt:variant>
        <vt:i4>0</vt:i4>
      </vt:variant>
      <vt:variant>
        <vt:i4>5</vt:i4>
      </vt:variant>
      <vt:variant>
        <vt:lpwstr/>
      </vt:variant>
      <vt:variant>
        <vt:lpwstr>_Toc157995939</vt:lpwstr>
      </vt:variant>
      <vt:variant>
        <vt:i4>1900598</vt:i4>
      </vt:variant>
      <vt:variant>
        <vt:i4>176</vt:i4>
      </vt:variant>
      <vt:variant>
        <vt:i4>0</vt:i4>
      </vt:variant>
      <vt:variant>
        <vt:i4>5</vt:i4>
      </vt:variant>
      <vt:variant>
        <vt:lpwstr/>
      </vt:variant>
      <vt:variant>
        <vt:lpwstr>_Toc157995938</vt:lpwstr>
      </vt:variant>
      <vt:variant>
        <vt:i4>1900598</vt:i4>
      </vt:variant>
      <vt:variant>
        <vt:i4>170</vt:i4>
      </vt:variant>
      <vt:variant>
        <vt:i4>0</vt:i4>
      </vt:variant>
      <vt:variant>
        <vt:i4>5</vt:i4>
      </vt:variant>
      <vt:variant>
        <vt:lpwstr/>
      </vt:variant>
      <vt:variant>
        <vt:lpwstr>_Toc157995937</vt:lpwstr>
      </vt:variant>
      <vt:variant>
        <vt:i4>1900598</vt:i4>
      </vt:variant>
      <vt:variant>
        <vt:i4>164</vt:i4>
      </vt:variant>
      <vt:variant>
        <vt:i4>0</vt:i4>
      </vt:variant>
      <vt:variant>
        <vt:i4>5</vt:i4>
      </vt:variant>
      <vt:variant>
        <vt:lpwstr/>
      </vt:variant>
      <vt:variant>
        <vt:lpwstr>_Toc157995936</vt:lpwstr>
      </vt:variant>
      <vt:variant>
        <vt:i4>1900598</vt:i4>
      </vt:variant>
      <vt:variant>
        <vt:i4>158</vt:i4>
      </vt:variant>
      <vt:variant>
        <vt:i4>0</vt:i4>
      </vt:variant>
      <vt:variant>
        <vt:i4>5</vt:i4>
      </vt:variant>
      <vt:variant>
        <vt:lpwstr/>
      </vt:variant>
      <vt:variant>
        <vt:lpwstr>_Toc157995935</vt:lpwstr>
      </vt:variant>
      <vt:variant>
        <vt:i4>1900598</vt:i4>
      </vt:variant>
      <vt:variant>
        <vt:i4>152</vt:i4>
      </vt:variant>
      <vt:variant>
        <vt:i4>0</vt:i4>
      </vt:variant>
      <vt:variant>
        <vt:i4>5</vt:i4>
      </vt:variant>
      <vt:variant>
        <vt:lpwstr/>
      </vt:variant>
      <vt:variant>
        <vt:lpwstr>_Toc157995934</vt:lpwstr>
      </vt:variant>
      <vt:variant>
        <vt:i4>1900598</vt:i4>
      </vt:variant>
      <vt:variant>
        <vt:i4>146</vt:i4>
      </vt:variant>
      <vt:variant>
        <vt:i4>0</vt:i4>
      </vt:variant>
      <vt:variant>
        <vt:i4>5</vt:i4>
      </vt:variant>
      <vt:variant>
        <vt:lpwstr/>
      </vt:variant>
      <vt:variant>
        <vt:lpwstr>_Toc157995933</vt:lpwstr>
      </vt:variant>
      <vt:variant>
        <vt:i4>1900598</vt:i4>
      </vt:variant>
      <vt:variant>
        <vt:i4>140</vt:i4>
      </vt:variant>
      <vt:variant>
        <vt:i4>0</vt:i4>
      </vt:variant>
      <vt:variant>
        <vt:i4>5</vt:i4>
      </vt:variant>
      <vt:variant>
        <vt:lpwstr/>
      </vt:variant>
      <vt:variant>
        <vt:lpwstr>_Toc157995932</vt:lpwstr>
      </vt:variant>
      <vt:variant>
        <vt:i4>1900598</vt:i4>
      </vt:variant>
      <vt:variant>
        <vt:i4>134</vt:i4>
      </vt:variant>
      <vt:variant>
        <vt:i4>0</vt:i4>
      </vt:variant>
      <vt:variant>
        <vt:i4>5</vt:i4>
      </vt:variant>
      <vt:variant>
        <vt:lpwstr/>
      </vt:variant>
      <vt:variant>
        <vt:lpwstr>_Toc157995931</vt:lpwstr>
      </vt:variant>
      <vt:variant>
        <vt:i4>1900598</vt:i4>
      </vt:variant>
      <vt:variant>
        <vt:i4>128</vt:i4>
      </vt:variant>
      <vt:variant>
        <vt:i4>0</vt:i4>
      </vt:variant>
      <vt:variant>
        <vt:i4>5</vt:i4>
      </vt:variant>
      <vt:variant>
        <vt:lpwstr/>
      </vt:variant>
      <vt:variant>
        <vt:lpwstr>_Toc157995930</vt:lpwstr>
      </vt:variant>
      <vt:variant>
        <vt:i4>1835062</vt:i4>
      </vt:variant>
      <vt:variant>
        <vt:i4>122</vt:i4>
      </vt:variant>
      <vt:variant>
        <vt:i4>0</vt:i4>
      </vt:variant>
      <vt:variant>
        <vt:i4>5</vt:i4>
      </vt:variant>
      <vt:variant>
        <vt:lpwstr/>
      </vt:variant>
      <vt:variant>
        <vt:lpwstr>_Toc157995929</vt:lpwstr>
      </vt:variant>
      <vt:variant>
        <vt:i4>1835062</vt:i4>
      </vt:variant>
      <vt:variant>
        <vt:i4>116</vt:i4>
      </vt:variant>
      <vt:variant>
        <vt:i4>0</vt:i4>
      </vt:variant>
      <vt:variant>
        <vt:i4>5</vt:i4>
      </vt:variant>
      <vt:variant>
        <vt:lpwstr/>
      </vt:variant>
      <vt:variant>
        <vt:lpwstr>_Toc157995928</vt:lpwstr>
      </vt:variant>
      <vt:variant>
        <vt:i4>1835062</vt:i4>
      </vt:variant>
      <vt:variant>
        <vt:i4>110</vt:i4>
      </vt:variant>
      <vt:variant>
        <vt:i4>0</vt:i4>
      </vt:variant>
      <vt:variant>
        <vt:i4>5</vt:i4>
      </vt:variant>
      <vt:variant>
        <vt:lpwstr/>
      </vt:variant>
      <vt:variant>
        <vt:lpwstr>_Toc157995927</vt:lpwstr>
      </vt:variant>
      <vt:variant>
        <vt:i4>1835062</vt:i4>
      </vt:variant>
      <vt:variant>
        <vt:i4>104</vt:i4>
      </vt:variant>
      <vt:variant>
        <vt:i4>0</vt:i4>
      </vt:variant>
      <vt:variant>
        <vt:i4>5</vt:i4>
      </vt:variant>
      <vt:variant>
        <vt:lpwstr/>
      </vt:variant>
      <vt:variant>
        <vt:lpwstr>_Toc157995926</vt:lpwstr>
      </vt:variant>
      <vt:variant>
        <vt:i4>1835062</vt:i4>
      </vt:variant>
      <vt:variant>
        <vt:i4>98</vt:i4>
      </vt:variant>
      <vt:variant>
        <vt:i4>0</vt:i4>
      </vt:variant>
      <vt:variant>
        <vt:i4>5</vt:i4>
      </vt:variant>
      <vt:variant>
        <vt:lpwstr/>
      </vt:variant>
      <vt:variant>
        <vt:lpwstr>_Toc157995925</vt:lpwstr>
      </vt:variant>
      <vt:variant>
        <vt:i4>1835062</vt:i4>
      </vt:variant>
      <vt:variant>
        <vt:i4>92</vt:i4>
      </vt:variant>
      <vt:variant>
        <vt:i4>0</vt:i4>
      </vt:variant>
      <vt:variant>
        <vt:i4>5</vt:i4>
      </vt:variant>
      <vt:variant>
        <vt:lpwstr/>
      </vt:variant>
      <vt:variant>
        <vt:lpwstr>_Toc157995924</vt:lpwstr>
      </vt:variant>
      <vt:variant>
        <vt:i4>1835062</vt:i4>
      </vt:variant>
      <vt:variant>
        <vt:i4>86</vt:i4>
      </vt:variant>
      <vt:variant>
        <vt:i4>0</vt:i4>
      </vt:variant>
      <vt:variant>
        <vt:i4>5</vt:i4>
      </vt:variant>
      <vt:variant>
        <vt:lpwstr/>
      </vt:variant>
      <vt:variant>
        <vt:lpwstr>_Toc157995923</vt:lpwstr>
      </vt:variant>
      <vt:variant>
        <vt:i4>1835062</vt:i4>
      </vt:variant>
      <vt:variant>
        <vt:i4>80</vt:i4>
      </vt:variant>
      <vt:variant>
        <vt:i4>0</vt:i4>
      </vt:variant>
      <vt:variant>
        <vt:i4>5</vt:i4>
      </vt:variant>
      <vt:variant>
        <vt:lpwstr/>
      </vt:variant>
      <vt:variant>
        <vt:lpwstr>_Toc157995922</vt:lpwstr>
      </vt:variant>
      <vt:variant>
        <vt:i4>1835062</vt:i4>
      </vt:variant>
      <vt:variant>
        <vt:i4>74</vt:i4>
      </vt:variant>
      <vt:variant>
        <vt:i4>0</vt:i4>
      </vt:variant>
      <vt:variant>
        <vt:i4>5</vt:i4>
      </vt:variant>
      <vt:variant>
        <vt:lpwstr/>
      </vt:variant>
      <vt:variant>
        <vt:lpwstr>_Toc157995921</vt:lpwstr>
      </vt:variant>
      <vt:variant>
        <vt:i4>1835062</vt:i4>
      </vt:variant>
      <vt:variant>
        <vt:i4>68</vt:i4>
      </vt:variant>
      <vt:variant>
        <vt:i4>0</vt:i4>
      </vt:variant>
      <vt:variant>
        <vt:i4>5</vt:i4>
      </vt:variant>
      <vt:variant>
        <vt:lpwstr/>
      </vt:variant>
      <vt:variant>
        <vt:lpwstr>_Toc157995920</vt:lpwstr>
      </vt:variant>
      <vt:variant>
        <vt:i4>2031670</vt:i4>
      </vt:variant>
      <vt:variant>
        <vt:i4>62</vt:i4>
      </vt:variant>
      <vt:variant>
        <vt:i4>0</vt:i4>
      </vt:variant>
      <vt:variant>
        <vt:i4>5</vt:i4>
      </vt:variant>
      <vt:variant>
        <vt:lpwstr/>
      </vt:variant>
      <vt:variant>
        <vt:lpwstr>_Toc157995919</vt:lpwstr>
      </vt:variant>
      <vt:variant>
        <vt:i4>2031670</vt:i4>
      </vt:variant>
      <vt:variant>
        <vt:i4>56</vt:i4>
      </vt:variant>
      <vt:variant>
        <vt:i4>0</vt:i4>
      </vt:variant>
      <vt:variant>
        <vt:i4>5</vt:i4>
      </vt:variant>
      <vt:variant>
        <vt:lpwstr/>
      </vt:variant>
      <vt:variant>
        <vt:lpwstr>_Toc157995918</vt:lpwstr>
      </vt:variant>
      <vt:variant>
        <vt:i4>2031670</vt:i4>
      </vt:variant>
      <vt:variant>
        <vt:i4>50</vt:i4>
      </vt:variant>
      <vt:variant>
        <vt:i4>0</vt:i4>
      </vt:variant>
      <vt:variant>
        <vt:i4>5</vt:i4>
      </vt:variant>
      <vt:variant>
        <vt:lpwstr/>
      </vt:variant>
      <vt:variant>
        <vt:lpwstr>_Toc157995917</vt:lpwstr>
      </vt:variant>
      <vt:variant>
        <vt:i4>2031670</vt:i4>
      </vt:variant>
      <vt:variant>
        <vt:i4>44</vt:i4>
      </vt:variant>
      <vt:variant>
        <vt:i4>0</vt:i4>
      </vt:variant>
      <vt:variant>
        <vt:i4>5</vt:i4>
      </vt:variant>
      <vt:variant>
        <vt:lpwstr/>
      </vt:variant>
      <vt:variant>
        <vt:lpwstr>_Toc157995916</vt:lpwstr>
      </vt:variant>
      <vt:variant>
        <vt:i4>2031670</vt:i4>
      </vt:variant>
      <vt:variant>
        <vt:i4>38</vt:i4>
      </vt:variant>
      <vt:variant>
        <vt:i4>0</vt:i4>
      </vt:variant>
      <vt:variant>
        <vt:i4>5</vt:i4>
      </vt:variant>
      <vt:variant>
        <vt:lpwstr/>
      </vt:variant>
      <vt:variant>
        <vt:lpwstr>_Toc157995915</vt:lpwstr>
      </vt:variant>
      <vt:variant>
        <vt:i4>2031670</vt:i4>
      </vt:variant>
      <vt:variant>
        <vt:i4>32</vt:i4>
      </vt:variant>
      <vt:variant>
        <vt:i4>0</vt:i4>
      </vt:variant>
      <vt:variant>
        <vt:i4>5</vt:i4>
      </vt:variant>
      <vt:variant>
        <vt:lpwstr/>
      </vt:variant>
      <vt:variant>
        <vt:lpwstr>_Toc157995914</vt:lpwstr>
      </vt:variant>
      <vt:variant>
        <vt:i4>2031670</vt:i4>
      </vt:variant>
      <vt:variant>
        <vt:i4>26</vt:i4>
      </vt:variant>
      <vt:variant>
        <vt:i4>0</vt:i4>
      </vt:variant>
      <vt:variant>
        <vt:i4>5</vt:i4>
      </vt:variant>
      <vt:variant>
        <vt:lpwstr/>
      </vt:variant>
      <vt:variant>
        <vt:lpwstr>_Toc157995913</vt:lpwstr>
      </vt:variant>
      <vt:variant>
        <vt:i4>2031670</vt:i4>
      </vt:variant>
      <vt:variant>
        <vt:i4>20</vt:i4>
      </vt:variant>
      <vt:variant>
        <vt:i4>0</vt:i4>
      </vt:variant>
      <vt:variant>
        <vt:i4>5</vt:i4>
      </vt:variant>
      <vt:variant>
        <vt:lpwstr/>
      </vt:variant>
      <vt:variant>
        <vt:lpwstr>_Toc157995912</vt:lpwstr>
      </vt:variant>
      <vt:variant>
        <vt:i4>2031670</vt:i4>
      </vt:variant>
      <vt:variant>
        <vt:i4>14</vt:i4>
      </vt:variant>
      <vt:variant>
        <vt:i4>0</vt:i4>
      </vt:variant>
      <vt:variant>
        <vt:i4>5</vt:i4>
      </vt:variant>
      <vt:variant>
        <vt:lpwstr/>
      </vt:variant>
      <vt:variant>
        <vt:lpwstr>_Toc157995911</vt:lpwstr>
      </vt:variant>
      <vt:variant>
        <vt:i4>2031670</vt:i4>
      </vt:variant>
      <vt:variant>
        <vt:i4>8</vt:i4>
      </vt:variant>
      <vt:variant>
        <vt:i4>0</vt:i4>
      </vt:variant>
      <vt:variant>
        <vt:i4>5</vt:i4>
      </vt:variant>
      <vt:variant>
        <vt:lpwstr/>
      </vt:variant>
      <vt:variant>
        <vt:lpwstr>_Toc157995910</vt:lpwstr>
      </vt:variant>
      <vt:variant>
        <vt:i4>1966134</vt:i4>
      </vt:variant>
      <vt:variant>
        <vt:i4>2</vt:i4>
      </vt:variant>
      <vt:variant>
        <vt:i4>0</vt:i4>
      </vt:variant>
      <vt:variant>
        <vt:i4>5</vt:i4>
      </vt:variant>
      <vt:variant>
        <vt:lpwstr/>
      </vt:variant>
      <vt:variant>
        <vt:lpwstr>_Toc157995909</vt:lpwstr>
      </vt:variant>
      <vt:variant>
        <vt:i4>4915214</vt:i4>
      </vt:variant>
      <vt:variant>
        <vt:i4>0</vt:i4>
      </vt:variant>
      <vt:variant>
        <vt:i4>0</vt:i4>
      </vt:variant>
      <vt:variant>
        <vt:i4>5</vt:i4>
      </vt:variant>
      <vt:variant>
        <vt:lpwstr>http://ssdoo.gsfc.nasa.gov/nost/wwwclassic/documents/pdf/CCSDS-650.0-B-1.pdf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Policies and Functional Requirements Specification for an NLM Digital Repository</dc:title>
  <dc:subject/>
  <dc:creator>NLM Digital Repository Working Group</dc:creator>
  <cp:keywords/>
  <dc:description/>
  <cp:lastModifiedBy>Mesfin Tibebu</cp:lastModifiedBy>
  <cp:revision>2</cp:revision>
  <cp:lastPrinted>2007-03-20T19:58:00Z</cp:lastPrinted>
  <dcterms:created xsi:type="dcterms:W3CDTF">2026-02-18T01:33:00Z</dcterms:created>
  <dcterms:modified xsi:type="dcterms:W3CDTF">2026-02-18T01:33:00Z</dcterms:modified>
</cp:coreProperties>
</file>