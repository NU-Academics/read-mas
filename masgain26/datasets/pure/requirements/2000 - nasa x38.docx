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305B56" w14:textId="77777777" w:rsidR="008B72E7" w:rsidRDefault="008B72E7">
      <w:pPr>
        <w:pStyle w:val="FigureCaption"/>
        <w:spacing w:before="0"/>
        <w:rPr>
          <w:rFonts w:ascii="Century Schoolbook" w:hAnsi="Century Schoolbook"/>
          <w:caps/>
        </w:rPr>
      </w:pPr>
      <w:r>
        <w:rPr>
          <w:rFonts w:ascii="Century Schoolbook" w:hAnsi="Century Schoolbook"/>
        </w:rPr>
        <w:t>SOFTWARE REQUIREMENTS SPECIFICATION /</w:t>
      </w:r>
      <w:r>
        <w:rPr>
          <w:rFonts w:ascii="Century Schoolbook" w:hAnsi="Century Schoolbook"/>
        </w:rPr>
        <w:br/>
        <w:t>INTERFACE REQUIREMENTS SPECIFICATION</w:t>
      </w:r>
    </w:p>
    <w:p w14:paraId="052CC318" w14:textId="77777777" w:rsidR="008B72E7" w:rsidRDefault="008B72E7">
      <w:pPr>
        <w:jc w:val="center"/>
      </w:pPr>
    </w:p>
    <w:p w14:paraId="214522D2" w14:textId="77777777" w:rsidR="008B72E7" w:rsidRDefault="008B72E7">
      <w:pPr>
        <w:jc w:val="center"/>
      </w:pPr>
      <w:r>
        <w:t>for the</w:t>
      </w:r>
    </w:p>
    <w:p w14:paraId="7455A77B" w14:textId="77777777" w:rsidR="008B72E7" w:rsidRDefault="008B72E7">
      <w:pPr>
        <w:jc w:val="center"/>
      </w:pPr>
    </w:p>
    <w:p w14:paraId="150707AE" w14:textId="77777777" w:rsidR="008B72E7" w:rsidRDefault="008B72E7">
      <w:pPr>
        <w:jc w:val="center"/>
        <w:outlineLvl w:val="0"/>
        <w:rPr>
          <w:b/>
        </w:rPr>
      </w:pPr>
      <w:r>
        <w:rPr>
          <w:b/>
        </w:rPr>
        <w:t>X-38 Fault Tolerant System Services</w:t>
      </w:r>
    </w:p>
    <w:p w14:paraId="49BE6A90" w14:textId="77777777" w:rsidR="008B72E7" w:rsidRDefault="008B72E7">
      <w:pPr>
        <w:jc w:val="center"/>
      </w:pPr>
    </w:p>
    <w:p w14:paraId="290AF3AD" w14:textId="77777777" w:rsidR="008B72E7" w:rsidRDefault="008B72E7">
      <w:pPr>
        <w:jc w:val="center"/>
        <w:outlineLvl w:val="0"/>
      </w:pPr>
      <w:r>
        <w:t>Contract No. NAS 9-97216</w:t>
      </w:r>
    </w:p>
    <w:p w14:paraId="2432F3C3" w14:textId="77777777" w:rsidR="008B72E7" w:rsidRDefault="008B72E7">
      <w:pPr>
        <w:jc w:val="center"/>
      </w:pPr>
    </w:p>
    <w:p w14:paraId="51BE575B" w14:textId="77777777" w:rsidR="008B72E7" w:rsidRDefault="008B72E7">
      <w:pPr>
        <w:jc w:val="center"/>
        <w:outlineLvl w:val="0"/>
      </w:pPr>
      <w:r>
        <w:t>DRL Sequence Nos. 12/14</w:t>
      </w:r>
    </w:p>
    <w:p w14:paraId="0E2A1DE5" w14:textId="77777777" w:rsidR="008B72E7" w:rsidRDefault="008B72E7">
      <w:pPr>
        <w:jc w:val="center"/>
      </w:pPr>
    </w:p>
    <w:p w14:paraId="00C999E2" w14:textId="77777777" w:rsidR="008B72E7" w:rsidRDefault="008B72E7">
      <w:pPr>
        <w:jc w:val="center"/>
      </w:pPr>
      <w:r>
        <w:t>12 April 2000</w:t>
      </w:r>
    </w:p>
    <w:p w14:paraId="512135B6" w14:textId="77777777" w:rsidR="008B72E7" w:rsidRDefault="008B72E7">
      <w:pPr>
        <w:jc w:val="center"/>
      </w:pPr>
    </w:p>
    <w:p w14:paraId="02167352" w14:textId="77777777" w:rsidR="008B72E7" w:rsidRDefault="008B72E7">
      <w:pPr>
        <w:jc w:val="center"/>
        <w:outlineLvl w:val="0"/>
      </w:pPr>
      <w:r>
        <w:t>Prepared for:</w:t>
      </w:r>
    </w:p>
    <w:p w14:paraId="3252B475" w14:textId="77777777" w:rsidR="008B72E7" w:rsidRDefault="008B72E7">
      <w:pPr>
        <w:jc w:val="center"/>
      </w:pPr>
    </w:p>
    <w:p w14:paraId="29E1B1AB" w14:textId="77777777" w:rsidR="008B72E7" w:rsidRDefault="008B72E7">
      <w:pPr>
        <w:jc w:val="center"/>
      </w:pPr>
      <w:r>
        <w:t>National Aeronautics and Space Administration</w:t>
      </w:r>
    </w:p>
    <w:p w14:paraId="5269AA56" w14:textId="77777777" w:rsidR="008B72E7" w:rsidRDefault="008B72E7">
      <w:pPr>
        <w:jc w:val="center"/>
      </w:pPr>
      <w:r>
        <w:t>Lyndon B. Johnson Space Center</w:t>
      </w:r>
    </w:p>
    <w:p w14:paraId="3AB88E71" w14:textId="77777777" w:rsidR="008B72E7" w:rsidRDefault="008B72E7">
      <w:pPr>
        <w:jc w:val="center"/>
      </w:pPr>
      <w:r>
        <w:t>2101 NASA Road 1</w:t>
      </w:r>
    </w:p>
    <w:p w14:paraId="553D5FCA" w14:textId="77777777" w:rsidR="008B72E7" w:rsidRDefault="008B72E7">
      <w:pPr>
        <w:jc w:val="center"/>
      </w:pPr>
      <w:r>
        <w:t>Houston, Texas 77058-3696</w:t>
      </w:r>
    </w:p>
    <w:p w14:paraId="2E90A0F3" w14:textId="77777777" w:rsidR="008B72E7" w:rsidRDefault="008B72E7">
      <w:pPr>
        <w:jc w:val="center"/>
      </w:pPr>
    </w:p>
    <w:p w14:paraId="7D7B5893" w14:textId="77777777" w:rsidR="008B72E7" w:rsidRDefault="008B72E7">
      <w:pPr>
        <w:jc w:val="center"/>
      </w:pPr>
    </w:p>
    <w:p w14:paraId="0001F87E" w14:textId="77777777" w:rsidR="008B72E7" w:rsidRDefault="008B72E7">
      <w:pPr>
        <w:jc w:val="center"/>
      </w:pPr>
    </w:p>
    <w:p w14:paraId="66A69B44" w14:textId="77777777" w:rsidR="008B72E7" w:rsidRDefault="008B72E7">
      <w:pPr>
        <w:jc w:val="center"/>
      </w:pPr>
    </w:p>
    <w:p w14:paraId="209F60F7" w14:textId="77777777" w:rsidR="008B72E7" w:rsidRDefault="008B72E7">
      <w:pPr>
        <w:jc w:val="center"/>
      </w:pPr>
    </w:p>
    <w:p w14:paraId="1D579C3B" w14:textId="77777777" w:rsidR="008B72E7" w:rsidRDefault="008B72E7">
      <w:pPr>
        <w:jc w:val="center"/>
        <w:outlineLvl w:val="0"/>
      </w:pPr>
      <w:r>
        <w:t>Prepared by:</w:t>
      </w:r>
    </w:p>
    <w:p w14:paraId="45113543" w14:textId="77777777" w:rsidR="008B72E7" w:rsidRDefault="008B72E7">
      <w:pPr>
        <w:jc w:val="center"/>
      </w:pPr>
    </w:p>
    <w:p w14:paraId="40351D29" w14:textId="77777777" w:rsidR="008B72E7" w:rsidRDefault="00541F7A">
      <w:pPr>
        <w:jc w:val="center"/>
        <w:rPr>
          <w:sz w:val="96"/>
        </w:rPr>
      </w:pPr>
      <w:r>
        <w:rPr>
          <w:noProof/>
          <w:sz w:val="20"/>
        </w:rPr>
        <mc:AlternateContent>
          <mc:Choice Requires="wpg">
            <w:drawing>
              <wp:anchor distT="0" distB="0" distL="114300" distR="114300" simplePos="0" relativeHeight="251659264" behindDoc="0" locked="0" layoutInCell="0" allowOverlap="1" wp14:anchorId="40210DBF" wp14:editId="4F1937D8">
                <wp:simplePos x="0" y="0"/>
                <wp:positionH relativeFrom="column">
                  <wp:posOffset>2223135</wp:posOffset>
                </wp:positionH>
                <wp:positionV relativeFrom="paragraph">
                  <wp:posOffset>37465</wp:posOffset>
                </wp:positionV>
                <wp:extent cx="1371600" cy="438150"/>
                <wp:effectExtent l="0" t="0" r="0" b="0"/>
                <wp:wrapNone/>
                <wp:docPr id="1911617325" name="Group 9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71600" cy="438150"/>
                          <a:chOff x="432" y="240"/>
                          <a:chExt cx="2928" cy="936"/>
                        </a:xfrm>
                      </wpg:grpSpPr>
                      <wps:wsp>
                        <wps:cNvPr id="1640168122" name="Freeform 982"/>
                        <wps:cNvSpPr>
                          <a:spLocks/>
                        </wps:cNvSpPr>
                        <wps:spPr bwMode="auto">
                          <a:xfrm>
                            <a:off x="432" y="240"/>
                            <a:ext cx="1920" cy="936"/>
                          </a:xfrm>
                          <a:custGeom>
                            <a:avLst/>
                            <a:gdLst>
                              <a:gd name="T0" fmla="*/ 299 w 320"/>
                              <a:gd name="T1" fmla="*/ 22 h 156"/>
                              <a:gd name="T2" fmla="*/ 310 w 320"/>
                              <a:gd name="T3" fmla="*/ 64 h 156"/>
                              <a:gd name="T4" fmla="*/ 300 w 320"/>
                              <a:gd name="T5" fmla="*/ 0 h 156"/>
                              <a:gd name="T6" fmla="*/ 292 w 320"/>
                              <a:gd name="T7" fmla="*/ 71 h 156"/>
                              <a:gd name="T8" fmla="*/ 319 w 320"/>
                              <a:gd name="T9" fmla="*/ 123 h 156"/>
                              <a:gd name="T10" fmla="*/ 262 w 320"/>
                              <a:gd name="T11" fmla="*/ 65 h 156"/>
                              <a:gd name="T12" fmla="*/ 262 w 320"/>
                              <a:gd name="T13" fmla="*/ 0 h 156"/>
                              <a:gd name="T14" fmla="*/ 220 w 320"/>
                              <a:gd name="T15" fmla="*/ 13 h 156"/>
                              <a:gd name="T16" fmla="*/ 193 w 320"/>
                              <a:gd name="T17" fmla="*/ 123 h 156"/>
                              <a:gd name="T18" fmla="*/ 220 w 320"/>
                              <a:gd name="T19" fmla="*/ 13 h 156"/>
                              <a:gd name="T20" fmla="*/ 135 w 320"/>
                              <a:gd name="T21" fmla="*/ 99 h 156"/>
                              <a:gd name="T22" fmla="*/ 107 w 320"/>
                              <a:gd name="T23" fmla="*/ 72 h 156"/>
                              <a:gd name="T24" fmla="*/ 107 w 320"/>
                              <a:gd name="T25" fmla="*/ 12 h 156"/>
                              <a:gd name="T26" fmla="*/ 79 w 320"/>
                              <a:gd name="T27" fmla="*/ 123 h 156"/>
                              <a:gd name="T28" fmla="*/ 86 w 320"/>
                              <a:gd name="T29" fmla="*/ 123 h 156"/>
                              <a:gd name="T30" fmla="*/ 48 w 320"/>
                              <a:gd name="T31" fmla="*/ 16 h 156"/>
                              <a:gd name="T32" fmla="*/ 34 w 320"/>
                              <a:gd name="T33" fmla="*/ 123 h 156"/>
                              <a:gd name="T34" fmla="*/ 192 w 320"/>
                              <a:gd name="T35" fmla="*/ 64 h 156"/>
                              <a:gd name="T36" fmla="*/ 199 w 320"/>
                              <a:gd name="T37" fmla="*/ 60 h 156"/>
                              <a:gd name="T38" fmla="*/ 136 w 320"/>
                              <a:gd name="T39" fmla="*/ 81 h 156"/>
                              <a:gd name="T40" fmla="*/ 86 w 320"/>
                              <a:gd name="T41" fmla="*/ 22 h 156"/>
                              <a:gd name="T42" fmla="*/ 20 w 320"/>
                              <a:gd name="T43" fmla="*/ 107 h 156"/>
                              <a:gd name="T44" fmla="*/ 28 w 320"/>
                              <a:gd name="T45" fmla="*/ 103 h 156"/>
                              <a:gd name="T46" fmla="*/ 288 w 320"/>
                              <a:gd name="T47" fmla="*/ 132 h 156"/>
                              <a:gd name="T48" fmla="*/ 320 w 320"/>
                              <a:gd name="T49" fmla="*/ 132 h 156"/>
                              <a:gd name="T50" fmla="*/ 288 w 320"/>
                              <a:gd name="T51" fmla="*/ 138 h 156"/>
                              <a:gd name="T52" fmla="*/ 267 w 320"/>
                              <a:gd name="T53" fmla="*/ 155 h 156"/>
                              <a:gd name="T54" fmla="*/ 276 w 320"/>
                              <a:gd name="T55" fmla="*/ 154 h 156"/>
                              <a:gd name="T56" fmla="*/ 238 w 320"/>
                              <a:gd name="T57" fmla="*/ 131 h 156"/>
                              <a:gd name="T58" fmla="*/ 250 w 320"/>
                              <a:gd name="T59" fmla="*/ 153 h 156"/>
                              <a:gd name="T60" fmla="*/ 191 w 320"/>
                              <a:gd name="T61" fmla="*/ 139 h 156"/>
                              <a:gd name="T62" fmla="*/ 220 w 320"/>
                              <a:gd name="T63" fmla="*/ 139 h 156"/>
                              <a:gd name="T64" fmla="*/ 173 w 320"/>
                              <a:gd name="T65" fmla="*/ 155 h 156"/>
                              <a:gd name="T66" fmla="*/ 185 w 320"/>
                              <a:gd name="T67" fmla="*/ 132 h 156"/>
                              <a:gd name="T68" fmla="*/ 161 w 320"/>
                              <a:gd name="T69" fmla="*/ 135 h 156"/>
                              <a:gd name="T70" fmla="*/ 141 w 320"/>
                              <a:gd name="T71" fmla="*/ 148 h 156"/>
                              <a:gd name="T72" fmla="*/ 152 w 320"/>
                              <a:gd name="T73" fmla="*/ 155 h 156"/>
                              <a:gd name="T74" fmla="*/ 99 w 320"/>
                              <a:gd name="T75" fmla="*/ 134 h 156"/>
                              <a:gd name="T76" fmla="*/ 129 w 320"/>
                              <a:gd name="T77" fmla="*/ 144 h 156"/>
                              <a:gd name="T78" fmla="*/ 91 w 320"/>
                              <a:gd name="T79" fmla="*/ 137 h 156"/>
                              <a:gd name="T80" fmla="*/ 88 w 320"/>
                              <a:gd name="T81" fmla="*/ 155 h 156"/>
                              <a:gd name="T82" fmla="*/ 36 w 320"/>
                              <a:gd name="T83" fmla="*/ 132 h 156"/>
                              <a:gd name="T84" fmla="*/ 49 w 320"/>
                              <a:gd name="T85" fmla="*/ 155 h 156"/>
                              <a:gd name="T86" fmla="*/ 9 w 320"/>
                              <a:gd name="T87" fmla="*/ 132 h 156"/>
                              <a:gd name="T88" fmla="*/ 275 w 320"/>
                              <a:gd name="T89" fmla="*/ 143 h 156"/>
                              <a:gd name="T90" fmla="*/ 275 w 320"/>
                              <a:gd name="T91" fmla="*/ 143 h 156"/>
                              <a:gd name="T92" fmla="*/ 233 w 320"/>
                              <a:gd name="T93" fmla="*/ 139 h 156"/>
                              <a:gd name="T94" fmla="*/ 176 w 320"/>
                              <a:gd name="T95" fmla="*/ 147 h 156"/>
                              <a:gd name="T96" fmla="*/ 141 w 320"/>
                              <a:gd name="T97" fmla="*/ 143 h 156"/>
                              <a:gd name="T98" fmla="*/ 116 w 320"/>
                              <a:gd name="T99" fmla="*/ 148 h 156"/>
                              <a:gd name="T100" fmla="*/ 111 w 320"/>
                              <a:gd name="T101" fmla="*/ 137 h 156"/>
                              <a:gd name="T102" fmla="*/ 71 w 320"/>
                              <a:gd name="T103" fmla="*/ 140 h 156"/>
                              <a:gd name="T104" fmla="*/ 81 w 320"/>
                              <a:gd name="T105" fmla="*/ 140 h 156"/>
                              <a:gd name="T106" fmla="*/ 83 w 320"/>
                              <a:gd name="T107" fmla="*/ 149 h 156"/>
                              <a:gd name="T108" fmla="*/ 38 w 320"/>
                              <a:gd name="T109" fmla="*/ 147 h 15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320" h="156">
                                <a:moveTo>
                                  <a:pt x="295" y="55"/>
                                </a:moveTo>
                                <a:cubicBezTo>
                                  <a:pt x="294" y="55"/>
                                  <a:pt x="293" y="55"/>
                                  <a:pt x="291" y="55"/>
                                </a:cubicBezTo>
                                <a:lnTo>
                                  <a:pt x="291" y="17"/>
                                </a:lnTo>
                                <a:cubicBezTo>
                                  <a:pt x="295" y="16"/>
                                  <a:pt x="297" y="17"/>
                                  <a:pt x="298" y="19"/>
                                </a:cubicBezTo>
                                <a:cubicBezTo>
                                  <a:pt x="298" y="20"/>
                                  <a:pt x="299" y="21"/>
                                  <a:pt x="299" y="22"/>
                                </a:cubicBezTo>
                                <a:lnTo>
                                  <a:pt x="299" y="51"/>
                                </a:lnTo>
                                <a:cubicBezTo>
                                  <a:pt x="299" y="53"/>
                                  <a:pt x="297" y="54"/>
                                  <a:pt x="295" y="55"/>
                                </a:cubicBezTo>
                                <a:close/>
                                <a:moveTo>
                                  <a:pt x="319" y="72"/>
                                </a:moveTo>
                                <a:cubicBezTo>
                                  <a:pt x="319" y="70"/>
                                  <a:pt x="319" y="69"/>
                                  <a:pt x="318" y="68"/>
                                </a:cubicBezTo>
                                <a:cubicBezTo>
                                  <a:pt x="317" y="65"/>
                                  <a:pt x="314" y="64"/>
                                  <a:pt x="310" y="64"/>
                                </a:cubicBezTo>
                                <a:cubicBezTo>
                                  <a:pt x="312" y="63"/>
                                  <a:pt x="314" y="62"/>
                                  <a:pt x="315" y="61"/>
                                </a:cubicBezTo>
                                <a:cubicBezTo>
                                  <a:pt x="318" y="59"/>
                                  <a:pt x="319" y="56"/>
                                  <a:pt x="319" y="53"/>
                                </a:cubicBezTo>
                                <a:lnTo>
                                  <a:pt x="319" y="12"/>
                                </a:lnTo>
                                <a:cubicBezTo>
                                  <a:pt x="319" y="9"/>
                                  <a:pt x="318" y="7"/>
                                  <a:pt x="317" y="5"/>
                                </a:cubicBezTo>
                                <a:cubicBezTo>
                                  <a:pt x="314" y="1"/>
                                  <a:pt x="308" y="0"/>
                                  <a:pt x="300" y="0"/>
                                </a:cubicBezTo>
                                <a:lnTo>
                                  <a:pt x="270" y="0"/>
                                </a:lnTo>
                                <a:lnTo>
                                  <a:pt x="270" y="123"/>
                                </a:lnTo>
                                <a:lnTo>
                                  <a:pt x="291" y="123"/>
                                </a:lnTo>
                                <a:lnTo>
                                  <a:pt x="291" y="71"/>
                                </a:lnTo>
                                <a:cubicBezTo>
                                  <a:pt x="292" y="71"/>
                                  <a:pt x="292" y="71"/>
                                  <a:pt x="292" y="71"/>
                                </a:cubicBezTo>
                                <a:cubicBezTo>
                                  <a:pt x="293" y="71"/>
                                  <a:pt x="293" y="71"/>
                                  <a:pt x="294" y="71"/>
                                </a:cubicBezTo>
                                <a:cubicBezTo>
                                  <a:pt x="296" y="71"/>
                                  <a:pt x="297" y="71"/>
                                  <a:pt x="298" y="72"/>
                                </a:cubicBezTo>
                                <a:cubicBezTo>
                                  <a:pt x="298" y="73"/>
                                  <a:pt x="299" y="74"/>
                                  <a:pt x="299" y="75"/>
                                </a:cubicBezTo>
                                <a:lnTo>
                                  <a:pt x="299" y="123"/>
                                </a:lnTo>
                                <a:lnTo>
                                  <a:pt x="319" y="123"/>
                                </a:lnTo>
                                <a:lnTo>
                                  <a:pt x="319" y="72"/>
                                </a:lnTo>
                                <a:close/>
                                <a:moveTo>
                                  <a:pt x="262" y="107"/>
                                </a:moveTo>
                                <a:lnTo>
                                  <a:pt x="248" y="107"/>
                                </a:lnTo>
                                <a:lnTo>
                                  <a:pt x="248" y="65"/>
                                </a:lnTo>
                                <a:lnTo>
                                  <a:pt x="262" y="65"/>
                                </a:lnTo>
                                <a:lnTo>
                                  <a:pt x="262" y="49"/>
                                </a:lnTo>
                                <a:lnTo>
                                  <a:pt x="248" y="49"/>
                                </a:lnTo>
                                <a:lnTo>
                                  <a:pt x="248" y="17"/>
                                </a:lnTo>
                                <a:lnTo>
                                  <a:pt x="262" y="17"/>
                                </a:lnTo>
                                <a:lnTo>
                                  <a:pt x="262" y="0"/>
                                </a:lnTo>
                                <a:lnTo>
                                  <a:pt x="227" y="0"/>
                                </a:lnTo>
                                <a:lnTo>
                                  <a:pt x="227" y="123"/>
                                </a:lnTo>
                                <a:lnTo>
                                  <a:pt x="262" y="123"/>
                                </a:lnTo>
                                <a:lnTo>
                                  <a:pt x="262" y="107"/>
                                </a:lnTo>
                                <a:close/>
                                <a:moveTo>
                                  <a:pt x="220" y="13"/>
                                </a:moveTo>
                                <a:cubicBezTo>
                                  <a:pt x="220" y="10"/>
                                  <a:pt x="219" y="8"/>
                                  <a:pt x="218" y="6"/>
                                </a:cubicBezTo>
                                <a:cubicBezTo>
                                  <a:pt x="215" y="2"/>
                                  <a:pt x="211" y="0"/>
                                  <a:pt x="204" y="0"/>
                                </a:cubicBezTo>
                                <a:lnTo>
                                  <a:pt x="171" y="0"/>
                                </a:lnTo>
                                <a:lnTo>
                                  <a:pt x="171" y="123"/>
                                </a:lnTo>
                                <a:lnTo>
                                  <a:pt x="193" y="123"/>
                                </a:lnTo>
                                <a:lnTo>
                                  <a:pt x="193" y="81"/>
                                </a:lnTo>
                                <a:lnTo>
                                  <a:pt x="206" y="81"/>
                                </a:lnTo>
                                <a:cubicBezTo>
                                  <a:pt x="209" y="81"/>
                                  <a:pt x="212" y="80"/>
                                  <a:pt x="213" y="79"/>
                                </a:cubicBezTo>
                                <a:cubicBezTo>
                                  <a:pt x="218" y="77"/>
                                  <a:pt x="220" y="73"/>
                                  <a:pt x="220" y="67"/>
                                </a:cubicBezTo>
                                <a:lnTo>
                                  <a:pt x="220" y="13"/>
                                </a:lnTo>
                                <a:close/>
                                <a:moveTo>
                                  <a:pt x="154" y="0"/>
                                </a:moveTo>
                                <a:lnTo>
                                  <a:pt x="126" y="0"/>
                                </a:lnTo>
                                <a:lnTo>
                                  <a:pt x="112" y="123"/>
                                </a:lnTo>
                                <a:lnTo>
                                  <a:pt x="132" y="123"/>
                                </a:lnTo>
                                <a:lnTo>
                                  <a:pt x="135" y="99"/>
                                </a:lnTo>
                                <a:lnTo>
                                  <a:pt x="145" y="99"/>
                                </a:lnTo>
                                <a:lnTo>
                                  <a:pt x="147" y="123"/>
                                </a:lnTo>
                                <a:lnTo>
                                  <a:pt x="168" y="123"/>
                                </a:lnTo>
                                <a:lnTo>
                                  <a:pt x="154" y="0"/>
                                </a:lnTo>
                                <a:close/>
                                <a:moveTo>
                                  <a:pt x="107" y="72"/>
                                </a:moveTo>
                                <a:cubicBezTo>
                                  <a:pt x="106" y="70"/>
                                  <a:pt x="106" y="69"/>
                                  <a:pt x="105" y="68"/>
                                </a:cubicBezTo>
                                <a:cubicBezTo>
                                  <a:pt x="104" y="65"/>
                                  <a:pt x="101" y="64"/>
                                  <a:pt x="98" y="64"/>
                                </a:cubicBezTo>
                                <a:cubicBezTo>
                                  <a:pt x="100" y="63"/>
                                  <a:pt x="102" y="62"/>
                                  <a:pt x="102" y="61"/>
                                </a:cubicBezTo>
                                <a:cubicBezTo>
                                  <a:pt x="105" y="59"/>
                                  <a:pt x="107" y="56"/>
                                  <a:pt x="107" y="53"/>
                                </a:cubicBezTo>
                                <a:lnTo>
                                  <a:pt x="107" y="12"/>
                                </a:lnTo>
                                <a:cubicBezTo>
                                  <a:pt x="106" y="9"/>
                                  <a:pt x="106" y="7"/>
                                  <a:pt x="105" y="5"/>
                                </a:cubicBezTo>
                                <a:cubicBezTo>
                                  <a:pt x="102" y="1"/>
                                  <a:pt x="96" y="0"/>
                                  <a:pt x="88" y="0"/>
                                </a:cubicBezTo>
                                <a:lnTo>
                                  <a:pt x="57" y="0"/>
                                </a:lnTo>
                                <a:lnTo>
                                  <a:pt x="57" y="123"/>
                                </a:lnTo>
                                <a:lnTo>
                                  <a:pt x="79" y="123"/>
                                </a:lnTo>
                                <a:lnTo>
                                  <a:pt x="79" y="71"/>
                                </a:lnTo>
                                <a:cubicBezTo>
                                  <a:pt x="80" y="71"/>
                                  <a:pt x="80" y="71"/>
                                  <a:pt x="80" y="71"/>
                                </a:cubicBezTo>
                                <a:cubicBezTo>
                                  <a:pt x="80" y="71"/>
                                  <a:pt x="81" y="71"/>
                                  <a:pt x="81" y="71"/>
                                </a:cubicBezTo>
                                <a:cubicBezTo>
                                  <a:pt x="84" y="71"/>
                                  <a:pt x="86" y="72"/>
                                  <a:pt x="86" y="75"/>
                                </a:cubicBezTo>
                                <a:lnTo>
                                  <a:pt x="86" y="123"/>
                                </a:lnTo>
                                <a:lnTo>
                                  <a:pt x="107" y="123"/>
                                </a:lnTo>
                                <a:lnTo>
                                  <a:pt x="107" y="72"/>
                                </a:lnTo>
                                <a:close/>
                                <a:moveTo>
                                  <a:pt x="48" y="19"/>
                                </a:moveTo>
                                <a:cubicBezTo>
                                  <a:pt x="48" y="19"/>
                                  <a:pt x="48" y="18"/>
                                  <a:pt x="48" y="18"/>
                                </a:cubicBezTo>
                                <a:cubicBezTo>
                                  <a:pt x="48" y="17"/>
                                  <a:pt x="48" y="17"/>
                                  <a:pt x="48" y="16"/>
                                </a:cubicBezTo>
                                <a:cubicBezTo>
                                  <a:pt x="48" y="12"/>
                                  <a:pt x="48" y="8"/>
                                  <a:pt x="46" y="6"/>
                                </a:cubicBezTo>
                                <a:cubicBezTo>
                                  <a:pt x="44" y="2"/>
                                  <a:pt x="41" y="0"/>
                                  <a:pt x="36" y="0"/>
                                </a:cubicBezTo>
                                <a:lnTo>
                                  <a:pt x="0" y="0"/>
                                </a:lnTo>
                                <a:lnTo>
                                  <a:pt x="0" y="123"/>
                                </a:lnTo>
                                <a:lnTo>
                                  <a:pt x="34" y="123"/>
                                </a:lnTo>
                                <a:cubicBezTo>
                                  <a:pt x="37" y="123"/>
                                  <a:pt x="40" y="122"/>
                                  <a:pt x="41" y="121"/>
                                </a:cubicBezTo>
                                <a:cubicBezTo>
                                  <a:pt x="46" y="119"/>
                                  <a:pt x="48" y="114"/>
                                  <a:pt x="48" y="109"/>
                                </a:cubicBezTo>
                                <a:lnTo>
                                  <a:pt x="48" y="19"/>
                                </a:lnTo>
                                <a:close/>
                                <a:moveTo>
                                  <a:pt x="196" y="64"/>
                                </a:moveTo>
                                <a:cubicBezTo>
                                  <a:pt x="195" y="64"/>
                                  <a:pt x="194" y="64"/>
                                  <a:pt x="192" y="64"/>
                                </a:cubicBezTo>
                                <a:lnTo>
                                  <a:pt x="192" y="17"/>
                                </a:lnTo>
                                <a:cubicBezTo>
                                  <a:pt x="193" y="17"/>
                                  <a:pt x="193" y="17"/>
                                  <a:pt x="194" y="17"/>
                                </a:cubicBezTo>
                                <a:cubicBezTo>
                                  <a:pt x="197" y="17"/>
                                  <a:pt x="198" y="18"/>
                                  <a:pt x="199" y="20"/>
                                </a:cubicBezTo>
                                <a:cubicBezTo>
                                  <a:pt x="199" y="20"/>
                                  <a:pt x="199" y="21"/>
                                  <a:pt x="199" y="22"/>
                                </a:cubicBezTo>
                                <a:lnTo>
                                  <a:pt x="199" y="60"/>
                                </a:lnTo>
                                <a:cubicBezTo>
                                  <a:pt x="199" y="62"/>
                                  <a:pt x="198" y="64"/>
                                  <a:pt x="196" y="64"/>
                                </a:cubicBezTo>
                                <a:close/>
                                <a:moveTo>
                                  <a:pt x="136" y="81"/>
                                </a:moveTo>
                                <a:lnTo>
                                  <a:pt x="140" y="33"/>
                                </a:lnTo>
                                <a:lnTo>
                                  <a:pt x="144" y="81"/>
                                </a:lnTo>
                                <a:lnTo>
                                  <a:pt x="136" y="81"/>
                                </a:lnTo>
                                <a:close/>
                                <a:moveTo>
                                  <a:pt x="82" y="55"/>
                                </a:moveTo>
                                <a:cubicBezTo>
                                  <a:pt x="82" y="55"/>
                                  <a:pt x="81" y="55"/>
                                  <a:pt x="79" y="55"/>
                                </a:cubicBezTo>
                                <a:lnTo>
                                  <a:pt x="79" y="17"/>
                                </a:lnTo>
                                <a:cubicBezTo>
                                  <a:pt x="82" y="16"/>
                                  <a:pt x="84" y="17"/>
                                  <a:pt x="85" y="19"/>
                                </a:cubicBezTo>
                                <a:cubicBezTo>
                                  <a:pt x="85" y="20"/>
                                  <a:pt x="86" y="21"/>
                                  <a:pt x="86" y="22"/>
                                </a:cubicBezTo>
                                <a:lnTo>
                                  <a:pt x="86" y="51"/>
                                </a:lnTo>
                                <a:cubicBezTo>
                                  <a:pt x="86" y="53"/>
                                  <a:pt x="85" y="54"/>
                                  <a:pt x="82" y="55"/>
                                </a:cubicBezTo>
                                <a:close/>
                                <a:moveTo>
                                  <a:pt x="27" y="107"/>
                                </a:moveTo>
                                <a:cubicBezTo>
                                  <a:pt x="26" y="107"/>
                                  <a:pt x="25" y="108"/>
                                  <a:pt x="23" y="108"/>
                                </a:cubicBezTo>
                                <a:cubicBezTo>
                                  <a:pt x="22" y="108"/>
                                  <a:pt x="21" y="108"/>
                                  <a:pt x="20" y="107"/>
                                </a:cubicBezTo>
                                <a:lnTo>
                                  <a:pt x="20" y="17"/>
                                </a:lnTo>
                                <a:cubicBezTo>
                                  <a:pt x="21" y="16"/>
                                  <a:pt x="21" y="16"/>
                                  <a:pt x="22" y="16"/>
                                </a:cubicBezTo>
                                <a:cubicBezTo>
                                  <a:pt x="24" y="16"/>
                                  <a:pt x="26" y="17"/>
                                  <a:pt x="27" y="18"/>
                                </a:cubicBezTo>
                                <a:cubicBezTo>
                                  <a:pt x="28" y="19"/>
                                  <a:pt x="28" y="20"/>
                                  <a:pt x="28" y="22"/>
                                </a:cubicBezTo>
                                <a:lnTo>
                                  <a:pt x="28" y="103"/>
                                </a:lnTo>
                                <a:cubicBezTo>
                                  <a:pt x="28" y="105"/>
                                  <a:pt x="27" y="106"/>
                                  <a:pt x="27" y="107"/>
                                </a:cubicBezTo>
                                <a:close/>
                                <a:moveTo>
                                  <a:pt x="308" y="132"/>
                                </a:moveTo>
                                <a:lnTo>
                                  <a:pt x="304" y="141"/>
                                </a:lnTo>
                                <a:lnTo>
                                  <a:pt x="300" y="132"/>
                                </a:lnTo>
                                <a:lnTo>
                                  <a:pt x="288" y="132"/>
                                </a:lnTo>
                                <a:lnTo>
                                  <a:pt x="299" y="149"/>
                                </a:lnTo>
                                <a:lnTo>
                                  <a:pt x="299" y="155"/>
                                </a:lnTo>
                                <a:lnTo>
                                  <a:pt x="309" y="155"/>
                                </a:lnTo>
                                <a:lnTo>
                                  <a:pt x="309" y="149"/>
                                </a:lnTo>
                                <a:lnTo>
                                  <a:pt x="320" y="132"/>
                                </a:lnTo>
                                <a:lnTo>
                                  <a:pt x="308" y="132"/>
                                </a:lnTo>
                                <a:close/>
                                <a:moveTo>
                                  <a:pt x="287" y="153"/>
                                </a:moveTo>
                                <a:lnTo>
                                  <a:pt x="287" y="147"/>
                                </a:lnTo>
                                <a:cubicBezTo>
                                  <a:pt x="287" y="146"/>
                                  <a:pt x="286" y="145"/>
                                  <a:pt x="284" y="144"/>
                                </a:cubicBezTo>
                                <a:cubicBezTo>
                                  <a:pt x="287" y="143"/>
                                  <a:pt x="288" y="141"/>
                                  <a:pt x="288" y="138"/>
                                </a:cubicBezTo>
                                <a:cubicBezTo>
                                  <a:pt x="288" y="137"/>
                                  <a:pt x="287" y="136"/>
                                  <a:pt x="287" y="135"/>
                                </a:cubicBezTo>
                                <a:cubicBezTo>
                                  <a:pt x="286" y="133"/>
                                  <a:pt x="284" y="132"/>
                                  <a:pt x="281" y="132"/>
                                </a:cubicBezTo>
                                <a:lnTo>
                                  <a:pt x="257" y="132"/>
                                </a:lnTo>
                                <a:lnTo>
                                  <a:pt x="257" y="155"/>
                                </a:lnTo>
                                <a:lnTo>
                                  <a:pt x="267" y="155"/>
                                </a:lnTo>
                                <a:lnTo>
                                  <a:pt x="267" y="148"/>
                                </a:lnTo>
                                <a:lnTo>
                                  <a:pt x="272" y="148"/>
                                </a:lnTo>
                                <a:cubicBezTo>
                                  <a:pt x="273" y="148"/>
                                  <a:pt x="274" y="148"/>
                                  <a:pt x="275" y="149"/>
                                </a:cubicBezTo>
                                <a:cubicBezTo>
                                  <a:pt x="276" y="149"/>
                                  <a:pt x="276" y="150"/>
                                  <a:pt x="276" y="151"/>
                                </a:cubicBezTo>
                                <a:lnTo>
                                  <a:pt x="276" y="154"/>
                                </a:lnTo>
                                <a:lnTo>
                                  <a:pt x="277" y="155"/>
                                </a:lnTo>
                                <a:lnTo>
                                  <a:pt x="288" y="155"/>
                                </a:lnTo>
                                <a:cubicBezTo>
                                  <a:pt x="287" y="155"/>
                                  <a:pt x="287" y="154"/>
                                  <a:pt x="287" y="153"/>
                                </a:cubicBezTo>
                                <a:close/>
                                <a:moveTo>
                                  <a:pt x="250" y="134"/>
                                </a:moveTo>
                                <a:cubicBezTo>
                                  <a:pt x="246" y="132"/>
                                  <a:pt x="242" y="131"/>
                                  <a:pt x="238" y="131"/>
                                </a:cubicBezTo>
                                <a:cubicBezTo>
                                  <a:pt x="233" y="131"/>
                                  <a:pt x="229" y="132"/>
                                  <a:pt x="225" y="134"/>
                                </a:cubicBezTo>
                                <a:cubicBezTo>
                                  <a:pt x="222" y="136"/>
                                  <a:pt x="220" y="139"/>
                                  <a:pt x="220" y="144"/>
                                </a:cubicBezTo>
                                <a:cubicBezTo>
                                  <a:pt x="220" y="148"/>
                                  <a:pt x="222" y="151"/>
                                  <a:pt x="225" y="153"/>
                                </a:cubicBezTo>
                                <a:cubicBezTo>
                                  <a:pt x="229" y="155"/>
                                  <a:pt x="233" y="156"/>
                                  <a:pt x="238" y="156"/>
                                </a:cubicBezTo>
                                <a:cubicBezTo>
                                  <a:pt x="243" y="156"/>
                                  <a:pt x="247" y="155"/>
                                  <a:pt x="250" y="153"/>
                                </a:cubicBezTo>
                                <a:cubicBezTo>
                                  <a:pt x="254" y="151"/>
                                  <a:pt x="255" y="147"/>
                                  <a:pt x="255" y="144"/>
                                </a:cubicBezTo>
                                <a:cubicBezTo>
                                  <a:pt x="255" y="140"/>
                                  <a:pt x="254" y="137"/>
                                  <a:pt x="250" y="134"/>
                                </a:cubicBezTo>
                                <a:close/>
                                <a:moveTo>
                                  <a:pt x="220" y="132"/>
                                </a:moveTo>
                                <a:lnTo>
                                  <a:pt x="191" y="132"/>
                                </a:lnTo>
                                <a:lnTo>
                                  <a:pt x="191" y="139"/>
                                </a:lnTo>
                                <a:lnTo>
                                  <a:pt x="201" y="139"/>
                                </a:lnTo>
                                <a:lnTo>
                                  <a:pt x="201" y="155"/>
                                </a:lnTo>
                                <a:lnTo>
                                  <a:pt x="211" y="155"/>
                                </a:lnTo>
                                <a:lnTo>
                                  <a:pt x="211" y="139"/>
                                </a:lnTo>
                                <a:lnTo>
                                  <a:pt x="220" y="139"/>
                                </a:lnTo>
                                <a:lnTo>
                                  <a:pt x="220" y="132"/>
                                </a:lnTo>
                                <a:close/>
                                <a:moveTo>
                                  <a:pt x="185" y="132"/>
                                </a:moveTo>
                                <a:lnTo>
                                  <a:pt x="175" y="132"/>
                                </a:lnTo>
                                <a:lnTo>
                                  <a:pt x="163" y="155"/>
                                </a:lnTo>
                                <a:lnTo>
                                  <a:pt x="173" y="155"/>
                                </a:lnTo>
                                <a:lnTo>
                                  <a:pt x="174" y="153"/>
                                </a:lnTo>
                                <a:lnTo>
                                  <a:pt x="186" y="153"/>
                                </a:lnTo>
                                <a:lnTo>
                                  <a:pt x="187" y="155"/>
                                </a:lnTo>
                                <a:lnTo>
                                  <a:pt x="197" y="155"/>
                                </a:lnTo>
                                <a:lnTo>
                                  <a:pt x="185" y="132"/>
                                </a:lnTo>
                                <a:close/>
                                <a:moveTo>
                                  <a:pt x="161" y="153"/>
                                </a:moveTo>
                                <a:lnTo>
                                  <a:pt x="161" y="147"/>
                                </a:lnTo>
                                <a:cubicBezTo>
                                  <a:pt x="161" y="146"/>
                                  <a:pt x="160" y="145"/>
                                  <a:pt x="158" y="144"/>
                                </a:cubicBezTo>
                                <a:cubicBezTo>
                                  <a:pt x="161" y="143"/>
                                  <a:pt x="162" y="141"/>
                                  <a:pt x="162" y="138"/>
                                </a:cubicBezTo>
                                <a:cubicBezTo>
                                  <a:pt x="162" y="137"/>
                                  <a:pt x="162" y="136"/>
                                  <a:pt x="161" y="135"/>
                                </a:cubicBezTo>
                                <a:cubicBezTo>
                                  <a:pt x="160" y="133"/>
                                  <a:pt x="159" y="132"/>
                                  <a:pt x="156" y="132"/>
                                </a:cubicBezTo>
                                <a:lnTo>
                                  <a:pt x="131" y="132"/>
                                </a:lnTo>
                                <a:lnTo>
                                  <a:pt x="131" y="155"/>
                                </a:lnTo>
                                <a:lnTo>
                                  <a:pt x="141" y="155"/>
                                </a:lnTo>
                                <a:lnTo>
                                  <a:pt x="141" y="148"/>
                                </a:lnTo>
                                <a:lnTo>
                                  <a:pt x="147" y="148"/>
                                </a:lnTo>
                                <a:cubicBezTo>
                                  <a:pt x="148" y="148"/>
                                  <a:pt x="149" y="148"/>
                                  <a:pt x="150" y="149"/>
                                </a:cubicBezTo>
                                <a:cubicBezTo>
                                  <a:pt x="150" y="149"/>
                                  <a:pt x="151" y="150"/>
                                  <a:pt x="151" y="151"/>
                                </a:cubicBezTo>
                                <a:lnTo>
                                  <a:pt x="151" y="154"/>
                                </a:lnTo>
                                <a:lnTo>
                                  <a:pt x="152" y="155"/>
                                </a:lnTo>
                                <a:lnTo>
                                  <a:pt x="163" y="155"/>
                                </a:lnTo>
                                <a:cubicBezTo>
                                  <a:pt x="162" y="155"/>
                                  <a:pt x="161" y="154"/>
                                  <a:pt x="161" y="153"/>
                                </a:cubicBezTo>
                                <a:close/>
                                <a:moveTo>
                                  <a:pt x="124" y="134"/>
                                </a:moveTo>
                                <a:cubicBezTo>
                                  <a:pt x="120" y="132"/>
                                  <a:pt x="116" y="131"/>
                                  <a:pt x="111" y="131"/>
                                </a:cubicBezTo>
                                <a:cubicBezTo>
                                  <a:pt x="107" y="131"/>
                                  <a:pt x="103" y="132"/>
                                  <a:pt x="99" y="134"/>
                                </a:cubicBezTo>
                                <a:cubicBezTo>
                                  <a:pt x="95" y="136"/>
                                  <a:pt x="93" y="139"/>
                                  <a:pt x="93" y="144"/>
                                </a:cubicBezTo>
                                <a:cubicBezTo>
                                  <a:pt x="93" y="148"/>
                                  <a:pt x="95" y="151"/>
                                  <a:pt x="99" y="153"/>
                                </a:cubicBezTo>
                                <a:cubicBezTo>
                                  <a:pt x="102" y="155"/>
                                  <a:pt x="106" y="156"/>
                                  <a:pt x="111" y="156"/>
                                </a:cubicBezTo>
                                <a:cubicBezTo>
                                  <a:pt x="116" y="156"/>
                                  <a:pt x="120" y="155"/>
                                  <a:pt x="124" y="153"/>
                                </a:cubicBezTo>
                                <a:cubicBezTo>
                                  <a:pt x="127" y="151"/>
                                  <a:pt x="129" y="147"/>
                                  <a:pt x="129" y="144"/>
                                </a:cubicBezTo>
                                <a:cubicBezTo>
                                  <a:pt x="129" y="140"/>
                                  <a:pt x="127" y="137"/>
                                  <a:pt x="124" y="134"/>
                                </a:cubicBezTo>
                                <a:close/>
                                <a:moveTo>
                                  <a:pt x="90" y="143"/>
                                </a:moveTo>
                                <a:cubicBezTo>
                                  <a:pt x="90" y="143"/>
                                  <a:pt x="89" y="143"/>
                                  <a:pt x="88" y="142"/>
                                </a:cubicBezTo>
                                <a:cubicBezTo>
                                  <a:pt x="89" y="142"/>
                                  <a:pt x="89" y="141"/>
                                  <a:pt x="90" y="141"/>
                                </a:cubicBezTo>
                                <a:cubicBezTo>
                                  <a:pt x="91" y="140"/>
                                  <a:pt x="91" y="139"/>
                                  <a:pt x="91" y="137"/>
                                </a:cubicBezTo>
                                <a:cubicBezTo>
                                  <a:pt x="91" y="136"/>
                                  <a:pt x="91" y="135"/>
                                  <a:pt x="90" y="133"/>
                                </a:cubicBezTo>
                                <a:cubicBezTo>
                                  <a:pt x="90" y="132"/>
                                  <a:pt x="89" y="132"/>
                                  <a:pt x="87" y="132"/>
                                </a:cubicBezTo>
                                <a:lnTo>
                                  <a:pt x="60" y="132"/>
                                </a:lnTo>
                                <a:lnTo>
                                  <a:pt x="60" y="155"/>
                                </a:lnTo>
                                <a:lnTo>
                                  <a:pt x="88" y="155"/>
                                </a:lnTo>
                                <a:cubicBezTo>
                                  <a:pt x="89" y="155"/>
                                  <a:pt x="90" y="155"/>
                                  <a:pt x="90" y="154"/>
                                </a:cubicBezTo>
                                <a:cubicBezTo>
                                  <a:pt x="92" y="153"/>
                                  <a:pt x="92" y="151"/>
                                  <a:pt x="92" y="149"/>
                                </a:cubicBezTo>
                                <a:cubicBezTo>
                                  <a:pt x="92" y="146"/>
                                  <a:pt x="92" y="144"/>
                                  <a:pt x="90" y="143"/>
                                </a:cubicBezTo>
                                <a:close/>
                                <a:moveTo>
                                  <a:pt x="47" y="132"/>
                                </a:moveTo>
                                <a:lnTo>
                                  <a:pt x="36" y="132"/>
                                </a:lnTo>
                                <a:lnTo>
                                  <a:pt x="25" y="155"/>
                                </a:lnTo>
                                <a:lnTo>
                                  <a:pt x="35" y="155"/>
                                </a:lnTo>
                                <a:lnTo>
                                  <a:pt x="36" y="153"/>
                                </a:lnTo>
                                <a:lnTo>
                                  <a:pt x="48" y="153"/>
                                </a:lnTo>
                                <a:lnTo>
                                  <a:pt x="49" y="155"/>
                                </a:lnTo>
                                <a:lnTo>
                                  <a:pt x="59" y="155"/>
                                </a:lnTo>
                                <a:lnTo>
                                  <a:pt x="47" y="132"/>
                                </a:lnTo>
                                <a:close/>
                                <a:moveTo>
                                  <a:pt x="24" y="149"/>
                                </a:moveTo>
                                <a:lnTo>
                                  <a:pt x="9" y="149"/>
                                </a:lnTo>
                                <a:lnTo>
                                  <a:pt x="9" y="132"/>
                                </a:lnTo>
                                <a:lnTo>
                                  <a:pt x="0" y="132"/>
                                </a:lnTo>
                                <a:lnTo>
                                  <a:pt x="0" y="155"/>
                                </a:lnTo>
                                <a:lnTo>
                                  <a:pt x="24" y="155"/>
                                </a:lnTo>
                                <a:lnTo>
                                  <a:pt x="24" y="149"/>
                                </a:lnTo>
                                <a:close/>
                                <a:moveTo>
                                  <a:pt x="275" y="143"/>
                                </a:moveTo>
                                <a:lnTo>
                                  <a:pt x="267" y="143"/>
                                </a:lnTo>
                                <a:lnTo>
                                  <a:pt x="267" y="139"/>
                                </a:lnTo>
                                <a:lnTo>
                                  <a:pt x="275" y="139"/>
                                </a:lnTo>
                                <a:cubicBezTo>
                                  <a:pt x="276" y="139"/>
                                  <a:pt x="276" y="139"/>
                                  <a:pt x="276" y="141"/>
                                </a:cubicBezTo>
                                <a:cubicBezTo>
                                  <a:pt x="276" y="141"/>
                                  <a:pt x="276" y="142"/>
                                  <a:pt x="275" y="143"/>
                                </a:cubicBezTo>
                                <a:close/>
                                <a:moveTo>
                                  <a:pt x="242" y="148"/>
                                </a:moveTo>
                                <a:cubicBezTo>
                                  <a:pt x="241" y="149"/>
                                  <a:pt x="240" y="150"/>
                                  <a:pt x="238" y="150"/>
                                </a:cubicBezTo>
                                <a:cubicBezTo>
                                  <a:pt x="236" y="150"/>
                                  <a:pt x="235" y="149"/>
                                  <a:pt x="233" y="148"/>
                                </a:cubicBezTo>
                                <a:cubicBezTo>
                                  <a:pt x="232" y="147"/>
                                  <a:pt x="232" y="145"/>
                                  <a:pt x="232" y="144"/>
                                </a:cubicBezTo>
                                <a:cubicBezTo>
                                  <a:pt x="232" y="142"/>
                                  <a:pt x="232" y="140"/>
                                  <a:pt x="233" y="139"/>
                                </a:cubicBezTo>
                                <a:cubicBezTo>
                                  <a:pt x="235" y="138"/>
                                  <a:pt x="236" y="137"/>
                                  <a:pt x="238" y="137"/>
                                </a:cubicBezTo>
                                <a:cubicBezTo>
                                  <a:pt x="240" y="137"/>
                                  <a:pt x="241" y="138"/>
                                  <a:pt x="242" y="139"/>
                                </a:cubicBezTo>
                                <a:cubicBezTo>
                                  <a:pt x="244" y="140"/>
                                  <a:pt x="244" y="142"/>
                                  <a:pt x="244" y="144"/>
                                </a:cubicBezTo>
                                <a:cubicBezTo>
                                  <a:pt x="244" y="145"/>
                                  <a:pt x="244" y="147"/>
                                  <a:pt x="242" y="148"/>
                                </a:cubicBezTo>
                                <a:close/>
                                <a:moveTo>
                                  <a:pt x="176" y="147"/>
                                </a:moveTo>
                                <a:lnTo>
                                  <a:pt x="180" y="139"/>
                                </a:lnTo>
                                <a:lnTo>
                                  <a:pt x="184" y="147"/>
                                </a:lnTo>
                                <a:lnTo>
                                  <a:pt x="176" y="147"/>
                                </a:lnTo>
                                <a:close/>
                                <a:moveTo>
                                  <a:pt x="150" y="143"/>
                                </a:moveTo>
                                <a:lnTo>
                                  <a:pt x="141" y="143"/>
                                </a:lnTo>
                                <a:lnTo>
                                  <a:pt x="141" y="139"/>
                                </a:lnTo>
                                <a:lnTo>
                                  <a:pt x="149" y="139"/>
                                </a:lnTo>
                                <a:cubicBezTo>
                                  <a:pt x="150" y="139"/>
                                  <a:pt x="151" y="139"/>
                                  <a:pt x="151" y="141"/>
                                </a:cubicBezTo>
                                <a:cubicBezTo>
                                  <a:pt x="151" y="141"/>
                                  <a:pt x="151" y="142"/>
                                  <a:pt x="150" y="143"/>
                                </a:cubicBezTo>
                                <a:close/>
                                <a:moveTo>
                                  <a:pt x="116" y="148"/>
                                </a:moveTo>
                                <a:cubicBezTo>
                                  <a:pt x="115" y="149"/>
                                  <a:pt x="113" y="150"/>
                                  <a:pt x="111" y="150"/>
                                </a:cubicBezTo>
                                <a:cubicBezTo>
                                  <a:pt x="110" y="150"/>
                                  <a:pt x="108" y="149"/>
                                  <a:pt x="107" y="148"/>
                                </a:cubicBezTo>
                                <a:cubicBezTo>
                                  <a:pt x="106" y="147"/>
                                  <a:pt x="105" y="145"/>
                                  <a:pt x="105" y="144"/>
                                </a:cubicBezTo>
                                <a:cubicBezTo>
                                  <a:pt x="105" y="142"/>
                                  <a:pt x="106" y="140"/>
                                  <a:pt x="107" y="139"/>
                                </a:cubicBezTo>
                                <a:cubicBezTo>
                                  <a:pt x="108" y="138"/>
                                  <a:pt x="110" y="137"/>
                                  <a:pt x="111" y="137"/>
                                </a:cubicBezTo>
                                <a:cubicBezTo>
                                  <a:pt x="113" y="137"/>
                                  <a:pt x="115" y="138"/>
                                  <a:pt x="116" y="139"/>
                                </a:cubicBezTo>
                                <a:cubicBezTo>
                                  <a:pt x="117" y="140"/>
                                  <a:pt x="118" y="142"/>
                                  <a:pt x="118" y="144"/>
                                </a:cubicBezTo>
                                <a:cubicBezTo>
                                  <a:pt x="118" y="145"/>
                                  <a:pt x="117" y="147"/>
                                  <a:pt x="116" y="148"/>
                                </a:cubicBezTo>
                                <a:close/>
                                <a:moveTo>
                                  <a:pt x="81" y="140"/>
                                </a:moveTo>
                                <a:lnTo>
                                  <a:pt x="71" y="140"/>
                                </a:lnTo>
                                <a:lnTo>
                                  <a:pt x="71" y="138"/>
                                </a:lnTo>
                                <a:lnTo>
                                  <a:pt x="82" y="138"/>
                                </a:lnTo>
                                <a:cubicBezTo>
                                  <a:pt x="82" y="138"/>
                                  <a:pt x="82" y="138"/>
                                  <a:pt x="83" y="138"/>
                                </a:cubicBezTo>
                                <a:cubicBezTo>
                                  <a:pt x="83" y="138"/>
                                  <a:pt x="83" y="139"/>
                                  <a:pt x="83" y="139"/>
                                </a:cubicBezTo>
                                <a:cubicBezTo>
                                  <a:pt x="83" y="140"/>
                                  <a:pt x="82" y="140"/>
                                  <a:pt x="81" y="140"/>
                                </a:cubicBezTo>
                                <a:close/>
                                <a:moveTo>
                                  <a:pt x="82" y="150"/>
                                </a:moveTo>
                                <a:lnTo>
                                  <a:pt x="71" y="150"/>
                                </a:lnTo>
                                <a:lnTo>
                                  <a:pt x="71" y="146"/>
                                </a:lnTo>
                                <a:lnTo>
                                  <a:pt x="82" y="146"/>
                                </a:lnTo>
                                <a:cubicBezTo>
                                  <a:pt x="83" y="147"/>
                                  <a:pt x="83" y="148"/>
                                  <a:pt x="83" y="149"/>
                                </a:cubicBezTo>
                                <a:cubicBezTo>
                                  <a:pt x="83" y="149"/>
                                  <a:pt x="83" y="150"/>
                                  <a:pt x="82" y="150"/>
                                </a:cubicBezTo>
                                <a:close/>
                                <a:moveTo>
                                  <a:pt x="38" y="147"/>
                                </a:moveTo>
                                <a:lnTo>
                                  <a:pt x="42" y="139"/>
                                </a:lnTo>
                                <a:lnTo>
                                  <a:pt x="46" y="147"/>
                                </a:lnTo>
                                <a:lnTo>
                                  <a:pt x="38" y="147"/>
                                </a:lnTo>
                                <a:close/>
                              </a:path>
                            </a:pathLst>
                          </a:custGeom>
                          <a:solidFill>
                            <a:srgbClr val="FF0000"/>
                          </a:solidFill>
                          <a:ln>
                            <a:noFill/>
                          </a:ln>
                          <a:extLst>
                            <a:ext uri="{91240B29-F687-4F45-9708-019B960494DF}">
                              <a14:hiddenLine xmlns:a14="http://schemas.microsoft.com/office/drawing/2010/main" w="0">
                                <a:solidFill>
                                  <a:srgbClr val="000000"/>
                                </a:solidFill>
                                <a:prstDash val="solid"/>
                                <a:round/>
                                <a:headEnd/>
                                <a:tailEnd/>
                              </a14:hiddenLine>
                            </a:ext>
                          </a:extLst>
                        </wps:spPr>
                        <wps:bodyPr rot="0" vert="horz" wrap="square" lIns="91440" tIns="45720" rIns="91440" bIns="45720" anchor="t" anchorCtr="0" upright="1">
                          <a:noAutofit/>
                        </wps:bodyPr>
                      </wps:wsp>
                      <wps:wsp>
                        <wps:cNvPr id="1529698176" name="Freeform 983"/>
                        <wps:cNvSpPr>
                          <a:spLocks/>
                        </wps:cNvSpPr>
                        <wps:spPr bwMode="auto">
                          <a:xfrm>
                            <a:off x="2436" y="246"/>
                            <a:ext cx="924" cy="924"/>
                          </a:xfrm>
                          <a:custGeom>
                            <a:avLst/>
                            <a:gdLst>
                              <a:gd name="T0" fmla="*/ 77 w 154"/>
                              <a:gd name="T1" fmla="*/ 120 h 154"/>
                              <a:gd name="T2" fmla="*/ 34 w 154"/>
                              <a:gd name="T3" fmla="*/ 77 h 154"/>
                              <a:gd name="T4" fmla="*/ 77 w 154"/>
                              <a:gd name="T5" fmla="*/ 35 h 154"/>
                              <a:gd name="T6" fmla="*/ 119 w 154"/>
                              <a:gd name="T7" fmla="*/ 77 h 154"/>
                              <a:gd name="T8" fmla="*/ 132 w 154"/>
                              <a:gd name="T9" fmla="*/ 22 h 154"/>
                              <a:gd name="T10" fmla="*/ 80 w 154"/>
                              <a:gd name="T11" fmla="*/ 15 h 154"/>
                              <a:gd name="T12" fmla="*/ 138 w 154"/>
                              <a:gd name="T13" fmla="*/ 74 h 154"/>
                              <a:gd name="T14" fmla="*/ 132 w 154"/>
                              <a:gd name="T15" fmla="*/ 22 h 154"/>
                              <a:gd name="T16" fmla="*/ 121 w 154"/>
                              <a:gd name="T17" fmla="*/ 122 h 154"/>
                              <a:gd name="T18" fmla="*/ 80 w 154"/>
                              <a:gd name="T19" fmla="*/ 154 h 154"/>
                              <a:gd name="T20" fmla="*/ 154 w 154"/>
                              <a:gd name="T21" fmla="*/ 80 h 154"/>
                              <a:gd name="T22" fmla="*/ 73 w 154"/>
                              <a:gd name="T23" fmla="*/ 0 h 154"/>
                              <a:gd name="T24" fmla="*/ 0 w 154"/>
                              <a:gd name="T25" fmla="*/ 74 h 154"/>
                              <a:gd name="T26" fmla="*/ 33 w 154"/>
                              <a:gd name="T27" fmla="*/ 34 h 154"/>
                              <a:gd name="T28" fmla="*/ 73 w 154"/>
                              <a:gd name="T29" fmla="*/ 15 h 154"/>
                              <a:gd name="T30" fmla="*/ 115 w 154"/>
                              <a:gd name="T31" fmla="*/ 38 h 154"/>
                              <a:gd name="T32" fmla="*/ 38 w 154"/>
                              <a:gd name="T33" fmla="*/ 38 h 154"/>
                              <a:gd name="T34" fmla="*/ 38 w 154"/>
                              <a:gd name="T35" fmla="*/ 116 h 154"/>
                              <a:gd name="T36" fmla="*/ 116 w 154"/>
                              <a:gd name="T37" fmla="*/ 116 h 154"/>
                              <a:gd name="T38" fmla="*/ 115 w 154"/>
                              <a:gd name="T39" fmla="*/ 38 h 154"/>
                              <a:gd name="T40" fmla="*/ 60 w 154"/>
                              <a:gd name="T41" fmla="*/ 136 h 154"/>
                              <a:gd name="T42" fmla="*/ 15 w 154"/>
                              <a:gd name="T43" fmla="*/ 80 h 154"/>
                              <a:gd name="T44" fmla="*/ 0 w 154"/>
                              <a:gd name="T45" fmla="*/ 154 h 154"/>
                              <a:gd name="T46" fmla="*/ 73 w 154"/>
                              <a:gd name="T47" fmla="*/ 139 h 154"/>
                              <a:gd name="T48" fmla="*/ 77 w 154"/>
                              <a:gd name="T49" fmla="*/ 41 h 154"/>
                              <a:gd name="T50" fmla="*/ 41 w 154"/>
                              <a:gd name="T51" fmla="*/ 77 h 154"/>
                              <a:gd name="T52" fmla="*/ 77 w 154"/>
                              <a:gd name="T53" fmla="*/ 113 h 154"/>
                              <a:gd name="T54" fmla="*/ 113 w 154"/>
                              <a:gd name="T55" fmla="*/ 77 h 154"/>
                              <a:gd name="T56" fmla="*/ 93 w 154"/>
                              <a:gd name="T57" fmla="*/ 94 h 154"/>
                              <a:gd name="T58" fmla="*/ 60 w 154"/>
                              <a:gd name="T59" fmla="*/ 94 h 154"/>
                              <a:gd name="T60" fmla="*/ 60 w 154"/>
                              <a:gd name="T61" fmla="*/ 60 h 154"/>
                              <a:gd name="T62" fmla="*/ 93 w 154"/>
                              <a:gd name="T63" fmla="*/ 61 h 154"/>
                              <a:gd name="T64" fmla="*/ 93 w 154"/>
                              <a:gd name="T65" fmla="*/ 94 h 154"/>
                              <a:gd name="T66" fmla="*/ 77 w 154"/>
                              <a:gd name="T67" fmla="*/ 60 h 154"/>
                              <a:gd name="T68" fmla="*/ 59 w 154"/>
                              <a:gd name="T69" fmla="*/ 77 h 154"/>
                              <a:gd name="T70" fmla="*/ 77 w 154"/>
                              <a:gd name="T71" fmla="*/ 94 h 154"/>
                              <a:gd name="T72" fmla="*/ 94 w 154"/>
                              <a:gd name="T73" fmla="*/ 77 h 154"/>
                              <a:gd name="T74" fmla="*/ 81 w 154"/>
                              <a:gd name="T75" fmla="*/ 81 h 154"/>
                              <a:gd name="T76" fmla="*/ 72 w 154"/>
                              <a:gd name="T77" fmla="*/ 81 h 154"/>
                              <a:gd name="T78" fmla="*/ 72 w 154"/>
                              <a:gd name="T79" fmla="*/ 73 h 154"/>
                              <a:gd name="T80" fmla="*/ 81 w 154"/>
                              <a:gd name="T81" fmla="*/ 73 h 154"/>
                              <a:gd name="T82" fmla="*/ 81 w 154"/>
                              <a:gd name="T83" fmla="*/ 81 h 1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154" h="154">
                                <a:moveTo>
                                  <a:pt x="107" y="107"/>
                                </a:moveTo>
                                <a:cubicBezTo>
                                  <a:pt x="98" y="116"/>
                                  <a:pt x="88" y="120"/>
                                  <a:pt x="77" y="120"/>
                                </a:cubicBezTo>
                                <a:cubicBezTo>
                                  <a:pt x="65" y="120"/>
                                  <a:pt x="55" y="116"/>
                                  <a:pt x="46" y="107"/>
                                </a:cubicBezTo>
                                <a:cubicBezTo>
                                  <a:pt x="38" y="99"/>
                                  <a:pt x="34" y="89"/>
                                  <a:pt x="34" y="77"/>
                                </a:cubicBezTo>
                                <a:cubicBezTo>
                                  <a:pt x="34" y="65"/>
                                  <a:pt x="38" y="55"/>
                                  <a:pt x="47" y="47"/>
                                </a:cubicBezTo>
                                <a:cubicBezTo>
                                  <a:pt x="55" y="39"/>
                                  <a:pt x="65" y="35"/>
                                  <a:pt x="77" y="35"/>
                                </a:cubicBezTo>
                                <a:cubicBezTo>
                                  <a:pt x="88" y="35"/>
                                  <a:pt x="98" y="39"/>
                                  <a:pt x="107" y="47"/>
                                </a:cubicBezTo>
                                <a:cubicBezTo>
                                  <a:pt x="115" y="55"/>
                                  <a:pt x="119" y="65"/>
                                  <a:pt x="119" y="77"/>
                                </a:cubicBezTo>
                                <a:cubicBezTo>
                                  <a:pt x="119" y="89"/>
                                  <a:pt x="115" y="99"/>
                                  <a:pt x="107" y="107"/>
                                </a:cubicBezTo>
                                <a:close/>
                                <a:moveTo>
                                  <a:pt x="132" y="22"/>
                                </a:moveTo>
                                <a:cubicBezTo>
                                  <a:pt x="118" y="7"/>
                                  <a:pt x="100" y="0"/>
                                  <a:pt x="80" y="0"/>
                                </a:cubicBezTo>
                                <a:lnTo>
                                  <a:pt x="80" y="15"/>
                                </a:lnTo>
                                <a:cubicBezTo>
                                  <a:pt x="96" y="15"/>
                                  <a:pt x="109" y="21"/>
                                  <a:pt x="121" y="33"/>
                                </a:cubicBezTo>
                                <a:cubicBezTo>
                                  <a:pt x="132" y="44"/>
                                  <a:pt x="138" y="58"/>
                                  <a:pt x="138" y="74"/>
                                </a:cubicBezTo>
                                <a:lnTo>
                                  <a:pt x="154" y="74"/>
                                </a:lnTo>
                                <a:cubicBezTo>
                                  <a:pt x="154" y="54"/>
                                  <a:pt x="147" y="36"/>
                                  <a:pt x="132" y="22"/>
                                </a:cubicBezTo>
                                <a:close/>
                                <a:moveTo>
                                  <a:pt x="138" y="80"/>
                                </a:moveTo>
                                <a:cubicBezTo>
                                  <a:pt x="138" y="96"/>
                                  <a:pt x="132" y="110"/>
                                  <a:pt x="121" y="122"/>
                                </a:cubicBezTo>
                                <a:cubicBezTo>
                                  <a:pt x="109" y="133"/>
                                  <a:pt x="96" y="139"/>
                                  <a:pt x="80" y="139"/>
                                </a:cubicBezTo>
                                <a:lnTo>
                                  <a:pt x="80" y="154"/>
                                </a:lnTo>
                                <a:cubicBezTo>
                                  <a:pt x="100" y="154"/>
                                  <a:pt x="118" y="147"/>
                                  <a:pt x="132" y="133"/>
                                </a:cubicBezTo>
                                <a:cubicBezTo>
                                  <a:pt x="147" y="118"/>
                                  <a:pt x="154" y="101"/>
                                  <a:pt x="154" y="80"/>
                                </a:cubicBezTo>
                                <a:lnTo>
                                  <a:pt x="138" y="80"/>
                                </a:lnTo>
                                <a:close/>
                                <a:moveTo>
                                  <a:pt x="73" y="0"/>
                                </a:moveTo>
                                <a:lnTo>
                                  <a:pt x="0" y="0"/>
                                </a:lnTo>
                                <a:lnTo>
                                  <a:pt x="0" y="74"/>
                                </a:lnTo>
                                <a:lnTo>
                                  <a:pt x="15" y="74"/>
                                </a:lnTo>
                                <a:cubicBezTo>
                                  <a:pt x="17" y="58"/>
                                  <a:pt x="22" y="44"/>
                                  <a:pt x="33" y="34"/>
                                </a:cubicBezTo>
                                <a:cubicBezTo>
                                  <a:pt x="40" y="26"/>
                                  <a:pt x="49" y="21"/>
                                  <a:pt x="60" y="18"/>
                                </a:cubicBezTo>
                                <a:cubicBezTo>
                                  <a:pt x="65" y="16"/>
                                  <a:pt x="70" y="15"/>
                                  <a:pt x="73" y="15"/>
                                </a:cubicBezTo>
                                <a:lnTo>
                                  <a:pt x="73" y="0"/>
                                </a:lnTo>
                                <a:close/>
                                <a:moveTo>
                                  <a:pt x="115" y="38"/>
                                </a:moveTo>
                                <a:cubicBezTo>
                                  <a:pt x="105" y="27"/>
                                  <a:pt x="92" y="22"/>
                                  <a:pt x="77" y="22"/>
                                </a:cubicBezTo>
                                <a:cubicBezTo>
                                  <a:pt x="61" y="22"/>
                                  <a:pt x="48" y="28"/>
                                  <a:pt x="38" y="38"/>
                                </a:cubicBezTo>
                                <a:cubicBezTo>
                                  <a:pt x="27" y="49"/>
                                  <a:pt x="22" y="62"/>
                                  <a:pt x="22" y="77"/>
                                </a:cubicBezTo>
                                <a:cubicBezTo>
                                  <a:pt x="22" y="92"/>
                                  <a:pt x="27" y="105"/>
                                  <a:pt x="38" y="116"/>
                                </a:cubicBezTo>
                                <a:cubicBezTo>
                                  <a:pt x="48" y="127"/>
                                  <a:pt x="61" y="132"/>
                                  <a:pt x="77" y="132"/>
                                </a:cubicBezTo>
                                <a:cubicBezTo>
                                  <a:pt x="92" y="132"/>
                                  <a:pt x="105" y="127"/>
                                  <a:pt x="116" y="116"/>
                                </a:cubicBezTo>
                                <a:cubicBezTo>
                                  <a:pt x="126" y="105"/>
                                  <a:pt x="131" y="92"/>
                                  <a:pt x="131" y="77"/>
                                </a:cubicBezTo>
                                <a:cubicBezTo>
                                  <a:pt x="131" y="62"/>
                                  <a:pt x="126" y="49"/>
                                  <a:pt x="115" y="38"/>
                                </a:cubicBezTo>
                                <a:close/>
                                <a:moveTo>
                                  <a:pt x="73" y="139"/>
                                </a:moveTo>
                                <a:cubicBezTo>
                                  <a:pt x="70" y="139"/>
                                  <a:pt x="65" y="138"/>
                                  <a:pt x="60" y="136"/>
                                </a:cubicBezTo>
                                <a:cubicBezTo>
                                  <a:pt x="49" y="133"/>
                                  <a:pt x="40" y="128"/>
                                  <a:pt x="33" y="121"/>
                                </a:cubicBezTo>
                                <a:cubicBezTo>
                                  <a:pt x="23" y="111"/>
                                  <a:pt x="17" y="97"/>
                                  <a:pt x="15" y="80"/>
                                </a:cubicBezTo>
                                <a:lnTo>
                                  <a:pt x="0" y="80"/>
                                </a:lnTo>
                                <a:lnTo>
                                  <a:pt x="0" y="154"/>
                                </a:lnTo>
                                <a:lnTo>
                                  <a:pt x="73" y="154"/>
                                </a:lnTo>
                                <a:lnTo>
                                  <a:pt x="73" y="139"/>
                                </a:lnTo>
                                <a:close/>
                                <a:moveTo>
                                  <a:pt x="102" y="52"/>
                                </a:moveTo>
                                <a:cubicBezTo>
                                  <a:pt x="95" y="45"/>
                                  <a:pt x="87" y="41"/>
                                  <a:pt x="77" y="41"/>
                                </a:cubicBezTo>
                                <a:cubicBezTo>
                                  <a:pt x="67" y="41"/>
                                  <a:pt x="58" y="45"/>
                                  <a:pt x="51" y="52"/>
                                </a:cubicBezTo>
                                <a:cubicBezTo>
                                  <a:pt x="44" y="59"/>
                                  <a:pt x="41" y="67"/>
                                  <a:pt x="41" y="77"/>
                                </a:cubicBezTo>
                                <a:cubicBezTo>
                                  <a:pt x="41" y="87"/>
                                  <a:pt x="44" y="96"/>
                                  <a:pt x="51" y="103"/>
                                </a:cubicBezTo>
                                <a:cubicBezTo>
                                  <a:pt x="58" y="110"/>
                                  <a:pt x="67" y="113"/>
                                  <a:pt x="77" y="113"/>
                                </a:cubicBezTo>
                                <a:cubicBezTo>
                                  <a:pt x="87" y="113"/>
                                  <a:pt x="95" y="110"/>
                                  <a:pt x="102" y="103"/>
                                </a:cubicBezTo>
                                <a:cubicBezTo>
                                  <a:pt x="109" y="96"/>
                                  <a:pt x="113" y="87"/>
                                  <a:pt x="113" y="77"/>
                                </a:cubicBezTo>
                                <a:cubicBezTo>
                                  <a:pt x="113" y="67"/>
                                  <a:pt x="109" y="59"/>
                                  <a:pt x="102" y="52"/>
                                </a:cubicBezTo>
                                <a:close/>
                                <a:moveTo>
                                  <a:pt x="93" y="94"/>
                                </a:moveTo>
                                <a:cubicBezTo>
                                  <a:pt x="89" y="99"/>
                                  <a:pt x="83" y="101"/>
                                  <a:pt x="77" y="101"/>
                                </a:cubicBezTo>
                                <a:cubicBezTo>
                                  <a:pt x="70" y="101"/>
                                  <a:pt x="64" y="98"/>
                                  <a:pt x="60" y="94"/>
                                </a:cubicBezTo>
                                <a:cubicBezTo>
                                  <a:pt x="55" y="89"/>
                                  <a:pt x="53" y="84"/>
                                  <a:pt x="53" y="77"/>
                                </a:cubicBezTo>
                                <a:cubicBezTo>
                                  <a:pt x="53" y="71"/>
                                  <a:pt x="55" y="65"/>
                                  <a:pt x="60" y="60"/>
                                </a:cubicBezTo>
                                <a:cubicBezTo>
                                  <a:pt x="64" y="56"/>
                                  <a:pt x="70" y="54"/>
                                  <a:pt x="77" y="54"/>
                                </a:cubicBezTo>
                                <a:cubicBezTo>
                                  <a:pt x="83" y="54"/>
                                  <a:pt x="89" y="56"/>
                                  <a:pt x="93" y="61"/>
                                </a:cubicBezTo>
                                <a:cubicBezTo>
                                  <a:pt x="98" y="65"/>
                                  <a:pt x="100" y="71"/>
                                  <a:pt x="100" y="77"/>
                                </a:cubicBezTo>
                                <a:cubicBezTo>
                                  <a:pt x="100" y="84"/>
                                  <a:pt x="98" y="90"/>
                                  <a:pt x="93" y="94"/>
                                </a:cubicBezTo>
                                <a:close/>
                                <a:moveTo>
                                  <a:pt x="89" y="65"/>
                                </a:moveTo>
                                <a:cubicBezTo>
                                  <a:pt x="85" y="62"/>
                                  <a:pt x="81" y="60"/>
                                  <a:pt x="77" y="60"/>
                                </a:cubicBezTo>
                                <a:cubicBezTo>
                                  <a:pt x="72" y="60"/>
                                  <a:pt x="68" y="62"/>
                                  <a:pt x="64" y="65"/>
                                </a:cubicBezTo>
                                <a:cubicBezTo>
                                  <a:pt x="61" y="68"/>
                                  <a:pt x="59" y="72"/>
                                  <a:pt x="59" y="77"/>
                                </a:cubicBezTo>
                                <a:cubicBezTo>
                                  <a:pt x="59" y="82"/>
                                  <a:pt x="61" y="86"/>
                                  <a:pt x="64" y="89"/>
                                </a:cubicBezTo>
                                <a:cubicBezTo>
                                  <a:pt x="68" y="93"/>
                                  <a:pt x="72" y="94"/>
                                  <a:pt x="77" y="94"/>
                                </a:cubicBezTo>
                                <a:cubicBezTo>
                                  <a:pt x="81" y="94"/>
                                  <a:pt x="85" y="93"/>
                                  <a:pt x="89" y="89"/>
                                </a:cubicBezTo>
                                <a:cubicBezTo>
                                  <a:pt x="92" y="86"/>
                                  <a:pt x="94" y="82"/>
                                  <a:pt x="94" y="77"/>
                                </a:cubicBezTo>
                                <a:cubicBezTo>
                                  <a:pt x="94" y="72"/>
                                  <a:pt x="92" y="68"/>
                                  <a:pt x="89" y="65"/>
                                </a:cubicBezTo>
                                <a:close/>
                                <a:moveTo>
                                  <a:pt x="81" y="81"/>
                                </a:moveTo>
                                <a:cubicBezTo>
                                  <a:pt x="80" y="83"/>
                                  <a:pt x="78" y="83"/>
                                  <a:pt x="77" y="83"/>
                                </a:cubicBezTo>
                                <a:cubicBezTo>
                                  <a:pt x="75" y="83"/>
                                  <a:pt x="74" y="83"/>
                                  <a:pt x="72" y="81"/>
                                </a:cubicBezTo>
                                <a:cubicBezTo>
                                  <a:pt x="71" y="80"/>
                                  <a:pt x="71" y="79"/>
                                  <a:pt x="71" y="77"/>
                                </a:cubicBezTo>
                                <a:cubicBezTo>
                                  <a:pt x="71" y="76"/>
                                  <a:pt x="71" y="74"/>
                                  <a:pt x="72" y="73"/>
                                </a:cubicBezTo>
                                <a:cubicBezTo>
                                  <a:pt x="74" y="72"/>
                                  <a:pt x="75" y="71"/>
                                  <a:pt x="77" y="71"/>
                                </a:cubicBezTo>
                                <a:cubicBezTo>
                                  <a:pt x="78" y="71"/>
                                  <a:pt x="80" y="72"/>
                                  <a:pt x="81" y="73"/>
                                </a:cubicBezTo>
                                <a:cubicBezTo>
                                  <a:pt x="82" y="74"/>
                                  <a:pt x="83" y="76"/>
                                  <a:pt x="83" y="77"/>
                                </a:cubicBezTo>
                                <a:cubicBezTo>
                                  <a:pt x="83" y="79"/>
                                  <a:pt x="82" y="80"/>
                                  <a:pt x="81" y="81"/>
                                </a:cubicBezTo>
                                <a:close/>
                              </a:path>
                            </a:pathLst>
                          </a:custGeom>
                          <a:solidFill>
                            <a:srgbClr val="000000"/>
                          </a:solidFill>
                          <a:ln>
                            <a:noFill/>
                          </a:ln>
                          <a:extLst>
                            <a:ext uri="{91240B29-F687-4F45-9708-019B960494DF}">
                              <a14:hiddenLine xmlns:a14="http://schemas.microsoft.com/office/drawing/2010/main" w="0">
                                <a:solidFill>
                                  <a:srgbClr val="FFFFFF"/>
                                </a:solidFill>
                                <a:prstDash val="solid"/>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90BBF90" id="Group 981" o:spid="_x0000_s1026" style="position:absolute;margin-left:175.05pt;margin-top:2.95pt;width:108pt;height:34.5pt;z-index:251659264" coordorigin="432,240" coordsize="2928,93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" o:allowincell="f">
                <v:shape id="Freeform 982" o:spid="_x0000_s1027" style="position:absolute;left:432;top:240;width:1920;height:936;visibility:visible;mso-wrap-style:square;v-text-anchor:top" coordsize="320,15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" path="m295,55v-1,,-2,,-4,l291,17v4,-1,6,,7,2c298,20,299,21,299,22r,29c299,53,297,54,295,55xm319,72v,-2,,-3,-1,-4c317,65,314,64,310,64v2,-1,4,-2,5,-3c318,59,319,56,319,53r,-41c319,9,318,7,317,5,314,1,308,,300,l270,r,123l291,123r,-52c292,71,292,71,292,71v1,,1,,2,c296,71,297,71,298,72v,1,1,2,1,3l299,123r20,l319,72xm262,107r-14,l248,65r14,l262,49r-14,l248,17r14,l262,,227,r,123l262,123r,-16xm220,13v,-3,-1,-5,-2,-7c215,2,211,,204,l171,r,123l193,123r,-42l206,81v3,,6,-1,7,-2c218,77,220,73,220,67r,-54xm154,l126,,112,123r20,l135,99r10,l147,123r21,l154,xm107,72v-1,-2,-1,-3,-2,-4c104,65,101,64,98,64v2,-1,4,-2,4,-3c105,59,107,56,107,53r,-41c106,9,106,7,105,5,102,1,96,,88,l57,r,123l79,123r,-52c80,71,80,71,80,71v,,1,,1,c84,71,86,72,86,75r,48l107,123r,-51xm48,19v,,,-1,,-1c48,17,48,17,48,16v,-4,,-8,-2,-10c44,2,41,,36,l,,,123r34,c37,123,40,122,41,121v5,-2,7,-7,7,-12l48,19xm196,64v-1,,-2,,-4,l192,17v1,,1,,2,c197,17,198,18,199,20v,,,1,,2l199,60v,2,-1,4,-3,4xm136,81r4,-48l144,81r-8,xm82,55v,,-1,,-3,l79,17v3,-1,5,,6,2c85,20,86,21,86,22r,29c86,53,85,54,82,55xm27,107v-1,,-2,1,-4,1c22,108,21,108,20,107r,-90c21,16,21,16,22,16v2,,4,1,5,2c28,19,28,20,28,22r,81c28,105,27,106,27,107xm308,132r-4,9l300,132r-12,l299,149r,6l309,155r,-6l320,132r-12,xm287,153r,-6c287,146,286,145,284,144v3,-1,4,-3,4,-6c288,137,287,136,287,135v-1,-2,-3,-3,-6,-3l257,132r,23l267,155r,-7l272,148v1,,2,,3,1c276,149,276,150,276,151r,3l277,155r11,c287,155,287,154,287,153xm250,134v-4,-2,-8,-3,-12,-3c233,131,229,132,225,134v-3,2,-5,5,-5,10c220,148,222,151,225,153v4,2,8,3,13,3c243,156,247,155,250,153v4,-2,5,-6,5,-9c255,140,254,137,250,134xm220,132r-29,l191,139r10,l201,155r10,l211,139r9,l220,132xm185,132r-10,l163,155r10,l174,153r12,l187,155r10,l185,132xm161,153r,-6c161,146,160,145,158,144v3,-1,4,-3,4,-6c162,137,162,136,161,135v-1,-2,-2,-3,-5,-3l131,132r,23l141,155r,-7l147,148v1,,2,,3,1c150,149,151,150,151,151r,3l152,155r11,c162,155,161,154,161,153xm124,134v-4,-2,-8,-3,-13,-3c107,131,103,132,99,134v-4,2,-6,5,-6,10c93,148,95,151,99,153v3,2,7,3,12,3c116,156,120,155,124,153v3,-2,5,-6,5,-9c129,140,127,137,124,134xm90,143v,,-1,,-2,-1c89,142,89,141,90,141v1,-1,1,-2,1,-4c91,136,91,135,90,133v,-1,-1,-1,-3,-1l60,132r,23l88,155v1,,2,,2,-1c92,153,92,151,92,149v,-3,,-5,-2,-6xm47,132r-11,l25,155r10,l36,153r12,l49,155r10,l47,132xm24,149r-15,l9,132r-9,l,155r24,l24,149xm275,143r-8,l267,139r8,c276,139,276,139,276,141v,,,1,-1,2xm242,148v-1,1,-2,2,-4,2c236,150,235,149,233,148v-1,-1,-1,-3,-1,-4c232,142,232,140,233,139v2,-1,3,-2,5,-2c240,137,241,138,242,139v2,1,2,3,2,5c244,145,244,147,242,148xm176,147r4,-8l184,147r-8,xm150,143r-9,l141,139r8,c150,139,151,139,151,141v,,,1,-1,2xm116,148v-1,1,-3,2,-5,2c110,150,108,149,107,148v-1,-1,-2,-3,-2,-4c105,142,106,140,107,139v1,-1,3,-2,4,-2c113,137,115,138,116,139v1,1,2,3,2,5c118,145,117,147,116,148xm81,140r-10,l71,138r11,c82,138,82,138,83,138v,,,1,,1c83,140,82,140,81,140xm82,150r-11,l71,146r11,c83,147,83,148,83,149v,,,1,-1,1xm38,147r4,-8l46,147r-8,xe" fillcolor="red" stroked="f" strokeweight="0">
                  <v:path arrowok="t" o:connecttype="custom" o:connectlocs="1794,132;1860,384;1800,0;1752,426;1914,738;1572,390;1572,0;1320,78;1158,738;1320,78;810,594;642,432;642,72;474,738;516,738;288,96;204,738;1152,384;1194,360;816,486;516,132;120,642;168,618;1728,792;1920,792;1728,828;1602,930;1656,924;1428,786;1500,918;1146,834;1320,834;1038,930;1110,792;966,810;846,888;912,930;594,804;774,864;546,822;528,930;216,792;294,930;54,792;1650,858;1650,858;1398,834;1056,882;846,858;696,888;666,822;426,840;486,840;498,894;228,882" o:connectangles="0,0,0,0,0,0,0,0,0,0,0,0,0,0,0,0,0,0,0,0,0,0,0,0,0,0,0,0,0,0,0,0,0,0,0,0,0,0,0,0,0,0,0,0,0,0,0,0,0,0,0,0,0,0,0"/>
                </v:shape>
                <v:shape id="Freeform 983" o:spid="_x0000_s1028" style="position:absolute;left:2436;top:246;width:924;height:924;visibility:visible;mso-wrap-style:square;v-text-anchor:top" coordsize="154,15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" path="m107,107v-9,9,-19,13,-30,13c65,120,55,116,46,107,38,99,34,89,34,77,34,65,38,55,47,47,55,39,65,35,77,35v11,,21,4,30,12c115,55,119,65,119,77v,12,-4,22,-12,30xm132,22c118,7,100,,80,r,15c96,15,109,21,121,33v11,11,17,25,17,41l154,74v,-20,-7,-38,-22,-52xm138,80v,16,-6,30,-17,42c109,133,96,139,80,139r,15c100,154,118,147,132,133v15,-15,22,-32,22,-53l138,80xm73,l,,,74r15,c17,58,22,44,33,34,40,26,49,21,60,18v5,-2,10,-3,13,-3l73,xm115,38c105,27,92,22,77,22,61,22,48,28,38,38,27,49,22,62,22,77v,15,5,28,16,39c48,127,61,132,77,132v15,,28,-5,39,-16c126,105,131,92,131,77v,-15,-5,-28,-16,-39xm73,139v-3,,-8,-1,-13,-3c49,133,40,128,33,121,23,111,17,97,15,80l,80r,74l73,154r,-15xm102,52c95,45,87,41,77,41,67,41,58,45,51,52,44,59,41,67,41,77v,10,3,19,10,26c58,110,67,113,77,113v10,,18,-3,25,-10c109,96,113,87,113,77v,-10,-4,-18,-11,-25xm93,94v-4,5,-10,7,-16,7c70,101,64,98,60,94,55,89,53,84,53,77v,-6,2,-12,7,-17c64,56,70,54,77,54v6,,12,2,16,7c98,65,100,71,100,77v,7,-2,13,-7,17xm89,65c85,62,81,60,77,60v-5,,-9,2,-13,5c61,68,59,72,59,77v,5,2,9,5,12c68,93,72,94,77,94v4,,8,-1,12,-5c92,86,94,82,94,77v,-5,-2,-9,-5,-12xm81,81v-1,2,-3,2,-4,2c75,83,74,83,72,81,71,80,71,79,71,77v,-1,,-3,1,-4c74,72,75,71,77,71v1,,3,1,4,2c82,74,83,76,83,77v,2,-1,3,-2,4xe" fillcolor="black" stroked="f" strokecolor="white" strokeweight="0">
                  <v:path arrowok="t" o:connecttype="custom" o:connectlocs="462,720;204,462;462,210;714,462;792,132;480,90;828,444;792,132;726,732;480,924;924,480;438,0;0,444;198,204;438,90;690,228;228,228;228,696;696,696;690,228;360,816;90,480;0,924;438,834;462,246;246,462;462,678;678,462;558,564;360,564;360,360;558,366;558,564;462,360;354,462;462,564;564,462;486,486;432,486;432,438;486,438;486,486" o:connectangles="0,0,0,0,0,0,0,0,0,0,0,0,0,0,0,0,0,0,0,0,0,0,0,0,0,0,0,0,0,0,0,0,0,0,0,0,0,0,0,0,0,0"/>
                </v:shape>
              </v:group>
            </w:pict>
          </mc:Fallback>
        </mc:AlternateContent>
      </w:r>
    </w:p>
    <w:p w14:paraId="50AC9538" w14:textId="77777777" w:rsidR="008B72E7" w:rsidRDefault="008B72E7">
      <w:pPr>
        <w:jc w:val="center"/>
        <w:outlineLvl w:val="0"/>
        <w:rPr>
          <w:b/>
        </w:rPr>
      </w:pPr>
      <w:r>
        <w:rPr>
          <w:b/>
        </w:rPr>
        <w:t>The Charles Stark Draper Laboratory, Inc.</w:t>
      </w:r>
    </w:p>
    <w:p w14:paraId="07E571B2" w14:textId="77777777" w:rsidR="008B72E7" w:rsidRDefault="008B72E7">
      <w:pPr>
        <w:jc w:val="center"/>
        <w:rPr>
          <w:b/>
        </w:rPr>
      </w:pPr>
      <w:r>
        <w:rPr>
          <w:b/>
        </w:rPr>
        <w:t>555 Technology Square</w:t>
      </w:r>
    </w:p>
    <w:p w14:paraId="08475FCE" w14:textId="77777777" w:rsidR="008B72E7" w:rsidRDefault="008B72E7">
      <w:pPr>
        <w:jc w:val="center"/>
        <w:rPr>
          <w:b/>
        </w:rPr>
      </w:pPr>
      <w:r>
        <w:rPr>
          <w:b/>
        </w:rPr>
        <w:t>Cambridge, Massachusetts 02139</w:t>
      </w:r>
    </w:p>
    <w:p w14:paraId="353326C5" w14:textId="77777777" w:rsidR="008B72E7" w:rsidRDefault="008B72E7">
      <w:pPr>
        <w:jc w:val="center"/>
        <w:rPr>
          <w:b/>
        </w:rPr>
      </w:pPr>
      <w:r>
        <w:rPr>
          <w:b/>
        </w:rPr>
        <w:t>Cage Code: 51993</w:t>
      </w:r>
    </w:p>
    <w:p w14:paraId="0663319B" w14:textId="77777777" w:rsidR="008B72E7" w:rsidRDefault="008B72E7">
      <w:pPr>
        <w:jc w:val="center"/>
      </w:pPr>
    </w:p>
    <w:p w14:paraId="2672B936" w14:textId="77777777" w:rsidR="008B72E7" w:rsidRDefault="008B72E7">
      <w:pPr>
        <w:jc w:val="center"/>
      </w:pPr>
    </w:p>
    <w:p w14:paraId="1A382569" w14:textId="77777777" w:rsidR="008B72E7" w:rsidRDefault="008B72E7">
      <w:pPr>
        <w:jc w:val="center"/>
      </w:pPr>
    </w:p>
    <w:p w14:paraId="76FFE9FC" w14:textId="77777777" w:rsidR="008B72E7" w:rsidRDefault="008B72E7">
      <w:pPr>
        <w:jc w:val="center"/>
        <w:rPr>
          <w:b/>
        </w:rPr>
      </w:pPr>
    </w:p>
    <w:p w14:paraId="52C05544" w14:textId="77777777" w:rsidR="008B72E7" w:rsidRDefault="008B72E7">
      <w:pPr>
        <w:jc w:val="center"/>
        <w:outlineLvl w:val="0"/>
      </w:pPr>
      <w:r>
        <w:t>DISTRIBUTION STATEMENT [A]</w:t>
      </w:r>
    </w:p>
    <w:p w14:paraId="3794011F" w14:textId="77777777" w:rsidR="008B72E7" w:rsidRDefault="008B72E7">
      <w:pPr>
        <w:jc w:val="center"/>
      </w:pPr>
    </w:p>
    <w:p w14:paraId="43FBDFEC" w14:textId="77777777" w:rsidR="008B72E7" w:rsidRDefault="008B72E7">
      <w:pPr>
        <w:jc w:val="center"/>
      </w:pPr>
      <w:r>
        <w:t>[Approved for public release; distribution is unlimited]</w:t>
      </w:r>
    </w:p>
    <w:p w14:paraId="30CA3C86" w14:textId="77777777" w:rsidR="008B72E7" w:rsidRDefault="008B72E7">
      <w:pPr>
        <w:jc w:val="center"/>
      </w:pPr>
    </w:p>
    <w:p w14:paraId="5980A7B6" w14:textId="77777777" w:rsidR="008B72E7" w:rsidRDefault="008B72E7">
      <w:pPr>
        <w:jc w:val="center"/>
      </w:pPr>
      <w:r>
        <w:br w:type="page"/>
      </w:r>
    </w:p>
    <w:p w14:paraId="37AED273" w14:textId="77777777" w:rsidR="008B72E7" w:rsidRDefault="008B72E7">
      <w:pPr>
        <w:jc w:val="center"/>
        <w:rPr>
          <w:b/>
          <w:caps/>
          <w:sz w:val="28"/>
        </w:rPr>
      </w:pPr>
      <w:r>
        <w:rPr>
          <w:b/>
          <w:sz w:val="28"/>
        </w:rPr>
        <w:t>SOFTWARE REQUIREMENTS SPECIFICATION /</w:t>
      </w:r>
      <w:r>
        <w:rPr>
          <w:b/>
          <w:sz w:val="28"/>
        </w:rPr>
        <w:br/>
        <w:t>INTERFACE REQUIREMENTS SPECIFICATION</w:t>
      </w:r>
    </w:p>
    <w:p w14:paraId="48CC5DBE" w14:textId="77777777" w:rsidR="008B72E7" w:rsidRDefault="008B72E7">
      <w:pPr>
        <w:jc w:val="center"/>
      </w:pPr>
    </w:p>
    <w:p w14:paraId="6335254D" w14:textId="77777777" w:rsidR="008B72E7" w:rsidRDefault="008B72E7">
      <w:pPr>
        <w:jc w:val="center"/>
      </w:pPr>
      <w:r>
        <w:t>for the</w:t>
      </w:r>
    </w:p>
    <w:p w14:paraId="08E4EEAA" w14:textId="77777777" w:rsidR="008B72E7" w:rsidRDefault="008B72E7">
      <w:pPr>
        <w:jc w:val="center"/>
      </w:pPr>
    </w:p>
    <w:p w14:paraId="51A4B49E" w14:textId="77777777" w:rsidR="008B72E7" w:rsidRDefault="008B72E7">
      <w:pPr>
        <w:jc w:val="center"/>
        <w:outlineLvl w:val="0"/>
        <w:rPr>
          <w:b/>
        </w:rPr>
      </w:pPr>
      <w:r>
        <w:rPr>
          <w:b/>
        </w:rPr>
        <w:t>X-38 Fault Tolerant System Services</w:t>
      </w:r>
    </w:p>
    <w:p w14:paraId="36B1E877" w14:textId="77777777" w:rsidR="008B72E7" w:rsidRDefault="008B72E7">
      <w:pPr>
        <w:jc w:val="center"/>
      </w:pPr>
    </w:p>
    <w:p w14:paraId="622FF99E" w14:textId="77777777" w:rsidR="008B72E7" w:rsidRDefault="008B72E7">
      <w:pPr>
        <w:jc w:val="center"/>
      </w:pPr>
    </w:p>
    <w:p w14:paraId="6587FAD0" w14:textId="77777777" w:rsidR="008B72E7" w:rsidRDefault="008B72E7">
      <w:pPr>
        <w:jc w:val="center"/>
      </w:pPr>
    </w:p>
    <w:p w14:paraId="2CADE44A" w14:textId="77777777" w:rsidR="008B72E7" w:rsidRDefault="008B72E7">
      <w:pPr>
        <w:jc w:val="center"/>
      </w:pPr>
    </w:p>
    <w:p w14:paraId="261BC5D9" w14:textId="77777777" w:rsidR="008B72E7" w:rsidRDefault="008B72E7">
      <w:pPr>
        <w:jc w:val="center"/>
      </w:pPr>
    </w:p>
    <w:p w14:paraId="1281DCF1" w14:textId="77777777" w:rsidR="008B72E7" w:rsidRDefault="008B72E7">
      <w:pPr>
        <w:jc w:val="center"/>
      </w:pPr>
    </w:p>
    <w:p w14:paraId="1B05CB7E" w14:textId="77777777" w:rsidR="008B72E7" w:rsidRDefault="008B72E7">
      <w:pPr>
        <w:jc w:val="center"/>
      </w:pPr>
    </w:p>
    <w:p w14:paraId="485C4E41" w14:textId="77777777" w:rsidR="008B72E7" w:rsidRDefault="008B72E7">
      <w:pPr>
        <w:jc w:val="center"/>
      </w:pPr>
    </w:p>
    <w:p w14:paraId="1832F745" w14:textId="77777777" w:rsidR="008B72E7" w:rsidRDefault="008B72E7">
      <w:pPr>
        <w:jc w:val="center"/>
      </w:pPr>
    </w:p>
    <w:p w14:paraId="7644DBDE" w14:textId="77777777" w:rsidR="008B72E7" w:rsidRDefault="008B72E7">
      <w:r>
        <w:t>Approved by:</w:t>
      </w:r>
    </w:p>
    <w:p w14:paraId="4AB3D0A1" w14:textId="77777777" w:rsidR="008B72E7" w:rsidRDefault="008B72E7"/>
    <w:p w14:paraId="6F57896D" w14:textId="77777777" w:rsidR="008B72E7" w:rsidRDefault="00541F7A">
      <w:r>
        <w:rPr>
          <w:noProof/>
        </w:rPr>
        <w:drawing>
          <wp:inline distT="0" distB="0" distL="0" distR="0" wp14:anchorId="1580430C" wp14:editId="7498D436">
            <wp:extent cx="6205855" cy="4953000"/>
            <wp:effectExtent l="0" t="0" r="0" b="0"/>
            <wp:docPr id="1"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205855" cy="4953000"/>
                    </a:xfrm>
                    <a:prstGeom prst="rect">
                      <a:avLst/>
                    </a:prstGeom>
                    <a:noFill/>
                    <a:ln>
                      <a:noFill/>
                    </a:ln>
                  </pic:spPr>
                </pic:pic>
              </a:graphicData>
            </a:graphic>
          </wp:inline>
        </w:drawing>
      </w:r>
    </w:p>
    <w:p w14:paraId="0C400BBE" w14:textId="77777777" w:rsidR="008B72E7" w:rsidRDefault="008B72E7">
      <w:pPr>
        <w:outlineLvl w:val="0"/>
        <w:rPr>
          <w:smallCaps/>
        </w:rPr>
      </w:pPr>
      <w:r>
        <w:rPr>
          <w:smallCaps/>
        </w:rPr>
        <w:br w:type="page"/>
      </w:r>
    </w:p>
    <w:p w14:paraId="100F3624" w14:textId="77777777" w:rsidR="008B72E7" w:rsidRDefault="008B72E7">
      <w:pPr>
        <w:jc w:val="center"/>
        <w:outlineLvl w:val="0"/>
        <w:rPr>
          <w:smallCaps/>
        </w:rPr>
      </w:pPr>
      <w:r>
        <w:rPr>
          <w:smallCaps/>
        </w:rPr>
        <w:t>Record of Revisions</w:t>
      </w:r>
    </w:p>
    <w:p w14:paraId="329CCCCF" w14:textId="77777777" w:rsidR="008B72E7" w:rsidRDefault="008B72E7"/>
    <w:tbl>
      <w:tblPr>
        <w:tblW w:w="0" w:type="auto"/>
        <w:tblLayout w:type="fixed"/>
        <w:tblCellMar>
          <w:left w:w="80" w:type="dxa"/>
          <w:right w:w="80" w:type="dxa"/>
        </w:tblCellMar>
        <w:tblLook w:val="0000" w:firstRow="0" w:lastRow="0" w:firstColumn="0" w:lastColumn="0" w:noHBand="0" w:noVBand="0"/>
      </w:tblPr>
      <w:tblGrid>
        <w:gridCol w:w="720"/>
        <w:gridCol w:w="1720"/>
        <w:gridCol w:w="4680"/>
        <w:gridCol w:w="2340"/>
      </w:tblGrid>
      <w:tr w:rsidR="008B72E7" w14:paraId="6FA8DDAD" w14:textId="77777777">
        <w:tblPrEx>
          <w:tblCellMar>
            <w:top w:w="0" w:type="dxa"/>
            <w:bottom w:w="0" w:type="dxa"/>
          </w:tblCellMar>
        </w:tblPrEx>
        <w:trPr>
          <w:cantSplit/>
          <w:trHeight w:val="534"/>
        </w:trPr>
        <w:tc>
          <w:tcPr>
            <w:tcW w:w="720" w:type="dxa"/>
            <w:tcBorders>
              <w:top w:val="single" w:sz="6" w:space="0" w:color="auto"/>
              <w:left w:val="single" w:sz="6" w:space="0" w:color="auto"/>
              <w:bottom w:val="single" w:sz="6" w:space="0" w:color="auto"/>
              <w:right w:val="single" w:sz="6" w:space="0" w:color="auto"/>
            </w:tcBorders>
          </w:tcPr>
          <w:p w14:paraId="4469F0D9" w14:textId="77777777" w:rsidR="008B72E7" w:rsidRDefault="008B72E7">
            <w:pPr>
              <w:spacing w:before="80" w:after="80"/>
              <w:jc w:val="center"/>
            </w:pPr>
            <w:r>
              <w:t>Rev</w:t>
            </w:r>
          </w:p>
        </w:tc>
        <w:tc>
          <w:tcPr>
            <w:tcW w:w="1720" w:type="dxa"/>
            <w:tcBorders>
              <w:top w:val="single" w:sz="6" w:space="0" w:color="auto"/>
              <w:left w:val="single" w:sz="6" w:space="0" w:color="auto"/>
              <w:bottom w:val="single" w:sz="6" w:space="0" w:color="auto"/>
              <w:right w:val="single" w:sz="6" w:space="0" w:color="auto"/>
            </w:tcBorders>
          </w:tcPr>
          <w:p w14:paraId="2F4991E5" w14:textId="77777777" w:rsidR="008B72E7" w:rsidRDefault="008B72E7">
            <w:pPr>
              <w:spacing w:before="80" w:after="80"/>
              <w:jc w:val="center"/>
            </w:pPr>
            <w:r>
              <w:t>Result of</w:t>
            </w:r>
          </w:p>
        </w:tc>
        <w:tc>
          <w:tcPr>
            <w:tcW w:w="4680" w:type="dxa"/>
            <w:tcBorders>
              <w:top w:val="single" w:sz="6" w:space="0" w:color="auto"/>
              <w:left w:val="single" w:sz="6" w:space="0" w:color="auto"/>
              <w:bottom w:val="single" w:sz="6" w:space="0" w:color="auto"/>
              <w:right w:val="single" w:sz="6" w:space="0" w:color="auto"/>
            </w:tcBorders>
          </w:tcPr>
          <w:p w14:paraId="346EC899" w14:textId="77777777" w:rsidR="008B72E7" w:rsidRDefault="008B72E7">
            <w:pPr>
              <w:spacing w:before="80" w:after="80"/>
              <w:jc w:val="center"/>
            </w:pPr>
            <w:r>
              <w:t>Pages Affected</w:t>
            </w:r>
          </w:p>
        </w:tc>
        <w:tc>
          <w:tcPr>
            <w:tcW w:w="2340" w:type="dxa"/>
            <w:tcBorders>
              <w:top w:val="single" w:sz="6" w:space="0" w:color="auto"/>
              <w:left w:val="single" w:sz="6" w:space="0" w:color="auto"/>
              <w:bottom w:val="single" w:sz="6" w:space="0" w:color="auto"/>
              <w:right w:val="single" w:sz="6" w:space="0" w:color="auto"/>
            </w:tcBorders>
          </w:tcPr>
          <w:p w14:paraId="19125739" w14:textId="77777777" w:rsidR="008B72E7" w:rsidRDefault="008B72E7">
            <w:pPr>
              <w:spacing w:before="80" w:after="80"/>
              <w:jc w:val="center"/>
            </w:pPr>
            <w:r>
              <w:t>Approval/Date</w:t>
            </w:r>
          </w:p>
        </w:tc>
      </w:tr>
      <w:tr w:rsidR="008B72E7" w14:paraId="411537E7" w14:textId="77777777">
        <w:tblPrEx>
          <w:tblCellMar>
            <w:top w:w="0" w:type="dxa"/>
            <w:bottom w:w="0" w:type="dxa"/>
          </w:tblCellMar>
        </w:tblPrEx>
        <w:trPr>
          <w:cantSplit/>
        </w:trPr>
        <w:tc>
          <w:tcPr>
            <w:tcW w:w="720" w:type="dxa"/>
            <w:tcBorders>
              <w:top w:val="single" w:sz="6" w:space="0" w:color="auto"/>
              <w:left w:val="single" w:sz="6" w:space="0" w:color="auto"/>
              <w:bottom w:val="single" w:sz="4" w:space="0" w:color="auto"/>
              <w:right w:val="single" w:sz="6" w:space="0" w:color="auto"/>
            </w:tcBorders>
          </w:tcPr>
          <w:p w14:paraId="3C4D29FD" w14:textId="77777777" w:rsidR="008B72E7" w:rsidRDefault="008B72E7">
            <w:pPr>
              <w:spacing w:before="80" w:after="80"/>
              <w:jc w:val="center"/>
            </w:pPr>
            <w:r>
              <w:sym w:font="Symbol" w:char="F02D"/>
            </w:r>
          </w:p>
        </w:tc>
        <w:tc>
          <w:tcPr>
            <w:tcW w:w="1720" w:type="dxa"/>
            <w:tcBorders>
              <w:top w:val="single" w:sz="6" w:space="0" w:color="auto"/>
              <w:left w:val="single" w:sz="6" w:space="0" w:color="auto"/>
              <w:bottom w:val="single" w:sz="4" w:space="0" w:color="auto"/>
              <w:right w:val="single" w:sz="6" w:space="0" w:color="auto"/>
            </w:tcBorders>
          </w:tcPr>
          <w:p w14:paraId="77509737" w14:textId="77777777" w:rsidR="008B72E7" w:rsidRDefault="008B72E7">
            <w:pPr>
              <w:spacing w:before="80" w:after="80"/>
              <w:jc w:val="center"/>
            </w:pPr>
            <w:r>
              <w:t>ECR 0079A</w:t>
            </w:r>
          </w:p>
        </w:tc>
        <w:tc>
          <w:tcPr>
            <w:tcW w:w="4680" w:type="dxa"/>
            <w:tcBorders>
              <w:top w:val="single" w:sz="6" w:space="0" w:color="auto"/>
              <w:left w:val="single" w:sz="6" w:space="0" w:color="auto"/>
              <w:bottom w:val="single" w:sz="4" w:space="0" w:color="auto"/>
              <w:right w:val="single" w:sz="6" w:space="0" w:color="auto"/>
            </w:tcBorders>
          </w:tcPr>
          <w:p w14:paraId="69C5FDAF" w14:textId="77777777" w:rsidR="008B72E7" w:rsidRDefault="008B72E7">
            <w:pPr>
              <w:spacing w:before="80" w:after="80"/>
            </w:pPr>
            <w:r>
              <w:t>Initial Release</w:t>
            </w:r>
          </w:p>
        </w:tc>
        <w:tc>
          <w:tcPr>
            <w:tcW w:w="2340" w:type="dxa"/>
            <w:tcBorders>
              <w:top w:val="single" w:sz="6" w:space="0" w:color="auto"/>
              <w:left w:val="single" w:sz="6" w:space="0" w:color="auto"/>
              <w:bottom w:val="single" w:sz="4" w:space="0" w:color="auto"/>
              <w:right w:val="single" w:sz="6" w:space="0" w:color="auto"/>
            </w:tcBorders>
          </w:tcPr>
          <w:p w14:paraId="6BA20135" w14:textId="77777777" w:rsidR="008B72E7" w:rsidRDefault="008B72E7">
            <w:pPr>
              <w:spacing w:before="80" w:after="80"/>
              <w:jc w:val="center"/>
            </w:pPr>
            <w:r>
              <w:t>L.S.A. 5/4/00</w:t>
            </w:r>
          </w:p>
        </w:tc>
      </w:tr>
      <w:tr w:rsidR="008B72E7" w14:paraId="2BFCD87C" w14:textId="77777777">
        <w:tblPrEx>
          <w:tblCellMar>
            <w:top w:w="0" w:type="dxa"/>
            <w:bottom w:w="0" w:type="dxa"/>
          </w:tblCellMar>
        </w:tblPrEx>
        <w:trPr>
          <w:cantSplit/>
        </w:trPr>
        <w:tc>
          <w:tcPr>
            <w:tcW w:w="720" w:type="dxa"/>
            <w:tcBorders>
              <w:top w:val="single" w:sz="4" w:space="0" w:color="auto"/>
              <w:left w:val="single" w:sz="4" w:space="0" w:color="auto"/>
              <w:bottom w:val="single" w:sz="4" w:space="0" w:color="auto"/>
            </w:tcBorders>
          </w:tcPr>
          <w:p w14:paraId="660E771A" w14:textId="77777777" w:rsidR="008B72E7" w:rsidRDefault="008B72E7">
            <w:pPr>
              <w:spacing w:before="80" w:after="80"/>
              <w:jc w:val="center"/>
            </w:pPr>
            <w:r>
              <w:t>A</w:t>
            </w:r>
          </w:p>
        </w:tc>
        <w:tc>
          <w:tcPr>
            <w:tcW w:w="1720" w:type="dxa"/>
            <w:tcBorders>
              <w:top w:val="single" w:sz="4" w:space="0" w:color="auto"/>
              <w:left w:val="single" w:sz="4" w:space="0" w:color="auto"/>
              <w:bottom w:val="single" w:sz="4" w:space="0" w:color="auto"/>
            </w:tcBorders>
          </w:tcPr>
          <w:p w14:paraId="53FC06A6" w14:textId="77777777" w:rsidR="008B72E7" w:rsidRDefault="008B72E7">
            <w:pPr>
              <w:spacing w:before="80" w:after="80"/>
              <w:jc w:val="center"/>
            </w:pPr>
            <w:r>
              <w:t>ECR 0112</w:t>
            </w:r>
          </w:p>
        </w:tc>
        <w:tc>
          <w:tcPr>
            <w:tcW w:w="4680" w:type="dxa"/>
            <w:tcBorders>
              <w:top w:val="single" w:sz="4" w:space="0" w:color="auto"/>
              <w:left w:val="single" w:sz="4" w:space="0" w:color="auto"/>
              <w:bottom w:val="single" w:sz="4" w:space="0" w:color="auto"/>
            </w:tcBorders>
          </w:tcPr>
          <w:p w14:paraId="0697DEDB" w14:textId="77777777" w:rsidR="008B72E7" w:rsidRDefault="008B72E7">
            <w:pPr>
              <w:spacing w:before="80" w:after="80"/>
            </w:pPr>
            <w:r>
              <w:t>Revision due to Updated FTTP Specifications</w:t>
            </w:r>
          </w:p>
        </w:tc>
        <w:tc>
          <w:tcPr>
            <w:tcW w:w="2340" w:type="dxa"/>
            <w:tcBorders>
              <w:top w:val="single" w:sz="4" w:space="0" w:color="auto"/>
              <w:left w:val="single" w:sz="4" w:space="0" w:color="auto"/>
              <w:bottom w:val="single" w:sz="4" w:space="0" w:color="auto"/>
              <w:right w:val="single" w:sz="4" w:space="0" w:color="auto"/>
            </w:tcBorders>
          </w:tcPr>
          <w:p w14:paraId="0B4D3527" w14:textId="77777777" w:rsidR="008B72E7" w:rsidRDefault="008B72E7">
            <w:pPr>
              <w:spacing w:before="80" w:after="80"/>
              <w:jc w:val="center"/>
            </w:pPr>
            <w:r>
              <w:t>RR 24 Aug 2000</w:t>
            </w:r>
          </w:p>
        </w:tc>
      </w:tr>
      <w:tr w:rsidR="008B72E7" w14:paraId="68F1E0F9" w14:textId="77777777">
        <w:tblPrEx>
          <w:tblCellMar>
            <w:top w:w="0" w:type="dxa"/>
            <w:bottom w:w="0" w:type="dxa"/>
          </w:tblCellMar>
        </w:tblPrEx>
        <w:trPr>
          <w:cantSplit/>
        </w:trPr>
        <w:tc>
          <w:tcPr>
            <w:tcW w:w="720" w:type="dxa"/>
            <w:tcBorders>
              <w:top w:val="single" w:sz="4" w:space="0" w:color="auto"/>
              <w:left w:val="single" w:sz="4" w:space="0" w:color="auto"/>
              <w:bottom w:val="single" w:sz="4" w:space="0" w:color="auto"/>
            </w:tcBorders>
          </w:tcPr>
          <w:p w14:paraId="1E09D32F" w14:textId="77777777" w:rsidR="008B72E7" w:rsidRDefault="008B72E7">
            <w:pPr>
              <w:spacing w:before="80" w:after="80"/>
              <w:jc w:val="center"/>
            </w:pPr>
            <w:r>
              <w:t>B</w:t>
            </w:r>
          </w:p>
        </w:tc>
        <w:tc>
          <w:tcPr>
            <w:tcW w:w="1720" w:type="dxa"/>
            <w:tcBorders>
              <w:top w:val="single" w:sz="4" w:space="0" w:color="auto"/>
              <w:left w:val="single" w:sz="4" w:space="0" w:color="auto"/>
              <w:bottom w:val="single" w:sz="4" w:space="0" w:color="auto"/>
            </w:tcBorders>
          </w:tcPr>
          <w:p w14:paraId="79F76625" w14:textId="77777777" w:rsidR="008B72E7" w:rsidRDefault="008B72E7">
            <w:pPr>
              <w:spacing w:before="80" w:after="80"/>
              <w:jc w:val="center"/>
            </w:pPr>
            <w:r>
              <w:t>ECR 134</w:t>
            </w:r>
          </w:p>
        </w:tc>
        <w:tc>
          <w:tcPr>
            <w:tcW w:w="4680" w:type="dxa"/>
            <w:tcBorders>
              <w:top w:val="single" w:sz="4" w:space="0" w:color="auto"/>
              <w:left w:val="single" w:sz="4" w:space="0" w:color="auto"/>
              <w:bottom w:val="single" w:sz="4" w:space="0" w:color="auto"/>
            </w:tcBorders>
          </w:tcPr>
          <w:p w14:paraId="2316A2DD" w14:textId="77777777" w:rsidR="008B72E7" w:rsidRDefault="008B72E7">
            <w:pPr>
              <w:spacing w:before="80" w:after="80"/>
            </w:pPr>
            <w:r>
              <w:t>Revision due to Updated FTTP Specifications</w:t>
            </w:r>
          </w:p>
        </w:tc>
        <w:tc>
          <w:tcPr>
            <w:tcW w:w="2340" w:type="dxa"/>
            <w:tcBorders>
              <w:top w:val="single" w:sz="4" w:space="0" w:color="auto"/>
              <w:left w:val="single" w:sz="4" w:space="0" w:color="auto"/>
              <w:bottom w:val="single" w:sz="4" w:space="0" w:color="auto"/>
              <w:right w:val="single" w:sz="4" w:space="0" w:color="auto"/>
            </w:tcBorders>
          </w:tcPr>
          <w:p w14:paraId="3672B0B5" w14:textId="77777777" w:rsidR="008B72E7" w:rsidRDefault="008B72E7">
            <w:pPr>
              <w:spacing w:before="80" w:after="80"/>
              <w:jc w:val="center"/>
            </w:pPr>
            <w:r>
              <w:t>RR 22 Dec 2000</w:t>
            </w:r>
          </w:p>
        </w:tc>
      </w:tr>
      <w:tr w:rsidR="008B72E7" w14:paraId="043CC87D" w14:textId="77777777">
        <w:tblPrEx>
          <w:tblCellMar>
            <w:top w:w="0" w:type="dxa"/>
            <w:bottom w:w="0" w:type="dxa"/>
          </w:tblCellMar>
        </w:tblPrEx>
        <w:trPr>
          <w:cantSplit/>
        </w:trPr>
        <w:tc>
          <w:tcPr>
            <w:tcW w:w="720" w:type="dxa"/>
            <w:tcBorders>
              <w:left w:val="single" w:sz="4" w:space="0" w:color="auto"/>
            </w:tcBorders>
          </w:tcPr>
          <w:p w14:paraId="2250ACC4" w14:textId="77777777" w:rsidR="008B72E7" w:rsidRDefault="008B72E7">
            <w:pPr>
              <w:spacing w:before="80" w:after="80"/>
              <w:jc w:val="center"/>
            </w:pPr>
            <w:r>
              <w:t>C</w:t>
            </w:r>
          </w:p>
        </w:tc>
        <w:tc>
          <w:tcPr>
            <w:tcW w:w="1720" w:type="dxa"/>
            <w:tcBorders>
              <w:left w:val="single" w:sz="4" w:space="0" w:color="auto"/>
            </w:tcBorders>
          </w:tcPr>
          <w:p w14:paraId="0C009BCB" w14:textId="77777777" w:rsidR="008B72E7" w:rsidRDefault="008B72E7">
            <w:pPr>
              <w:spacing w:before="80" w:after="80"/>
              <w:jc w:val="center"/>
            </w:pPr>
            <w:r>
              <w:t>ECR148</w:t>
            </w:r>
          </w:p>
        </w:tc>
        <w:tc>
          <w:tcPr>
            <w:tcW w:w="4680" w:type="dxa"/>
            <w:tcBorders>
              <w:left w:val="single" w:sz="4" w:space="0" w:color="auto"/>
            </w:tcBorders>
          </w:tcPr>
          <w:p w14:paraId="0E658441" w14:textId="77777777" w:rsidR="008B72E7" w:rsidRDefault="008B72E7">
            <w:pPr>
              <w:spacing w:before="80" w:after="80"/>
            </w:pPr>
            <w:r>
              <w:t>Revision due to NASA Comments and Updated FTPP Requirements Document</w:t>
            </w:r>
          </w:p>
        </w:tc>
        <w:tc>
          <w:tcPr>
            <w:tcW w:w="2340" w:type="dxa"/>
            <w:tcBorders>
              <w:left w:val="single" w:sz="4" w:space="0" w:color="auto"/>
              <w:right w:val="single" w:sz="4" w:space="0" w:color="auto"/>
            </w:tcBorders>
          </w:tcPr>
          <w:p w14:paraId="678F6C5B" w14:textId="77777777" w:rsidR="008B72E7" w:rsidRDefault="008B72E7">
            <w:pPr>
              <w:spacing w:before="80" w:after="80"/>
              <w:jc w:val="center"/>
            </w:pPr>
            <w:r>
              <w:t>RR 14 Mar 2001</w:t>
            </w:r>
          </w:p>
        </w:tc>
      </w:tr>
      <w:tr w:rsidR="008B72E7" w14:paraId="46C66679" w14:textId="77777777">
        <w:tblPrEx>
          <w:tblCellMar>
            <w:top w:w="0" w:type="dxa"/>
            <w:bottom w:w="0" w:type="dxa"/>
          </w:tblCellMar>
        </w:tblPrEx>
        <w:trPr>
          <w:cantSplit/>
        </w:trPr>
        <w:tc>
          <w:tcPr>
            <w:tcW w:w="720" w:type="dxa"/>
            <w:tcBorders>
              <w:top w:val="single" w:sz="4" w:space="0" w:color="auto"/>
              <w:left w:val="single" w:sz="4" w:space="0" w:color="auto"/>
            </w:tcBorders>
          </w:tcPr>
          <w:p w14:paraId="2AE40654" w14:textId="77777777" w:rsidR="008B72E7" w:rsidRDefault="008B72E7">
            <w:pPr>
              <w:spacing w:before="80" w:after="80"/>
              <w:jc w:val="center"/>
            </w:pPr>
            <w:r>
              <w:t>D</w:t>
            </w:r>
          </w:p>
        </w:tc>
        <w:tc>
          <w:tcPr>
            <w:tcW w:w="1720" w:type="dxa"/>
            <w:tcBorders>
              <w:top w:val="single" w:sz="4" w:space="0" w:color="auto"/>
              <w:left w:val="single" w:sz="4" w:space="0" w:color="auto"/>
            </w:tcBorders>
          </w:tcPr>
          <w:p w14:paraId="08D390B9" w14:textId="77777777" w:rsidR="008B72E7" w:rsidRDefault="008B72E7">
            <w:pPr>
              <w:spacing w:before="80" w:after="80"/>
              <w:jc w:val="center"/>
            </w:pPr>
            <w:r>
              <w:t>ECR182</w:t>
            </w:r>
          </w:p>
        </w:tc>
        <w:tc>
          <w:tcPr>
            <w:tcW w:w="4680" w:type="dxa"/>
            <w:tcBorders>
              <w:top w:val="single" w:sz="4" w:space="0" w:color="auto"/>
              <w:left w:val="single" w:sz="4" w:space="0" w:color="auto"/>
            </w:tcBorders>
          </w:tcPr>
          <w:p w14:paraId="3763B245" w14:textId="77777777" w:rsidR="008B72E7" w:rsidRDefault="008B72E7">
            <w:pPr>
              <w:spacing w:before="80" w:after="80"/>
            </w:pPr>
            <w:r>
              <w:t>Revision due to NASA Comments and Updated FTPP Requirements Document</w:t>
            </w:r>
          </w:p>
        </w:tc>
        <w:tc>
          <w:tcPr>
            <w:tcW w:w="2340" w:type="dxa"/>
            <w:tcBorders>
              <w:top w:val="single" w:sz="4" w:space="0" w:color="auto"/>
              <w:left w:val="single" w:sz="4" w:space="0" w:color="auto"/>
              <w:right w:val="single" w:sz="4" w:space="0" w:color="auto"/>
            </w:tcBorders>
          </w:tcPr>
          <w:p w14:paraId="06BAC93A" w14:textId="77777777" w:rsidR="008B72E7" w:rsidRDefault="008B72E7">
            <w:pPr>
              <w:spacing w:before="80" w:after="80"/>
              <w:jc w:val="center"/>
            </w:pPr>
            <w:r>
              <w:t>RR 2 Jul 2001</w:t>
            </w:r>
          </w:p>
        </w:tc>
      </w:tr>
      <w:tr w:rsidR="008B72E7" w14:paraId="4955C473" w14:textId="77777777">
        <w:tblPrEx>
          <w:tblCellMar>
            <w:top w:w="0" w:type="dxa"/>
            <w:bottom w:w="0" w:type="dxa"/>
          </w:tblCellMar>
        </w:tblPrEx>
        <w:trPr>
          <w:cantSplit/>
        </w:trPr>
        <w:tc>
          <w:tcPr>
            <w:tcW w:w="720" w:type="dxa"/>
            <w:tcBorders>
              <w:top w:val="single" w:sz="4" w:space="0" w:color="auto"/>
              <w:left w:val="single" w:sz="4" w:space="0" w:color="auto"/>
              <w:right w:val="single" w:sz="4" w:space="0" w:color="auto"/>
            </w:tcBorders>
          </w:tcPr>
          <w:p w14:paraId="445616D5" w14:textId="77777777" w:rsidR="008B72E7" w:rsidRDefault="008B72E7">
            <w:pPr>
              <w:spacing w:before="80" w:after="80"/>
              <w:jc w:val="center"/>
            </w:pPr>
            <w:r>
              <w:t>E</w:t>
            </w:r>
          </w:p>
        </w:tc>
        <w:tc>
          <w:tcPr>
            <w:tcW w:w="1720" w:type="dxa"/>
            <w:tcBorders>
              <w:top w:val="single" w:sz="4" w:space="0" w:color="auto"/>
              <w:left w:val="single" w:sz="4" w:space="0" w:color="auto"/>
              <w:right w:val="single" w:sz="4" w:space="0" w:color="auto"/>
            </w:tcBorders>
          </w:tcPr>
          <w:p w14:paraId="35B6D248" w14:textId="77777777" w:rsidR="008B72E7" w:rsidRDefault="008B72E7">
            <w:pPr>
              <w:spacing w:before="80" w:after="80"/>
              <w:jc w:val="center"/>
            </w:pPr>
            <w:r>
              <w:t>ECR190</w:t>
            </w:r>
          </w:p>
        </w:tc>
        <w:tc>
          <w:tcPr>
            <w:tcW w:w="4680" w:type="dxa"/>
            <w:tcBorders>
              <w:top w:val="single" w:sz="4" w:space="0" w:color="auto"/>
              <w:left w:val="single" w:sz="4" w:space="0" w:color="auto"/>
              <w:right w:val="single" w:sz="4" w:space="0" w:color="auto"/>
            </w:tcBorders>
          </w:tcPr>
          <w:p w14:paraId="41ADD305" w14:textId="77777777" w:rsidR="008B72E7" w:rsidRPr="00B67923" w:rsidRDefault="008B72E7">
            <w:pPr>
              <w:spacing w:before="80" w:after="80"/>
              <w:rPr>
                <w:lang w:val="it-IT"/>
              </w:rPr>
            </w:pPr>
            <w:r w:rsidRPr="00B67923">
              <w:rPr>
                <w:lang w:val="it-IT"/>
              </w:rPr>
              <w:t>Revision due to NASA Comments</w:t>
            </w:r>
          </w:p>
        </w:tc>
        <w:tc>
          <w:tcPr>
            <w:tcW w:w="2340" w:type="dxa"/>
            <w:tcBorders>
              <w:top w:val="single" w:sz="4" w:space="0" w:color="auto"/>
              <w:left w:val="single" w:sz="4" w:space="0" w:color="auto"/>
              <w:right w:val="single" w:sz="4" w:space="0" w:color="auto"/>
            </w:tcBorders>
          </w:tcPr>
          <w:p w14:paraId="44854FDE" w14:textId="77777777" w:rsidR="008B72E7" w:rsidRDefault="008B72E7">
            <w:pPr>
              <w:spacing w:before="80" w:after="80"/>
              <w:jc w:val="center"/>
            </w:pPr>
            <w:r>
              <w:t>RR 10 Aug 2001</w:t>
            </w:r>
          </w:p>
        </w:tc>
      </w:tr>
      <w:tr w:rsidR="008B72E7" w14:paraId="2061A1E6" w14:textId="77777777">
        <w:tblPrEx>
          <w:tblCellMar>
            <w:top w:w="0" w:type="dxa"/>
            <w:bottom w:w="0" w:type="dxa"/>
          </w:tblCellMar>
        </w:tblPrEx>
        <w:trPr>
          <w:cantSplit/>
          <w:ins w:id="0" w:author="Alex Edsall" w:date="2002-03-12T09:35:00Z"/>
        </w:trPr>
        <w:tc>
          <w:tcPr>
            <w:tcW w:w="720" w:type="dxa"/>
            <w:tcBorders>
              <w:top w:val="single" w:sz="4" w:space="0" w:color="auto"/>
              <w:left w:val="single" w:sz="4" w:space="0" w:color="auto"/>
              <w:bottom w:val="single" w:sz="4" w:space="0" w:color="auto"/>
              <w:right w:val="single" w:sz="4" w:space="0" w:color="auto"/>
            </w:tcBorders>
          </w:tcPr>
          <w:p w14:paraId="7A5E5095" w14:textId="77777777" w:rsidR="008B72E7" w:rsidRDefault="008B72E7">
            <w:pPr>
              <w:numPr>
                <w:ins w:id="1" w:author="Alex Edsall" w:date="2002-03-12T09:35:00Z"/>
              </w:numPr>
              <w:spacing w:before="80" w:after="80"/>
              <w:jc w:val="center"/>
              <w:rPr>
                <w:ins w:id="2" w:author="Alex Edsall" w:date="2002-03-12T09:35:00Z"/>
              </w:rPr>
            </w:pPr>
            <w:ins w:id="3" w:author="Alex Edsall" w:date="2002-03-12T09:35:00Z">
              <w:r>
                <w:t>F</w:t>
              </w:r>
            </w:ins>
          </w:p>
        </w:tc>
        <w:tc>
          <w:tcPr>
            <w:tcW w:w="1720" w:type="dxa"/>
            <w:tcBorders>
              <w:top w:val="single" w:sz="4" w:space="0" w:color="auto"/>
              <w:left w:val="single" w:sz="4" w:space="0" w:color="auto"/>
              <w:bottom w:val="single" w:sz="4" w:space="0" w:color="auto"/>
              <w:right w:val="single" w:sz="4" w:space="0" w:color="auto"/>
            </w:tcBorders>
          </w:tcPr>
          <w:p w14:paraId="0F46580C" w14:textId="77777777" w:rsidR="008B72E7" w:rsidRDefault="008B72E7">
            <w:pPr>
              <w:numPr>
                <w:ins w:id="4" w:author="Alex Edsall" w:date="2002-03-12T09:35:00Z"/>
              </w:numPr>
              <w:spacing w:before="80" w:after="80"/>
              <w:jc w:val="center"/>
              <w:rPr>
                <w:ins w:id="5" w:author="Alex Edsall" w:date="2002-03-12T09:35:00Z"/>
              </w:rPr>
            </w:pPr>
            <w:ins w:id="6" w:author="Alex Edsall" w:date="2002-03-12T09:35:00Z">
              <w:r>
                <w:t>ECR</w:t>
              </w:r>
            </w:ins>
            <w:r>
              <w:t>0226</w:t>
            </w:r>
          </w:p>
        </w:tc>
        <w:tc>
          <w:tcPr>
            <w:tcW w:w="4680" w:type="dxa"/>
            <w:tcBorders>
              <w:top w:val="single" w:sz="4" w:space="0" w:color="auto"/>
              <w:left w:val="single" w:sz="4" w:space="0" w:color="auto"/>
              <w:bottom w:val="single" w:sz="4" w:space="0" w:color="auto"/>
              <w:right w:val="single" w:sz="4" w:space="0" w:color="auto"/>
            </w:tcBorders>
          </w:tcPr>
          <w:p w14:paraId="18AC77D6" w14:textId="77777777" w:rsidR="008B72E7" w:rsidRDefault="008B72E7">
            <w:pPr>
              <w:numPr>
                <w:ins w:id="7" w:author="Alex Edsall" w:date="2002-03-12T09:35:00Z"/>
              </w:numPr>
              <w:spacing w:before="80" w:after="80"/>
              <w:rPr>
                <w:ins w:id="8" w:author="Alex Edsall" w:date="2002-03-12T09:35:00Z"/>
              </w:rPr>
            </w:pPr>
            <w:r>
              <w:t>Updated Requirements Traceability table, pages 65, 67, 68, 74, 83, 84, 86</w:t>
            </w:r>
          </w:p>
        </w:tc>
        <w:tc>
          <w:tcPr>
            <w:tcW w:w="2340" w:type="dxa"/>
            <w:tcBorders>
              <w:top w:val="single" w:sz="4" w:space="0" w:color="auto"/>
              <w:left w:val="single" w:sz="4" w:space="0" w:color="auto"/>
              <w:bottom w:val="single" w:sz="4" w:space="0" w:color="auto"/>
              <w:right w:val="single" w:sz="4" w:space="0" w:color="auto"/>
            </w:tcBorders>
          </w:tcPr>
          <w:p w14:paraId="2B7E1E6A" w14:textId="77777777" w:rsidR="008B72E7" w:rsidRDefault="008B72E7">
            <w:pPr>
              <w:numPr>
                <w:ins w:id="9" w:author="Alex Edsall" w:date="2002-03-12T09:35:00Z"/>
              </w:numPr>
              <w:spacing w:before="80" w:after="80"/>
              <w:jc w:val="center"/>
              <w:rPr>
                <w:ins w:id="10" w:author="Alex Edsall" w:date="2002-03-12T09:35:00Z"/>
              </w:rPr>
            </w:pPr>
          </w:p>
        </w:tc>
      </w:tr>
      <w:tr w:rsidR="008B72E7" w14:paraId="4A110BF6" w14:textId="77777777">
        <w:tblPrEx>
          <w:tblCellMar>
            <w:top w:w="0" w:type="dxa"/>
            <w:bottom w:w="0" w:type="dxa"/>
          </w:tblCellMar>
        </w:tblPrEx>
        <w:trPr>
          <w:cantSplit/>
        </w:trPr>
        <w:tc>
          <w:tcPr>
            <w:tcW w:w="720" w:type="dxa"/>
            <w:tcBorders>
              <w:left w:val="single" w:sz="6" w:space="0" w:color="auto"/>
              <w:right w:val="single" w:sz="6" w:space="0" w:color="auto"/>
            </w:tcBorders>
          </w:tcPr>
          <w:p w14:paraId="5C8CC2C7" w14:textId="77777777" w:rsidR="008B72E7" w:rsidRDefault="008B72E7">
            <w:pPr>
              <w:spacing w:before="80" w:after="80"/>
              <w:jc w:val="center"/>
            </w:pPr>
          </w:p>
        </w:tc>
        <w:tc>
          <w:tcPr>
            <w:tcW w:w="1720" w:type="dxa"/>
            <w:tcBorders>
              <w:left w:val="single" w:sz="6" w:space="0" w:color="auto"/>
              <w:right w:val="single" w:sz="6" w:space="0" w:color="auto"/>
            </w:tcBorders>
          </w:tcPr>
          <w:p w14:paraId="1F193E69" w14:textId="77777777" w:rsidR="008B72E7" w:rsidRDefault="008B72E7">
            <w:pPr>
              <w:spacing w:before="80" w:after="80"/>
              <w:jc w:val="center"/>
            </w:pPr>
          </w:p>
        </w:tc>
        <w:tc>
          <w:tcPr>
            <w:tcW w:w="4680" w:type="dxa"/>
            <w:tcBorders>
              <w:left w:val="single" w:sz="6" w:space="0" w:color="auto"/>
              <w:right w:val="single" w:sz="6" w:space="0" w:color="auto"/>
            </w:tcBorders>
          </w:tcPr>
          <w:p w14:paraId="267C0E20" w14:textId="77777777" w:rsidR="008B72E7" w:rsidRDefault="008B72E7">
            <w:pPr>
              <w:spacing w:before="80" w:after="80"/>
            </w:pPr>
          </w:p>
        </w:tc>
        <w:tc>
          <w:tcPr>
            <w:tcW w:w="2340" w:type="dxa"/>
            <w:tcBorders>
              <w:left w:val="single" w:sz="6" w:space="0" w:color="auto"/>
              <w:right w:val="single" w:sz="6" w:space="0" w:color="auto"/>
            </w:tcBorders>
          </w:tcPr>
          <w:p w14:paraId="00369C26" w14:textId="77777777" w:rsidR="008B72E7" w:rsidRDefault="008B72E7">
            <w:pPr>
              <w:spacing w:before="80" w:after="80"/>
              <w:jc w:val="center"/>
            </w:pPr>
          </w:p>
        </w:tc>
      </w:tr>
      <w:tr w:rsidR="008B72E7" w14:paraId="63A96D3C" w14:textId="77777777">
        <w:tblPrEx>
          <w:tblCellMar>
            <w:top w:w="0" w:type="dxa"/>
            <w:bottom w:w="0" w:type="dxa"/>
          </w:tblCellMar>
        </w:tblPrEx>
        <w:trPr>
          <w:cantSplit/>
        </w:trPr>
        <w:tc>
          <w:tcPr>
            <w:tcW w:w="720" w:type="dxa"/>
            <w:tcBorders>
              <w:left w:val="single" w:sz="6" w:space="0" w:color="auto"/>
              <w:right w:val="single" w:sz="6" w:space="0" w:color="auto"/>
            </w:tcBorders>
          </w:tcPr>
          <w:p w14:paraId="0B04B204" w14:textId="77777777" w:rsidR="008B72E7" w:rsidRDefault="008B72E7">
            <w:pPr>
              <w:spacing w:before="80" w:after="80"/>
              <w:jc w:val="center"/>
            </w:pPr>
          </w:p>
        </w:tc>
        <w:tc>
          <w:tcPr>
            <w:tcW w:w="1720" w:type="dxa"/>
            <w:tcBorders>
              <w:left w:val="single" w:sz="6" w:space="0" w:color="auto"/>
              <w:right w:val="single" w:sz="6" w:space="0" w:color="auto"/>
            </w:tcBorders>
          </w:tcPr>
          <w:p w14:paraId="4E2DF68E" w14:textId="77777777" w:rsidR="008B72E7" w:rsidRDefault="008B72E7">
            <w:pPr>
              <w:spacing w:before="80" w:after="80"/>
              <w:jc w:val="center"/>
            </w:pPr>
          </w:p>
        </w:tc>
        <w:tc>
          <w:tcPr>
            <w:tcW w:w="4680" w:type="dxa"/>
            <w:tcBorders>
              <w:left w:val="single" w:sz="6" w:space="0" w:color="auto"/>
              <w:right w:val="single" w:sz="6" w:space="0" w:color="auto"/>
            </w:tcBorders>
          </w:tcPr>
          <w:p w14:paraId="54587AC7" w14:textId="77777777" w:rsidR="008B72E7" w:rsidRDefault="008B72E7">
            <w:pPr>
              <w:spacing w:before="80" w:after="80"/>
            </w:pPr>
          </w:p>
        </w:tc>
        <w:tc>
          <w:tcPr>
            <w:tcW w:w="2340" w:type="dxa"/>
            <w:tcBorders>
              <w:left w:val="single" w:sz="6" w:space="0" w:color="auto"/>
              <w:right w:val="single" w:sz="6" w:space="0" w:color="auto"/>
            </w:tcBorders>
          </w:tcPr>
          <w:p w14:paraId="616B1249" w14:textId="77777777" w:rsidR="008B72E7" w:rsidRDefault="008B72E7">
            <w:pPr>
              <w:spacing w:before="80" w:after="80"/>
              <w:jc w:val="center"/>
            </w:pPr>
          </w:p>
        </w:tc>
      </w:tr>
      <w:tr w:rsidR="008B72E7" w14:paraId="007FCD02" w14:textId="77777777">
        <w:tblPrEx>
          <w:tblCellMar>
            <w:top w:w="0" w:type="dxa"/>
            <w:bottom w:w="0" w:type="dxa"/>
          </w:tblCellMar>
        </w:tblPrEx>
        <w:trPr>
          <w:cantSplit/>
        </w:trPr>
        <w:tc>
          <w:tcPr>
            <w:tcW w:w="720" w:type="dxa"/>
            <w:tcBorders>
              <w:left w:val="single" w:sz="6" w:space="0" w:color="auto"/>
              <w:right w:val="single" w:sz="6" w:space="0" w:color="auto"/>
            </w:tcBorders>
          </w:tcPr>
          <w:p w14:paraId="75D07428" w14:textId="77777777" w:rsidR="008B72E7" w:rsidRDefault="008B72E7">
            <w:pPr>
              <w:spacing w:before="80" w:after="80"/>
              <w:jc w:val="center"/>
            </w:pPr>
          </w:p>
        </w:tc>
        <w:tc>
          <w:tcPr>
            <w:tcW w:w="1720" w:type="dxa"/>
            <w:tcBorders>
              <w:left w:val="single" w:sz="6" w:space="0" w:color="auto"/>
              <w:right w:val="single" w:sz="6" w:space="0" w:color="auto"/>
            </w:tcBorders>
          </w:tcPr>
          <w:p w14:paraId="590508CF" w14:textId="77777777" w:rsidR="008B72E7" w:rsidRDefault="008B72E7">
            <w:pPr>
              <w:spacing w:before="80" w:after="80"/>
              <w:jc w:val="center"/>
            </w:pPr>
          </w:p>
        </w:tc>
        <w:tc>
          <w:tcPr>
            <w:tcW w:w="4680" w:type="dxa"/>
            <w:tcBorders>
              <w:left w:val="single" w:sz="6" w:space="0" w:color="auto"/>
              <w:right w:val="single" w:sz="6" w:space="0" w:color="auto"/>
            </w:tcBorders>
          </w:tcPr>
          <w:p w14:paraId="312FC4CB" w14:textId="77777777" w:rsidR="008B72E7" w:rsidRDefault="008B72E7">
            <w:pPr>
              <w:spacing w:before="80" w:after="80"/>
            </w:pPr>
          </w:p>
        </w:tc>
        <w:tc>
          <w:tcPr>
            <w:tcW w:w="2340" w:type="dxa"/>
            <w:tcBorders>
              <w:left w:val="single" w:sz="6" w:space="0" w:color="auto"/>
              <w:right w:val="single" w:sz="6" w:space="0" w:color="auto"/>
            </w:tcBorders>
          </w:tcPr>
          <w:p w14:paraId="109D6030" w14:textId="77777777" w:rsidR="008B72E7" w:rsidRDefault="008B72E7">
            <w:pPr>
              <w:spacing w:before="80" w:after="80"/>
              <w:jc w:val="center"/>
            </w:pPr>
          </w:p>
        </w:tc>
      </w:tr>
      <w:tr w:rsidR="008B72E7" w14:paraId="5C869CCE" w14:textId="77777777">
        <w:tblPrEx>
          <w:tblCellMar>
            <w:top w:w="0" w:type="dxa"/>
            <w:bottom w:w="0" w:type="dxa"/>
          </w:tblCellMar>
        </w:tblPrEx>
        <w:trPr>
          <w:cantSplit/>
        </w:trPr>
        <w:tc>
          <w:tcPr>
            <w:tcW w:w="720" w:type="dxa"/>
            <w:tcBorders>
              <w:left w:val="single" w:sz="6" w:space="0" w:color="auto"/>
              <w:right w:val="single" w:sz="6" w:space="0" w:color="auto"/>
            </w:tcBorders>
          </w:tcPr>
          <w:p w14:paraId="41E888B6" w14:textId="77777777" w:rsidR="008B72E7" w:rsidRDefault="008B72E7">
            <w:pPr>
              <w:spacing w:before="80" w:after="80"/>
              <w:jc w:val="center"/>
            </w:pPr>
          </w:p>
        </w:tc>
        <w:tc>
          <w:tcPr>
            <w:tcW w:w="1720" w:type="dxa"/>
            <w:tcBorders>
              <w:left w:val="single" w:sz="6" w:space="0" w:color="auto"/>
              <w:right w:val="single" w:sz="6" w:space="0" w:color="auto"/>
            </w:tcBorders>
          </w:tcPr>
          <w:p w14:paraId="10D196CC" w14:textId="77777777" w:rsidR="008B72E7" w:rsidRDefault="008B72E7">
            <w:pPr>
              <w:spacing w:before="80" w:after="80"/>
              <w:jc w:val="center"/>
            </w:pPr>
          </w:p>
        </w:tc>
        <w:tc>
          <w:tcPr>
            <w:tcW w:w="4680" w:type="dxa"/>
            <w:tcBorders>
              <w:left w:val="single" w:sz="6" w:space="0" w:color="auto"/>
              <w:right w:val="single" w:sz="6" w:space="0" w:color="auto"/>
            </w:tcBorders>
          </w:tcPr>
          <w:p w14:paraId="5392C588" w14:textId="77777777" w:rsidR="008B72E7" w:rsidRDefault="008B72E7">
            <w:pPr>
              <w:spacing w:before="80" w:after="80"/>
            </w:pPr>
          </w:p>
        </w:tc>
        <w:tc>
          <w:tcPr>
            <w:tcW w:w="2340" w:type="dxa"/>
            <w:tcBorders>
              <w:left w:val="single" w:sz="6" w:space="0" w:color="auto"/>
              <w:right w:val="single" w:sz="6" w:space="0" w:color="auto"/>
            </w:tcBorders>
          </w:tcPr>
          <w:p w14:paraId="40B0DFCD" w14:textId="77777777" w:rsidR="008B72E7" w:rsidRDefault="008B72E7">
            <w:pPr>
              <w:spacing w:before="80" w:after="80"/>
              <w:jc w:val="center"/>
            </w:pPr>
          </w:p>
        </w:tc>
      </w:tr>
      <w:tr w:rsidR="008B72E7" w14:paraId="6FED12B5" w14:textId="77777777">
        <w:tblPrEx>
          <w:tblCellMar>
            <w:top w:w="0" w:type="dxa"/>
            <w:bottom w:w="0" w:type="dxa"/>
          </w:tblCellMar>
        </w:tblPrEx>
        <w:trPr>
          <w:cantSplit/>
        </w:trPr>
        <w:tc>
          <w:tcPr>
            <w:tcW w:w="720" w:type="dxa"/>
            <w:tcBorders>
              <w:left w:val="single" w:sz="6" w:space="0" w:color="auto"/>
              <w:right w:val="single" w:sz="6" w:space="0" w:color="auto"/>
            </w:tcBorders>
          </w:tcPr>
          <w:p w14:paraId="333A62CE" w14:textId="77777777" w:rsidR="008B72E7" w:rsidRDefault="008B72E7">
            <w:pPr>
              <w:spacing w:before="80" w:after="80"/>
              <w:jc w:val="center"/>
            </w:pPr>
          </w:p>
        </w:tc>
        <w:tc>
          <w:tcPr>
            <w:tcW w:w="1720" w:type="dxa"/>
            <w:tcBorders>
              <w:left w:val="single" w:sz="6" w:space="0" w:color="auto"/>
              <w:right w:val="single" w:sz="6" w:space="0" w:color="auto"/>
            </w:tcBorders>
          </w:tcPr>
          <w:p w14:paraId="61ED35C0" w14:textId="77777777" w:rsidR="008B72E7" w:rsidRDefault="008B72E7">
            <w:pPr>
              <w:spacing w:before="80" w:after="80"/>
              <w:jc w:val="center"/>
            </w:pPr>
          </w:p>
        </w:tc>
        <w:tc>
          <w:tcPr>
            <w:tcW w:w="4680" w:type="dxa"/>
            <w:tcBorders>
              <w:left w:val="single" w:sz="6" w:space="0" w:color="auto"/>
              <w:right w:val="single" w:sz="6" w:space="0" w:color="auto"/>
            </w:tcBorders>
          </w:tcPr>
          <w:p w14:paraId="6433FA70" w14:textId="77777777" w:rsidR="008B72E7" w:rsidRDefault="008B72E7">
            <w:pPr>
              <w:spacing w:before="80" w:after="80"/>
            </w:pPr>
          </w:p>
        </w:tc>
        <w:tc>
          <w:tcPr>
            <w:tcW w:w="2340" w:type="dxa"/>
            <w:tcBorders>
              <w:left w:val="single" w:sz="6" w:space="0" w:color="auto"/>
              <w:right w:val="single" w:sz="6" w:space="0" w:color="auto"/>
            </w:tcBorders>
          </w:tcPr>
          <w:p w14:paraId="391B85E9" w14:textId="77777777" w:rsidR="008B72E7" w:rsidRDefault="008B72E7">
            <w:pPr>
              <w:spacing w:before="80" w:after="80"/>
              <w:jc w:val="center"/>
            </w:pPr>
          </w:p>
        </w:tc>
      </w:tr>
      <w:tr w:rsidR="008B72E7" w14:paraId="28B2F75C" w14:textId="77777777">
        <w:tblPrEx>
          <w:tblCellMar>
            <w:top w:w="0" w:type="dxa"/>
            <w:bottom w:w="0" w:type="dxa"/>
          </w:tblCellMar>
        </w:tblPrEx>
        <w:trPr>
          <w:cantSplit/>
        </w:trPr>
        <w:tc>
          <w:tcPr>
            <w:tcW w:w="720" w:type="dxa"/>
            <w:tcBorders>
              <w:left w:val="single" w:sz="6" w:space="0" w:color="auto"/>
              <w:right w:val="single" w:sz="6" w:space="0" w:color="auto"/>
            </w:tcBorders>
          </w:tcPr>
          <w:p w14:paraId="74F3AC80" w14:textId="77777777" w:rsidR="008B72E7" w:rsidRDefault="008B72E7">
            <w:pPr>
              <w:spacing w:before="80" w:after="80"/>
              <w:jc w:val="center"/>
            </w:pPr>
          </w:p>
        </w:tc>
        <w:tc>
          <w:tcPr>
            <w:tcW w:w="1720" w:type="dxa"/>
            <w:tcBorders>
              <w:left w:val="single" w:sz="6" w:space="0" w:color="auto"/>
              <w:right w:val="single" w:sz="6" w:space="0" w:color="auto"/>
            </w:tcBorders>
          </w:tcPr>
          <w:p w14:paraId="432DA95B" w14:textId="77777777" w:rsidR="008B72E7" w:rsidRDefault="008B72E7">
            <w:pPr>
              <w:spacing w:before="80" w:after="80"/>
              <w:jc w:val="center"/>
            </w:pPr>
          </w:p>
        </w:tc>
        <w:tc>
          <w:tcPr>
            <w:tcW w:w="4680" w:type="dxa"/>
            <w:tcBorders>
              <w:left w:val="single" w:sz="6" w:space="0" w:color="auto"/>
              <w:right w:val="single" w:sz="6" w:space="0" w:color="auto"/>
            </w:tcBorders>
          </w:tcPr>
          <w:p w14:paraId="49C6CF77" w14:textId="77777777" w:rsidR="008B72E7" w:rsidRDefault="008B72E7">
            <w:pPr>
              <w:spacing w:before="80" w:after="80"/>
            </w:pPr>
          </w:p>
        </w:tc>
        <w:tc>
          <w:tcPr>
            <w:tcW w:w="2340" w:type="dxa"/>
            <w:tcBorders>
              <w:left w:val="single" w:sz="6" w:space="0" w:color="auto"/>
              <w:right w:val="single" w:sz="6" w:space="0" w:color="auto"/>
            </w:tcBorders>
          </w:tcPr>
          <w:p w14:paraId="6B11E60A" w14:textId="77777777" w:rsidR="008B72E7" w:rsidRDefault="008B72E7">
            <w:pPr>
              <w:spacing w:before="80" w:after="80"/>
              <w:jc w:val="center"/>
            </w:pPr>
          </w:p>
        </w:tc>
      </w:tr>
      <w:tr w:rsidR="008B72E7" w14:paraId="75875B8E" w14:textId="77777777">
        <w:tblPrEx>
          <w:tblCellMar>
            <w:top w:w="0" w:type="dxa"/>
            <w:bottom w:w="0" w:type="dxa"/>
          </w:tblCellMar>
        </w:tblPrEx>
        <w:trPr>
          <w:cantSplit/>
        </w:trPr>
        <w:tc>
          <w:tcPr>
            <w:tcW w:w="720" w:type="dxa"/>
            <w:tcBorders>
              <w:left w:val="single" w:sz="6" w:space="0" w:color="auto"/>
              <w:right w:val="single" w:sz="6" w:space="0" w:color="auto"/>
            </w:tcBorders>
          </w:tcPr>
          <w:p w14:paraId="74C84349" w14:textId="77777777" w:rsidR="008B72E7" w:rsidRDefault="008B72E7">
            <w:pPr>
              <w:spacing w:before="80" w:after="80"/>
              <w:jc w:val="center"/>
            </w:pPr>
          </w:p>
        </w:tc>
        <w:tc>
          <w:tcPr>
            <w:tcW w:w="1720" w:type="dxa"/>
            <w:tcBorders>
              <w:left w:val="single" w:sz="6" w:space="0" w:color="auto"/>
              <w:right w:val="single" w:sz="6" w:space="0" w:color="auto"/>
            </w:tcBorders>
          </w:tcPr>
          <w:p w14:paraId="41CA3092" w14:textId="77777777" w:rsidR="008B72E7" w:rsidRDefault="008B72E7">
            <w:pPr>
              <w:spacing w:before="80" w:after="80"/>
              <w:jc w:val="center"/>
            </w:pPr>
          </w:p>
        </w:tc>
        <w:tc>
          <w:tcPr>
            <w:tcW w:w="4680" w:type="dxa"/>
            <w:tcBorders>
              <w:left w:val="single" w:sz="6" w:space="0" w:color="auto"/>
              <w:right w:val="single" w:sz="6" w:space="0" w:color="auto"/>
            </w:tcBorders>
          </w:tcPr>
          <w:p w14:paraId="04B61DD8" w14:textId="77777777" w:rsidR="008B72E7" w:rsidRDefault="008B72E7">
            <w:pPr>
              <w:spacing w:before="80" w:after="80"/>
            </w:pPr>
          </w:p>
        </w:tc>
        <w:tc>
          <w:tcPr>
            <w:tcW w:w="2340" w:type="dxa"/>
            <w:tcBorders>
              <w:left w:val="single" w:sz="6" w:space="0" w:color="auto"/>
              <w:right w:val="single" w:sz="6" w:space="0" w:color="auto"/>
            </w:tcBorders>
          </w:tcPr>
          <w:p w14:paraId="59A3A1E9" w14:textId="77777777" w:rsidR="008B72E7" w:rsidRDefault="008B72E7">
            <w:pPr>
              <w:spacing w:before="80" w:after="80"/>
              <w:jc w:val="center"/>
            </w:pPr>
          </w:p>
        </w:tc>
      </w:tr>
      <w:tr w:rsidR="008B72E7" w14:paraId="68F5983E" w14:textId="77777777">
        <w:tblPrEx>
          <w:tblCellMar>
            <w:top w:w="0" w:type="dxa"/>
            <w:bottom w:w="0" w:type="dxa"/>
          </w:tblCellMar>
        </w:tblPrEx>
        <w:trPr>
          <w:cantSplit/>
        </w:trPr>
        <w:tc>
          <w:tcPr>
            <w:tcW w:w="720" w:type="dxa"/>
            <w:tcBorders>
              <w:left w:val="single" w:sz="6" w:space="0" w:color="auto"/>
              <w:right w:val="single" w:sz="6" w:space="0" w:color="auto"/>
            </w:tcBorders>
          </w:tcPr>
          <w:p w14:paraId="64D056B6" w14:textId="77777777" w:rsidR="008B72E7" w:rsidRDefault="008B72E7">
            <w:pPr>
              <w:spacing w:before="80" w:after="80"/>
              <w:jc w:val="center"/>
            </w:pPr>
          </w:p>
        </w:tc>
        <w:tc>
          <w:tcPr>
            <w:tcW w:w="1720" w:type="dxa"/>
            <w:tcBorders>
              <w:left w:val="single" w:sz="6" w:space="0" w:color="auto"/>
              <w:right w:val="single" w:sz="6" w:space="0" w:color="auto"/>
            </w:tcBorders>
          </w:tcPr>
          <w:p w14:paraId="279B7530" w14:textId="77777777" w:rsidR="008B72E7" w:rsidRDefault="008B72E7">
            <w:pPr>
              <w:spacing w:before="80" w:after="80"/>
              <w:jc w:val="center"/>
            </w:pPr>
          </w:p>
        </w:tc>
        <w:tc>
          <w:tcPr>
            <w:tcW w:w="4680" w:type="dxa"/>
            <w:tcBorders>
              <w:left w:val="single" w:sz="6" w:space="0" w:color="auto"/>
              <w:right w:val="single" w:sz="6" w:space="0" w:color="auto"/>
            </w:tcBorders>
          </w:tcPr>
          <w:p w14:paraId="11EB6996" w14:textId="77777777" w:rsidR="008B72E7" w:rsidRDefault="008B72E7">
            <w:pPr>
              <w:spacing w:before="80" w:after="80"/>
            </w:pPr>
          </w:p>
        </w:tc>
        <w:tc>
          <w:tcPr>
            <w:tcW w:w="2340" w:type="dxa"/>
            <w:tcBorders>
              <w:left w:val="single" w:sz="6" w:space="0" w:color="auto"/>
              <w:right w:val="single" w:sz="6" w:space="0" w:color="auto"/>
            </w:tcBorders>
          </w:tcPr>
          <w:p w14:paraId="0F3E6D59" w14:textId="77777777" w:rsidR="008B72E7" w:rsidRDefault="008B72E7">
            <w:pPr>
              <w:spacing w:before="80" w:after="80"/>
              <w:jc w:val="center"/>
            </w:pPr>
          </w:p>
        </w:tc>
      </w:tr>
      <w:tr w:rsidR="008B72E7" w14:paraId="43B2D8D5" w14:textId="77777777">
        <w:tblPrEx>
          <w:tblCellMar>
            <w:top w:w="0" w:type="dxa"/>
            <w:bottom w:w="0" w:type="dxa"/>
          </w:tblCellMar>
        </w:tblPrEx>
        <w:trPr>
          <w:cantSplit/>
        </w:trPr>
        <w:tc>
          <w:tcPr>
            <w:tcW w:w="720" w:type="dxa"/>
            <w:tcBorders>
              <w:left w:val="single" w:sz="6" w:space="0" w:color="auto"/>
              <w:right w:val="single" w:sz="6" w:space="0" w:color="auto"/>
            </w:tcBorders>
          </w:tcPr>
          <w:p w14:paraId="30DE631B" w14:textId="77777777" w:rsidR="008B72E7" w:rsidRDefault="008B72E7">
            <w:pPr>
              <w:spacing w:before="80" w:after="80"/>
              <w:jc w:val="center"/>
            </w:pPr>
          </w:p>
        </w:tc>
        <w:tc>
          <w:tcPr>
            <w:tcW w:w="1720" w:type="dxa"/>
            <w:tcBorders>
              <w:left w:val="single" w:sz="6" w:space="0" w:color="auto"/>
              <w:right w:val="single" w:sz="6" w:space="0" w:color="auto"/>
            </w:tcBorders>
          </w:tcPr>
          <w:p w14:paraId="5E8CE1D1" w14:textId="77777777" w:rsidR="008B72E7" w:rsidRDefault="008B72E7">
            <w:pPr>
              <w:spacing w:before="80" w:after="80"/>
              <w:jc w:val="center"/>
            </w:pPr>
          </w:p>
        </w:tc>
        <w:tc>
          <w:tcPr>
            <w:tcW w:w="4680" w:type="dxa"/>
            <w:tcBorders>
              <w:left w:val="single" w:sz="6" w:space="0" w:color="auto"/>
              <w:right w:val="single" w:sz="6" w:space="0" w:color="auto"/>
            </w:tcBorders>
          </w:tcPr>
          <w:p w14:paraId="5DBFF50D" w14:textId="77777777" w:rsidR="008B72E7" w:rsidRDefault="008B72E7">
            <w:pPr>
              <w:spacing w:before="80" w:after="80"/>
            </w:pPr>
          </w:p>
        </w:tc>
        <w:tc>
          <w:tcPr>
            <w:tcW w:w="2340" w:type="dxa"/>
            <w:tcBorders>
              <w:left w:val="single" w:sz="6" w:space="0" w:color="auto"/>
              <w:right w:val="single" w:sz="6" w:space="0" w:color="auto"/>
            </w:tcBorders>
          </w:tcPr>
          <w:p w14:paraId="2828E3AB" w14:textId="77777777" w:rsidR="008B72E7" w:rsidRDefault="008B72E7">
            <w:pPr>
              <w:spacing w:before="80" w:after="80"/>
              <w:jc w:val="center"/>
            </w:pPr>
          </w:p>
        </w:tc>
      </w:tr>
      <w:tr w:rsidR="008B72E7" w14:paraId="1F8D88F3" w14:textId="77777777">
        <w:tblPrEx>
          <w:tblCellMar>
            <w:top w:w="0" w:type="dxa"/>
            <w:bottom w:w="0" w:type="dxa"/>
          </w:tblCellMar>
        </w:tblPrEx>
        <w:trPr>
          <w:cantSplit/>
        </w:trPr>
        <w:tc>
          <w:tcPr>
            <w:tcW w:w="720" w:type="dxa"/>
            <w:tcBorders>
              <w:left w:val="single" w:sz="6" w:space="0" w:color="auto"/>
              <w:right w:val="single" w:sz="6" w:space="0" w:color="auto"/>
            </w:tcBorders>
          </w:tcPr>
          <w:p w14:paraId="3F3548AF" w14:textId="77777777" w:rsidR="008B72E7" w:rsidRDefault="008B72E7">
            <w:pPr>
              <w:spacing w:before="80" w:after="80"/>
              <w:jc w:val="center"/>
            </w:pPr>
          </w:p>
        </w:tc>
        <w:tc>
          <w:tcPr>
            <w:tcW w:w="1720" w:type="dxa"/>
            <w:tcBorders>
              <w:left w:val="single" w:sz="6" w:space="0" w:color="auto"/>
              <w:right w:val="single" w:sz="6" w:space="0" w:color="auto"/>
            </w:tcBorders>
          </w:tcPr>
          <w:p w14:paraId="7A322B3A" w14:textId="77777777" w:rsidR="008B72E7" w:rsidRDefault="008B72E7">
            <w:pPr>
              <w:spacing w:before="80" w:after="80"/>
              <w:jc w:val="center"/>
            </w:pPr>
          </w:p>
        </w:tc>
        <w:tc>
          <w:tcPr>
            <w:tcW w:w="4680" w:type="dxa"/>
            <w:tcBorders>
              <w:left w:val="single" w:sz="6" w:space="0" w:color="auto"/>
              <w:right w:val="single" w:sz="6" w:space="0" w:color="auto"/>
            </w:tcBorders>
          </w:tcPr>
          <w:p w14:paraId="71B13F1D" w14:textId="77777777" w:rsidR="008B72E7" w:rsidRDefault="008B72E7">
            <w:pPr>
              <w:spacing w:before="80" w:after="80"/>
            </w:pPr>
          </w:p>
        </w:tc>
        <w:tc>
          <w:tcPr>
            <w:tcW w:w="2340" w:type="dxa"/>
            <w:tcBorders>
              <w:left w:val="single" w:sz="6" w:space="0" w:color="auto"/>
              <w:right w:val="single" w:sz="6" w:space="0" w:color="auto"/>
            </w:tcBorders>
          </w:tcPr>
          <w:p w14:paraId="37CF1CB8" w14:textId="77777777" w:rsidR="008B72E7" w:rsidRDefault="008B72E7">
            <w:pPr>
              <w:spacing w:before="80" w:after="80"/>
              <w:jc w:val="center"/>
            </w:pPr>
          </w:p>
        </w:tc>
      </w:tr>
      <w:tr w:rsidR="008B72E7" w14:paraId="61A1F0BD" w14:textId="77777777">
        <w:tblPrEx>
          <w:tblCellMar>
            <w:top w:w="0" w:type="dxa"/>
            <w:bottom w:w="0" w:type="dxa"/>
          </w:tblCellMar>
        </w:tblPrEx>
        <w:trPr>
          <w:cantSplit/>
        </w:trPr>
        <w:tc>
          <w:tcPr>
            <w:tcW w:w="720" w:type="dxa"/>
            <w:tcBorders>
              <w:left w:val="single" w:sz="6" w:space="0" w:color="auto"/>
              <w:right w:val="single" w:sz="6" w:space="0" w:color="auto"/>
            </w:tcBorders>
          </w:tcPr>
          <w:p w14:paraId="13CB9E68" w14:textId="77777777" w:rsidR="008B72E7" w:rsidRDefault="008B72E7">
            <w:pPr>
              <w:spacing w:before="80" w:after="80"/>
              <w:jc w:val="center"/>
            </w:pPr>
          </w:p>
        </w:tc>
        <w:tc>
          <w:tcPr>
            <w:tcW w:w="1720" w:type="dxa"/>
            <w:tcBorders>
              <w:left w:val="single" w:sz="6" w:space="0" w:color="auto"/>
              <w:right w:val="single" w:sz="6" w:space="0" w:color="auto"/>
            </w:tcBorders>
          </w:tcPr>
          <w:p w14:paraId="0588C43E" w14:textId="77777777" w:rsidR="008B72E7" w:rsidRDefault="008B72E7">
            <w:pPr>
              <w:spacing w:before="80" w:after="80"/>
              <w:jc w:val="center"/>
            </w:pPr>
          </w:p>
        </w:tc>
        <w:tc>
          <w:tcPr>
            <w:tcW w:w="4680" w:type="dxa"/>
            <w:tcBorders>
              <w:left w:val="single" w:sz="6" w:space="0" w:color="auto"/>
              <w:right w:val="single" w:sz="6" w:space="0" w:color="auto"/>
            </w:tcBorders>
          </w:tcPr>
          <w:p w14:paraId="6ADD246F" w14:textId="77777777" w:rsidR="008B72E7" w:rsidRDefault="008B72E7">
            <w:pPr>
              <w:spacing w:before="80" w:after="80"/>
            </w:pPr>
          </w:p>
        </w:tc>
        <w:tc>
          <w:tcPr>
            <w:tcW w:w="2340" w:type="dxa"/>
            <w:tcBorders>
              <w:left w:val="single" w:sz="6" w:space="0" w:color="auto"/>
              <w:right w:val="single" w:sz="6" w:space="0" w:color="auto"/>
            </w:tcBorders>
          </w:tcPr>
          <w:p w14:paraId="40CBB315" w14:textId="77777777" w:rsidR="008B72E7" w:rsidRDefault="008B72E7">
            <w:pPr>
              <w:spacing w:before="80" w:after="80"/>
              <w:jc w:val="center"/>
            </w:pPr>
          </w:p>
        </w:tc>
      </w:tr>
      <w:tr w:rsidR="008B72E7" w14:paraId="16D4473C" w14:textId="77777777">
        <w:tblPrEx>
          <w:tblCellMar>
            <w:top w:w="0" w:type="dxa"/>
            <w:bottom w:w="0" w:type="dxa"/>
          </w:tblCellMar>
        </w:tblPrEx>
        <w:trPr>
          <w:cantSplit/>
        </w:trPr>
        <w:tc>
          <w:tcPr>
            <w:tcW w:w="720" w:type="dxa"/>
            <w:tcBorders>
              <w:left w:val="single" w:sz="6" w:space="0" w:color="auto"/>
              <w:right w:val="single" w:sz="6" w:space="0" w:color="auto"/>
            </w:tcBorders>
          </w:tcPr>
          <w:p w14:paraId="1C9D60C6" w14:textId="77777777" w:rsidR="008B72E7" w:rsidRDefault="008B72E7">
            <w:pPr>
              <w:spacing w:before="80" w:after="80"/>
              <w:jc w:val="center"/>
            </w:pPr>
          </w:p>
        </w:tc>
        <w:tc>
          <w:tcPr>
            <w:tcW w:w="1720" w:type="dxa"/>
            <w:tcBorders>
              <w:left w:val="single" w:sz="6" w:space="0" w:color="auto"/>
              <w:right w:val="single" w:sz="6" w:space="0" w:color="auto"/>
            </w:tcBorders>
          </w:tcPr>
          <w:p w14:paraId="5C9644CD" w14:textId="77777777" w:rsidR="008B72E7" w:rsidRDefault="008B72E7">
            <w:pPr>
              <w:spacing w:before="80" w:after="80"/>
              <w:jc w:val="center"/>
            </w:pPr>
          </w:p>
        </w:tc>
        <w:tc>
          <w:tcPr>
            <w:tcW w:w="4680" w:type="dxa"/>
            <w:tcBorders>
              <w:left w:val="single" w:sz="6" w:space="0" w:color="auto"/>
              <w:right w:val="single" w:sz="6" w:space="0" w:color="auto"/>
            </w:tcBorders>
          </w:tcPr>
          <w:p w14:paraId="0BDA4125" w14:textId="77777777" w:rsidR="008B72E7" w:rsidRDefault="008B72E7">
            <w:pPr>
              <w:spacing w:before="80" w:after="80"/>
            </w:pPr>
          </w:p>
        </w:tc>
        <w:tc>
          <w:tcPr>
            <w:tcW w:w="2340" w:type="dxa"/>
            <w:tcBorders>
              <w:left w:val="single" w:sz="6" w:space="0" w:color="auto"/>
              <w:right w:val="single" w:sz="6" w:space="0" w:color="auto"/>
            </w:tcBorders>
          </w:tcPr>
          <w:p w14:paraId="4F01E5A8" w14:textId="77777777" w:rsidR="008B72E7" w:rsidRDefault="008B72E7">
            <w:pPr>
              <w:spacing w:before="80" w:after="80"/>
              <w:jc w:val="center"/>
            </w:pPr>
          </w:p>
        </w:tc>
      </w:tr>
      <w:tr w:rsidR="008B72E7" w14:paraId="6B510646" w14:textId="77777777">
        <w:tblPrEx>
          <w:tblCellMar>
            <w:top w:w="0" w:type="dxa"/>
            <w:bottom w:w="0" w:type="dxa"/>
          </w:tblCellMar>
        </w:tblPrEx>
        <w:trPr>
          <w:cantSplit/>
        </w:trPr>
        <w:tc>
          <w:tcPr>
            <w:tcW w:w="720" w:type="dxa"/>
            <w:tcBorders>
              <w:left w:val="single" w:sz="6" w:space="0" w:color="auto"/>
              <w:right w:val="single" w:sz="6" w:space="0" w:color="auto"/>
            </w:tcBorders>
          </w:tcPr>
          <w:p w14:paraId="68BD7D2B" w14:textId="77777777" w:rsidR="008B72E7" w:rsidRDefault="008B72E7">
            <w:pPr>
              <w:spacing w:before="80" w:after="80"/>
              <w:jc w:val="center"/>
            </w:pPr>
          </w:p>
        </w:tc>
        <w:tc>
          <w:tcPr>
            <w:tcW w:w="1720" w:type="dxa"/>
            <w:tcBorders>
              <w:left w:val="single" w:sz="6" w:space="0" w:color="auto"/>
              <w:right w:val="single" w:sz="6" w:space="0" w:color="auto"/>
            </w:tcBorders>
          </w:tcPr>
          <w:p w14:paraId="4877D98D" w14:textId="77777777" w:rsidR="008B72E7" w:rsidRDefault="008B72E7">
            <w:pPr>
              <w:spacing w:before="80" w:after="80"/>
              <w:jc w:val="center"/>
            </w:pPr>
          </w:p>
        </w:tc>
        <w:tc>
          <w:tcPr>
            <w:tcW w:w="4680" w:type="dxa"/>
            <w:tcBorders>
              <w:left w:val="single" w:sz="6" w:space="0" w:color="auto"/>
              <w:right w:val="single" w:sz="6" w:space="0" w:color="auto"/>
            </w:tcBorders>
          </w:tcPr>
          <w:p w14:paraId="38E1C486" w14:textId="77777777" w:rsidR="008B72E7" w:rsidRDefault="008B72E7">
            <w:pPr>
              <w:spacing w:before="80" w:after="80"/>
            </w:pPr>
          </w:p>
        </w:tc>
        <w:tc>
          <w:tcPr>
            <w:tcW w:w="2340" w:type="dxa"/>
            <w:tcBorders>
              <w:left w:val="single" w:sz="6" w:space="0" w:color="auto"/>
              <w:right w:val="single" w:sz="6" w:space="0" w:color="auto"/>
            </w:tcBorders>
          </w:tcPr>
          <w:p w14:paraId="483D1B66" w14:textId="77777777" w:rsidR="008B72E7" w:rsidRDefault="008B72E7">
            <w:pPr>
              <w:spacing w:before="80" w:after="80"/>
              <w:jc w:val="center"/>
            </w:pPr>
          </w:p>
        </w:tc>
      </w:tr>
      <w:tr w:rsidR="008B72E7" w14:paraId="243D2890" w14:textId="77777777">
        <w:tblPrEx>
          <w:tblCellMar>
            <w:top w:w="0" w:type="dxa"/>
            <w:bottom w:w="0" w:type="dxa"/>
          </w:tblCellMar>
        </w:tblPrEx>
        <w:trPr>
          <w:cantSplit/>
        </w:trPr>
        <w:tc>
          <w:tcPr>
            <w:tcW w:w="720" w:type="dxa"/>
            <w:tcBorders>
              <w:left w:val="single" w:sz="6" w:space="0" w:color="auto"/>
              <w:right w:val="single" w:sz="6" w:space="0" w:color="auto"/>
            </w:tcBorders>
          </w:tcPr>
          <w:p w14:paraId="1E6A8CB0" w14:textId="77777777" w:rsidR="008B72E7" w:rsidRDefault="008B72E7">
            <w:pPr>
              <w:spacing w:before="80" w:after="80"/>
              <w:jc w:val="center"/>
            </w:pPr>
          </w:p>
        </w:tc>
        <w:tc>
          <w:tcPr>
            <w:tcW w:w="1720" w:type="dxa"/>
            <w:tcBorders>
              <w:left w:val="single" w:sz="6" w:space="0" w:color="auto"/>
              <w:right w:val="single" w:sz="6" w:space="0" w:color="auto"/>
            </w:tcBorders>
          </w:tcPr>
          <w:p w14:paraId="78A40CEF" w14:textId="77777777" w:rsidR="008B72E7" w:rsidRDefault="008B72E7">
            <w:pPr>
              <w:spacing w:before="80" w:after="80"/>
              <w:jc w:val="center"/>
            </w:pPr>
          </w:p>
        </w:tc>
        <w:tc>
          <w:tcPr>
            <w:tcW w:w="4680" w:type="dxa"/>
            <w:tcBorders>
              <w:left w:val="single" w:sz="6" w:space="0" w:color="auto"/>
              <w:right w:val="single" w:sz="6" w:space="0" w:color="auto"/>
            </w:tcBorders>
          </w:tcPr>
          <w:p w14:paraId="4891143A" w14:textId="77777777" w:rsidR="008B72E7" w:rsidRDefault="008B72E7">
            <w:pPr>
              <w:spacing w:before="80" w:after="80"/>
            </w:pPr>
          </w:p>
        </w:tc>
        <w:tc>
          <w:tcPr>
            <w:tcW w:w="2340" w:type="dxa"/>
            <w:tcBorders>
              <w:left w:val="single" w:sz="6" w:space="0" w:color="auto"/>
              <w:right w:val="single" w:sz="6" w:space="0" w:color="auto"/>
            </w:tcBorders>
          </w:tcPr>
          <w:p w14:paraId="00C1C207" w14:textId="77777777" w:rsidR="008B72E7" w:rsidRDefault="008B72E7">
            <w:pPr>
              <w:spacing w:before="80" w:after="80"/>
              <w:jc w:val="center"/>
            </w:pPr>
          </w:p>
        </w:tc>
      </w:tr>
      <w:tr w:rsidR="008B72E7" w14:paraId="215ED56F" w14:textId="77777777">
        <w:tblPrEx>
          <w:tblCellMar>
            <w:top w:w="0" w:type="dxa"/>
            <w:bottom w:w="0" w:type="dxa"/>
          </w:tblCellMar>
        </w:tblPrEx>
        <w:trPr>
          <w:cantSplit/>
        </w:trPr>
        <w:tc>
          <w:tcPr>
            <w:tcW w:w="720" w:type="dxa"/>
            <w:tcBorders>
              <w:left w:val="single" w:sz="6" w:space="0" w:color="auto"/>
              <w:right w:val="single" w:sz="6" w:space="0" w:color="auto"/>
            </w:tcBorders>
          </w:tcPr>
          <w:p w14:paraId="5949E19F" w14:textId="77777777" w:rsidR="008B72E7" w:rsidRDefault="008B72E7">
            <w:pPr>
              <w:spacing w:before="80" w:after="80"/>
              <w:jc w:val="center"/>
            </w:pPr>
          </w:p>
        </w:tc>
        <w:tc>
          <w:tcPr>
            <w:tcW w:w="1720" w:type="dxa"/>
            <w:tcBorders>
              <w:left w:val="single" w:sz="6" w:space="0" w:color="auto"/>
              <w:right w:val="single" w:sz="6" w:space="0" w:color="auto"/>
            </w:tcBorders>
          </w:tcPr>
          <w:p w14:paraId="026176C8" w14:textId="77777777" w:rsidR="008B72E7" w:rsidRDefault="008B72E7">
            <w:pPr>
              <w:spacing w:before="80" w:after="80"/>
              <w:jc w:val="center"/>
            </w:pPr>
          </w:p>
        </w:tc>
        <w:tc>
          <w:tcPr>
            <w:tcW w:w="4680" w:type="dxa"/>
            <w:tcBorders>
              <w:left w:val="single" w:sz="6" w:space="0" w:color="auto"/>
              <w:right w:val="single" w:sz="6" w:space="0" w:color="auto"/>
            </w:tcBorders>
          </w:tcPr>
          <w:p w14:paraId="701682A3" w14:textId="77777777" w:rsidR="008B72E7" w:rsidRDefault="008B72E7">
            <w:pPr>
              <w:spacing w:before="80" w:after="80"/>
            </w:pPr>
          </w:p>
        </w:tc>
        <w:tc>
          <w:tcPr>
            <w:tcW w:w="2340" w:type="dxa"/>
            <w:tcBorders>
              <w:left w:val="single" w:sz="6" w:space="0" w:color="auto"/>
              <w:right w:val="single" w:sz="6" w:space="0" w:color="auto"/>
            </w:tcBorders>
          </w:tcPr>
          <w:p w14:paraId="2A9E98F6" w14:textId="77777777" w:rsidR="008B72E7" w:rsidRDefault="008B72E7">
            <w:pPr>
              <w:spacing w:before="80" w:after="80"/>
              <w:jc w:val="center"/>
            </w:pPr>
          </w:p>
        </w:tc>
      </w:tr>
      <w:tr w:rsidR="008B72E7" w14:paraId="3B866D42" w14:textId="77777777">
        <w:tblPrEx>
          <w:tblCellMar>
            <w:top w:w="0" w:type="dxa"/>
            <w:bottom w:w="0" w:type="dxa"/>
          </w:tblCellMar>
        </w:tblPrEx>
        <w:trPr>
          <w:cantSplit/>
        </w:trPr>
        <w:tc>
          <w:tcPr>
            <w:tcW w:w="720" w:type="dxa"/>
            <w:tcBorders>
              <w:left w:val="single" w:sz="6" w:space="0" w:color="auto"/>
              <w:bottom w:val="single" w:sz="6" w:space="0" w:color="auto"/>
              <w:right w:val="single" w:sz="6" w:space="0" w:color="auto"/>
            </w:tcBorders>
          </w:tcPr>
          <w:p w14:paraId="4E2EC26A" w14:textId="77777777" w:rsidR="008B72E7" w:rsidRDefault="008B72E7">
            <w:pPr>
              <w:spacing w:before="80" w:after="80"/>
              <w:jc w:val="center"/>
            </w:pPr>
          </w:p>
        </w:tc>
        <w:tc>
          <w:tcPr>
            <w:tcW w:w="1720" w:type="dxa"/>
            <w:tcBorders>
              <w:left w:val="single" w:sz="6" w:space="0" w:color="auto"/>
              <w:bottom w:val="single" w:sz="6" w:space="0" w:color="auto"/>
              <w:right w:val="single" w:sz="6" w:space="0" w:color="auto"/>
            </w:tcBorders>
          </w:tcPr>
          <w:p w14:paraId="72E53419" w14:textId="77777777" w:rsidR="008B72E7" w:rsidRDefault="008B72E7">
            <w:pPr>
              <w:spacing w:before="80" w:after="80"/>
              <w:jc w:val="center"/>
            </w:pPr>
          </w:p>
        </w:tc>
        <w:tc>
          <w:tcPr>
            <w:tcW w:w="4680" w:type="dxa"/>
            <w:tcBorders>
              <w:left w:val="single" w:sz="6" w:space="0" w:color="auto"/>
              <w:bottom w:val="single" w:sz="6" w:space="0" w:color="auto"/>
              <w:right w:val="single" w:sz="6" w:space="0" w:color="auto"/>
            </w:tcBorders>
          </w:tcPr>
          <w:p w14:paraId="5E0C89E2" w14:textId="77777777" w:rsidR="008B72E7" w:rsidRDefault="008B72E7">
            <w:pPr>
              <w:spacing w:before="80" w:after="80"/>
            </w:pPr>
          </w:p>
        </w:tc>
        <w:tc>
          <w:tcPr>
            <w:tcW w:w="2340" w:type="dxa"/>
            <w:tcBorders>
              <w:left w:val="single" w:sz="6" w:space="0" w:color="auto"/>
              <w:bottom w:val="single" w:sz="6" w:space="0" w:color="auto"/>
              <w:right w:val="single" w:sz="6" w:space="0" w:color="auto"/>
            </w:tcBorders>
          </w:tcPr>
          <w:p w14:paraId="22128509" w14:textId="77777777" w:rsidR="008B72E7" w:rsidRDefault="008B72E7">
            <w:pPr>
              <w:spacing w:before="80" w:after="80"/>
              <w:jc w:val="center"/>
            </w:pPr>
          </w:p>
        </w:tc>
      </w:tr>
    </w:tbl>
    <w:p w14:paraId="2F1A3F4A" w14:textId="77777777" w:rsidR="008B72E7" w:rsidRDefault="008B72E7">
      <w:pPr>
        <w:jc w:val="center"/>
        <w:outlineLvl w:val="0"/>
        <w:rPr>
          <w:b/>
        </w:rPr>
      </w:pPr>
      <w:r>
        <w:br w:type="page"/>
      </w:r>
      <w:r>
        <w:rPr>
          <w:b/>
        </w:rPr>
        <w:lastRenderedPageBreak/>
        <w:t>TABLE OF CONTENTS</w:t>
      </w:r>
    </w:p>
    <w:p w14:paraId="1CFACA35" w14:textId="77777777" w:rsidR="008B72E7" w:rsidRDefault="008B72E7">
      <w:pPr>
        <w:jc w:val="center"/>
        <w:outlineLvl w:val="0"/>
        <w:rPr>
          <w:b/>
        </w:rPr>
      </w:pPr>
    </w:p>
    <w:p w14:paraId="5C2C224D" w14:textId="77777777" w:rsidR="008B72E7" w:rsidRDefault="008B72E7">
      <w:pPr>
        <w:pStyle w:val="TOC1"/>
        <w:tabs>
          <w:tab w:val="left" w:pos="720"/>
        </w:tabs>
        <w:rPr>
          <w:rFonts w:ascii="Times New Roman" w:hAnsi="Times New Roman"/>
          <w:caps w:val="0"/>
          <w:sz w:val="24"/>
        </w:rPr>
      </w:pPr>
      <w:r>
        <w:rPr>
          <w:b/>
          <w:caps w:val="0"/>
        </w:rPr>
        <w:fldChar w:fldCharType="begin"/>
      </w:r>
      <w:r>
        <w:rPr>
          <w:b/>
          <w:caps w:val="0"/>
        </w:rPr>
        <w:instrText xml:space="preserve"> TOC \o "1-5" \f </w:instrText>
      </w:r>
      <w:r>
        <w:rPr>
          <w:b/>
          <w:caps w:val="0"/>
        </w:rPr>
        <w:fldChar w:fldCharType="separate"/>
      </w:r>
      <w:r>
        <w:t>1.</w:t>
      </w:r>
      <w:r>
        <w:rPr>
          <w:rFonts w:ascii="Times New Roman" w:hAnsi="Times New Roman"/>
          <w:caps w:val="0"/>
          <w:sz w:val="24"/>
        </w:rPr>
        <w:tab/>
      </w:r>
      <w:r>
        <w:t>Scope</w:t>
      </w:r>
      <w:r>
        <w:tab/>
      </w:r>
      <w:r>
        <w:fldChar w:fldCharType="begin"/>
      </w:r>
      <w:r>
        <w:instrText xml:space="preserve"> PAGEREF _Toc518715562 \h </w:instrText>
      </w:r>
      <w:r>
        <w:fldChar w:fldCharType="separate"/>
      </w:r>
      <w:r>
        <w:t>1</w:t>
      </w:r>
      <w:r>
        <w:fldChar w:fldCharType="end"/>
      </w:r>
    </w:p>
    <w:p w14:paraId="242CD604" w14:textId="77777777" w:rsidR="008B72E7" w:rsidRDefault="008B72E7">
      <w:pPr>
        <w:pStyle w:val="TOC2"/>
        <w:tabs>
          <w:tab w:val="left" w:pos="1440"/>
        </w:tabs>
        <w:rPr>
          <w:rFonts w:ascii="Times New Roman" w:hAnsi="Times New Roman"/>
          <w:sz w:val="24"/>
        </w:rPr>
      </w:pPr>
      <w:r>
        <w:t>1.1</w:t>
      </w:r>
      <w:r>
        <w:rPr>
          <w:rFonts w:ascii="Times New Roman" w:hAnsi="Times New Roman"/>
          <w:sz w:val="24"/>
        </w:rPr>
        <w:tab/>
      </w:r>
      <w:r>
        <w:t>Identification</w:t>
      </w:r>
      <w:r>
        <w:tab/>
      </w:r>
      <w:r>
        <w:fldChar w:fldCharType="begin"/>
      </w:r>
      <w:r>
        <w:instrText xml:space="preserve"> PAGEREF _Toc518715563 \h </w:instrText>
      </w:r>
      <w:r>
        <w:fldChar w:fldCharType="separate"/>
      </w:r>
      <w:r>
        <w:t>1</w:t>
      </w:r>
      <w:r>
        <w:fldChar w:fldCharType="end"/>
      </w:r>
    </w:p>
    <w:p w14:paraId="671B1C76" w14:textId="77777777" w:rsidR="008B72E7" w:rsidRDefault="008B72E7">
      <w:pPr>
        <w:pStyle w:val="TOC2"/>
        <w:tabs>
          <w:tab w:val="left" w:pos="1440"/>
        </w:tabs>
        <w:rPr>
          <w:rFonts w:ascii="Times New Roman" w:hAnsi="Times New Roman"/>
          <w:sz w:val="24"/>
        </w:rPr>
      </w:pPr>
      <w:r>
        <w:t>1.2</w:t>
      </w:r>
      <w:r>
        <w:rPr>
          <w:rFonts w:ascii="Times New Roman" w:hAnsi="Times New Roman"/>
          <w:sz w:val="24"/>
        </w:rPr>
        <w:tab/>
      </w:r>
      <w:r>
        <w:t>System Overview</w:t>
      </w:r>
      <w:r>
        <w:tab/>
      </w:r>
      <w:r>
        <w:fldChar w:fldCharType="begin"/>
      </w:r>
      <w:r>
        <w:instrText xml:space="preserve"> PAGEREF _Toc518715564 \h </w:instrText>
      </w:r>
      <w:r>
        <w:fldChar w:fldCharType="separate"/>
      </w:r>
      <w:r>
        <w:t>1</w:t>
      </w:r>
      <w:r>
        <w:fldChar w:fldCharType="end"/>
      </w:r>
    </w:p>
    <w:p w14:paraId="161FBFE0" w14:textId="77777777" w:rsidR="008B72E7" w:rsidRDefault="008B72E7">
      <w:pPr>
        <w:pStyle w:val="TOC2"/>
        <w:tabs>
          <w:tab w:val="left" w:pos="1440"/>
        </w:tabs>
        <w:rPr>
          <w:rFonts w:ascii="Times New Roman" w:hAnsi="Times New Roman"/>
          <w:sz w:val="24"/>
        </w:rPr>
      </w:pPr>
      <w:r>
        <w:t>1.3</w:t>
      </w:r>
      <w:r>
        <w:rPr>
          <w:rFonts w:ascii="Times New Roman" w:hAnsi="Times New Roman"/>
          <w:sz w:val="24"/>
        </w:rPr>
        <w:tab/>
      </w:r>
      <w:r>
        <w:t>Document Overview</w:t>
      </w:r>
      <w:r>
        <w:tab/>
      </w:r>
      <w:r>
        <w:fldChar w:fldCharType="begin"/>
      </w:r>
      <w:r>
        <w:instrText xml:space="preserve"> PAGEREF _Toc518715565 \h </w:instrText>
      </w:r>
      <w:r>
        <w:fldChar w:fldCharType="separate"/>
      </w:r>
      <w:r>
        <w:t>4</w:t>
      </w:r>
      <w:r>
        <w:fldChar w:fldCharType="end"/>
      </w:r>
    </w:p>
    <w:p w14:paraId="5B10A228" w14:textId="77777777" w:rsidR="008B72E7" w:rsidRDefault="008B72E7">
      <w:pPr>
        <w:pStyle w:val="TOC1"/>
        <w:tabs>
          <w:tab w:val="left" w:pos="720"/>
        </w:tabs>
        <w:rPr>
          <w:rFonts w:ascii="Times New Roman" w:hAnsi="Times New Roman"/>
          <w:caps w:val="0"/>
          <w:sz w:val="24"/>
        </w:rPr>
      </w:pPr>
      <w:r>
        <w:t>2.</w:t>
      </w:r>
      <w:r>
        <w:rPr>
          <w:rFonts w:ascii="Times New Roman" w:hAnsi="Times New Roman"/>
          <w:caps w:val="0"/>
          <w:sz w:val="24"/>
        </w:rPr>
        <w:tab/>
      </w:r>
      <w:r>
        <w:t>referenced Documents</w:t>
      </w:r>
      <w:r>
        <w:tab/>
      </w:r>
      <w:r>
        <w:fldChar w:fldCharType="begin"/>
      </w:r>
      <w:r>
        <w:instrText xml:space="preserve"> PAGEREF _Toc518715566 \h </w:instrText>
      </w:r>
      <w:r>
        <w:fldChar w:fldCharType="separate"/>
      </w:r>
      <w:r>
        <w:t>6</w:t>
      </w:r>
      <w:r>
        <w:fldChar w:fldCharType="end"/>
      </w:r>
    </w:p>
    <w:p w14:paraId="2829B1B3" w14:textId="77777777" w:rsidR="008B72E7" w:rsidRDefault="008B72E7">
      <w:pPr>
        <w:pStyle w:val="TOC2"/>
        <w:tabs>
          <w:tab w:val="left" w:pos="1440"/>
        </w:tabs>
        <w:rPr>
          <w:rFonts w:ascii="Times New Roman" w:hAnsi="Times New Roman"/>
          <w:sz w:val="24"/>
        </w:rPr>
      </w:pPr>
      <w:r>
        <w:t>2.1</w:t>
      </w:r>
      <w:r>
        <w:rPr>
          <w:rFonts w:ascii="Times New Roman" w:hAnsi="Times New Roman"/>
          <w:sz w:val="24"/>
        </w:rPr>
        <w:tab/>
      </w:r>
      <w:r>
        <w:t>Government Documents</w:t>
      </w:r>
      <w:r>
        <w:tab/>
      </w:r>
      <w:r>
        <w:fldChar w:fldCharType="begin"/>
      </w:r>
      <w:r>
        <w:instrText xml:space="preserve"> PAGEREF _Toc518715567 \h </w:instrText>
      </w:r>
      <w:r>
        <w:fldChar w:fldCharType="separate"/>
      </w:r>
      <w:r>
        <w:t>6</w:t>
      </w:r>
      <w:r>
        <w:fldChar w:fldCharType="end"/>
      </w:r>
    </w:p>
    <w:p w14:paraId="6292D959" w14:textId="77777777" w:rsidR="008B72E7" w:rsidRDefault="008B72E7">
      <w:pPr>
        <w:pStyle w:val="TOC2"/>
        <w:tabs>
          <w:tab w:val="left" w:pos="1440"/>
        </w:tabs>
        <w:rPr>
          <w:rFonts w:ascii="Times New Roman" w:hAnsi="Times New Roman"/>
          <w:sz w:val="24"/>
        </w:rPr>
      </w:pPr>
      <w:r>
        <w:t>2.2</w:t>
      </w:r>
      <w:r>
        <w:rPr>
          <w:rFonts w:ascii="Times New Roman" w:hAnsi="Times New Roman"/>
          <w:sz w:val="24"/>
        </w:rPr>
        <w:tab/>
      </w:r>
      <w:r>
        <w:t>Non-Government Documents</w:t>
      </w:r>
      <w:r>
        <w:tab/>
      </w:r>
      <w:r>
        <w:fldChar w:fldCharType="begin"/>
      </w:r>
      <w:r>
        <w:instrText xml:space="preserve"> PAGEREF _Toc518715568 \h </w:instrText>
      </w:r>
      <w:r>
        <w:fldChar w:fldCharType="separate"/>
      </w:r>
      <w:r>
        <w:t>6</w:t>
      </w:r>
      <w:r>
        <w:fldChar w:fldCharType="end"/>
      </w:r>
    </w:p>
    <w:p w14:paraId="36A90373" w14:textId="77777777" w:rsidR="008B72E7" w:rsidRDefault="008B72E7">
      <w:pPr>
        <w:pStyle w:val="TOC1"/>
        <w:tabs>
          <w:tab w:val="left" w:pos="720"/>
        </w:tabs>
        <w:rPr>
          <w:rFonts w:ascii="Times New Roman" w:hAnsi="Times New Roman"/>
          <w:caps w:val="0"/>
          <w:sz w:val="24"/>
        </w:rPr>
      </w:pPr>
      <w:r>
        <w:t>3.</w:t>
      </w:r>
      <w:r>
        <w:rPr>
          <w:rFonts w:ascii="Times New Roman" w:hAnsi="Times New Roman"/>
          <w:caps w:val="0"/>
          <w:sz w:val="24"/>
        </w:rPr>
        <w:tab/>
      </w:r>
      <w:r>
        <w:t>requirements</w:t>
      </w:r>
      <w:r>
        <w:tab/>
      </w:r>
      <w:r>
        <w:fldChar w:fldCharType="begin"/>
      </w:r>
      <w:r>
        <w:instrText xml:space="preserve"> PAGEREF _Toc518715569 \h </w:instrText>
      </w:r>
      <w:r>
        <w:fldChar w:fldCharType="separate"/>
      </w:r>
      <w:r>
        <w:t>7</w:t>
      </w:r>
      <w:r>
        <w:fldChar w:fldCharType="end"/>
      </w:r>
    </w:p>
    <w:p w14:paraId="0CF61DA2" w14:textId="77777777" w:rsidR="008B72E7" w:rsidRDefault="008B72E7">
      <w:pPr>
        <w:pStyle w:val="TOC2"/>
        <w:tabs>
          <w:tab w:val="left" w:pos="1440"/>
        </w:tabs>
        <w:rPr>
          <w:rFonts w:ascii="Times New Roman" w:hAnsi="Times New Roman"/>
          <w:sz w:val="24"/>
        </w:rPr>
      </w:pPr>
      <w:r>
        <w:t>3.1</w:t>
      </w:r>
      <w:r>
        <w:rPr>
          <w:rFonts w:ascii="Times New Roman" w:hAnsi="Times New Roman"/>
          <w:sz w:val="24"/>
        </w:rPr>
        <w:tab/>
      </w:r>
      <w:r>
        <w:t>Required States and Modes</w:t>
      </w:r>
      <w:r>
        <w:tab/>
      </w:r>
      <w:r>
        <w:fldChar w:fldCharType="begin"/>
      </w:r>
      <w:r>
        <w:instrText xml:space="preserve"> PAGEREF _Toc518715570 \h </w:instrText>
      </w:r>
      <w:r>
        <w:fldChar w:fldCharType="separate"/>
      </w:r>
      <w:r>
        <w:t>7</w:t>
      </w:r>
      <w:r>
        <w:fldChar w:fldCharType="end"/>
      </w:r>
    </w:p>
    <w:p w14:paraId="58DB94EF" w14:textId="77777777" w:rsidR="008B72E7" w:rsidRDefault="008B72E7">
      <w:pPr>
        <w:pStyle w:val="TOC2"/>
        <w:tabs>
          <w:tab w:val="left" w:pos="1440"/>
        </w:tabs>
        <w:rPr>
          <w:rFonts w:ascii="Times New Roman" w:hAnsi="Times New Roman"/>
          <w:sz w:val="24"/>
        </w:rPr>
      </w:pPr>
      <w:r>
        <w:t>3.2</w:t>
      </w:r>
      <w:r>
        <w:rPr>
          <w:rFonts w:ascii="Times New Roman" w:hAnsi="Times New Roman"/>
          <w:sz w:val="24"/>
        </w:rPr>
        <w:tab/>
      </w:r>
      <w:r>
        <w:t>CSCI Capability Requirements</w:t>
      </w:r>
      <w:r>
        <w:tab/>
      </w:r>
      <w:r>
        <w:fldChar w:fldCharType="begin"/>
      </w:r>
      <w:r>
        <w:instrText xml:space="preserve"> PAGEREF _Toc518715571 \h </w:instrText>
      </w:r>
      <w:r>
        <w:fldChar w:fldCharType="separate"/>
      </w:r>
      <w:r>
        <w:t>8</w:t>
      </w:r>
      <w:r>
        <w:fldChar w:fldCharType="end"/>
      </w:r>
    </w:p>
    <w:p w14:paraId="7AED80CB" w14:textId="77777777" w:rsidR="008B72E7" w:rsidRDefault="008B72E7">
      <w:pPr>
        <w:pStyle w:val="TOC3"/>
        <w:tabs>
          <w:tab w:val="left" w:pos="3600"/>
        </w:tabs>
        <w:rPr>
          <w:rFonts w:ascii="Times New Roman" w:hAnsi="Times New Roman"/>
          <w:sz w:val="24"/>
        </w:rPr>
      </w:pPr>
      <w:r>
        <w:t>3.2.1</w:t>
      </w:r>
      <w:r>
        <w:rPr>
          <w:rFonts w:ascii="Times New Roman" w:hAnsi="Times New Roman"/>
          <w:sz w:val="24"/>
        </w:rPr>
        <w:tab/>
      </w:r>
      <w:r>
        <w:t>System Initialization</w:t>
      </w:r>
      <w:r>
        <w:tab/>
      </w:r>
      <w:r>
        <w:fldChar w:fldCharType="begin"/>
      </w:r>
      <w:r>
        <w:instrText xml:space="preserve"> PAGEREF _Toc518715572 \h </w:instrText>
      </w:r>
      <w:r>
        <w:fldChar w:fldCharType="separate"/>
      </w:r>
      <w:r>
        <w:t>8</w:t>
      </w:r>
      <w:r>
        <w:fldChar w:fldCharType="end"/>
      </w:r>
    </w:p>
    <w:p w14:paraId="0472E223" w14:textId="77777777" w:rsidR="008B72E7" w:rsidRDefault="008B72E7">
      <w:pPr>
        <w:pStyle w:val="TOC3"/>
        <w:tabs>
          <w:tab w:val="left" w:pos="3600"/>
        </w:tabs>
        <w:rPr>
          <w:rFonts w:ascii="Times New Roman" w:hAnsi="Times New Roman"/>
          <w:sz w:val="24"/>
        </w:rPr>
      </w:pPr>
      <w:r>
        <w:t>3.2.2</w:t>
      </w:r>
      <w:r>
        <w:rPr>
          <w:rFonts w:ascii="Times New Roman" w:hAnsi="Times New Roman"/>
          <w:sz w:val="24"/>
        </w:rPr>
        <w:tab/>
      </w:r>
      <w:r>
        <w:t>Scheduling Services</w:t>
      </w:r>
      <w:r>
        <w:tab/>
      </w:r>
      <w:r>
        <w:fldChar w:fldCharType="begin"/>
      </w:r>
      <w:r>
        <w:instrText xml:space="preserve"> PAGEREF _Toc518715573 \h </w:instrText>
      </w:r>
      <w:r>
        <w:fldChar w:fldCharType="separate"/>
      </w:r>
      <w:r>
        <w:t>9</w:t>
      </w:r>
      <w:r>
        <w:fldChar w:fldCharType="end"/>
      </w:r>
    </w:p>
    <w:p w14:paraId="465A0BE4" w14:textId="77777777" w:rsidR="008B72E7" w:rsidRDefault="008B72E7">
      <w:pPr>
        <w:pStyle w:val="TOC4"/>
        <w:tabs>
          <w:tab w:val="left" w:pos="3600"/>
        </w:tabs>
        <w:rPr>
          <w:rFonts w:ascii="Times New Roman" w:hAnsi="Times New Roman"/>
          <w:sz w:val="24"/>
        </w:rPr>
      </w:pPr>
      <w:r>
        <w:t>3.2.2.1</w:t>
      </w:r>
      <w:r>
        <w:rPr>
          <w:rFonts w:ascii="Times New Roman" w:hAnsi="Times New Roman"/>
          <w:sz w:val="24"/>
        </w:rPr>
        <w:tab/>
      </w:r>
      <w:r>
        <w:t>Scheduling Execution</w:t>
      </w:r>
      <w:r>
        <w:tab/>
      </w:r>
      <w:r>
        <w:fldChar w:fldCharType="begin"/>
      </w:r>
      <w:r>
        <w:instrText xml:space="preserve"> PAGEREF _Toc518715574 \h </w:instrText>
      </w:r>
      <w:r>
        <w:fldChar w:fldCharType="separate"/>
      </w:r>
      <w:r>
        <w:t>9</w:t>
      </w:r>
      <w:r>
        <w:fldChar w:fldCharType="end"/>
      </w:r>
    </w:p>
    <w:p w14:paraId="078705FE" w14:textId="77777777" w:rsidR="008B72E7" w:rsidRDefault="008B72E7">
      <w:pPr>
        <w:pStyle w:val="TOC4"/>
        <w:tabs>
          <w:tab w:val="left" w:pos="3600"/>
        </w:tabs>
        <w:rPr>
          <w:rFonts w:ascii="Times New Roman" w:hAnsi="Times New Roman"/>
          <w:sz w:val="24"/>
        </w:rPr>
      </w:pPr>
      <w:r>
        <w:t>3.2.2.2</w:t>
      </w:r>
      <w:r>
        <w:rPr>
          <w:rFonts w:ascii="Times New Roman" w:hAnsi="Times New Roman"/>
          <w:sz w:val="24"/>
        </w:rPr>
        <w:tab/>
      </w:r>
      <w:r>
        <w:t>Task and Rate Group Execution</w:t>
      </w:r>
      <w:r>
        <w:tab/>
      </w:r>
      <w:r>
        <w:fldChar w:fldCharType="begin"/>
      </w:r>
      <w:r>
        <w:instrText xml:space="preserve"> PAGEREF _Toc518715575 \h </w:instrText>
      </w:r>
      <w:r>
        <w:fldChar w:fldCharType="separate"/>
      </w:r>
      <w:r>
        <w:t>11</w:t>
      </w:r>
      <w:r>
        <w:fldChar w:fldCharType="end"/>
      </w:r>
    </w:p>
    <w:p w14:paraId="61FDA4C8" w14:textId="77777777" w:rsidR="008B72E7" w:rsidRDefault="008B72E7">
      <w:pPr>
        <w:pStyle w:val="TOC4"/>
        <w:tabs>
          <w:tab w:val="left" w:pos="3600"/>
        </w:tabs>
        <w:rPr>
          <w:rFonts w:ascii="Times New Roman" w:hAnsi="Times New Roman"/>
          <w:sz w:val="24"/>
        </w:rPr>
      </w:pPr>
      <w:r>
        <w:t>3.2.2.3</w:t>
      </w:r>
      <w:r>
        <w:rPr>
          <w:rFonts w:ascii="Times New Roman" w:hAnsi="Times New Roman"/>
          <w:sz w:val="24"/>
        </w:rPr>
        <w:tab/>
      </w:r>
      <w:r>
        <w:t>Exception Handling</w:t>
      </w:r>
      <w:r>
        <w:tab/>
      </w:r>
      <w:r>
        <w:fldChar w:fldCharType="begin"/>
      </w:r>
      <w:r>
        <w:instrText xml:space="preserve"> PAGEREF _Toc518715576 \h </w:instrText>
      </w:r>
      <w:r>
        <w:fldChar w:fldCharType="separate"/>
      </w:r>
      <w:r>
        <w:t>12</w:t>
      </w:r>
      <w:r>
        <w:fldChar w:fldCharType="end"/>
      </w:r>
    </w:p>
    <w:p w14:paraId="5AA77FBF" w14:textId="77777777" w:rsidR="008B72E7" w:rsidRDefault="008B72E7">
      <w:pPr>
        <w:pStyle w:val="TOC3"/>
        <w:tabs>
          <w:tab w:val="left" w:pos="3600"/>
        </w:tabs>
        <w:rPr>
          <w:rFonts w:ascii="Times New Roman" w:hAnsi="Times New Roman"/>
          <w:sz w:val="24"/>
        </w:rPr>
      </w:pPr>
      <w:r>
        <w:t>3.2.3</w:t>
      </w:r>
      <w:r>
        <w:rPr>
          <w:rFonts w:ascii="Times New Roman" w:hAnsi="Times New Roman"/>
          <w:sz w:val="24"/>
        </w:rPr>
        <w:tab/>
      </w:r>
      <w:r>
        <w:t>Memory Management Services</w:t>
      </w:r>
      <w:r>
        <w:tab/>
      </w:r>
      <w:r>
        <w:fldChar w:fldCharType="begin"/>
      </w:r>
      <w:r>
        <w:instrText xml:space="preserve"> PAGEREF _Toc518715577 \h </w:instrText>
      </w:r>
      <w:r>
        <w:fldChar w:fldCharType="separate"/>
      </w:r>
      <w:r>
        <w:t>13</w:t>
      </w:r>
      <w:r>
        <w:fldChar w:fldCharType="end"/>
      </w:r>
    </w:p>
    <w:p w14:paraId="66DC9C39" w14:textId="77777777" w:rsidR="008B72E7" w:rsidRDefault="008B72E7">
      <w:pPr>
        <w:pStyle w:val="TOC4"/>
        <w:tabs>
          <w:tab w:val="left" w:pos="3600"/>
        </w:tabs>
        <w:rPr>
          <w:rFonts w:ascii="Times New Roman" w:hAnsi="Times New Roman"/>
          <w:sz w:val="24"/>
        </w:rPr>
      </w:pPr>
      <w:r>
        <w:t>3.2.3.1</w:t>
      </w:r>
      <w:r>
        <w:rPr>
          <w:rFonts w:ascii="Times New Roman" w:hAnsi="Times New Roman"/>
          <w:sz w:val="24"/>
        </w:rPr>
        <w:tab/>
      </w:r>
      <w:r>
        <w:t>Memory Protection</w:t>
      </w:r>
      <w:r>
        <w:tab/>
      </w:r>
      <w:r>
        <w:fldChar w:fldCharType="begin"/>
      </w:r>
      <w:r>
        <w:instrText xml:space="preserve"> PAGEREF _Toc518715578 \h </w:instrText>
      </w:r>
      <w:r>
        <w:fldChar w:fldCharType="separate"/>
      </w:r>
      <w:r>
        <w:t>13</w:t>
      </w:r>
      <w:r>
        <w:fldChar w:fldCharType="end"/>
      </w:r>
    </w:p>
    <w:p w14:paraId="38622EBE" w14:textId="77777777" w:rsidR="008B72E7" w:rsidRDefault="008B72E7">
      <w:pPr>
        <w:pStyle w:val="TOC3"/>
        <w:tabs>
          <w:tab w:val="left" w:pos="3600"/>
        </w:tabs>
        <w:rPr>
          <w:rFonts w:ascii="Times New Roman" w:hAnsi="Times New Roman"/>
          <w:sz w:val="24"/>
        </w:rPr>
      </w:pPr>
      <w:r>
        <w:t>3.2.4</w:t>
      </w:r>
      <w:r>
        <w:rPr>
          <w:rFonts w:ascii="Times New Roman" w:hAnsi="Times New Roman"/>
          <w:sz w:val="24"/>
        </w:rPr>
        <w:tab/>
      </w:r>
      <w:r>
        <w:t>Communication Services</w:t>
      </w:r>
      <w:r>
        <w:tab/>
      </w:r>
      <w:r>
        <w:fldChar w:fldCharType="begin"/>
      </w:r>
      <w:r>
        <w:instrText xml:space="preserve"> PAGEREF _Toc518715579 \h </w:instrText>
      </w:r>
      <w:r>
        <w:fldChar w:fldCharType="separate"/>
      </w:r>
      <w:r>
        <w:t>13</w:t>
      </w:r>
      <w:r>
        <w:fldChar w:fldCharType="end"/>
      </w:r>
    </w:p>
    <w:p w14:paraId="29A8086A" w14:textId="77777777" w:rsidR="008B72E7" w:rsidRDefault="008B72E7">
      <w:pPr>
        <w:pStyle w:val="TOC4"/>
        <w:tabs>
          <w:tab w:val="left" w:pos="3600"/>
        </w:tabs>
        <w:rPr>
          <w:rFonts w:ascii="Times New Roman" w:hAnsi="Times New Roman"/>
          <w:sz w:val="24"/>
        </w:rPr>
      </w:pPr>
      <w:r>
        <w:t>3.2.4.1</w:t>
      </w:r>
      <w:r>
        <w:rPr>
          <w:rFonts w:ascii="Times New Roman" w:hAnsi="Times New Roman"/>
          <w:sz w:val="24"/>
        </w:rPr>
        <w:tab/>
      </w:r>
      <w:r>
        <w:t>Sockets</w:t>
      </w:r>
      <w:r>
        <w:tab/>
      </w:r>
      <w:r>
        <w:fldChar w:fldCharType="begin"/>
      </w:r>
      <w:r>
        <w:instrText xml:space="preserve"> PAGEREF _Toc518715580 \h </w:instrText>
      </w:r>
      <w:r>
        <w:fldChar w:fldCharType="separate"/>
      </w:r>
      <w:r>
        <w:t>14</w:t>
      </w:r>
      <w:r>
        <w:fldChar w:fldCharType="end"/>
      </w:r>
    </w:p>
    <w:p w14:paraId="2E5798BC" w14:textId="77777777" w:rsidR="008B72E7" w:rsidRDefault="008B72E7">
      <w:pPr>
        <w:pStyle w:val="TOC5"/>
        <w:tabs>
          <w:tab w:val="left" w:pos="3622"/>
        </w:tabs>
        <w:rPr>
          <w:rFonts w:ascii="Times New Roman" w:hAnsi="Times New Roman"/>
          <w:sz w:val="24"/>
        </w:rPr>
      </w:pPr>
      <w:r>
        <w:t>3.2.4.1.1</w:t>
      </w:r>
      <w:r>
        <w:rPr>
          <w:rFonts w:ascii="Times New Roman" w:hAnsi="Times New Roman"/>
          <w:sz w:val="24"/>
        </w:rPr>
        <w:tab/>
      </w:r>
      <w:r>
        <w:t>Message Queue Sockets</w:t>
      </w:r>
      <w:r>
        <w:tab/>
      </w:r>
      <w:r>
        <w:fldChar w:fldCharType="begin"/>
      </w:r>
      <w:r>
        <w:instrText xml:space="preserve"> PAGEREF _Toc518715581 \h </w:instrText>
      </w:r>
      <w:r>
        <w:fldChar w:fldCharType="separate"/>
      </w:r>
      <w:r>
        <w:t>15</w:t>
      </w:r>
      <w:r>
        <w:fldChar w:fldCharType="end"/>
      </w:r>
    </w:p>
    <w:p w14:paraId="718B300C" w14:textId="77777777" w:rsidR="008B72E7" w:rsidRDefault="008B72E7">
      <w:pPr>
        <w:pStyle w:val="TOC5"/>
        <w:tabs>
          <w:tab w:val="left" w:pos="3622"/>
        </w:tabs>
        <w:rPr>
          <w:rFonts w:ascii="Times New Roman" w:hAnsi="Times New Roman"/>
          <w:sz w:val="24"/>
        </w:rPr>
      </w:pPr>
      <w:r>
        <w:t>3.2.4.1.2</w:t>
      </w:r>
      <w:r>
        <w:rPr>
          <w:rFonts w:ascii="Times New Roman" w:hAnsi="Times New Roman"/>
          <w:sz w:val="24"/>
        </w:rPr>
        <w:tab/>
      </w:r>
      <w:r>
        <w:t>Pipe Sockets</w:t>
      </w:r>
      <w:r>
        <w:tab/>
      </w:r>
      <w:r>
        <w:fldChar w:fldCharType="begin"/>
      </w:r>
      <w:r>
        <w:instrText xml:space="preserve"> PAGEREF _Toc518715582 \h </w:instrText>
      </w:r>
      <w:r>
        <w:fldChar w:fldCharType="separate"/>
      </w:r>
      <w:r>
        <w:t>16</w:t>
      </w:r>
      <w:r>
        <w:fldChar w:fldCharType="end"/>
      </w:r>
    </w:p>
    <w:p w14:paraId="03BF2EB4" w14:textId="77777777" w:rsidR="008B72E7" w:rsidRDefault="008B72E7">
      <w:pPr>
        <w:pStyle w:val="TOC3"/>
        <w:tabs>
          <w:tab w:val="left" w:pos="3600"/>
        </w:tabs>
        <w:rPr>
          <w:rFonts w:ascii="Times New Roman" w:hAnsi="Times New Roman"/>
          <w:sz w:val="24"/>
        </w:rPr>
      </w:pPr>
      <w:r>
        <w:t>3.2.5</w:t>
      </w:r>
      <w:r>
        <w:rPr>
          <w:rFonts w:ascii="Times New Roman" w:hAnsi="Times New Roman"/>
          <w:sz w:val="24"/>
        </w:rPr>
        <w:tab/>
      </w:r>
      <w:r>
        <w:t>Fault Detection and Isolation</w:t>
      </w:r>
      <w:r>
        <w:tab/>
      </w:r>
      <w:r>
        <w:fldChar w:fldCharType="begin"/>
      </w:r>
      <w:r>
        <w:instrText xml:space="preserve"> PAGEREF _Toc518715583 \h </w:instrText>
      </w:r>
      <w:r>
        <w:fldChar w:fldCharType="separate"/>
      </w:r>
      <w:r>
        <w:t>17</w:t>
      </w:r>
      <w:r>
        <w:fldChar w:fldCharType="end"/>
      </w:r>
    </w:p>
    <w:p w14:paraId="586F69E9" w14:textId="77777777" w:rsidR="008B72E7" w:rsidRDefault="008B72E7">
      <w:pPr>
        <w:pStyle w:val="TOC4"/>
        <w:tabs>
          <w:tab w:val="left" w:pos="3600"/>
        </w:tabs>
        <w:rPr>
          <w:rFonts w:ascii="Times New Roman" w:hAnsi="Times New Roman"/>
          <w:sz w:val="24"/>
        </w:rPr>
      </w:pPr>
      <w:r>
        <w:t>3.2.5.1</w:t>
      </w:r>
      <w:r>
        <w:rPr>
          <w:rFonts w:ascii="Times New Roman" w:hAnsi="Times New Roman"/>
          <w:sz w:val="24"/>
        </w:rPr>
        <w:tab/>
      </w:r>
      <w:r>
        <w:t>Initial BIT</w:t>
      </w:r>
      <w:r>
        <w:tab/>
      </w:r>
      <w:r>
        <w:fldChar w:fldCharType="begin"/>
      </w:r>
      <w:r>
        <w:instrText xml:space="preserve"> PAGEREF _Toc518715584 \h </w:instrText>
      </w:r>
      <w:r>
        <w:fldChar w:fldCharType="separate"/>
      </w:r>
      <w:r>
        <w:t>17</w:t>
      </w:r>
      <w:r>
        <w:fldChar w:fldCharType="end"/>
      </w:r>
    </w:p>
    <w:p w14:paraId="453EE42A" w14:textId="77777777" w:rsidR="008B72E7" w:rsidRDefault="008B72E7">
      <w:pPr>
        <w:pStyle w:val="TOC4"/>
        <w:tabs>
          <w:tab w:val="left" w:pos="3600"/>
        </w:tabs>
        <w:rPr>
          <w:rFonts w:ascii="Times New Roman" w:hAnsi="Times New Roman"/>
          <w:sz w:val="24"/>
        </w:rPr>
      </w:pPr>
      <w:r>
        <w:t>3.2.5.2</w:t>
      </w:r>
      <w:r>
        <w:rPr>
          <w:rFonts w:ascii="Times New Roman" w:hAnsi="Times New Roman"/>
          <w:sz w:val="24"/>
        </w:rPr>
        <w:tab/>
      </w:r>
      <w:r>
        <w:t>Continuous BIT</w:t>
      </w:r>
      <w:r>
        <w:tab/>
      </w:r>
      <w:r>
        <w:fldChar w:fldCharType="begin"/>
      </w:r>
      <w:r>
        <w:instrText xml:space="preserve"> PAGEREF _Toc518715585 \h </w:instrText>
      </w:r>
      <w:r>
        <w:fldChar w:fldCharType="separate"/>
      </w:r>
      <w:r>
        <w:t>20</w:t>
      </w:r>
      <w:r>
        <w:fldChar w:fldCharType="end"/>
      </w:r>
    </w:p>
    <w:p w14:paraId="18C3F4E7" w14:textId="77777777" w:rsidR="008B72E7" w:rsidRDefault="008B72E7">
      <w:pPr>
        <w:pStyle w:val="TOC4"/>
        <w:tabs>
          <w:tab w:val="left" w:pos="3600"/>
        </w:tabs>
        <w:rPr>
          <w:rFonts w:ascii="Times New Roman" w:hAnsi="Times New Roman"/>
          <w:sz w:val="24"/>
        </w:rPr>
      </w:pPr>
      <w:r>
        <w:t>3.2.5.3</w:t>
      </w:r>
      <w:r>
        <w:rPr>
          <w:rFonts w:ascii="Times New Roman" w:hAnsi="Times New Roman"/>
          <w:sz w:val="24"/>
        </w:rPr>
        <w:tab/>
      </w:r>
      <w:r>
        <w:t>RAM Scrub</w:t>
      </w:r>
      <w:r>
        <w:tab/>
      </w:r>
      <w:r>
        <w:fldChar w:fldCharType="begin"/>
      </w:r>
      <w:r>
        <w:instrText xml:space="preserve"> PAGEREF _Toc518715586 \h </w:instrText>
      </w:r>
      <w:r>
        <w:fldChar w:fldCharType="separate"/>
      </w:r>
      <w:r>
        <w:t>21</w:t>
      </w:r>
      <w:r>
        <w:fldChar w:fldCharType="end"/>
      </w:r>
    </w:p>
    <w:p w14:paraId="30970CFF" w14:textId="77777777" w:rsidR="008B72E7" w:rsidRDefault="008B72E7">
      <w:pPr>
        <w:pStyle w:val="TOC3"/>
        <w:tabs>
          <w:tab w:val="left" w:pos="3600"/>
        </w:tabs>
        <w:rPr>
          <w:rFonts w:ascii="Times New Roman" w:hAnsi="Times New Roman"/>
          <w:sz w:val="24"/>
        </w:rPr>
      </w:pPr>
      <w:r>
        <w:t>3.2.6</w:t>
      </w:r>
      <w:r>
        <w:rPr>
          <w:rFonts w:ascii="Times New Roman" w:hAnsi="Times New Roman"/>
          <w:sz w:val="24"/>
        </w:rPr>
        <w:tab/>
      </w:r>
      <w:r>
        <w:t>Redundancy Management</w:t>
      </w:r>
      <w:r>
        <w:tab/>
      </w:r>
      <w:r>
        <w:fldChar w:fldCharType="begin"/>
      </w:r>
      <w:r>
        <w:instrText xml:space="preserve"> PAGEREF _Toc518715587 \h </w:instrText>
      </w:r>
      <w:r>
        <w:fldChar w:fldCharType="separate"/>
      </w:r>
      <w:r>
        <w:t>21</w:t>
      </w:r>
      <w:r>
        <w:fldChar w:fldCharType="end"/>
      </w:r>
    </w:p>
    <w:p w14:paraId="2DDA6CA1" w14:textId="77777777" w:rsidR="008B72E7" w:rsidRDefault="008B72E7">
      <w:pPr>
        <w:pStyle w:val="TOC4"/>
        <w:tabs>
          <w:tab w:val="left" w:pos="3600"/>
        </w:tabs>
        <w:rPr>
          <w:rFonts w:ascii="Times New Roman" w:hAnsi="Times New Roman"/>
          <w:sz w:val="24"/>
        </w:rPr>
      </w:pPr>
      <w:r>
        <w:t>3.2.6.1</w:t>
      </w:r>
      <w:r>
        <w:rPr>
          <w:rFonts w:ascii="Times New Roman" w:hAnsi="Times New Roman"/>
          <w:sz w:val="24"/>
        </w:rPr>
        <w:tab/>
      </w:r>
      <w:r>
        <w:t>Virtual Group Configuration</w:t>
      </w:r>
      <w:r>
        <w:tab/>
      </w:r>
      <w:r>
        <w:fldChar w:fldCharType="begin"/>
      </w:r>
      <w:r>
        <w:instrText xml:space="preserve"> PAGEREF _Toc518715588 \h </w:instrText>
      </w:r>
      <w:r>
        <w:fldChar w:fldCharType="separate"/>
      </w:r>
      <w:r>
        <w:t>22</w:t>
      </w:r>
      <w:r>
        <w:fldChar w:fldCharType="end"/>
      </w:r>
    </w:p>
    <w:p w14:paraId="2F8615BC" w14:textId="77777777" w:rsidR="008B72E7" w:rsidRDefault="008B72E7">
      <w:pPr>
        <w:pStyle w:val="TOC4"/>
        <w:tabs>
          <w:tab w:val="left" w:pos="3600"/>
        </w:tabs>
        <w:rPr>
          <w:rFonts w:ascii="Times New Roman" w:hAnsi="Times New Roman"/>
          <w:sz w:val="24"/>
        </w:rPr>
      </w:pPr>
      <w:r>
        <w:t>3.2.6.2</w:t>
      </w:r>
      <w:r>
        <w:rPr>
          <w:rFonts w:ascii="Times New Roman" w:hAnsi="Times New Roman"/>
          <w:sz w:val="24"/>
        </w:rPr>
        <w:tab/>
      </w:r>
      <w:r>
        <w:t>Recovery</w:t>
      </w:r>
      <w:r>
        <w:tab/>
      </w:r>
      <w:r>
        <w:fldChar w:fldCharType="begin"/>
      </w:r>
      <w:r>
        <w:instrText xml:space="preserve"> PAGEREF _Toc518715589 \h </w:instrText>
      </w:r>
      <w:r>
        <w:fldChar w:fldCharType="separate"/>
      </w:r>
      <w:r>
        <w:t>22</w:t>
      </w:r>
      <w:r>
        <w:fldChar w:fldCharType="end"/>
      </w:r>
    </w:p>
    <w:p w14:paraId="45FC9E72" w14:textId="77777777" w:rsidR="008B72E7" w:rsidRDefault="008B72E7">
      <w:pPr>
        <w:pStyle w:val="TOC5"/>
        <w:tabs>
          <w:tab w:val="left" w:pos="3622"/>
        </w:tabs>
        <w:rPr>
          <w:rFonts w:ascii="Times New Roman" w:hAnsi="Times New Roman"/>
          <w:sz w:val="24"/>
        </w:rPr>
      </w:pPr>
      <w:r>
        <w:t>3.2.6.2.1</w:t>
      </w:r>
      <w:r>
        <w:rPr>
          <w:rFonts w:ascii="Times New Roman" w:hAnsi="Times New Roman"/>
          <w:sz w:val="24"/>
        </w:rPr>
        <w:tab/>
      </w:r>
      <w:r>
        <w:t>Recovery from Processor Failure</w:t>
      </w:r>
      <w:r>
        <w:tab/>
      </w:r>
      <w:r>
        <w:fldChar w:fldCharType="begin"/>
      </w:r>
      <w:r>
        <w:instrText xml:space="preserve"> PAGEREF _Toc518715590 \h </w:instrText>
      </w:r>
      <w:r>
        <w:fldChar w:fldCharType="separate"/>
      </w:r>
      <w:r>
        <w:t>26</w:t>
      </w:r>
      <w:r>
        <w:fldChar w:fldCharType="end"/>
      </w:r>
    </w:p>
    <w:p w14:paraId="07574A64" w14:textId="77777777" w:rsidR="008B72E7" w:rsidRDefault="008B72E7">
      <w:pPr>
        <w:pStyle w:val="TOC5"/>
        <w:tabs>
          <w:tab w:val="left" w:pos="3622"/>
        </w:tabs>
        <w:rPr>
          <w:rFonts w:ascii="Times New Roman" w:hAnsi="Times New Roman"/>
          <w:sz w:val="24"/>
        </w:rPr>
      </w:pPr>
      <w:r>
        <w:t>3.2.6.2.2</w:t>
      </w:r>
      <w:r>
        <w:rPr>
          <w:rFonts w:ascii="Times New Roman" w:hAnsi="Times New Roman"/>
          <w:sz w:val="24"/>
        </w:rPr>
        <w:tab/>
      </w:r>
      <w:r>
        <w:t>Recovery from Link Failure</w:t>
      </w:r>
      <w:r>
        <w:tab/>
      </w:r>
      <w:r>
        <w:fldChar w:fldCharType="begin"/>
      </w:r>
      <w:r>
        <w:instrText xml:space="preserve"> PAGEREF _Toc518715591 \h </w:instrText>
      </w:r>
      <w:r>
        <w:fldChar w:fldCharType="separate"/>
      </w:r>
      <w:r>
        <w:t>28</w:t>
      </w:r>
      <w:r>
        <w:fldChar w:fldCharType="end"/>
      </w:r>
    </w:p>
    <w:p w14:paraId="3ACDA30A" w14:textId="77777777" w:rsidR="008B72E7" w:rsidRDefault="008B72E7">
      <w:pPr>
        <w:pStyle w:val="TOC5"/>
        <w:tabs>
          <w:tab w:val="left" w:pos="3622"/>
        </w:tabs>
        <w:rPr>
          <w:rFonts w:ascii="Times New Roman" w:hAnsi="Times New Roman"/>
          <w:sz w:val="24"/>
        </w:rPr>
      </w:pPr>
      <w:r>
        <w:t>3.2.6.2.3</w:t>
      </w:r>
      <w:r>
        <w:rPr>
          <w:rFonts w:ascii="Times New Roman" w:hAnsi="Times New Roman"/>
          <w:sz w:val="24"/>
        </w:rPr>
        <w:tab/>
      </w:r>
      <w:r>
        <w:t>Recovery from Network Element Failure</w:t>
      </w:r>
      <w:r>
        <w:tab/>
      </w:r>
      <w:r>
        <w:fldChar w:fldCharType="begin"/>
      </w:r>
      <w:r>
        <w:instrText xml:space="preserve"> PAGEREF _Toc518715592 \h </w:instrText>
      </w:r>
      <w:r>
        <w:fldChar w:fldCharType="separate"/>
      </w:r>
      <w:r>
        <w:t>28</w:t>
      </w:r>
      <w:r>
        <w:fldChar w:fldCharType="end"/>
      </w:r>
    </w:p>
    <w:p w14:paraId="7DF47FC2" w14:textId="77777777" w:rsidR="008B72E7" w:rsidRDefault="008B72E7">
      <w:pPr>
        <w:pStyle w:val="TOC3"/>
        <w:tabs>
          <w:tab w:val="left" w:pos="3600"/>
        </w:tabs>
        <w:rPr>
          <w:rFonts w:ascii="Times New Roman" w:hAnsi="Times New Roman"/>
          <w:sz w:val="24"/>
        </w:rPr>
      </w:pPr>
      <w:r>
        <w:t>3.2.7</w:t>
      </w:r>
      <w:r>
        <w:rPr>
          <w:rFonts w:ascii="Times New Roman" w:hAnsi="Times New Roman"/>
          <w:sz w:val="24"/>
        </w:rPr>
        <w:tab/>
      </w:r>
      <w:r>
        <w:t>Time Services</w:t>
      </w:r>
      <w:r>
        <w:tab/>
      </w:r>
      <w:r>
        <w:fldChar w:fldCharType="begin"/>
      </w:r>
      <w:r>
        <w:instrText xml:space="preserve"> PAGEREF _Toc518715593 \h </w:instrText>
      </w:r>
      <w:r>
        <w:fldChar w:fldCharType="separate"/>
      </w:r>
      <w:r>
        <w:t>28</w:t>
      </w:r>
      <w:r>
        <w:fldChar w:fldCharType="end"/>
      </w:r>
    </w:p>
    <w:p w14:paraId="27D64078" w14:textId="77777777" w:rsidR="008B72E7" w:rsidRDefault="008B72E7">
      <w:pPr>
        <w:pStyle w:val="TOC3"/>
        <w:tabs>
          <w:tab w:val="left" w:pos="3600"/>
        </w:tabs>
        <w:rPr>
          <w:rFonts w:ascii="Times New Roman" w:hAnsi="Times New Roman"/>
          <w:sz w:val="24"/>
        </w:rPr>
      </w:pPr>
      <w:r>
        <w:t>3.2.8</w:t>
      </w:r>
      <w:r>
        <w:rPr>
          <w:rFonts w:ascii="Times New Roman" w:hAnsi="Times New Roman"/>
          <w:sz w:val="24"/>
        </w:rPr>
        <w:tab/>
      </w:r>
      <w:r>
        <w:t>System Support Services</w:t>
      </w:r>
      <w:r>
        <w:tab/>
      </w:r>
      <w:r>
        <w:fldChar w:fldCharType="begin"/>
      </w:r>
      <w:r>
        <w:instrText xml:space="preserve"> PAGEREF _Toc518715594 \h </w:instrText>
      </w:r>
      <w:r>
        <w:fldChar w:fldCharType="separate"/>
      </w:r>
      <w:r>
        <w:t>29</w:t>
      </w:r>
      <w:r>
        <w:fldChar w:fldCharType="end"/>
      </w:r>
    </w:p>
    <w:p w14:paraId="61741355" w14:textId="77777777" w:rsidR="008B72E7" w:rsidRDefault="008B72E7">
      <w:pPr>
        <w:pStyle w:val="TOC4"/>
        <w:tabs>
          <w:tab w:val="left" w:pos="3600"/>
        </w:tabs>
        <w:rPr>
          <w:rFonts w:ascii="Times New Roman" w:hAnsi="Times New Roman"/>
          <w:sz w:val="24"/>
        </w:rPr>
      </w:pPr>
      <w:r>
        <w:lastRenderedPageBreak/>
        <w:t>3.2.8.1</w:t>
      </w:r>
      <w:r>
        <w:rPr>
          <w:rFonts w:ascii="Times New Roman" w:hAnsi="Times New Roman"/>
          <w:sz w:val="24"/>
        </w:rPr>
        <w:tab/>
      </w:r>
      <w:r>
        <w:t>CTC Requirements</w:t>
      </w:r>
      <w:r>
        <w:tab/>
      </w:r>
      <w:r>
        <w:fldChar w:fldCharType="begin"/>
      </w:r>
      <w:r>
        <w:instrText xml:space="preserve"> PAGEREF _Toc518715595 \h </w:instrText>
      </w:r>
      <w:r>
        <w:fldChar w:fldCharType="separate"/>
      </w:r>
      <w:r>
        <w:t>29</w:t>
      </w:r>
      <w:r>
        <w:fldChar w:fldCharType="end"/>
      </w:r>
    </w:p>
    <w:p w14:paraId="3D16989E" w14:textId="77777777" w:rsidR="008B72E7" w:rsidRDefault="008B72E7">
      <w:pPr>
        <w:pStyle w:val="TOC5"/>
        <w:tabs>
          <w:tab w:val="left" w:pos="3622"/>
        </w:tabs>
        <w:rPr>
          <w:rFonts w:ascii="Times New Roman" w:hAnsi="Times New Roman"/>
          <w:sz w:val="24"/>
        </w:rPr>
      </w:pPr>
      <w:r>
        <w:t>3.2.8.1.1</w:t>
      </w:r>
      <w:r>
        <w:rPr>
          <w:rFonts w:ascii="Times New Roman" w:hAnsi="Times New Roman"/>
          <w:sz w:val="24"/>
        </w:rPr>
        <w:tab/>
      </w:r>
      <w:r>
        <w:t>Telemetry Requirements</w:t>
      </w:r>
      <w:r>
        <w:tab/>
      </w:r>
      <w:r>
        <w:fldChar w:fldCharType="begin"/>
      </w:r>
      <w:r>
        <w:instrText xml:space="preserve"> PAGEREF _Toc518715596 \h </w:instrText>
      </w:r>
      <w:r>
        <w:fldChar w:fldCharType="separate"/>
      </w:r>
      <w:r>
        <w:t>30</w:t>
      </w:r>
      <w:r>
        <w:fldChar w:fldCharType="end"/>
      </w:r>
    </w:p>
    <w:p w14:paraId="26E9BF17" w14:textId="77777777" w:rsidR="008B72E7" w:rsidRDefault="008B72E7">
      <w:pPr>
        <w:pStyle w:val="TOC5"/>
        <w:tabs>
          <w:tab w:val="left" w:pos="3622"/>
        </w:tabs>
        <w:rPr>
          <w:rFonts w:ascii="Times New Roman" w:hAnsi="Times New Roman"/>
          <w:sz w:val="24"/>
        </w:rPr>
      </w:pPr>
      <w:r>
        <w:t>3.2.8.1.2</w:t>
      </w:r>
      <w:r>
        <w:rPr>
          <w:rFonts w:ascii="Times New Roman" w:hAnsi="Times New Roman"/>
          <w:sz w:val="24"/>
        </w:rPr>
        <w:tab/>
      </w:r>
      <w:r>
        <w:t>Command Read Requirements</w:t>
      </w:r>
      <w:r>
        <w:tab/>
      </w:r>
      <w:r>
        <w:fldChar w:fldCharType="begin"/>
      </w:r>
      <w:r>
        <w:instrText xml:space="preserve"> PAGEREF _Toc518715597 \h </w:instrText>
      </w:r>
      <w:r>
        <w:fldChar w:fldCharType="separate"/>
      </w:r>
      <w:r>
        <w:t>30</w:t>
      </w:r>
      <w:r>
        <w:fldChar w:fldCharType="end"/>
      </w:r>
    </w:p>
    <w:p w14:paraId="70549917" w14:textId="77777777" w:rsidR="008B72E7" w:rsidRDefault="008B72E7">
      <w:pPr>
        <w:pStyle w:val="TOC3"/>
        <w:tabs>
          <w:tab w:val="left" w:pos="3600"/>
        </w:tabs>
        <w:rPr>
          <w:rFonts w:ascii="Times New Roman" w:hAnsi="Times New Roman"/>
          <w:sz w:val="24"/>
        </w:rPr>
      </w:pPr>
      <w:r>
        <w:t>3.2.9</w:t>
      </w:r>
      <w:r>
        <w:rPr>
          <w:rFonts w:ascii="Times New Roman" w:hAnsi="Times New Roman"/>
          <w:sz w:val="24"/>
        </w:rPr>
        <w:tab/>
      </w:r>
      <w:r>
        <w:t>Power Down Services</w:t>
      </w:r>
      <w:r>
        <w:tab/>
      </w:r>
      <w:r>
        <w:fldChar w:fldCharType="begin"/>
      </w:r>
      <w:r>
        <w:instrText xml:space="preserve"> PAGEREF _Toc518715598 \h </w:instrText>
      </w:r>
      <w:r>
        <w:fldChar w:fldCharType="separate"/>
      </w:r>
      <w:r>
        <w:t>30</w:t>
      </w:r>
      <w:r>
        <w:fldChar w:fldCharType="end"/>
      </w:r>
    </w:p>
    <w:p w14:paraId="7881E8FC" w14:textId="77777777" w:rsidR="008B72E7" w:rsidRDefault="008B72E7">
      <w:pPr>
        <w:pStyle w:val="TOC2"/>
        <w:tabs>
          <w:tab w:val="left" w:pos="1440"/>
        </w:tabs>
        <w:rPr>
          <w:rFonts w:ascii="Times New Roman" w:hAnsi="Times New Roman"/>
          <w:sz w:val="24"/>
        </w:rPr>
      </w:pPr>
      <w:r>
        <w:t>3.3</w:t>
      </w:r>
      <w:r>
        <w:rPr>
          <w:rFonts w:ascii="Times New Roman" w:hAnsi="Times New Roman"/>
          <w:sz w:val="24"/>
        </w:rPr>
        <w:tab/>
      </w:r>
      <w:r>
        <w:t>CSCI External Interface Requirements</w:t>
      </w:r>
      <w:r>
        <w:tab/>
      </w:r>
      <w:r>
        <w:fldChar w:fldCharType="begin"/>
      </w:r>
      <w:r>
        <w:instrText xml:space="preserve"> PAGEREF _Toc518715599 \h </w:instrText>
      </w:r>
      <w:r>
        <w:fldChar w:fldCharType="separate"/>
      </w:r>
      <w:r>
        <w:t>30</w:t>
      </w:r>
      <w:r>
        <w:fldChar w:fldCharType="end"/>
      </w:r>
    </w:p>
    <w:p w14:paraId="2AD3FF76" w14:textId="77777777" w:rsidR="008B72E7" w:rsidRDefault="008B72E7">
      <w:pPr>
        <w:pStyle w:val="TOC3"/>
        <w:tabs>
          <w:tab w:val="left" w:pos="3600"/>
        </w:tabs>
        <w:rPr>
          <w:rFonts w:ascii="Times New Roman" w:hAnsi="Times New Roman"/>
          <w:sz w:val="24"/>
        </w:rPr>
      </w:pPr>
      <w:r>
        <w:t>3.3.1</w:t>
      </w:r>
      <w:r>
        <w:rPr>
          <w:rFonts w:ascii="Times New Roman" w:hAnsi="Times New Roman"/>
          <w:sz w:val="24"/>
        </w:rPr>
        <w:tab/>
      </w:r>
      <w:r>
        <w:t>Interface Identification and Diagram</w:t>
      </w:r>
      <w:r>
        <w:tab/>
      </w:r>
      <w:r>
        <w:fldChar w:fldCharType="begin"/>
      </w:r>
      <w:r>
        <w:instrText xml:space="preserve"> PAGEREF _Toc518715600 \h </w:instrText>
      </w:r>
      <w:r>
        <w:fldChar w:fldCharType="separate"/>
      </w:r>
      <w:r>
        <w:t>30</w:t>
      </w:r>
      <w:r>
        <w:fldChar w:fldCharType="end"/>
      </w:r>
    </w:p>
    <w:p w14:paraId="21FC2BB5" w14:textId="77777777" w:rsidR="008B72E7" w:rsidRDefault="008B72E7">
      <w:pPr>
        <w:pStyle w:val="TOC3"/>
        <w:tabs>
          <w:tab w:val="left" w:pos="3600"/>
        </w:tabs>
        <w:rPr>
          <w:rFonts w:ascii="Times New Roman" w:hAnsi="Times New Roman"/>
          <w:sz w:val="24"/>
        </w:rPr>
      </w:pPr>
      <w:r>
        <w:t>3.3.2</w:t>
      </w:r>
      <w:r>
        <w:rPr>
          <w:rFonts w:ascii="Times New Roman" w:hAnsi="Times New Roman"/>
          <w:sz w:val="24"/>
        </w:rPr>
        <w:tab/>
      </w:r>
      <w:r>
        <w:t>IRIG-B/FTSS Interfaces</w:t>
      </w:r>
      <w:r>
        <w:tab/>
      </w:r>
      <w:r>
        <w:fldChar w:fldCharType="begin"/>
      </w:r>
      <w:r>
        <w:instrText xml:space="preserve"> PAGEREF _Toc518715601 \h </w:instrText>
      </w:r>
      <w:r>
        <w:fldChar w:fldCharType="separate"/>
      </w:r>
      <w:r>
        <w:t>31</w:t>
      </w:r>
      <w:r>
        <w:fldChar w:fldCharType="end"/>
      </w:r>
    </w:p>
    <w:p w14:paraId="6225906D" w14:textId="77777777" w:rsidR="008B72E7" w:rsidRDefault="008B72E7">
      <w:pPr>
        <w:pStyle w:val="TOC3"/>
        <w:tabs>
          <w:tab w:val="left" w:pos="3600"/>
        </w:tabs>
        <w:rPr>
          <w:rFonts w:ascii="Times New Roman" w:hAnsi="Times New Roman"/>
          <w:sz w:val="24"/>
        </w:rPr>
      </w:pPr>
      <w:r>
        <w:t>3.3.3</w:t>
      </w:r>
      <w:r>
        <w:rPr>
          <w:rFonts w:ascii="Times New Roman" w:hAnsi="Times New Roman"/>
          <w:sz w:val="24"/>
        </w:rPr>
        <w:tab/>
      </w:r>
      <w:r>
        <w:t>API/FTSS Interfaces</w:t>
      </w:r>
      <w:r>
        <w:tab/>
      </w:r>
      <w:r>
        <w:fldChar w:fldCharType="begin"/>
      </w:r>
      <w:r>
        <w:instrText xml:space="preserve"> PAGEREF _Toc518715602 \h </w:instrText>
      </w:r>
      <w:r>
        <w:fldChar w:fldCharType="separate"/>
      </w:r>
      <w:r>
        <w:t>31</w:t>
      </w:r>
      <w:r>
        <w:fldChar w:fldCharType="end"/>
      </w:r>
    </w:p>
    <w:p w14:paraId="56227EFC" w14:textId="77777777" w:rsidR="008B72E7" w:rsidRDefault="008B72E7">
      <w:pPr>
        <w:pStyle w:val="TOC3"/>
        <w:tabs>
          <w:tab w:val="left" w:pos="3600"/>
        </w:tabs>
        <w:rPr>
          <w:rFonts w:ascii="Times New Roman" w:hAnsi="Times New Roman"/>
          <w:sz w:val="24"/>
        </w:rPr>
      </w:pPr>
      <w:r>
        <w:t>3.3.4</w:t>
      </w:r>
      <w:r>
        <w:rPr>
          <w:rFonts w:ascii="Times New Roman" w:hAnsi="Times New Roman"/>
          <w:sz w:val="24"/>
        </w:rPr>
        <w:tab/>
      </w:r>
      <w:r>
        <w:t>Network Element/FTSS Interfaces</w:t>
      </w:r>
      <w:r>
        <w:tab/>
      </w:r>
      <w:r>
        <w:fldChar w:fldCharType="begin"/>
      </w:r>
      <w:r>
        <w:instrText xml:space="preserve"> PAGEREF _Toc518715603 \h </w:instrText>
      </w:r>
      <w:r>
        <w:fldChar w:fldCharType="separate"/>
      </w:r>
      <w:r>
        <w:t>32</w:t>
      </w:r>
      <w:r>
        <w:fldChar w:fldCharType="end"/>
      </w:r>
    </w:p>
    <w:p w14:paraId="046E7E24" w14:textId="77777777" w:rsidR="008B72E7" w:rsidRDefault="008B72E7">
      <w:pPr>
        <w:pStyle w:val="TOC3"/>
        <w:tabs>
          <w:tab w:val="left" w:pos="3600"/>
        </w:tabs>
        <w:rPr>
          <w:rFonts w:ascii="Times New Roman" w:hAnsi="Times New Roman"/>
          <w:sz w:val="24"/>
        </w:rPr>
      </w:pPr>
      <w:r>
        <w:t>3.3.5</w:t>
      </w:r>
      <w:r>
        <w:rPr>
          <w:rFonts w:ascii="Times New Roman" w:hAnsi="Times New Roman"/>
          <w:sz w:val="24"/>
        </w:rPr>
        <w:tab/>
      </w:r>
      <w:r>
        <w:t>Radstone/FTSS Interfaces</w:t>
      </w:r>
      <w:r>
        <w:tab/>
      </w:r>
      <w:r>
        <w:fldChar w:fldCharType="begin"/>
      </w:r>
      <w:r>
        <w:instrText xml:space="preserve"> PAGEREF _Toc518715604 \h </w:instrText>
      </w:r>
      <w:r>
        <w:fldChar w:fldCharType="separate"/>
      </w:r>
      <w:r>
        <w:t>36</w:t>
      </w:r>
      <w:r>
        <w:fldChar w:fldCharType="end"/>
      </w:r>
    </w:p>
    <w:p w14:paraId="1DE9D078" w14:textId="77777777" w:rsidR="008B72E7" w:rsidRDefault="008B72E7">
      <w:pPr>
        <w:pStyle w:val="TOC3"/>
        <w:tabs>
          <w:tab w:val="left" w:pos="3600"/>
        </w:tabs>
        <w:rPr>
          <w:rFonts w:ascii="Times New Roman" w:hAnsi="Times New Roman"/>
          <w:sz w:val="24"/>
        </w:rPr>
      </w:pPr>
      <w:r>
        <w:t>3.3.6</w:t>
      </w:r>
      <w:r>
        <w:rPr>
          <w:rFonts w:ascii="Times New Roman" w:hAnsi="Times New Roman"/>
          <w:sz w:val="24"/>
        </w:rPr>
        <w:tab/>
      </w:r>
      <w:r>
        <w:t>VxWorks/FTSS Interfaces</w:t>
      </w:r>
      <w:r>
        <w:tab/>
      </w:r>
      <w:r>
        <w:fldChar w:fldCharType="begin"/>
      </w:r>
      <w:r>
        <w:instrText xml:space="preserve"> PAGEREF _Toc518715605 \h </w:instrText>
      </w:r>
      <w:r>
        <w:fldChar w:fldCharType="separate"/>
      </w:r>
      <w:r>
        <w:t>36</w:t>
      </w:r>
      <w:r>
        <w:fldChar w:fldCharType="end"/>
      </w:r>
    </w:p>
    <w:p w14:paraId="2DEF5793" w14:textId="77777777" w:rsidR="008B72E7" w:rsidRDefault="008B72E7">
      <w:pPr>
        <w:pStyle w:val="TOC3"/>
        <w:tabs>
          <w:tab w:val="left" w:pos="3600"/>
        </w:tabs>
        <w:rPr>
          <w:rFonts w:ascii="Times New Roman" w:hAnsi="Times New Roman"/>
          <w:sz w:val="24"/>
        </w:rPr>
      </w:pPr>
      <w:r>
        <w:t>3.3.7</w:t>
      </w:r>
      <w:r>
        <w:rPr>
          <w:rFonts w:ascii="Times New Roman" w:hAnsi="Times New Roman"/>
          <w:sz w:val="24"/>
        </w:rPr>
        <w:tab/>
      </w:r>
      <w:r>
        <w:t>Multi-Protocol Communications Controller (MPCC)/FTSS Interfaces</w:t>
      </w:r>
      <w:r>
        <w:tab/>
      </w:r>
      <w:r>
        <w:fldChar w:fldCharType="begin"/>
      </w:r>
      <w:r>
        <w:instrText xml:space="preserve"> PAGEREF _Toc518715606 \h </w:instrText>
      </w:r>
      <w:r>
        <w:fldChar w:fldCharType="separate"/>
      </w:r>
      <w:r>
        <w:t>36</w:t>
      </w:r>
      <w:r>
        <w:fldChar w:fldCharType="end"/>
      </w:r>
    </w:p>
    <w:p w14:paraId="51FF5CEC" w14:textId="77777777" w:rsidR="008B72E7" w:rsidRDefault="008B72E7">
      <w:pPr>
        <w:pStyle w:val="TOC3"/>
        <w:tabs>
          <w:tab w:val="left" w:pos="3600"/>
        </w:tabs>
        <w:rPr>
          <w:rFonts w:ascii="Times New Roman" w:hAnsi="Times New Roman"/>
          <w:sz w:val="24"/>
        </w:rPr>
      </w:pPr>
      <w:r>
        <w:t>3.3.8</w:t>
      </w:r>
      <w:r>
        <w:rPr>
          <w:rFonts w:ascii="Times New Roman" w:hAnsi="Times New Roman"/>
          <w:sz w:val="24"/>
        </w:rPr>
        <w:tab/>
      </w:r>
      <w:r>
        <w:t>FCP-ICP/FTSS Interfaces</w:t>
      </w:r>
      <w:r>
        <w:tab/>
      </w:r>
      <w:r>
        <w:fldChar w:fldCharType="begin"/>
      </w:r>
      <w:r>
        <w:instrText xml:space="preserve"> PAGEREF _Toc518715607 \h </w:instrText>
      </w:r>
      <w:r>
        <w:fldChar w:fldCharType="separate"/>
      </w:r>
      <w:r>
        <w:t>37</w:t>
      </w:r>
      <w:r>
        <w:fldChar w:fldCharType="end"/>
      </w:r>
    </w:p>
    <w:p w14:paraId="4C9C9E41" w14:textId="77777777" w:rsidR="008B72E7" w:rsidRDefault="008B72E7">
      <w:pPr>
        <w:pStyle w:val="TOC2"/>
        <w:tabs>
          <w:tab w:val="left" w:pos="1440"/>
        </w:tabs>
        <w:rPr>
          <w:rFonts w:ascii="Times New Roman" w:hAnsi="Times New Roman"/>
          <w:sz w:val="24"/>
        </w:rPr>
      </w:pPr>
      <w:r>
        <w:t>3.4</w:t>
      </w:r>
      <w:r>
        <w:rPr>
          <w:rFonts w:ascii="Times New Roman" w:hAnsi="Times New Roman"/>
          <w:sz w:val="24"/>
        </w:rPr>
        <w:tab/>
      </w:r>
      <w:r>
        <w:t>CSCI Internal Interface Requirements</w:t>
      </w:r>
      <w:r>
        <w:tab/>
      </w:r>
      <w:r>
        <w:fldChar w:fldCharType="begin"/>
      </w:r>
      <w:r>
        <w:instrText xml:space="preserve"> PAGEREF _Toc518715608 \h </w:instrText>
      </w:r>
      <w:r>
        <w:fldChar w:fldCharType="separate"/>
      </w:r>
      <w:r>
        <w:t>38</w:t>
      </w:r>
      <w:r>
        <w:fldChar w:fldCharType="end"/>
      </w:r>
    </w:p>
    <w:p w14:paraId="2F6FF942" w14:textId="77777777" w:rsidR="008B72E7" w:rsidRDefault="008B72E7">
      <w:pPr>
        <w:pStyle w:val="TOC2"/>
        <w:tabs>
          <w:tab w:val="left" w:pos="1440"/>
        </w:tabs>
        <w:rPr>
          <w:rFonts w:ascii="Times New Roman" w:hAnsi="Times New Roman"/>
          <w:sz w:val="24"/>
        </w:rPr>
      </w:pPr>
      <w:r>
        <w:t>3.5</w:t>
      </w:r>
      <w:r>
        <w:rPr>
          <w:rFonts w:ascii="Times New Roman" w:hAnsi="Times New Roman"/>
          <w:sz w:val="24"/>
        </w:rPr>
        <w:tab/>
      </w:r>
      <w:r>
        <w:t>CSCI Internal Data Requirements</w:t>
      </w:r>
      <w:r>
        <w:tab/>
      </w:r>
      <w:r>
        <w:fldChar w:fldCharType="begin"/>
      </w:r>
      <w:r>
        <w:instrText xml:space="preserve"> PAGEREF _Toc518715609 \h </w:instrText>
      </w:r>
      <w:r>
        <w:fldChar w:fldCharType="separate"/>
      </w:r>
      <w:r>
        <w:t>38</w:t>
      </w:r>
      <w:r>
        <w:fldChar w:fldCharType="end"/>
      </w:r>
    </w:p>
    <w:p w14:paraId="75BA240D" w14:textId="77777777" w:rsidR="008B72E7" w:rsidRDefault="008B72E7">
      <w:pPr>
        <w:pStyle w:val="TOC2"/>
        <w:tabs>
          <w:tab w:val="left" w:pos="1440"/>
        </w:tabs>
        <w:rPr>
          <w:rFonts w:ascii="Times New Roman" w:hAnsi="Times New Roman"/>
          <w:sz w:val="24"/>
        </w:rPr>
      </w:pPr>
      <w:r>
        <w:t>3.6</w:t>
      </w:r>
      <w:r>
        <w:rPr>
          <w:rFonts w:ascii="Times New Roman" w:hAnsi="Times New Roman"/>
          <w:sz w:val="24"/>
        </w:rPr>
        <w:tab/>
      </w:r>
      <w:r>
        <w:t>Adaptation Requirements</w:t>
      </w:r>
      <w:r>
        <w:tab/>
      </w:r>
      <w:r>
        <w:fldChar w:fldCharType="begin"/>
      </w:r>
      <w:r>
        <w:instrText xml:space="preserve"> PAGEREF _Toc518715610 \h </w:instrText>
      </w:r>
      <w:r>
        <w:fldChar w:fldCharType="separate"/>
      </w:r>
      <w:r>
        <w:t>38</w:t>
      </w:r>
      <w:r>
        <w:fldChar w:fldCharType="end"/>
      </w:r>
    </w:p>
    <w:p w14:paraId="01060714" w14:textId="77777777" w:rsidR="008B72E7" w:rsidRDefault="008B72E7">
      <w:pPr>
        <w:pStyle w:val="TOC2"/>
        <w:tabs>
          <w:tab w:val="left" w:pos="1440"/>
        </w:tabs>
        <w:rPr>
          <w:rFonts w:ascii="Times New Roman" w:hAnsi="Times New Roman"/>
          <w:sz w:val="24"/>
        </w:rPr>
      </w:pPr>
      <w:r>
        <w:t>3.7</w:t>
      </w:r>
      <w:r>
        <w:rPr>
          <w:rFonts w:ascii="Times New Roman" w:hAnsi="Times New Roman"/>
          <w:sz w:val="24"/>
        </w:rPr>
        <w:tab/>
      </w:r>
      <w:r>
        <w:t>Safety Requirements</w:t>
      </w:r>
      <w:r>
        <w:tab/>
      </w:r>
      <w:r>
        <w:fldChar w:fldCharType="begin"/>
      </w:r>
      <w:r>
        <w:instrText xml:space="preserve"> PAGEREF _Toc518715611 \h </w:instrText>
      </w:r>
      <w:r>
        <w:fldChar w:fldCharType="separate"/>
      </w:r>
      <w:r>
        <w:t>38</w:t>
      </w:r>
      <w:r>
        <w:fldChar w:fldCharType="end"/>
      </w:r>
    </w:p>
    <w:p w14:paraId="5F4A4396" w14:textId="77777777" w:rsidR="008B72E7" w:rsidRDefault="008B72E7">
      <w:pPr>
        <w:pStyle w:val="TOC2"/>
        <w:tabs>
          <w:tab w:val="left" w:pos="1440"/>
        </w:tabs>
        <w:rPr>
          <w:rFonts w:ascii="Times New Roman" w:hAnsi="Times New Roman"/>
          <w:sz w:val="24"/>
        </w:rPr>
      </w:pPr>
      <w:r>
        <w:t>3.8</w:t>
      </w:r>
      <w:r>
        <w:rPr>
          <w:rFonts w:ascii="Times New Roman" w:hAnsi="Times New Roman"/>
          <w:sz w:val="24"/>
        </w:rPr>
        <w:tab/>
      </w:r>
      <w:r>
        <w:t>Security and Privacy Requirements</w:t>
      </w:r>
      <w:r>
        <w:tab/>
      </w:r>
      <w:r>
        <w:fldChar w:fldCharType="begin"/>
      </w:r>
      <w:r>
        <w:instrText xml:space="preserve"> PAGEREF _Toc518715612 \h </w:instrText>
      </w:r>
      <w:r>
        <w:fldChar w:fldCharType="separate"/>
      </w:r>
      <w:r>
        <w:t>38</w:t>
      </w:r>
      <w:r>
        <w:fldChar w:fldCharType="end"/>
      </w:r>
    </w:p>
    <w:p w14:paraId="3F0FA99C" w14:textId="77777777" w:rsidR="008B72E7" w:rsidRDefault="008B72E7">
      <w:pPr>
        <w:pStyle w:val="TOC2"/>
        <w:tabs>
          <w:tab w:val="left" w:pos="1440"/>
        </w:tabs>
        <w:rPr>
          <w:rFonts w:ascii="Times New Roman" w:hAnsi="Times New Roman"/>
          <w:sz w:val="24"/>
        </w:rPr>
      </w:pPr>
      <w:r>
        <w:t>3.9</w:t>
      </w:r>
      <w:r>
        <w:rPr>
          <w:rFonts w:ascii="Times New Roman" w:hAnsi="Times New Roman"/>
          <w:sz w:val="24"/>
        </w:rPr>
        <w:tab/>
      </w:r>
      <w:r>
        <w:t>CSCI Environment Requirements</w:t>
      </w:r>
      <w:r>
        <w:tab/>
      </w:r>
      <w:r>
        <w:fldChar w:fldCharType="begin"/>
      </w:r>
      <w:r>
        <w:instrText xml:space="preserve"> PAGEREF _Toc518715613 \h </w:instrText>
      </w:r>
      <w:r>
        <w:fldChar w:fldCharType="separate"/>
      </w:r>
      <w:r>
        <w:t>38</w:t>
      </w:r>
      <w:r>
        <w:fldChar w:fldCharType="end"/>
      </w:r>
    </w:p>
    <w:p w14:paraId="56EA9BFD" w14:textId="77777777" w:rsidR="008B72E7" w:rsidRDefault="008B72E7">
      <w:pPr>
        <w:pStyle w:val="TOC2"/>
        <w:tabs>
          <w:tab w:val="left" w:pos="1440"/>
        </w:tabs>
        <w:rPr>
          <w:rFonts w:ascii="Times New Roman" w:hAnsi="Times New Roman"/>
          <w:sz w:val="24"/>
        </w:rPr>
      </w:pPr>
      <w:r>
        <w:t>3.10</w:t>
      </w:r>
      <w:r>
        <w:rPr>
          <w:rFonts w:ascii="Times New Roman" w:hAnsi="Times New Roman"/>
          <w:sz w:val="24"/>
        </w:rPr>
        <w:tab/>
      </w:r>
      <w:r>
        <w:t>Computer Resource Requirements</w:t>
      </w:r>
      <w:r>
        <w:tab/>
      </w:r>
      <w:r>
        <w:fldChar w:fldCharType="begin"/>
      </w:r>
      <w:r>
        <w:instrText xml:space="preserve"> PAGEREF _Toc518715614 \h </w:instrText>
      </w:r>
      <w:r>
        <w:fldChar w:fldCharType="separate"/>
      </w:r>
      <w:r>
        <w:t>39</w:t>
      </w:r>
      <w:r>
        <w:fldChar w:fldCharType="end"/>
      </w:r>
    </w:p>
    <w:p w14:paraId="016F1C58" w14:textId="77777777" w:rsidR="008B72E7" w:rsidRDefault="008B72E7">
      <w:pPr>
        <w:pStyle w:val="TOC3"/>
        <w:tabs>
          <w:tab w:val="left" w:pos="3600"/>
        </w:tabs>
        <w:rPr>
          <w:rFonts w:ascii="Times New Roman" w:hAnsi="Times New Roman"/>
          <w:sz w:val="24"/>
        </w:rPr>
      </w:pPr>
      <w:r>
        <w:t>3.10.1</w:t>
      </w:r>
      <w:r>
        <w:rPr>
          <w:rFonts w:ascii="Times New Roman" w:hAnsi="Times New Roman"/>
          <w:sz w:val="24"/>
        </w:rPr>
        <w:tab/>
      </w:r>
      <w:r>
        <w:t>Computer Hardware Requirements</w:t>
      </w:r>
      <w:r>
        <w:tab/>
      </w:r>
      <w:r>
        <w:fldChar w:fldCharType="begin"/>
      </w:r>
      <w:r>
        <w:instrText xml:space="preserve"> PAGEREF _Toc518715615 \h </w:instrText>
      </w:r>
      <w:r>
        <w:fldChar w:fldCharType="separate"/>
      </w:r>
      <w:r>
        <w:t>39</w:t>
      </w:r>
      <w:r>
        <w:fldChar w:fldCharType="end"/>
      </w:r>
    </w:p>
    <w:p w14:paraId="1E9F10DF" w14:textId="77777777" w:rsidR="008B72E7" w:rsidRDefault="008B72E7">
      <w:pPr>
        <w:pStyle w:val="TOC3"/>
        <w:tabs>
          <w:tab w:val="left" w:pos="3600"/>
        </w:tabs>
        <w:rPr>
          <w:rFonts w:ascii="Times New Roman" w:hAnsi="Times New Roman"/>
          <w:sz w:val="24"/>
        </w:rPr>
      </w:pPr>
      <w:r>
        <w:t>3.10.2</w:t>
      </w:r>
      <w:r>
        <w:rPr>
          <w:rFonts w:ascii="Times New Roman" w:hAnsi="Times New Roman"/>
          <w:sz w:val="24"/>
        </w:rPr>
        <w:tab/>
      </w:r>
      <w:r>
        <w:t>Computer Hardware Resource Utilization Requirements</w:t>
      </w:r>
      <w:r>
        <w:tab/>
      </w:r>
      <w:r>
        <w:fldChar w:fldCharType="begin"/>
      </w:r>
      <w:r>
        <w:instrText xml:space="preserve"> PAGEREF _Toc518715616 \h </w:instrText>
      </w:r>
      <w:r>
        <w:fldChar w:fldCharType="separate"/>
      </w:r>
      <w:r>
        <w:t>39</w:t>
      </w:r>
      <w:r>
        <w:fldChar w:fldCharType="end"/>
      </w:r>
    </w:p>
    <w:p w14:paraId="5756F7A1" w14:textId="77777777" w:rsidR="008B72E7" w:rsidRDefault="008B72E7">
      <w:pPr>
        <w:pStyle w:val="TOC3"/>
        <w:tabs>
          <w:tab w:val="left" w:pos="3600"/>
        </w:tabs>
        <w:rPr>
          <w:rFonts w:ascii="Times New Roman" w:hAnsi="Times New Roman"/>
          <w:sz w:val="24"/>
        </w:rPr>
      </w:pPr>
      <w:r>
        <w:t>3.10.3</w:t>
      </w:r>
      <w:r>
        <w:rPr>
          <w:rFonts w:ascii="Times New Roman" w:hAnsi="Times New Roman"/>
          <w:sz w:val="24"/>
        </w:rPr>
        <w:tab/>
      </w:r>
      <w:r>
        <w:t>Computer Software Requirements</w:t>
      </w:r>
      <w:r>
        <w:tab/>
      </w:r>
      <w:r>
        <w:fldChar w:fldCharType="begin"/>
      </w:r>
      <w:r>
        <w:instrText xml:space="preserve"> PAGEREF _Toc518715617 \h </w:instrText>
      </w:r>
      <w:r>
        <w:fldChar w:fldCharType="separate"/>
      </w:r>
      <w:r>
        <w:t>40</w:t>
      </w:r>
      <w:r>
        <w:fldChar w:fldCharType="end"/>
      </w:r>
    </w:p>
    <w:p w14:paraId="3E66BECE" w14:textId="77777777" w:rsidR="008B72E7" w:rsidRDefault="008B72E7">
      <w:pPr>
        <w:pStyle w:val="TOC3"/>
        <w:tabs>
          <w:tab w:val="left" w:pos="3600"/>
        </w:tabs>
        <w:rPr>
          <w:rFonts w:ascii="Times New Roman" w:hAnsi="Times New Roman"/>
          <w:sz w:val="24"/>
        </w:rPr>
      </w:pPr>
      <w:r>
        <w:t>3.10.4</w:t>
      </w:r>
      <w:r>
        <w:rPr>
          <w:rFonts w:ascii="Times New Roman" w:hAnsi="Times New Roman"/>
          <w:sz w:val="24"/>
        </w:rPr>
        <w:tab/>
      </w:r>
      <w:r>
        <w:t>Computer Communications Requirements</w:t>
      </w:r>
      <w:r>
        <w:tab/>
      </w:r>
      <w:r>
        <w:fldChar w:fldCharType="begin"/>
      </w:r>
      <w:r>
        <w:instrText xml:space="preserve"> PAGEREF _Toc518715618 \h </w:instrText>
      </w:r>
      <w:r>
        <w:fldChar w:fldCharType="separate"/>
      </w:r>
      <w:r>
        <w:t>40</w:t>
      </w:r>
      <w:r>
        <w:fldChar w:fldCharType="end"/>
      </w:r>
    </w:p>
    <w:p w14:paraId="06B2C8DE" w14:textId="77777777" w:rsidR="008B72E7" w:rsidRDefault="008B72E7">
      <w:pPr>
        <w:pStyle w:val="TOC2"/>
        <w:tabs>
          <w:tab w:val="left" w:pos="1440"/>
        </w:tabs>
        <w:rPr>
          <w:rFonts w:ascii="Times New Roman" w:hAnsi="Times New Roman"/>
          <w:sz w:val="24"/>
        </w:rPr>
      </w:pPr>
      <w:r>
        <w:t>3.11</w:t>
      </w:r>
      <w:r>
        <w:rPr>
          <w:rFonts w:ascii="Times New Roman" w:hAnsi="Times New Roman"/>
          <w:sz w:val="24"/>
        </w:rPr>
        <w:tab/>
      </w:r>
      <w:r>
        <w:t>Software Quality Factors</w:t>
      </w:r>
      <w:r>
        <w:tab/>
      </w:r>
      <w:r>
        <w:fldChar w:fldCharType="begin"/>
      </w:r>
      <w:r>
        <w:instrText xml:space="preserve"> PAGEREF _Toc518715619 \h </w:instrText>
      </w:r>
      <w:r>
        <w:fldChar w:fldCharType="separate"/>
      </w:r>
      <w:r>
        <w:t>40</w:t>
      </w:r>
      <w:r>
        <w:fldChar w:fldCharType="end"/>
      </w:r>
    </w:p>
    <w:p w14:paraId="13D0B2EF" w14:textId="77777777" w:rsidR="008B72E7" w:rsidRDefault="008B72E7">
      <w:pPr>
        <w:pStyle w:val="TOC2"/>
        <w:tabs>
          <w:tab w:val="left" w:pos="1440"/>
        </w:tabs>
        <w:rPr>
          <w:rFonts w:ascii="Times New Roman" w:hAnsi="Times New Roman"/>
          <w:sz w:val="24"/>
        </w:rPr>
      </w:pPr>
      <w:r>
        <w:t>3.12</w:t>
      </w:r>
      <w:r>
        <w:rPr>
          <w:rFonts w:ascii="Times New Roman" w:hAnsi="Times New Roman"/>
          <w:sz w:val="24"/>
        </w:rPr>
        <w:tab/>
      </w:r>
      <w:r>
        <w:t>Design and Implementation Constraints</w:t>
      </w:r>
      <w:r>
        <w:tab/>
      </w:r>
      <w:r>
        <w:fldChar w:fldCharType="begin"/>
      </w:r>
      <w:r>
        <w:instrText xml:space="preserve"> PAGEREF _Toc518715620 \h </w:instrText>
      </w:r>
      <w:r>
        <w:fldChar w:fldCharType="separate"/>
      </w:r>
      <w:r>
        <w:t>40</w:t>
      </w:r>
      <w:r>
        <w:fldChar w:fldCharType="end"/>
      </w:r>
    </w:p>
    <w:p w14:paraId="486D3CD6" w14:textId="77777777" w:rsidR="008B72E7" w:rsidRDefault="008B72E7">
      <w:pPr>
        <w:pStyle w:val="TOC2"/>
        <w:tabs>
          <w:tab w:val="left" w:pos="1440"/>
        </w:tabs>
        <w:rPr>
          <w:rFonts w:ascii="Times New Roman" w:hAnsi="Times New Roman"/>
          <w:sz w:val="24"/>
        </w:rPr>
      </w:pPr>
      <w:r>
        <w:t>3.13</w:t>
      </w:r>
      <w:r>
        <w:rPr>
          <w:rFonts w:ascii="Times New Roman" w:hAnsi="Times New Roman"/>
          <w:sz w:val="24"/>
        </w:rPr>
        <w:tab/>
      </w:r>
      <w:r>
        <w:t>Personnel-related Requirements</w:t>
      </w:r>
      <w:r>
        <w:tab/>
      </w:r>
      <w:r>
        <w:fldChar w:fldCharType="begin"/>
      </w:r>
      <w:r>
        <w:instrText xml:space="preserve"> PAGEREF _Toc518715621 \h </w:instrText>
      </w:r>
      <w:r>
        <w:fldChar w:fldCharType="separate"/>
      </w:r>
      <w:r>
        <w:t>40</w:t>
      </w:r>
      <w:r>
        <w:fldChar w:fldCharType="end"/>
      </w:r>
    </w:p>
    <w:p w14:paraId="21C3B88F" w14:textId="77777777" w:rsidR="008B72E7" w:rsidRDefault="008B72E7">
      <w:pPr>
        <w:pStyle w:val="TOC2"/>
        <w:tabs>
          <w:tab w:val="left" w:pos="1440"/>
        </w:tabs>
        <w:rPr>
          <w:rFonts w:ascii="Times New Roman" w:hAnsi="Times New Roman"/>
          <w:sz w:val="24"/>
        </w:rPr>
      </w:pPr>
      <w:r>
        <w:t>3.14</w:t>
      </w:r>
      <w:r>
        <w:rPr>
          <w:rFonts w:ascii="Times New Roman" w:hAnsi="Times New Roman"/>
          <w:sz w:val="24"/>
        </w:rPr>
        <w:tab/>
      </w:r>
      <w:r>
        <w:t>Training-related Requirements</w:t>
      </w:r>
      <w:r>
        <w:tab/>
      </w:r>
      <w:r>
        <w:fldChar w:fldCharType="begin"/>
      </w:r>
      <w:r>
        <w:instrText xml:space="preserve"> PAGEREF _Toc518715622 \h </w:instrText>
      </w:r>
      <w:r>
        <w:fldChar w:fldCharType="separate"/>
      </w:r>
      <w:r>
        <w:t>40</w:t>
      </w:r>
      <w:r>
        <w:fldChar w:fldCharType="end"/>
      </w:r>
    </w:p>
    <w:p w14:paraId="6C8BFF1E" w14:textId="77777777" w:rsidR="008B72E7" w:rsidRDefault="008B72E7">
      <w:pPr>
        <w:pStyle w:val="TOC2"/>
        <w:tabs>
          <w:tab w:val="left" w:pos="1440"/>
        </w:tabs>
        <w:rPr>
          <w:rFonts w:ascii="Times New Roman" w:hAnsi="Times New Roman"/>
          <w:sz w:val="24"/>
        </w:rPr>
      </w:pPr>
      <w:r>
        <w:t>3.15</w:t>
      </w:r>
      <w:r>
        <w:rPr>
          <w:rFonts w:ascii="Times New Roman" w:hAnsi="Times New Roman"/>
          <w:sz w:val="24"/>
        </w:rPr>
        <w:tab/>
      </w:r>
      <w:r>
        <w:t>Logistics-related Requirements</w:t>
      </w:r>
      <w:r>
        <w:tab/>
      </w:r>
      <w:r>
        <w:fldChar w:fldCharType="begin"/>
      </w:r>
      <w:r>
        <w:instrText xml:space="preserve"> PAGEREF _Toc518715623 \h </w:instrText>
      </w:r>
      <w:r>
        <w:fldChar w:fldCharType="separate"/>
      </w:r>
      <w:r>
        <w:t>40</w:t>
      </w:r>
      <w:r>
        <w:fldChar w:fldCharType="end"/>
      </w:r>
    </w:p>
    <w:p w14:paraId="51C71271" w14:textId="77777777" w:rsidR="008B72E7" w:rsidRDefault="008B72E7">
      <w:pPr>
        <w:pStyle w:val="TOC2"/>
        <w:tabs>
          <w:tab w:val="left" w:pos="1440"/>
        </w:tabs>
        <w:rPr>
          <w:rFonts w:ascii="Times New Roman" w:hAnsi="Times New Roman"/>
          <w:sz w:val="24"/>
        </w:rPr>
      </w:pPr>
      <w:r>
        <w:t>3.16</w:t>
      </w:r>
      <w:r>
        <w:rPr>
          <w:rFonts w:ascii="Times New Roman" w:hAnsi="Times New Roman"/>
          <w:sz w:val="24"/>
        </w:rPr>
        <w:tab/>
      </w:r>
      <w:r>
        <w:t>Other Requirements</w:t>
      </w:r>
      <w:r>
        <w:tab/>
      </w:r>
      <w:r>
        <w:fldChar w:fldCharType="begin"/>
      </w:r>
      <w:r>
        <w:instrText xml:space="preserve"> PAGEREF _Toc518715624 \h </w:instrText>
      </w:r>
      <w:r>
        <w:fldChar w:fldCharType="separate"/>
      </w:r>
      <w:r>
        <w:t>40</w:t>
      </w:r>
      <w:r>
        <w:fldChar w:fldCharType="end"/>
      </w:r>
    </w:p>
    <w:p w14:paraId="5D1B4C25" w14:textId="77777777" w:rsidR="008B72E7" w:rsidRDefault="008B72E7">
      <w:pPr>
        <w:pStyle w:val="TOC3"/>
        <w:tabs>
          <w:tab w:val="left" w:pos="3600"/>
        </w:tabs>
        <w:rPr>
          <w:rFonts w:ascii="Times New Roman" w:hAnsi="Times New Roman"/>
          <w:sz w:val="24"/>
        </w:rPr>
      </w:pPr>
      <w:r>
        <w:t>3.16.1</w:t>
      </w:r>
      <w:r>
        <w:rPr>
          <w:rFonts w:ascii="Times New Roman" w:hAnsi="Times New Roman"/>
          <w:sz w:val="24"/>
        </w:rPr>
        <w:tab/>
      </w:r>
      <w:r>
        <w:t>ICP Services</w:t>
      </w:r>
      <w:r>
        <w:tab/>
      </w:r>
      <w:r>
        <w:fldChar w:fldCharType="begin"/>
      </w:r>
      <w:r>
        <w:instrText xml:space="preserve"> PAGEREF _Toc518715625 \h </w:instrText>
      </w:r>
      <w:r>
        <w:fldChar w:fldCharType="separate"/>
      </w:r>
      <w:r>
        <w:t>41</w:t>
      </w:r>
      <w:r>
        <w:fldChar w:fldCharType="end"/>
      </w:r>
    </w:p>
    <w:p w14:paraId="7B451223" w14:textId="77777777" w:rsidR="008B72E7" w:rsidRDefault="008B72E7">
      <w:pPr>
        <w:pStyle w:val="TOC2"/>
        <w:tabs>
          <w:tab w:val="left" w:pos="1440"/>
        </w:tabs>
        <w:rPr>
          <w:rFonts w:ascii="Times New Roman" w:hAnsi="Times New Roman"/>
          <w:sz w:val="24"/>
        </w:rPr>
      </w:pPr>
      <w:r>
        <w:t>3.17</w:t>
      </w:r>
      <w:r>
        <w:rPr>
          <w:rFonts w:ascii="Times New Roman" w:hAnsi="Times New Roman"/>
          <w:sz w:val="24"/>
        </w:rPr>
        <w:tab/>
      </w:r>
      <w:r>
        <w:t>Packaging Requirements</w:t>
      </w:r>
      <w:r>
        <w:tab/>
      </w:r>
      <w:r>
        <w:fldChar w:fldCharType="begin"/>
      </w:r>
      <w:r>
        <w:instrText xml:space="preserve"> PAGEREF _Toc518715626 \h </w:instrText>
      </w:r>
      <w:r>
        <w:fldChar w:fldCharType="separate"/>
      </w:r>
      <w:r>
        <w:t>42</w:t>
      </w:r>
      <w:r>
        <w:fldChar w:fldCharType="end"/>
      </w:r>
    </w:p>
    <w:p w14:paraId="23D5BBBB" w14:textId="77777777" w:rsidR="008B72E7" w:rsidRDefault="008B72E7">
      <w:pPr>
        <w:pStyle w:val="TOC2"/>
        <w:tabs>
          <w:tab w:val="left" w:pos="1440"/>
        </w:tabs>
        <w:rPr>
          <w:rFonts w:ascii="Times New Roman" w:hAnsi="Times New Roman"/>
          <w:sz w:val="24"/>
        </w:rPr>
      </w:pPr>
      <w:r>
        <w:t>3.18</w:t>
      </w:r>
      <w:r>
        <w:rPr>
          <w:rFonts w:ascii="Times New Roman" w:hAnsi="Times New Roman"/>
          <w:sz w:val="24"/>
        </w:rPr>
        <w:tab/>
      </w:r>
      <w:r>
        <w:t>Precedence and Criticality of Requirements</w:t>
      </w:r>
      <w:r>
        <w:tab/>
      </w:r>
      <w:r>
        <w:fldChar w:fldCharType="begin"/>
      </w:r>
      <w:r>
        <w:instrText xml:space="preserve"> PAGEREF _Toc518715627 \h </w:instrText>
      </w:r>
      <w:r>
        <w:fldChar w:fldCharType="separate"/>
      </w:r>
      <w:r>
        <w:t>42</w:t>
      </w:r>
      <w:r>
        <w:fldChar w:fldCharType="end"/>
      </w:r>
    </w:p>
    <w:p w14:paraId="598FC7E1" w14:textId="77777777" w:rsidR="008B72E7" w:rsidRDefault="008B72E7">
      <w:pPr>
        <w:pStyle w:val="TOC1"/>
        <w:tabs>
          <w:tab w:val="left" w:pos="720"/>
        </w:tabs>
        <w:rPr>
          <w:rFonts w:ascii="Times New Roman" w:hAnsi="Times New Roman"/>
          <w:caps w:val="0"/>
          <w:sz w:val="24"/>
        </w:rPr>
      </w:pPr>
      <w:r>
        <w:t>4.</w:t>
      </w:r>
      <w:r>
        <w:rPr>
          <w:rFonts w:ascii="Times New Roman" w:hAnsi="Times New Roman"/>
          <w:caps w:val="0"/>
          <w:sz w:val="24"/>
        </w:rPr>
        <w:tab/>
      </w:r>
      <w:r>
        <w:t>Qualification Provisions</w:t>
      </w:r>
      <w:r>
        <w:tab/>
      </w:r>
      <w:r>
        <w:fldChar w:fldCharType="begin"/>
      </w:r>
      <w:r>
        <w:instrText xml:space="preserve"> PAGEREF _Toc518715628 \h </w:instrText>
      </w:r>
      <w:r>
        <w:fldChar w:fldCharType="separate"/>
      </w:r>
      <w:r>
        <w:t>43</w:t>
      </w:r>
      <w:r>
        <w:fldChar w:fldCharType="end"/>
      </w:r>
    </w:p>
    <w:p w14:paraId="7BF3DF7F" w14:textId="77777777" w:rsidR="008B72E7" w:rsidRDefault="008B72E7">
      <w:pPr>
        <w:pStyle w:val="TOC1"/>
        <w:tabs>
          <w:tab w:val="left" w:pos="720"/>
        </w:tabs>
        <w:rPr>
          <w:rFonts w:ascii="Times New Roman" w:hAnsi="Times New Roman"/>
          <w:caps w:val="0"/>
          <w:sz w:val="24"/>
        </w:rPr>
      </w:pPr>
      <w:r>
        <w:t>5.</w:t>
      </w:r>
      <w:r>
        <w:rPr>
          <w:rFonts w:ascii="Times New Roman" w:hAnsi="Times New Roman"/>
          <w:caps w:val="0"/>
          <w:sz w:val="24"/>
        </w:rPr>
        <w:tab/>
      </w:r>
      <w:r>
        <w:t>Requirements traceability</w:t>
      </w:r>
      <w:r>
        <w:tab/>
      </w:r>
      <w:r>
        <w:fldChar w:fldCharType="begin"/>
      </w:r>
      <w:r>
        <w:instrText xml:space="preserve"> PAGEREF _Toc518715629 \h </w:instrText>
      </w:r>
      <w:r>
        <w:fldChar w:fldCharType="separate"/>
      </w:r>
      <w:r>
        <w:t>44</w:t>
      </w:r>
      <w:r>
        <w:fldChar w:fldCharType="end"/>
      </w:r>
    </w:p>
    <w:p w14:paraId="55D20665" w14:textId="77777777" w:rsidR="008B72E7" w:rsidRDefault="008B72E7">
      <w:pPr>
        <w:pStyle w:val="TOC1"/>
        <w:tabs>
          <w:tab w:val="left" w:pos="720"/>
        </w:tabs>
        <w:rPr>
          <w:rFonts w:ascii="Times New Roman" w:hAnsi="Times New Roman"/>
          <w:caps w:val="0"/>
          <w:sz w:val="24"/>
        </w:rPr>
      </w:pPr>
      <w:r>
        <w:lastRenderedPageBreak/>
        <w:t>6.</w:t>
      </w:r>
      <w:r>
        <w:rPr>
          <w:rFonts w:ascii="Times New Roman" w:hAnsi="Times New Roman"/>
          <w:caps w:val="0"/>
          <w:sz w:val="24"/>
        </w:rPr>
        <w:tab/>
      </w:r>
      <w:r>
        <w:t>Notes</w:t>
      </w:r>
      <w:r>
        <w:tab/>
      </w:r>
      <w:r>
        <w:fldChar w:fldCharType="begin"/>
      </w:r>
      <w:r>
        <w:instrText xml:space="preserve"> PAGEREF _Toc518715630 \h </w:instrText>
      </w:r>
      <w:r>
        <w:fldChar w:fldCharType="separate"/>
      </w:r>
      <w:r>
        <w:t>91</w:t>
      </w:r>
      <w:r>
        <w:fldChar w:fldCharType="end"/>
      </w:r>
    </w:p>
    <w:p w14:paraId="754C22E3" w14:textId="77777777" w:rsidR="008B72E7" w:rsidRDefault="008B72E7">
      <w:pPr>
        <w:pStyle w:val="TOC2"/>
        <w:tabs>
          <w:tab w:val="left" w:pos="1440"/>
        </w:tabs>
        <w:rPr>
          <w:rFonts w:ascii="Times New Roman" w:hAnsi="Times New Roman"/>
          <w:sz w:val="24"/>
        </w:rPr>
      </w:pPr>
      <w:r>
        <w:t>6.1</w:t>
      </w:r>
      <w:r>
        <w:rPr>
          <w:rFonts w:ascii="Times New Roman" w:hAnsi="Times New Roman"/>
          <w:sz w:val="24"/>
        </w:rPr>
        <w:tab/>
      </w:r>
      <w:r>
        <w:t>List of Acronyms</w:t>
      </w:r>
      <w:r>
        <w:tab/>
      </w:r>
      <w:bookmarkStart w:id="11" w:name="_Hlt3689720"/>
      <w:r>
        <w:fldChar w:fldCharType="begin"/>
      </w:r>
      <w:r>
        <w:instrText xml:space="preserve"> PAGEREF _Toc518715631 \h </w:instrText>
      </w:r>
      <w:r>
        <w:fldChar w:fldCharType="separate"/>
      </w:r>
      <w:r>
        <w:t>91</w:t>
      </w:r>
      <w:r>
        <w:fldChar w:fldCharType="end"/>
      </w:r>
      <w:bookmarkEnd w:id="11"/>
    </w:p>
    <w:p w14:paraId="04E34246" w14:textId="77777777" w:rsidR="008B72E7" w:rsidRDefault="008B72E7">
      <w:pPr>
        <w:pStyle w:val="TOC2"/>
        <w:tabs>
          <w:tab w:val="left" w:pos="1440"/>
        </w:tabs>
        <w:rPr>
          <w:rFonts w:ascii="Times New Roman" w:hAnsi="Times New Roman"/>
          <w:sz w:val="24"/>
        </w:rPr>
      </w:pPr>
      <w:r>
        <w:t>6.2</w:t>
      </w:r>
      <w:r>
        <w:rPr>
          <w:rFonts w:ascii="Times New Roman" w:hAnsi="Times New Roman"/>
          <w:sz w:val="24"/>
        </w:rPr>
        <w:tab/>
      </w:r>
      <w:r>
        <w:t>Glossary</w:t>
      </w:r>
      <w:r>
        <w:tab/>
      </w:r>
      <w:r>
        <w:fldChar w:fldCharType="begin"/>
      </w:r>
      <w:r>
        <w:instrText xml:space="preserve"> PAGEREF _Toc518715632 \h </w:instrText>
      </w:r>
      <w:r>
        <w:fldChar w:fldCharType="separate"/>
      </w:r>
      <w:r>
        <w:t>92</w:t>
      </w:r>
      <w:r>
        <w:fldChar w:fldCharType="end"/>
      </w:r>
    </w:p>
    <w:p w14:paraId="1D7228CF" w14:textId="77777777" w:rsidR="008B72E7" w:rsidRDefault="008B72E7">
      <w:pPr>
        <w:jc w:val="center"/>
        <w:outlineLvl w:val="0"/>
        <w:rPr>
          <w:b/>
        </w:rPr>
      </w:pPr>
      <w:r>
        <w:rPr>
          <w:b/>
          <w:caps/>
          <w:noProof/>
        </w:rPr>
        <w:fldChar w:fldCharType="end"/>
      </w:r>
    </w:p>
    <w:p w14:paraId="3F945B93" w14:textId="77777777" w:rsidR="008B72E7" w:rsidRDefault="008B72E7"/>
    <w:p w14:paraId="3989F018" w14:textId="77777777" w:rsidR="008B72E7" w:rsidRDefault="008B72E7">
      <w:pPr>
        <w:rPr>
          <w:b/>
        </w:rPr>
      </w:pPr>
      <w:r>
        <w:rPr>
          <w:b/>
        </w:rPr>
        <w:t>Figure</w:t>
      </w:r>
      <w:r>
        <w:rPr>
          <w:b/>
        </w:rPr>
        <w:tab/>
      </w:r>
      <w:r>
        <w:rPr>
          <w:b/>
        </w:rPr>
        <w:tab/>
      </w:r>
      <w:r>
        <w:rPr>
          <w:b/>
        </w:rPr>
        <w:tab/>
      </w:r>
      <w:r>
        <w:rPr>
          <w:b/>
        </w:rPr>
        <w:tab/>
      </w:r>
      <w:r>
        <w:rPr>
          <w:b/>
        </w:rPr>
        <w:tab/>
      </w:r>
      <w:r>
        <w:rPr>
          <w:b/>
        </w:rPr>
        <w:tab/>
      </w:r>
      <w:r>
        <w:rPr>
          <w:b/>
        </w:rPr>
        <w:tab/>
      </w:r>
      <w:r>
        <w:rPr>
          <w:b/>
        </w:rPr>
        <w:tab/>
      </w:r>
      <w:r>
        <w:rPr>
          <w:b/>
        </w:rPr>
        <w:tab/>
      </w:r>
      <w:r>
        <w:rPr>
          <w:b/>
        </w:rPr>
        <w:tab/>
      </w:r>
      <w:r>
        <w:rPr>
          <w:b/>
        </w:rPr>
        <w:tab/>
        <w:t>Page</w:t>
      </w:r>
    </w:p>
    <w:p w14:paraId="7BCC8C73" w14:textId="77777777" w:rsidR="008B72E7" w:rsidRDefault="008B72E7">
      <w:pPr>
        <w:rPr>
          <w:b/>
        </w:rPr>
      </w:pPr>
    </w:p>
    <w:p w14:paraId="71351FC5" w14:textId="77777777" w:rsidR="008B72E7" w:rsidRDefault="008B72E7">
      <w:pPr>
        <w:pStyle w:val="TableofFigures"/>
        <w:rPr>
          <w:rFonts w:ascii="Times New Roman" w:hAnsi="Times New Roman"/>
          <w:sz w:val="24"/>
        </w:rPr>
      </w:pPr>
      <w:r>
        <w:fldChar w:fldCharType="begin"/>
      </w:r>
      <w:r>
        <w:instrText xml:space="preserve"> TOC \t "Figure Title,8" \c "Figure" </w:instrText>
      </w:r>
      <w:r>
        <w:fldChar w:fldCharType="separate"/>
      </w:r>
      <w:r>
        <w:t>Figure 1</w:t>
      </w:r>
      <w:r>
        <w:noBreakHyphen/>
        <w:t>1 FCC Virtual Architecture.</w:t>
      </w:r>
      <w:r>
        <w:tab/>
      </w:r>
      <w:r>
        <w:fldChar w:fldCharType="begin"/>
      </w:r>
      <w:r>
        <w:instrText xml:space="preserve"> PAGEREF _Toc518707438 \h </w:instrText>
      </w:r>
      <w:r>
        <w:fldChar w:fldCharType="separate"/>
      </w:r>
      <w:r>
        <w:t>2</w:t>
      </w:r>
      <w:r>
        <w:fldChar w:fldCharType="end"/>
      </w:r>
    </w:p>
    <w:p w14:paraId="1E10BC7C" w14:textId="77777777" w:rsidR="008B72E7" w:rsidRDefault="008B72E7">
      <w:pPr>
        <w:pStyle w:val="TableofFigures"/>
        <w:rPr>
          <w:rFonts w:ascii="Times New Roman" w:hAnsi="Times New Roman"/>
          <w:sz w:val="24"/>
        </w:rPr>
      </w:pPr>
      <w:r>
        <w:t>Figure 1</w:t>
      </w:r>
      <w:r>
        <w:noBreakHyphen/>
        <w:t>2. FCC Software Architecture.</w:t>
      </w:r>
      <w:r>
        <w:tab/>
      </w:r>
      <w:r>
        <w:fldChar w:fldCharType="begin"/>
      </w:r>
      <w:r>
        <w:instrText xml:space="preserve"> PAGEREF _Toc518707439 \h </w:instrText>
      </w:r>
      <w:r>
        <w:fldChar w:fldCharType="separate"/>
      </w:r>
      <w:r>
        <w:t>3</w:t>
      </w:r>
      <w:r>
        <w:fldChar w:fldCharType="end"/>
      </w:r>
    </w:p>
    <w:p w14:paraId="031B9487" w14:textId="77777777" w:rsidR="008B72E7" w:rsidRDefault="008B72E7">
      <w:pPr>
        <w:pStyle w:val="TableofFigures"/>
        <w:rPr>
          <w:rFonts w:ascii="Times New Roman" w:hAnsi="Times New Roman"/>
          <w:sz w:val="24"/>
        </w:rPr>
      </w:pPr>
      <w:r>
        <w:t>Figure 3</w:t>
      </w:r>
      <w:r>
        <w:noBreakHyphen/>
        <w:t>1. Fault Tolerant System Services States.</w:t>
      </w:r>
      <w:r>
        <w:tab/>
      </w:r>
      <w:r>
        <w:fldChar w:fldCharType="begin"/>
      </w:r>
      <w:r>
        <w:instrText xml:space="preserve"> PAGEREF _Toc518707440 \h </w:instrText>
      </w:r>
      <w:r>
        <w:fldChar w:fldCharType="separate"/>
      </w:r>
      <w:r>
        <w:t>7</w:t>
      </w:r>
      <w:r>
        <w:fldChar w:fldCharType="end"/>
      </w:r>
    </w:p>
    <w:p w14:paraId="541DAA5A" w14:textId="77777777" w:rsidR="008B72E7" w:rsidRDefault="008B72E7">
      <w:pPr>
        <w:pStyle w:val="TableofFigures"/>
        <w:rPr>
          <w:rFonts w:ascii="Times New Roman" w:hAnsi="Times New Roman"/>
          <w:sz w:val="24"/>
        </w:rPr>
      </w:pPr>
      <w:r>
        <w:t>Figure 3</w:t>
      </w:r>
      <w:r>
        <w:noBreakHyphen/>
        <w:t>2  Fault-down Map</w:t>
      </w:r>
      <w:r>
        <w:tab/>
      </w:r>
      <w:r>
        <w:fldChar w:fldCharType="begin"/>
      </w:r>
      <w:r>
        <w:instrText xml:space="preserve"> PAGEREF _Toc518707441 \h </w:instrText>
      </w:r>
      <w:r>
        <w:fldChar w:fldCharType="separate"/>
      </w:r>
      <w:r>
        <w:t>23</w:t>
      </w:r>
      <w:r>
        <w:fldChar w:fldCharType="end"/>
      </w:r>
    </w:p>
    <w:p w14:paraId="111D1817" w14:textId="77777777" w:rsidR="008B72E7" w:rsidRDefault="008B72E7">
      <w:pPr>
        <w:pStyle w:val="TableofFigures"/>
        <w:rPr>
          <w:rFonts w:ascii="Times New Roman" w:hAnsi="Times New Roman"/>
          <w:sz w:val="24"/>
        </w:rPr>
      </w:pPr>
      <w:r>
        <w:t>Figure 3</w:t>
      </w:r>
      <w:r>
        <w:noBreakHyphen/>
        <w:t>3  Fault Tolerant System Services CSCI External Interfaces.</w:t>
      </w:r>
      <w:r>
        <w:tab/>
      </w:r>
      <w:r>
        <w:fldChar w:fldCharType="begin"/>
      </w:r>
      <w:r>
        <w:instrText xml:space="preserve"> PAGEREF _Toc518707442 \h </w:instrText>
      </w:r>
      <w:r>
        <w:fldChar w:fldCharType="separate"/>
      </w:r>
      <w:r>
        <w:t>31</w:t>
      </w:r>
      <w:r>
        <w:fldChar w:fldCharType="end"/>
      </w:r>
    </w:p>
    <w:p w14:paraId="2431E939" w14:textId="77777777" w:rsidR="008B72E7" w:rsidRDefault="008B72E7">
      <w:pPr>
        <w:pStyle w:val="TableofFigures"/>
        <w:rPr>
          <w:rFonts w:ascii="Times New Roman" w:hAnsi="Times New Roman"/>
          <w:sz w:val="24"/>
        </w:rPr>
      </w:pPr>
      <w:r>
        <w:t>Figure 3</w:t>
      </w:r>
      <w:r>
        <w:noBreakHyphen/>
        <w:t>4. Network Element Interfaces to FTSS CSCI.</w:t>
      </w:r>
      <w:r>
        <w:tab/>
      </w:r>
      <w:r>
        <w:fldChar w:fldCharType="begin"/>
      </w:r>
      <w:r>
        <w:instrText xml:space="preserve"> PAGEREF _Toc518707443 \h </w:instrText>
      </w:r>
      <w:r>
        <w:fldChar w:fldCharType="separate"/>
      </w:r>
      <w:r>
        <w:t>32</w:t>
      </w:r>
      <w:r>
        <w:fldChar w:fldCharType="end"/>
      </w:r>
    </w:p>
    <w:p w14:paraId="29CCF265" w14:textId="77777777" w:rsidR="008B72E7" w:rsidRDefault="008B72E7">
      <w:pPr>
        <w:rPr>
          <w:b/>
        </w:rPr>
      </w:pPr>
      <w:r>
        <w:rPr>
          <w:noProof/>
        </w:rPr>
        <w:fldChar w:fldCharType="end"/>
      </w:r>
    </w:p>
    <w:p w14:paraId="367BD97E" w14:textId="77777777" w:rsidR="008B72E7" w:rsidRDefault="008B72E7">
      <w:pPr>
        <w:jc w:val="center"/>
        <w:outlineLvl w:val="0"/>
      </w:pPr>
      <w:r>
        <w:br w:type="page"/>
      </w:r>
      <w:r>
        <w:rPr>
          <w:b/>
        </w:rPr>
        <w:lastRenderedPageBreak/>
        <w:t>LIST OF TABLES</w:t>
      </w:r>
    </w:p>
    <w:p w14:paraId="48539795" w14:textId="77777777" w:rsidR="008B72E7" w:rsidRDefault="008B72E7"/>
    <w:p w14:paraId="49EAFCAE" w14:textId="77777777" w:rsidR="008B72E7" w:rsidRDefault="008B72E7">
      <w:pPr>
        <w:rPr>
          <w:b/>
        </w:rPr>
      </w:pPr>
      <w:r>
        <w:rPr>
          <w:b/>
        </w:rPr>
        <w:t>Table</w:t>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t>Page</w:t>
      </w:r>
    </w:p>
    <w:p w14:paraId="56EC78F9" w14:textId="77777777" w:rsidR="008B72E7" w:rsidRDefault="008B72E7">
      <w:pPr>
        <w:rPr>
          <w:b/>
        </w:rPr>
      </w:pPr>
    </w:p>
    <w:p w14:paraId="48E9D986" w14:textId="77777777" w:rsidR="008B72E7" w:rsidRDefault="008B72E7">
      <w:pPr>
        <w:pStyle w:val="TableofFigures"/>
        <w:rPr>
          <w:rFonts w:ascii="Times New Roman" w:hAnsi="Times New Roman"/>
          <w:sz w:val="24"/>
        </w:rPr>
      </w:pPr>
      <w:r>
        <w:fldChar w:fldCharType="begin"/>
      </w:r>
      <w:r>
        <w:instrText xml:space="preserve"> TOC \t "table caption" \c </w:instrText>
      </w:r>
      <w:r>
        <w:fldChar w:fldCharType="separate"/>
      </w:r>
      <w:r>
        <w:t>Table 3.2-1.  Software Exception Mapping Table.</w:t>
      </w:r>
      <w:r>
        <w:tab/>
      </w:r>
      <w:r>
        <w:fldChar w:fldCharType="begin"/>
      </w:r>
      <w:r>
        <w:instrText xml:space="preserve"> PAGEREF _Toc518707779 \h </w:instrText>
      </w:r>
      <w:r>
        <w:fldChar w:fldCharType="separate"/>
      </w:r>
      <w:r>
        <w:t>12</w:t>
      </w:r>
      <w:r>
        <w:fldChar w:fldCharType="end"/>
      </w:r>
    </w:p>
    <w:p w14:paraId="4E4AC731" w14:textId="77777777" w:rsidR="008B72E7" w:rsidRDefault="008B72E7">
      <w:pPr>
        <w:pStyle w:val="TableofFigures"/>
        <w:rPr>
          <w:rFonts w:ascii="Times New Roman" w:hAnsi="Times New Roman"/>
          <w:sz w:val="24"/>
        </w:rPr>
      </w:pPr>
      <w:r>
        <w:t>Table 3.2-2.  FCP IBIT Table.</w:t>
      </w:r>
      <w:r>
        <w:tab/>
      </w:r>
      <w:r>
        <w:fldChar w:fldCharType="begin"/>
      </w:r>
      <w:r>
        <w:instrText xml:space="preserve"> PAGEREF _Toc518707780 \h </w:instrText>
      </w:r>
      <w:r>
        <w:fldChar w:fldCharType="separate"/>
      </w:r>
      <w:r>
        <w:t>18</w:t>
      </w:r>
      <w:r>
        <w:fldChar w:fldCharType="end"/>
      </w:r>
    </w:p>
    <w:p w14:paraId="25C870A7" w14:textId="77777777" w:rsidR="008B72E7" w:rsidRDefault="008B72E7">
      <w:pPr>
        <w:pStyle w:val="TableofFigures"/>
        <w:rPr>
          <w:rFonts w:ascii="Times New Roman" w:hAnsi="Times New Roman"/>
          <w:sz w:val="24"/>
        </w:rPr>
      </w:pPr>
      <w:r>
        <w:t>Table 3.2-3  ICP IBIT Table</w:t>
      </w:r>
      <w:r>
        <w:tab/>
      </w:r>
      <w:r>
        <w:fldChar w:fldCharType="begin"/>
      </w:r>
      <w:r>
        <w:instrText xml:space="preserve"> PAGEREF _Toc518707781 \h </w:instrText>
      </w:r>
      <w:r>
        <w:fldChar w:fldCharType="separate"/>
      </w:r>
      <w:r>
        <w:t>19</w:t>
      </w:r>
      <w:r>
        <w:fldChar w:fldCharType="end"/>
      </w:r>
    </w:p>
    <w:p w14:paraId="159685F2" w14:textId="77777777" w:rsidR="008B72E7" w:rsidRDefault="008B72E7">
      <w:pPr>
        <w:pStyle w:val="TableofFigures"/>
        <w:rPr>
          <w:rFonts w:ascii="Times New Roman" w:hAnsi="Times New Roman"/>
          <w:sz w:val="24"/>
        </w:rPr>
      </w:pPr>
      <w:r>
        <w:t>Table 3.2-4.  ICP/PMC1553 IBIT Test Configuration.</w:t>
      </w:r>
      <w:r>
        <w:tab/>
      </w:r>
      <w:r>
        <w:fldChar w:fldCharType="begin"/>
      </w:r>
      <w:r>
        <w:instrText xml:space="preserve"> PAGEREF _Toc518707782 \h </w:instrText>
      </w:r>
      <w:r>
        <w:fldChar w:fldCharType="separate"/>
      </w:r>
      <w:r>
        <w:t>20</w:t>
      </w:r>
      <w:r>
        <w:fldChar w:fldCharType="end"/>
      </w:r>
    </w:p>
    <w:p w14:paraId="4A9D4F22" w14:textId="77777777" w:rsidR="008B72E7" w:rsidRDefault="008B72E7">
      <w:pPr>
        <w:pStyle w:val="TableofFigures"/>
        <w:rPr>
          <w:rFonts w:ascii="Times New Roman" w:hAnsi="Times New Roman"/>
          <w:sz w:val="24"/>
        </w:rPr>
      </w:pPr>
      <w:r>
        <w:t>Table 3.2-5.  MPCC IBIT Test Configuration.</w:t>
      </w:r>
      <w:r>
        <w:tab/>
      </w:r>
      <w:r>
        <w:fldChar w:fldCharType="begin"/>
      </w:r>
      <w:r>
        <w:instrText xml:space="preserve"> PAGEREF _Toc518707783 \h </w:instrText>
      </w:r>
      <w:r>
        <w:fldChar w:fldCharType="separate"/>
      </w:r>
      <w:r>
        <w:t>20</w:t>
      </w:r>
      <w:r>
        <w:fldChar w:fldCharType="end"/>
      </w:r>
    </w:p>
    <w:p w14:paraId="0FF1AA5D" w14:textId="77777777" w:rsidR="008B72E7" w:rsidRDefault="008B72E7">
      <w:pPr>
        <w:pStyle w:val="TableofFigures"/>
        <w:rPr>
          <w:rFonts w:ascii="Times New Roman" w:hAnsi="Times New Roman"/>
          <w:sz w:val="24"/>
        </w:rPr>
      </w:pPr>
      <w:r>
        <w:t>Table 3.3-1.  Network Element Descriptor Block Interface.</w:t>
      </w:r>
      <w:r>
        <w:tab/>
      </w:r>
      <w:r>
        <w:fldChar w:fldCharType="begin"/>
      </w:r>
      <w:r>
        <w:instrText xml:space="preserve"> PAGEREF _Toc518707784 \h </w:instrText>
      </w:r>
      <w:r>
        <w:fldChar w:fldCharType="separate"/>
      </w:r>
      <w:r>
        <w:t>33</w:t>
      </w:r>
      <w:r>
        <w:fldChar w:fldCharType="end"/>
      </w:r>
    </w:p>
    <w:p w14:paraId="4521718D" w14:textId="77777777" w:rsidR="008B72E7" w:rsidRDefault="008B72E7">
      <w:pPr>
        <w:pStyle w:val="TableofFigures"/>
        <w:rPr>
          <w:rFonts w:ascii="Times New Roman" w:hAnsi="Times New Roman"/>
          <w:sz w:val="24"/>
        </w:rPr>
      </w:pPr>
      <w:r>
        <w:t>Table 3.3-2.  Network Element Data Block Interface.</w:t>
      </w:r>
      <w:r>
        <w:tab/>
      </w:r>
      <w:r>
        <w:fldChar w:fldCharType="begin"/>
      </w:r>
      <w:r>
        <w:instrText xml:space="preserve"> PAGEREF _Toc518707785 \h </w:instrText>
      </w:r>
      <w:r>
        <w:fldChar w:fldCharType="separate"/>
      </w:r>
      <w:r>
        <w:t>34</w:t>
      </w:r>
      <w:r>
        <w:fldChar w:fldCharType="end"/>
      </w:r>
    </w:p>
    <w:p w14:paraId="2F0DF7CE" w14:textId="77777777" w:rsidR="008B72E7" w:rsidRDefault="008B72E7">
      <w:pPr>
        <w:pStyle w:val="TableofFigures"/>
        <w:rPr>
          <w:rFonts w:ascii="Times New Roman" w:hAnsi="Times New Roman"/>
          <w:sz w:val="24"/>
        </w:rPr>
      </w:pPr>
      <w:r>
        <w:t>Table 3.3-3.  Data Element Definition Table for Radstone/FTSS Interfaces.</w:t>
      </w:r>
      <w:r>
        <w:tab/>
      </w:r>
      <w:r>
        <w:fldChar w:fldCharType="begin"/>
      </w:r>
      <w:r>
        <w:instrText xml:space="preserve"> PAGEREF _Toc518707786 \h </w:instrText>
      </w:r>
      <w:r>
        <w:fldChar w:fldCharType="separate"/>
      </w:r>
      <w:r>
        <w:t>36</w:t>
      </w:r>
      <w:r>
        <w:fldChar w:fldCharType="end"/>
      </w:r>
    </w:p>
    <w:p w14:paraId="45E85B8C" w14:textId="77777777" w:rsidR="008B72E7" w:rsidRDefault="008B72E7">
      <w:pPr>
        <w:pStyle w:val="TableofFigures"/>
        <w:rPr>
          <w:rFonts w:ascii="Times New Roman" w:hAnsi="Times New Roman"/>
          <w:sz w:val="24"/>
        </w:rPr>
      </w:pPr>
      <w:r>
        <w:t>Table 3.3-4.  Data Element Definition Table for FTSS Scheduler Interface.</w:t>
      </w:r>
      <w:r>
        <w:tab/>
      </w:r>
      <w:r>
        <w:fldChar w:fldCharType="begin"/>
      </w:r>
      <w:r>
        <w:instrText xml:space="preserve"> PAGEREF _Toc518707787 \h </w:instrText>
      </w:r>
      <w:r>
        <w:fldChar w:fldCharType="separate"/>
      </w:r>
      <w:r>
        <w:t>38</w:t>
      </w:r>
      <w:r>
        <w:fldChar w:fldCharType="end"/>
      </w:r>
    </w:p>
    <w:p w14:paraId="7E0CEF29" w14:textId="77777777" w:rsidR="008B72E7" w:rsidRDefault="008B72E7">
      <w:pPr>
        <w:pStyle w:val="TableofFigures"/>
        <w:rPr>
          <w:rFonts w:ascii="Times New Roman" w:hAnsi="Times New Roman"/>
          <w:sz w:val="24"/>
        </w:rPr>
      </w:pPr>
      <w:r>
        <w:t>Table 5-1.  FTPP to SRS Trace Table.</w:t>
      </w:r>
      <w:r>
        <w:tab/>
      </w:r>
      <w:r>
        <w:fldChar w:fldCharType="begin"/>
      </w:r>
      <w:r>
        <w:instrText xml:space="preserve"> PAGEREF _Toc518707788 \h </w:instrText>
      </w:r>
      <w:r>
        <w:fldChar w:fldCharType="separate"/>
      </w:r>
      <w:r>
        <w:t>44</w:t>
      </w:r>
      <w:r>
        <w:fldChar w:fldCharType="end"/>
      </w:r>
    </w:p>
    <w:p w14:paraId="513FE7E9" w14:textId="77777777" w:rsidR="008B72E7" w:rsidRDefault="008B72E7">
      <w:pPr>
        <w:spacing w:after="240"/>
        <w:ind w:left="446" w:hanging="446"/>
        <w:rPr>
          <w:b/>
        </w:rPr>
      </w:pPr>
      <w:r>
        <w:fldChar w:fldCharType="end"/>
      </w:r>
    </w:p>
    <w:p w14:paraId="1BB0C4C4" w14:textId="77777777" w:rsidR="008B72E7" w:rsidRDefault="008B72E7">
      <w:pPr>
        <w:rPr>
          <w:b/>
        </w:rPr>
      </w:pPr>
    </w:p>
    <w:p w14:paraId="677954FD" w14:textId="77777777" w:rsidR="008B72E7" w:rsidRDefault="008B72E7">
      <w:pPr>
        <w:pStyle w:val="Heading1"/>
        <w:numPr>
          <w:numberingChange w:id="12" w:author="kjm2514" w:date="2002-03-12T12:01:00Z" w:original="%1:1:0:."/>
        </w:numPr>
        <w:sectPr w:rsidR="008B72E7">
          <w:headerReference w:type="even" r:id="rId8"/>
          <w:headerReference w:type="default" r:id="rId9"/>
          <w:footerReference w:type="even" r:id="rId10"/>
          <w:footerReference w:type="default" r:id="rId11"/>
          <w:headerReference w:type="first" r:id="rId12"/>
          <w:footerReference w:type="first" r:id="rId13"/>
          <w:pgSz w:w="12242" w:h="15842" w:code="1"/>
          <w:pgMar w:top="1440" w:right="1440" w:bottom="1440" w:left="1440" w:header="720" w:footer="720" w:gutter="0"/>
          <w:pgNumType w:fmt="lowerRoman"/>
          <w:cols w:space="720"/>
          <w:titlePg/>
        </w:sectPr>
      </w:pPr>
      <w:bookmarkStart w:id="17" w:name="_Ref469106302"/>
    </w:p>
    <w:p w14:paraId="34BE5A2F" w14:textId="77777777" w:rsidR="008B72E7" w:rsidRDefault="008B72E7">
      <w:pPr>
        <w:pStyle w:val="Heading1"/>
      </w:pPr>
      <w:bookmarkStart w:id="18" w:name="_Toc518715562"/>
      <w:bookmarkEnd w:id="17"/>
      <w:r>
        <w:lastRenderedPageBreak/>
        <w:t>Scope</w:t>
      </w:r>
      <w:bookmarkEnd w:id="18"/>
    </w:p>
    <w:p w14:paraId="0596829D" w14:textId="77777777" w:rsidR="008B72E7" w:rsidRDefault="008B72E7">
      <w:pPr>
        <w:pStyle w:val="Heading2"/>
      </w:pPr>
      <w:bookmarkStart w:id="19" w:name="_Toc518715563"/>
      <w:r>
        <w:t>Identification</w:t>
      </w:r>
      <w:bookmarkEnd w:id="19"/>
    </w:p>
    <w:p w14:paraId="7A1D63B9" w14:textId="77777777" w:rsidR="008B72E7" w:rsidRDefault="008B72E7">
      <w:pPr>
        <w:pStyle w:val="Body"/>
      </w:pPr>
      <w:r>
        <w:t>This Software Requirements Specification/Interface Requirements Specification (SRS/IRS), Draper document number 297749, defines the software requirements and the external interface requirements for the Fault Tolerant System Services (FTSS) Computer Software Configuration Item (CSCI).</w:t>
      </w:r>
    </w:p>
    <w:p w14:paraId="5487B43B" w14:textId="77777777" w:rsidR="008B72E7" w:rsidRDefault="008B72E7">
      <w:pPr>
        <w:pStyle w:val="Heading2"/>
      </w:pPr>
      <w:bookmarkStart w:id="20" w:name="_Toc518715564"/>
      <w:r>
        <w:t>System Overview</w:t>
      </w:r>
      <w:bookmarkEnd w:id="20"/>
    </w:p>
    <w:p w14:paraId="751A1738" w14:textId="77777777" w:rsidR="008B72E7" w:rsidRDefault="008B72E7">
      <w:pPr>
        <w:pStyle w:val="Body"/>
      </w:pPr>
      <w:r>
        <w:t>The central part of the avionics architecture of NASA's X-38 Crew Return Vehicle is a quad-redundant Flight Critical Computer (FCC) which is based on Draper's Fault Tolerant Parallel Processor (FTPP) architecture. The FCC consists of four Flight Critical Processors (FCPs) operating as a quad-redundant Virtual Group (VG), five simplex Instrument Control Processors (ICPs) running as five separate VGs, five Draper Network Elements (NEs), four Multi-protocol/RS-422-cards, sixteen Digital I/O (DIO) cards, four Analog I/O cards, and four Decomm cards.</w:t>
      </w:r>
    </w:p>
    <w:p w14:paraId="04F9ACBE" w14:textId="77777777" w:rsidR="008B72E7" w:rsidRDefault="008B72E7">
      <w:pPr>
        <w:pStyle w:val="Body"/>
      </w:pPr>
      <w:r>
        <w:t>The FCPs, operating as a single, quad-redundant set, function as the main application processor. A complete suite of Fault Tolerant System Services (FTSS) software will be loaded onto the FCPs and provide an Application Programming Interface (API) between NASA's application code and the underlying hardware (Motorola Power PCs) and a COTS operating system (VxWorks). The FTSS software provides Scheduling Services, Communication Services, Time Services, Memory Management Services, Fault Detection and Isolation, Redundancy Management, System Support Services, and a Mission Management template. A reduced set of FTSS Communications Services will be loaded onto each ICP and will provide an API between the I/O software running on the ICPs and the NEs.</w:t>
      </w:r>
    </w:p>
    <w:p w14:paraId="7964AFFD" w14:textId="77777777" w:rsidR="008B72E7" w:rsidRDefault="008B72E7">
      <w:pPr>
        <w:pStyle w:val="Body"/>
      </w:pPr>
      <w:fldSimple w:instr=" REF _Ref427650716 \* MERGEFORMAT " w:fldLock="1">
        <w:r>
          <w:t>Figure 1-1</w:t>
        </w:r>
      </w:fldSimple>
      <w:r>
        <w:t xml:space="preserve"> is a high-level block diagram of the FCC virtual hardware configuration.</w:t>
      </w:r>
    </w:p>
    <w:p w14:paraId="26C07B3E" w14:textId="77777777" w:rsidR="008B72E7" w:rsidRDefault="008B72E7">
      <w:pPr>
        <w:pStyle w:val="Body"/>
      </w:pPr>
      <w:fldSimple w:instr=" REF _Ref427650790 \* MERGEFORMAT " w:fldLock="1">
        <w:r>
          <w:t>Figure 1-2</w:t>
        </w:r>
      </w:fldSimple>
      <w:r>
        <w:t xml:space="preserve"> is a high-level block diagram of the FCC software architecture.</w:t>
      </w:r>
    </w:p>
    <w:p w14:paraId="4144B671" w14:textId="77777777" w:rsidR="008B72E7" w:rsidRDefault="008B72E7">
      <w:pPr>
        <w:pStyle w:val="Body"/>
        <w:sectPr w:rsidR="008B72E7">
          <w:footerReference w:type="default" r:id="rId14"/>
          <w:pgSz w:w="12242" w:h="15842" w:code="1"/>
          <w:pgMar w:top="1440" w:right="1440" w:bottom="1440" w:left="1440" w:header="720" w:footer="720" w:gutter="0"/>
          <w:pgNumType w:start="1"/>
          <w:cols w:space="720"/>
        </w:sectPr>
      </w:pPr>
    </w:p>
    <w:p w14:paraId="0417DA61" w14:textId="77777777" w:rsidR="008B72E7" w:rsidRDefault="00541F7A">
      <w:pPr>
        <w:pStyle w:val="figurecaption0"/>
        <w:outlineLvl w:val="0"/>
      </w:pPr>
      <w:bookmarkStart w:id="21" w:name="_Toc504971464"/>
      <w:r>
        <w:rPr>
          <w:noProof/>
          <w:sz w:val="22"/>
        </w:rPr>
        <w:lastRenderedPageBreak/>
        <w:drawing>
          <wp:anchor distT="0" distB="0" distL="114300" distR="114300" simplePos="0" relativeHeight="251658240" behindDoc="0" locked="0" layoutInCell="0" allowOverlap="1" wp14:anchorId="261205F1" wp14:editId="1C7ABECD">
            <wp:simplePos x="0" y="0"/>
            <wp:positionH relativeFrom="column">
              <wp:posOffset>0</wp:posOffset>
            </wp:positionH>
            <wp:positionV relativeFrom="paragraph">
              <wp:posOffset>426720</wp:posOffset>
            </wp:positionV>
            <wp:extent cx="7823835" cy="2639695"/>
            <wp:effectExtent l="0" t="0" r="0" b="0"/>
            <wp:wrapTopAndBottom/>
            <wp:docPr id="977"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77"/>
                    <pic:cNvPicPr>
                      <a:picLocks/>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823835" cy="2639695"/>
                    </a:xfrm>
                    <a:prstGeom prst="rect">
                      <a:avLst/>
                    </a:prstGeom>
                    <a:noFill/>
                    <a:ln>
                      <a:noFill/>
                    </a:ln>
                  </pic:spPr>
                </pic:pic>
              </a:graphicData>
            </a:graphic>
            <wp14:sizeRelH relativeFrom="page">
              <wp14:pctWidth>0</wp14:pctWidth>
            </wp14:sizeRelH>
            <wp14:sizeRelV relativeFrom="page">
              <wp14:pctHeight>0</wp14:pctHeight>
            </wp14:sizeRelV>
          </wp:anchor>
        </w:drawing>
      </w:r>
      <w:bookmarkEnd w:id="21"/>
    </w:p>
    <w:p w14:paraId="22218019" w14:textId="77777777" w:rsidR="008B72E7" w:rsidRDefault="008B72E7">
      <w:pPr>
        <w:pStyle w:val="Caption"/>
      </w:pPr>
      <w:bookmarkStart w:id="22" w:name="_Toc518707438"/>
      <w:r>
        <w:t xml:space="preserve">Figure </w:t>
      </w:r>
      <w:fldSimple w:instr=" STYLEREF 1 \s ">
        <w:r>
          <w:rPr>
            <w:noProof/>
          </w:rPr>
          <w:t>1</w:t>
        </w:r>
      </w:fldSimple>
      <w:r>
        <w:noBreakHyphen/>
      </w:r>
      <w:fldSimple w:instr=" SEQ Figure \* ARABIC \s 1 ">
        <w:r>
          <w:rPr>
            <w:noProof/>
          </w:rPr>
          <w:t>1</w:t>
        </w:r>
      </w:fldSimple>
      <w:r>
        <w:t xml:space="preserve"> FCC Virtual Architecture.</w:t>
      </w:r>
      <w:bookmarkEnd w:id="22"/>
    </w:p>
    <w:p w14:paraId="7A3C1625" w14:textId="77777777" w:rsidR="008B72E7" w:rsidRDefault="00541F7A">
      <w:pPr>
        <w:pStyle w:val="FigureBody"/>
      </w:pPr>
      <w:r>
        <w:rPr>
          <w:noProof/>
        </w:rPr>
        <w:lastRenderedPageBreak/>
        <w:drawing>
          <wp:anchor distT="0" distB="0" distL="114300" distR="114300" simplePos="0" relativeHeight="251656192" behindDoc="0" locked="0" layoutInCell="0" allowOverlap="1" wp14:anchorId="2BF6868E" wp14:editId="2B94C563">
            <wp:simplePos x="0" y="0"/>
            <wp:positionH relativeFrom="column">
              <wp:posOffset>571500</wp:posOffset>
            </wp:positionH>
            <wp:positionV relativeFrom="paragraph">
              <wp:posOffset>180975</wp:posOffset>
            </wp:positionV>
            <wp:extent cx="7138035" cy="3400425"/>
            <wp:effectExtent l="0" t="0" r="0" b="0"/>
            <wp:wrapTopAndBottom/>
            <wp:docPr id="50"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0"/>
                    <pic:cNvPicPr>
                      <a:picLocks/>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138035" cy="34004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E2A8C30" w14:textId="77777777" w:rsidR="008B72E7" w:rsidRDefault="008B72E7">
      <w:pPr>
        <w:pStyle w:val="figurecaption0"/>
        <w:outlineLvl w:val="0"/>
      </w:pPr>
      <w:bookmarkStart w:id="23" w:name="_Toc427398571"/>
      <w:bookmarkStart w:id="24" w:name="_Ref427650790"/>
      <w:bookmarkStart w:id="25" w:name="_Toc440419674"/>
      <w:bookmarkStart w:id="26" w:name="_Toc518707439"/>
      <w:r>
        <w:t xml:space="preserve">Figure </w:t>
      </w:r>
      <w:fldSimple w:instr=" STYLEREF 1 \s ">
        <w:r>
          <w:rPr>
            <w:noProof/>
          </w:rPr>
          <w:t>1</w:t>
        </w:r>
      </w:fldSimple>
      <w:r>
        <w:noBreakHyphen/>
      </w:r>
      <w:fldSimple w:instr=" SEQ Figure \* ARABIC \s 1 ">
        <w:r>
          <w:rPr>
            <w:noProof/>
          </w:rPr>
          <w:t>2</w:t>
        </w:r>
      </w:fldSimple>
      <w:bookmarkEnd w:id="24"/>
      <w:r>
        <w:t>. FCC Software Architecture</w:t>
      </w:r>
      <w:bookmarkEnd w:id="23"/>
      <w:r>
        <w:t>.</w:t>
      </w:r>
      <w:bookmarkEnd w:id="25"/>
      <w:bookmarkEnd w:id="26"/>
    </w:p>
    <w:p w14:paraId="71510C4A" w14:textId="77777777" w:rsidR="008B72E7" w:rsidRDefault="008B72E7">
      <w:pPr>
        <w:pStyle w:val="Heading2"/>
        <w:numPr>
          <w:numberingChange w:id="27" w:author="kjm2514" w:date="2002-03-12T12:01:00Z" w:original="%1:1:0:.%2:1:0:"/>
        </w:numPr>
        <w:sectPr w:rsidR="008B72E7">
          <w:pgSz w:w="15842" w:h="12242" w:orient="landscape" w:code="1"/>
          <w:pgMar w:top="2064" w:right="1440" w:bottom="2047" w:left="1440" w:header="720" w:footer="720" w:gutter="0"/>
          <w:cols w:space="720"/>
        </w:sectPr>
      </w:pPr>
    </w:p>
    <w:p w14:paraId="4D5160A7" w14:textId="77777777" w:rsidR="008B72E7" w:rsidRDefault="008B72E7">
      <w:pPr>
        <w:pStyle w:val="Heading2"/>
      </w:pPr>
      <w:bookmarkStart w:id="28" w:name="_Toc518715565"/>
      <w:r>
        <w:lastRenderedPageBreak/>
        <w:t>Document Overview</w:t>
      </w:r>
      <w:bookmarkEnd w:id="28"/>
    </w:p>
    <w:p w14:paraId="45F5C48E" w14:textId="77777777" w:rsidR="008B72E7" w:rsidRDefault="008B72E7">
      <w:pPr>
        <w:pStyle w:val="Body"/>
      </w:pPr>
      <w:r>
        <w:t>This specification defines the software requirements and the interface requirements for the FTSS CSCI. It has been prepared using MIL-STD-498 and DI-IPSC-81433 and DI-IPSC-81434 for guidance. This SRS/IRS is organized as follows:</w:t>
      </w:r>
    </w:p>
    <w:p w14:paraId="008245EB" w14:textId="77777777" w:rsidR="008B72E7" w:rsidRDefault="008B72E7">
      <w:pPr>
        <w:pStyle w:val="list1"/>
        <w:numPr>
          <w:ilvl w:val="0"/>
          <w:numId w:val="2"/>
        </w:numPr>
      </w:pPr>
      <w:r>
        <w:t>Section 1 - Scope: identifies the CSCI that this specification pertains to, provides an overview of FTSS, and provides an overview of this specification.</w:t>
      </w:r>
    </w:p>
    <w:p w14:paraId="20C1030B" w14:textId="77777777" w:rsidR="008B72E7" w:rsidRDefault="008B72E7">
      <w:pPr>
        <w:pStyle w:val="list1"/>
        <w:numPr>
          <w:ilvl w:val="0"/>
          <w:numId w:val="2"/>
        </w:numPr>
      </w:pPr>
      <w:r>
        <w:t>Section 2 - Referenced Documents: provides a list of documents referenced in this specification.</w:t>
      </w:r>
    </w:p>
    <w:p w14:paraId="279E7917" w14:textId="77777777" w:rsidR="008B72E7" w:rsidRDefault="008B72E7">
      <w:pPr>
        <w:pStyle w:val="list1"/>
        <w:numPr>
          <w:ilvl w:val="0"/>
          <w:numId w:val="2"/>
        </w:numPr>
      </w:pPr>
      <w:r>
        <w:t>Section 3 - Requirements: specifies the engineering requirements for the FTSS CSCI</w:t>
      </w:r>
    </w:p>
    <w:p w14:paraId="05984043" w14:textId="77777777" w:rsidR="008B72E7" w:rsidRDefault="008B72E7">
      <w:pPr>
        <w:pStyle w:val="list1"/>
        <w:numPr>
          <w:ilvl w:val="1"/>
          <w:numId w:val="2"/>
        </w:numPr>
      </w:pPr>
      <w:r>
        <w:t>Section 3.1 describes the CSCI required states and modes.</w:t>
      </w:r>
    </w:p>
    <w:p w14:paraId="3CE5FE74" w14:textId="77777777" w:rsidR="008B72E7" w:rsidRDefault="008B72E7">
      <w:pPr>
        <w:pStyle w:val="list1"/>
        <w:numPr>
          <w:ilvl w:val="1"/>
          <w:numId w:val="2"/>
        </w:numPr>
      </w:pPr>
      <w:r>
        <w:t>Section 3.2 specifies the CSCI software requirements for each capability as follows:</w:t>
      </w:r>
    </w:p>
    <w:p w14:paraId="5E5F7B7F" w14:textId="77777777" w:rsidR="008B72E7" w:rsidRDefault="008B72E7">
      <w:pPr>
        <w:pStyle w:val="list1"/>
        <w:numPr>
          <w:ilvl w:val="2"/>
          <w:numId w:val="2"/>
        </w:numPr>
      </w:pPr>
      <w:r>
        <w:tab/>
      </w:r>
      <w:bookmarkStart w:id="29" w:name="_Ref469106333"/>
      <w:r>
        <w:t>3.2.1 System Initialization</w:t>
      </w:r>
      <w:bookmarkEnd w:id="29"/>
    </w:p>
    <w:p w14:paraId="1011A715" w14:textId="77777777" w:rsidR="008B72E7" w:rsidRDefault="008B72E7">
      <w:pPr>
        <w:pStyle w:val="list1"/>
        <w:numPr>
          <w:ilvl w:val="2"/>
          <w:numId w:val="2"/>
        </w:numPr>
      </w:pPr>
      <w:r>
        <w:tab/>
        <w:t>3.2.2 Scheduling Services</w:t>
      </w:r>
    </w:p>
    <w:p w14:paraId="10439258" w14:textId="77777777" w:rsidR="008B72E7" w:rsidRDefault="008B72E7">
      <w:pPr>
        <w:pStyle w:val="list1"/>
        <w:numPr>
          <w:ilvl w:val="2"/>
          <w:numId w:val="2"/>
        </w:numPr>
      </w:pPr>
      <w:r>
        <w:tab/>
        <w:t>3.2.3 Memory Management Services</w:t>
      </w:r>
    </w:p>
    <w:p w14:paraId="0B51F8E9" w14:textId="77777777" w:rsidR="008B72E7" w:rsidRDefault="008B72E7">
      <w:pPr>
        <w:pStyle w:val="list1"/>
        <w:numPr>
          <w:ilvl w:val="2"/>
          <w:numId w:val="2"/>
        </w:numPr>
      </w:pPr>
      <w:r>
        <w:tab/>
        <w:t>3.2.4 Communication Services</w:t>
      </w:r>
    </w:p>
    <w:p w14:paraId="62C6CC4C" w14:textId="77777777" w:rsidR="008B72E7" w:rsidRDefault="008B72E7">
      <w:pPr>
        <w:pStyle w:val="list1"/>
        <w:numPr>
          <w:ilvl w:val="2"/>
          <w:numId w:val="2"/>
        </w:numPr>
      </w:pPr>
      <w:r>
        <w:tab/>
        <w:t>3.2.5 Fault Detection and Isolation</w:t>
      </w:r>
    </w:p>
    <w:p w14:paraId="7F986EA6" w14:textId="77777777" w:rsidR="008B72E7" w:rsidRDefault="008B72E7">
      <w:pPr>
        <w:pStyle w:val="list1"/>
        <w:numPr>
          <w:ilvl w:val="2"/>
          <w:numId w:val="2"/>
        </w:numPr>
      </w:pPr>
      <w:r>
        <w:tab/>
        <w:t>3.2.6 Redundancy Management</w:t>
      </w:r>
    </w:p>
    <w:p w14:paraId="15D9DDDA" w14:textId="77777777" w:rsidR="008B72E7" w:rsidRDefault="008B72E7">
      <w:pPr>
        <w:pStyle w:val="list1"/>
        <w:numPr>
          <w:ilvl w:val="2"/>
          <w:numId w:val="2"/>
        </w:numPr>
      </w:pPr>
      <w:r>
        <w:tab/>
        <w:t>3.2.7 Time Services</w:t>
      </w:r>
    </w:p>
    <w:p w14:paraId="6220BE4C" w14:textId="77777777" w:rsidR="008B72E7" w:rsidRDefault="008B72E7">
      <w:pPr>
        <w:pStyle w:val="list1"/>
        <w:numPr>
          <w:ilvl w:val="2"/>
          <w:numId w:val="2"/>
        </w:numPr>
      </w:pPr>
      <w:r>
        <w:tab/>
        <w:t>3.2.8 System Support Services</w:t>
      </w:r>
    </w:p>
    <w:p w14:paraId="1D315C1A" w14:textId="77777777" w:rsidR="008B72E7" w:rsidRDefault="008B72E7">
      <w:pPr>
        <w:pStyle w:val="list1"/>
        <w:numPr>
          <w:ilvl w:val="1"/>
          <w:numId w:val="2"/>
        </w:numPr>
      </w:pPr>
      <w:r>
        <w:t>Section 3.3 describes the CSCI external interface requirements.</w:t>
      </w:r>
    </w:p>
    <w:p w14:paraId="09A719E8" w14:textId="77777777" w:rsidR="008B72E7" w:rsidRDefault="008B72E7">
      <w:pPr>
        <w:pStyle w:val="list1"/>
        <w:numPr>
          <w:ilvl w:val="1"/>
          <w:numId w:val="2"/>
        </w:numPr>
      </w:pPr>
      <w:r>
        <w:t>Section 3.4 identifies internal interface requirements.</w:t>
      </w:r>
    </w:p>
    <w:p w14:paraId="6A997F31" w14:textId="77777777" w:rsidR="008B72E7" w:rsidRDefault="008B72E7">
      <w:pPr>
        <w:pStyle w:val="list1"/>
        <w:numPr>
          <w:ilvl w:val="1"/>
          <w:numId w:val="2"/>
        </w:numPr>
      </w:pPr>
      <w:r>
        <w:t>Section 3.5 identifies internal data requirements.</w:t>
      </w:r>
    </w:p>
    <w:p w14:paraId="1DB1778F" w14:textId="77777777" w:rsidR="008B72E7" w:rsidRDefault="008B72E7">
      <w:pPr>
        <w:pStyle w:val="list1"/>
        <w:numPr>
          <w:ilvl w:val="1"/>
          <w:numId w:val="2"/>
        </w:numPr>
      </w:pPr>
      <w:r>
        <w:t>Section 3.6 identifies the adaptation requirements.</w:t>
      </w:r>
    </w:p>
    <w:p w14:paraId="3C446CFC" w14:textId="77777777" w:rsidR="008B72E7" w:rsidRDefault="008B72E7">
      <w:pPr>
        <w:pStyle w:val="list1"/>
        <w:numPr>
          <w:ilvl w:val="1"/>
          <w:numId w:val="2"/>
        </w:numPr>
      </w:pPr>
      <w:r>
        <w:t>Section 3.7 presents safety requirements.</w:t>
      </w:r>
    </w:p>
    <w:p w14:paraId="2815D6B1" w14:textId="77777777" w:rsidR="008B72E7" w:rsidRDefault="008B72E7">
      <w:pPr>
        <w:pStyle w:val="list1"/>
        <w:numPr>
          <w:ilvl w:val="1"/>
          <w:numId w:val="2"/>
        </w:numPr>
      </w:pPr>
      <w:r>
        <w:t>Section 3.8 presents security and privacy requirements.</w:t>
      </w:r>
    </w:p>
    <w:p w14:paraId="68DA014A" w14:textId="77777777" w:rsidR="008B72E7" w:rsidRDefault="008B72E7">
      <w:pPr>
        <w:pStyle w:val="list1"/>
        <w:numPr>
          <w:ilvl w:val="1"/>
          <w:numId w:val="2"/>
        </w:numPr>
      </w:pPr>
      <w:r>
        <w:t>Section 3.9 discusses environment requirements.</w:t>
      </w:r>
    </w:p>
    <w:p w14:paraId="0E706E8B" w14:textId="77777777" w:rsidR="008B72E7" w:rsidRDefault="008B72E7">
      <w:pPr>
        <w:pStyle w:val="list1"/>
        <w:numPr>
          <w:ilvl w:val="1"/>
          <w:numId w:val="2"/>
        </w:numPr>
      </w:pPr>
      <w:r>
        <w:t>Section 3.10 identifies computer resource requirements.</w:t>
      </w:r>
    </w:p>
    <w:p w14:paraId="0A4D8B3D" w14:textId="77777777" w:rsidR="008B72E7" w:rsidRDefault="008B72E7">
      <w:pPr>
        <w:pStyle w:val="list1"/>
        <w:numPr>
          <w:ilvl w:val="1"/>
          <w:numId w:val="2"/>
        </w:numPr>
      </w:pPr>
      <w:r>
        <w:lastRenderedPageBreak/>
        <w:t>Section 3.11 describes software quality factors.</w:t>
      </w:r>
    </w:p>
    <w:p w14:paraId="5BE3543D" w14:textId="77777777" w:rsidR="008B72E7" w:rsidRDefault="008B72E7">
      <w:pPr>
        <w:pStyle w:val="list1"/>
        <w:numPr>
          <w:ilvl w:val="1"/>
          <w:numId w:val="2"/>
        </w:numPr>
      </w:pPr>
      <w:r>
        <w:t>Section 3.12 identifies design and implementation constraints.</w:t>
      </w:r>
    </w:p>
    <w:p w14:paraId="3B238107" w14:textId="77777777" w:rsidR="008B72E7" w:rsidRDefault="008B72E7">
      <w:pPr>
        <w:pStyle w:val="list1"/>
        <w:numPr>
          <w:ilvl w:val="1"/>
          <w:numId w:val="2"/>
        </w:numPr>
      </w:pPr>
      <w:r>
        <w:t>Section 3.13 identifies personnel requirements.</w:t>
      </w:r>
    </w:p>
    <w:p w14:paraId="5C19AD5A" w14:textId="77777777" w:rsidR="008B72E7" w:rsidRDefault="008B72E7">
      <w:pPr>
        <w:pStyle w:val="list1"/>
        <w:numPr>
          <w:ilvl w:val="1"/>
          <w:numId w:val="2"/>
        </w:numPr>
      </w:pPr>
      <w:r>
        <w:t>Section 3.14 identifies training-related requirements.</w:t>
      </w:r>
    </w:p>
    <w:p w14:paraId="601C3E4B" w14:textId="77777777" w:rsidR="008B72E7" w:rsidRDefault="008B72E7">
      <w:pPr>
        <w:pStyle w:val="list1"/>
        <w:numPr>
          <w:ilvl w:val="1"/>
          <w:numId w:val="2"/>
        </w:numPr>
      </w:pPr>
      <w:r>
        <w:t>Section 3.15 identifies logistics-related requirements.</w:t>
      </w:r>
    </w:p>
    <w:p w14:paraId="368EB2F7" w14:textId="77777777" w:rsidR="008B72E7" w:rsidRDefault="008B72E7">
      <w:pPr>
        <w:pStyle w:val="list1"/>
        <w:numPr>
          <w:ilvl w:val="1"/>
          <w:numId w:val="2"/>
        </w:numPr>
      </w:pPr>
      <w:r>
        <w:t>Section 3.16 identifies other requirements.</w:t>
      </w:r>
    </w:p>
    <w:p w14:paraId="1B7480E7" w14:textId="77777777" w:rsidR="008B72E7" w:rsidRDefault="008B72E7">
      <w:pPr>
        <w:pStyle w:val="list1"/>
        <w:numPr>
          <w:ilvl w:val="1"/>
          <w:numId w:val="2"/>
        </w:numPr>
      </w:pPr>
      <w:r>
        <w:t>Section 3.17 presents packaging requirements.</w:t>
      </w:r>
    </w:p>
    <w:p w14:paraId="5F81E938" w14:textId="77777777" w:rsidR="008B72E7" w:rsidRDefault="008B72E7">
      <w:pPr>
        <w:pStyle w:val="list1"/>
        <w:numPr>
          <w:ilvl w:val="1"/>
          <w:numId w:val="2"/>
        </w:numPr>
      </w:pPr>
      <w:r>
        <w:t>Section 3.18 identifies precedence and criticality requirements.</w:t>
      </w:r>
    </w:p>
    <w:p w14:paraId="15DCF83E" w14:textId="77777777" w:rsidR="008B72E7" w:rsidRDefault="008B72E7">
      <w:pPr>
        <w:pStyle w:val="list1"/>
        <w:numPr>
          <w:ilvl w:val="0"/>
          <w:numId w:val="2"/>
        </w:numPr>
      </w:pPr>
      <w:r>
        <w:t>Section 4 - Qualification provisions: defines a set of qualification methods and specifies for each requirement in Section 3 the method(s) to be used to ensure that the requirement has been met.</w:t>
      </w:r>
    </w:p>
    <w:p w14:paraId="592C0F67" w14:textId="77777777" w:rsidR="008B72E7" w:rsidRDefault="008B72E7">
      <w:pPr>
        <w:pStyle w:val="list1"/>
        <w:numPr>
          <w:ilvl w:val="0"/>
          <w:numId w:val="2"/>
        </w:numPr>
      </w:pPr>
      <w:r>
        <w:t>Section 5 - Requirements Traceability: provides a summary of traceability between system requirements expressed in the X-38 Fault Tolerant Parallel Processor Requirements document and the requirements elaborated in Section 3 of this document.</w:t>
      </w:r>
    </w:p>
    <w:p w14:paraId="0A57DB0E" w14:textId="77777777" w:rsidR="008B72E7" w:rsidRDefault="008B72E7">
      <w:pPr>
        <w:pStyle w:val="list1"/>
        <w:numPr>
          <w:ilvl w:val="0"/>
          <w:numId w:val="2"/>
        </w:numPr>
      </w:pPr>
      <w:r>
        <w:t>Section 6 - Notes: provides a list of acronyms and a glossary of terms used throughout this document.</w:t>
      </w:r>
    </w:p>
    <w:p w14:paraId="677B6C7E" w14:textId="77777777" w:rsidR="008B72E7" w:rsidRDefault="008B72E7">
      <w:pPr>
        <w:pStyle w:val="Body"/>
        <w:ind w:left="720"/>
      </w:pPr>
    </w:p>
    <w:p w14:paraId="04FE17C3" w14:textId="77777777" w:rsidR="008B72E7" w:rsidRDefault="008B72E7">
      <w:pPr>
        <w:pStyle w:val="Heading1"/>
      </w:pPr>
      <w:bookmarkStart w:id="30" w:name="_Toc518715566"/>
      <w:r>
        <w:lastRenderedPageBreak/>
        <w:t>referenced Documents</w:t>
      </w:r>
      <w:bookmarkEnd w:id="30"/>
    </w:p>
    <w:p w14:paraId="22E23C3A" w14:textId="77777777" w:rsidR="008B72E7" w:rsidRDefault="008B72E7">
      <w:pPr>
        <w:pStyle w:val="Body"/>
      </w:pPr>
      <w:r>
        <w:t>The following documents of the exact issue shown, or current issue if not shown, form a part of this specification to the extent specified herein. This document is directly traceable to the X-38 Fault Tolerant Parallel Processor Requirements document.  In the event of conflict between that document and the contents of this specification, Draper will propose resolution of the conflict to NASA for approval.</w:t>
      </w:r>
    </w:p>
    <w:p w14:paraId="5C2D533D" w14:textId="77777777" w:rsidR="008B72E7" w:rsidRDefault="008B72E7">
      <w:pPr>
        <w:pStyle w:val="Heading2"/>
      </w:pPr>
      <w:bookmarkStart w:id="31" w:name="_Toc518715567"/>
      <w:r>
        <w:t>Government Documents</w:t>
      </w:r>
      <w:bookmarkEnd w:id="31"/>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94"/>
        <w:gridCol w:w="1944"/>
        <w:gridCol w:w="4294"/>
      </w:tblGrid>
      <w:tr w:rsidR="008B72E7" w14:paraId="0426C8EB" w14:textId="77777777">
        <w:tblPrEx>
          <w:tblCellMar>
            <w:top w:w="0" w:type="dxa"/>
            <w:bottom w:w="0" w:type="dxa"/>
          </w:tblCellMar>
        </w:tblPrEx>
        <w:tc>
          <w:tcPr>
            <w:tcW w:w="2394" w:type="dxa"/>
          </w:tcPr>
          <w:p w14:paraId="51DF20A7" w14:textId="77777777" w:rsidR="008B72E7" w:rsidRDefault="008B72E7">
            <w:pPr>
              <w:pStyle w:val="TableHeadings"/>
            </w:pPr>
            <w:r>
              <w:t>Document No.</w:t>
            </w:r>
          </w:p>
        </w:tc>
        <w:tc>
          <w:tcPr>
            <w:tcW w:w="1944" w:type="dxa"/>
          </w:tcPr>
          <w:p w14:paraId="77F48A2B" w14:textId="77777777" w:rsidR="008B72E7" w:rsidRDefault="008B72E7">
            <w:pPr>
              <w:pStyle w:val="TableHeadings"/>
            </w:pPr>
            <w:r>
              <w:t>Date</w:t>
            </w:r>
          </w:p>
        </w:tc>
        <w:tc>
          <w:tcPr>
            <w:tcW w:w="4294" w:type="dxa"/>
          </w:tcPr>
          <w:p w14:paraId="7B659C36" w14:textId="77777777" w:rsidR="008B72E7" w:rsidRDefault="008B72E7">
            <w:pPr>
              <w:pStyle w:val="TableHeadings"/>
            </w:pPr>
            <w:r>
              <w:t>Title</w:t>
            </w:r>
          </w:p>
        </w:tc>
      </w:tr>
      <w:tr w:rsidR="008B72E7" w14:paraId="7609306F" w14:textId="77777777">
        <w:tblPrEx>
          <w:tblCellMar>
            <w:top w:w="0" w:type="dxa"/>
            <w:bottom w:w="0" w:type="dxa"/>
          </w:tblCellMar>
        </w:tblPrEx>
        <w:tc>
          <w:tcPr>
            <w:tcW w:w="2394" w:type="dxa"/>
          </w:tcPr>
          <w:p w14:paraId="5EF6983D" w14:textId="77777777" w:rsidR="008B72E7" w:rsidRDefault="008B72E7">
            <w:pPr>
              <w:pStyle w:val="TableBody"/>
            </w:pPr>
            <w:r>
              <w:t>MIL-STD-498</w:t>
            </w:r>
          </w:p>
        </w:tc>
        <w:tc>
          <w:tcPr>
            <w:tcW w:w="1944" w:type="dxa"/>
          </w:tcPr>
          <w:p w14:paraId="353B5732" w14:textId="77777777" w:rsidR="008B72E7" w:rsidRDefault="008B72E7">
            <w:pPr>
              <w:pStyle w:val="TableBody"/>
            </w:pPr>
            <w:r>
              <w:t>5 December 1994</w:t>
            </w:r>
          </w:p>
        </w:tc>
        <w:tc>
          <w:tcPr>
            <w:tcW w:w="4294" w:type="dxa"/>
          </w:tcPr>
          <w:p w14:paraId="408CD661" w14:textId="77777777" w:rsidR="008B72E7" w:rsidRDefault="008B72E7">
            <w:pPr>
              <w:pStyle w:val="TableBody"/>
            </w:pPr>
            <w:r>
              <w:t>Software Development and Documentation</w:t>
            </w:r>
          </w:p>
        </w:tc>
      </w:tr>
      <w:tr w:rsidR="008B72E7" w14:paraId="73AA3C8F" w14:textId="77777777">
        <w:tblPrEx>
          <w:tblCellMar>
            <w:top w:w="0" w:type="dxa"/>
            <w:bottom w:w="0" w:type="dxa"/>
          </w:tblCellMar>
        </w:tblPrEx>
        <w:tc>
          <w:tcPr>
            <w:tcW w:w="2394" w:type="dxa"/>
          </w:tcPr>
          <w:p w14:paraId="5994136D" w14:textId="77777777" w:rsidR="008B72E7" w:rsidRDefault="008B72E7">
            <w:pPr>
              <w:pStyle w:val="TableBody"/>
            </w:pPr>
            <w:r>
              <w:t>DID DI-IPSC-81433</w:t>
            </w:r>
          </w:p>
        </w:tc>
        <w:tc>
          <w:tcPr>
            <w:tcW w:w="1944" w:type="dxa"/>
          </w:tcPr>
          <w:p w14:paraId="20BA153D" w14:textId="77777777" w:rsidR="008B72E7" w:rsidRDefault="008B72E7">
            <w:pPr>
              <w:pStyle w:val="TableBody"/>
            </w:pPr>
            <w:r>
              <w:t>5 December 1996</w:t>
            </w:r>
          </w:p>
        </w:tc>
        <w:tc>
          <w:tcPr>
            <w:tcW w:w="4294" w:type="dxa"/>
          </w:tcPr>
          <w:p w14:paraId="1DCD9A6E" w14:textId="77777777" w:rsidR="008B72E7" w:rsidRDefault="008B72E7">
            <w:pPr>
              <w:pStyle w:val="TableBody"/>
            </w:pPr>
            <w:r>
              <w:t>Data Item Description - Software Requirements</w:t>
            </w:r>
            <w:r>
              <w:br/>
              <w:t>Specification.</w:t>
            </w:r>
          </w:p>
        </w:tc>
      </w:tr>
      <w:tr w:rsidR="008B72E7" w14:paraId="471E36B6" w14:textId="77777777">
        <w:tblPrEx>
          <w:tblCellMar>
            <w:top w:w="0" w:type="dxa"/>
            <w:bottom w:w="0" w:type="dxa"/>
          </w:tblCellMar>
        </w:tblPrEx>
        <w:tc>
          <w:tcPr>
            <w:tcW w:w="2394" w:type="dxa"/>
          </w:tcPr>
          <w:p w14:paraId="64E2288B" w14:textId="77777777" w:rsidR="008B72E7" w:rsidRDefault="008B72E7">
            <w:pPr>
              <w:pStyle w:val="TableBody"/>
            </w:pPr>
            <w:r>
              <w:t>DID DI-IPSC-81434</w:t>
            </w:r>
          </w:p>
        </w:tc>
        <w:tc>
          <w:tcPr>
            <w:tcW w:w="1944" w:type="dxa"/>
          </w:tcPr>
          <w:p w14:paraId="533A3A3B" w14:textId="77777777" w:rsidR="008B72E7" w:rsidRDefault="008B72E7">
            <w:pPr>
              <w:pStyle w:val="TableBody"/>
            </w:pPr>
            <w:r>
              <w:t>5 December 1996</w:t>
            </w:r>
          </w:p>
        </w:tc>
        <w:tc>
          <w:tcPr>
            <w:tcW w:w="4294" w:type="dxa"/>
          </w:tcPr>
          <w:p w14:paraId="7BD8CC30" w14:textId="77777777" w:rsidR="008B72E7" w:rsidRDefault="008B72E7">
            <w:pPr>
              <w:pStyle w:val="TableBody"/>
            </w:pPr>
            <w:r>
              <w:t>Data Item Description - Interface Requirements Specification.</w:t>
            </w:r>
          </w:p>
        </w:tc>
      </w:tr>
      <w:tr w:rsidR="008B72E7" w14:paraId="5B4B23D4" w14:textId="77777777">
        <w:tblPrEx>
          <w:tblCellMar>
            <w:top w:w="0" w:type="dxa"/>
            <w:bottom w:w="0" w:type="dxa"/>
          </w:tblCellMar>
        </w:tblPrEx>
        <w:tc>
          <w:tcPr>
            <w:tcW w:w="2394" w:type="dxa"/>
          </w:tcPr>
          <w:p w14:paraId="6D25C5E5" w14:textId="77777777" w:rsidR="008B72E7" w:rsidRDefault="008B72E7">
            <w:pPr>
              <w:pStyle w:val="TableBody"/>
            </w:pPr>
            <w:r>
              <w:t>JSC 28671</w:t>
            </w:r>
          </w:p>
        </w:tc>
        <w:tc>
          <w:tcPr>
            <w:tcW w:w="1944" w:type="dxa"/>
          </w:tcPr>
          <w:p w14:paraId="5D25E3F7" w14:textId="77777777" w:rsidR="008B72E7" w:rsidRDefault="008B72E7">
            <w:pPr>
              <w:pStyle w:val="TableBody"/>
            </w:pPr>
            <w:r>
              <w:t>13 April 2001</w:t>
            </w:r>
          </w:p>
        </w:tc>
        <w:tc>
          <w:tcPr>
            <w:tcW w:w="4294" w:type="dxa"/>
          </w:tcPr>
          <w:p w14:paraId="11A76BA7" w14:textId="77777777" w:rsidR="008B72E7" w:rsidRDefault="008B72E7">
            <w:pPr>
              <w:pStyle w:val="TableBody"/>
            </w:pPr>
            <w:r>
              <w:t>X-38 Fault Tolerant Parallel Processor Requirements, Rev 6.2,</w:t>
            </w:r>
            <w:r>
              <w:br/>
              <w:t>National Aeronautics and Space Administration</w:t>
            </w:r>
            <w:r>
              <w:br/>
              <w:t>Lyndon B. Johnson Space Center</w:t>
            </w:r>
            <w:r>
              <w:br/>
              <w:t>2101 NASA Road 1</w:t>
            </w:r>
          </w:p>
          <w:p w14:paraId="5ED98EE1" w14:textId="77777777" w:rsidR="008B72E7" w:rsidRDefault="008B72E7">
            <w:pPr>
              <w:pStyle w:val="TableBody"/>
            </w:pPr>
            <w:r>
              <w:t>Houston, Texas 77058-3696</w:t>
            </w:r>
          </w:p>
        </w:tc>
      </w:tr>
    </w:tbl>
    <w:p w14:paraId="6CAA70E7" w14:textId="77777777" w:rsidR="008B72E7" w:rsidRDefault="008B72E7">
      <w:pPr>
        <w:pStyle w:val="Body"/>
      </w:pPr>
    </w:p>
    <w:p w14:paraId="61BA358B" w14:textId="77777777" w:rsidR="008B72E7" w:rsidRDefault="008B72E7">
      <w:pPr>
        <w:pStyle w:val="Heading2"/>
      </w:pPr>
      <w:bookmarkStart w:id="32" w:name="_Toc518715568"/>
      <w:r>
        <w:t>Non-Government Documents</w:t>
      </w:r>
      <w:bookmarkEnd w:id="32"/>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94"/>
        <w:gridCol w:w="1944"/>
        <w:gridCol w:w="4294"/>
      </w:tblGrid>
      <w:tr w:rsidR="008B72E7" w14:paraId="1F74EE2E" w14:textId="77777777">
        <w:tblPrEx>
          <w:tblCellMar>
            <w:top w:w="0" w:type="dxa"/>
            <w:bottom w:w="0" w:type="dxa"/>
          </w:tblCellMar>
        </w:tblPrEx>
        <w:tc>
          <w:tcPr>
            <w:tcW w:w="2394" w:type="dxa"/>
          </w:tcPr>
          <w:p w14:paraId="3FA4F76D" w14:textId="77777777" w:rsidR="008B72E7" w:rsidRDefault="008B72E7">
            <w:pPr>
              <w:pStyle w:val="TableHeadings"/>
            </w:pPr>
            <w:r>
              <w:t>Document No.</w:t>
            </w:r>
          </w:p>
        </w:tc>
        <w:tc>
          <w:tcPr>
            <w:tcW w:w="1944" w:type="dxa"/>
          </w:tcPr>
          <w:p w14:paraId="36B4F9F3" w14:textId="77777777" w:rsidR="008B72E7" w:rsidRDefault="008B72E7">
            <w:pPr>
              <w:pStyle w:val="TableHeadings"/>
            </w:pPr>
            <w:r>
              <w:t>Date</w:t>
            </w:r>
          </w:p>
        </w:tc>
        <w:tc>
          <w:tcPr>
            <w:tcW w:w="4294" w:type="dxa"/>
          </w:tcPr>
          <w:p w14:paraId="57E5A196" w14:textId="77777777" w:rsidR="008B72E7" w:rsidRDefault="008B72E7">
            <w:pPr>
              <w:pStyle w:val="TableHeadings"/>
            </w:pPr>
            <w:r>
              <w:t>Title</w:t>
            </w:r>
          </w:p>
        </w:tc>
      </w:tr>
      <w:tr w:rsidR="008B72E7" w14:paraId="04CFAB8D" w14:textId="77777777">
        <w:tblPrEx>
          <w:tblCellMar>
            <w:top w:w="0" w:type="dxa"/>
            <w:bottom w:w="0" w:type="dxa"/>
          </w:tblCellMar>
        </w:tblPrEx>
        <w:tc>
          <w:tcPr>
            <w:tcW w:w="2394" w:type="dxa"/>
          </w:tcPr>
          <w:p w14:paraId="63E229C2" w14:textId="77777777" w:rsidR="008B72E7" w:rsidRDefault="008B72E7">
            <w:pPr>
              <w:pStyle w:val="TableBody"/>
            </w:pPr>
            <w:r>
              <w:t>297752</w:t>
            </w:r>
          </w:p>
        </w:tc>
        <w:tc>
          <w:tcPr>
            <w:tcW w:w="1944" w:type="dxa"/>
          </w:tcPr>
          <w:p w14:paraId="7668E984" w14:textId="77777777" w:rsidR="008B72E7" w:rsidRDefault="008B72E7">
            <w:pPr>
              <w:pStyle w:val="TableBody"/>
            </w:pPr>
          </w:p>
        </w:tc>
        <w:tc>
          <w:tcPr>
            <w:tcW w:w="4294" w:type="dxa"/>
          </w:tcPr>
          <w:p w14:paraId="31D35854" w14:textId="77777777" w:rsidR="008B72E7" w:rsidRDefault="008B72E7">
            <w:pPr>
              <w:pStyle w:val="TableBody"/>
            </w:pPr>
            <w:r>
              <w:t>Application Programming Interface,</w:t>
            </w:r>
          </w:p>
          <w:p w14:paraId="13F04D3C" w14:textId="77777777" w:rsidR="008B72E7" w:rsidRDefault="008B72E7">
            <w:pPr>
              <w:pStyle w:val="TableBody"/>
            </w:pPr>
            <w:r>
              <w:t>The Charles Stark Draper Laboratory,</w:t>
            </w:r>
            <w:r>
              <w:br/>
              <w:t>Cambridge, Massachusetts</w:t>
            </w:r>
          </w:p>
        </w:tc>
      </w:tr>
      <w:tr w:rsidR="008B72E7" w14:paraId="07CEC91F" w14:textId="77777777">
        <w:tblPrEx>
          <w:tblCellMar>
            <w:top w:w="0" w:type="dxa"/>
            <w:bottom w:w="0" w:type="dxa"/>
          </w:tblCellMar>
        </w:tblPrEx>
        <w:tc>
          <w:tcPr>
            <w:tcW w:w="2394" w:type="dxa"/>
          </w:tcPr>
          <w:p w14:paraId="2DF4EEE8" w14:textId="77777777" w:rsidR="008B72E7" w:rsidRDefault="008B72E7">
            <w:pPr>
              <w:pStyle w:val="TableBody"/>
            </w:pPr>
            <w:r>
              <w:t>297746</w:t>
            </w:r>
          </w:p>
        </w:tc>
        <w:tc>
          <w:tcPr>
            <w:tcW w:w="1944" w:type="dxa"/>
          </w:tcPr>
          <w:p w14:paraId="287DF3FA" w14:textId="77777777" w:rsidR="008B72E7" w:rsidRDefault="008B72E7">
            <w:pPr>
              <w:pStyle w:val="TableBody"/>
            </w:pPr>
          </w:p>
        </w:tc>
        <w:tc>
          <w:tcPr>
            <w:tcW w:w="4294" w:type="dxa"/>
          </w:tcPr>
          <w:p w14:paraId="0305926B" w14:textId="77777777" w:rsidR="008B72E7" w:rsidRDefault="008B72E7">
            <w:pPr>
              <w:pStyle w:val="TableBody"/>
            </w:pPr>
            <w:r>
              <w:t>Certification Test Procedure for the Network Element for the NASA X-38 Flight Critical Computer, The Charles Stark Draper Laboratory, Cambridge, Massachusetts</w:t>
            </w:r>
          </w:p>
        </w:tc>
      </w:tr>
      <w:tr w:rsidR="008B72E7" w14:paraId="039D7E56" w14:textId="77777777">
        <w:tblPrEx>
          <w:tblCellMar>
            <w:top w:w="0" w:type="dxa"/>
            <w:bottom w:w="0" w:type="dxa"/>
          </w:tblCellMar>
        </w:tblPrEx>
        <w:tc>
          <w:tcPr>
            <w:tcW w:w="2394" w:type="dxa"/>
          </w:tcPr>
          <w:p w14:paraId="23067139" w14:textId="77777777" w:rsidR="008B72E7" w:rsidRDefault="008B72E7">
            <w:pPr>
              <w:pStyle w:val="TableBody"/>
            </w:pPr>
            <w:r>
              <w:t>Publication No. YD681MPCC1</w:t>
            </w:r>
          </w:p>
        </w:tc>
        <w:tc>
          <w:tcPr>
            <w:tcW w:w="1944" w:type="dxa"/>
          </w:tcPr>
          <w:p w14:paraId="493262B3" w14:textId="77777777" w:rsidR="008B72E7" w:rsidRDefault="008B72E7">
            <w:pPr>
              <w:pStyle w:val="TableBody"/>
            </w:pPr>
            <w:r>
              <w:t>October 1998</w:t>
            </w:r>
          </w:p>
        </w:tc>
        <w:tc>
          <w:tcPr>
            <w:tcW w:w="4294" w:type="dxa"/>
          </w:tcPr>
          <w:p w14:paraId="2D01572A" w14:textId="77777777" w:rsidR="008B72E7" w:rsidRDefault="008B72E7">
            <w:pPr>
              <w:pStyle w:val="TableBody"/>
            </w:pPr>
            <w:r>
              <w:t>MPCC01 Firmware Manual Rev A</w:t>
            </w:r>
          </w:p>
          <w:p w14:paraId="2779B83B" w14:textId="77777777" w:rsidR="008B72E7" w:rsidRDefault="008B72E7">
            <w:pPr>
              <w:pStyle w:val="TableBody"/>
            </w:pPr>
            <w:r>
              <w:t>Radstone Technology PLC</w:t>
            </w:r>
          </w:p>
        </w:tc>
      </w:tr>
      <w:tr w:rsidR="008B72E7" w14:paraId="30454A78" w14:textId="77777777">
        <w:tblPrEx>
          <w:tblCellMar>
            <w:top w:w="0" w:type="dxa"/>
            <w:bottom w:w="0" w:type="dxa"/>
          </w:tblCellMar>
        </w:tblPrEx>
        <w:tc>
          <w:tcPr>
            <w:tcW w:w="2394" w:type="dxa"/>
          </w:tcPr>
          <w:p w14:paraId="4C0466FC" w14:textId="77777777" w:rsidR="008B72E7" w:rsidRDefault="008B72E7">
            <w:pPr>
              <w:pStyle w:val="TableBody"/>
            </w:pPr>
            <w:r>
              <w:t>Publication No. HH681MPCC1</w:t>
            </w:r>
          </w:p>
        </w:tc>
        <w:tc>
          <w:tcPr>
            <w:tcW w:w="1944" w:type="dxa"/>
          </w:tcPr>
          <w:p w14:paraId="5FEF9ECC" w14:textId="77777777" w:rsidR="008B72E7" w:rsidRDefault="008B72E7">
            <w:pPr>
              <w:pStyle w:val="TableBody"/>
            </w:pPr>
            <w:r>
              <w:t>October 1998</w:t>
            </w:r>
          </w:p>
        </w:tc>
        <w:tc>
          <w:tcPr>
            <w:tcW w:w="4294" w:type="dxa"/>
          </w:tcPr>
          <w:p w14:paraId="06ABDC5E" w14:textId="77777777" w:rsidR="008B72E7" w:rsidRDefault="008B72E7">
            <w:pPr>
              <w:pStyle w:val="TableBody"/>
            </w:pPr>
            <w:r>
              <w:t>MPCC01 Hardware Manual Rev B</w:t>
            </w:r>
          </w:p>
          <w:p w14:paraId="0A31B6FA" w14:textId="77777777" w:rsidR="008B72E7" w:rsidRDefault="008B72E7">
            <w:pPr>
              <w:pStyle w:val="TableBody"/>
            </w:pPr>
            <w:r>
              <w:t>Radstone Technology PLC</w:t>
            </w:r>
          </w:p>
        </w:tc>
      </w:tr>
      <w:tr w:rsidR="008B72E7" w14:paraId="11D547A7" w14:textId="77777777">
        <w:tblPrEx>
          <w:tblCellMar>
            <w:top w:w="0" w:type="dxa"/>
            <w:bottom w:w="0" w:type="dxa"/>
          </w:tblCellMar>
        </w:tblPrEx>
        <w:tc>
          <w:tcPr>
            <w:tcW w:w="2394" w:type="dxa"/>
          </w:tcPr>
          <w:p w14:paraId="6D46B987" w14:textId="77777777" w:rsidR="008B72E7" w:rsidRDefault="008B72E7">
            <w:pPr>
              <w:pStyle w:val="TableBody"/>
            </w:pPr>
            <w:r>
              <w:t>DOC-12068-ZD-00</w:t>
            </w:r>
          </w:p>
        </w:tc>
        <w:tc>
          <w:tcPr>
            <w:tcW w:w="1944" w:type="dxa"/>
          </w:tcPr>
          <w:p w14:paraId="4D486B60" w14:textId="77777777" w:rsidR="008B72E7" w:rsidRDefault="008B72E7">
            <w:pPr>
              <w:pStyle w:val="TableBody"/>
            </w:pPr>
            <w:r>
              <w:t>4 Apr. 1999</w:t>
            </w:r>
          </w:p>
        </w:tc>
        <w:tc>
          <w:tcPr>
            <w:tcW w:w="4294" w:type="dxa"/>
          </w:tcPr>
          <w:p w14:paraId="6E4C1AF6" w14:textId="77777777" w:rsidR="008B72E7" w:rsidRDefault="008B72E7">
            <w:pPr>
              <w:pStyle w:val="TableBody"/>
            </w:pPr>
            <w:r>
              <w:t>VxWorks Reference Manual, 5.4 Edition 1</w:t>
            </w:r>
          </w:p>
          <w:p w14:paraId="78B34E71" w14:textId="77777777" w:rsidR="008B72E7" w:rsidRDefault="008B72E7">
            <w:pPr>
              <w:pStyle w:val="TableBody"/>
            </w:pPr>
            <w:r>
              <w:t>Wind River Systems, Inc.</w:t>
            </w:r>
          </w:p>
        </w:tc>
      </w:tr>
    </w:tbl>
    <w:p w14:paraId="3E2A9C39" w14:textId="77777777" w:rsidR="008B72E7" w:rsidRDefault="008B72E7">
      <w:pPr>
        <w:pStyle w:val="Body"/>
      </w:pPr>
    </w:p>
    <w:p w14:paraId="03B80649" w14:textId="77777777" w:rsidR="008B72E7" w:rsidRDefault="008B72E7">
      <w:pPr>
        <w:pStyle w:val="Body"/>
      </w:pPr>
      <w:r>
        <w:t>All references to API in this document refer to Draper document number 297752, Application Programming Interface for the X-38 Fault Tolerant System Services.</w:t>
      </w:r>
    </w:p>
    <w:p w14:paraId="45D5CE40" w14:textId="77777777" w:rsidR="008B72E7" w:rsidRDefault="008B72E7">
      <w:pPr>
        <w:pStyle w:val="Body"/>
      </w:pPr>
    </w:p>
    <w:p w14:paraId="36563BC7" w14:textId="77777777" w:rsidR="008B72E7" w:rsidRDefault="008B72E7">
      <w:pPr>
        <w:pStyle w:val="Heading1"/>
      </w:pPr>
      <w:bookmarkStart w:id="33" w:name="_Toc518715569"/>
      <w:r>
        <w:lastRenderedPageBreak/>
        <w:t>requirements</w:t>
      </w:r>
      <w:bookmarkEnd w:id="33"/>
    </w:p>
    <w:p w14:paraId="2540028F" w14:textId="77777777" w:rsidR="008B72E7" w:rsidRDefault="008B72E7">
      <w:pPr>
        <w:pStyle w:val="Heading2"/>
      </w:pPr>
      <w:bookmarkStart w:id="34" w:name="_Toc518715570"/>
      <w:r>
        <w:t>Required States and Modes</w:t>
      </w:r>
      <w:bookmarkEnd w:id="34"/>
    </w:p>
    <w:p w14:paraId="23AEE372" w14:textId="77777777" w:rsidR="008B72E7" w:rsidRDefault="008B72E7">
      <w:pPr>
        <w:pStyle w:val="Body"/>
      </w:pPr>
      <w:r>
        <w:t xml:space="preserve">Fault Tolerant System Services CSCI states are shown in </w:t>
      </w:r>
      <w:fldSimple w:instr=" REF _Ref427650859 \* MERGEFORMAT " w:fldLock="1">
        <w:r>
          <w:t>Figure 3-1</w:t>
        </w:r>
      </w:fldSimple>
      <w:r>
        <w:t>.</w:t>
      </w:r>
    </w:p>
    <w:p w14:paraId="0758486F" w14:textId="77777777" w:rsidR="008B72E7" w:rsidRDefault="00541F7A">
      <w:pPr>
        <w:pStyle w:val="figure"/>
      </w:pPr>
      <w:bookmarkStart w:id="35" w:name="_Toc479919498"/>
      <w:bookmarkStart w:id="36" w:name="_Toc480856265"/>
      <w:bookmarkStart w:id="37" w:name="_Toc491833234"/>
      <w:r>
        <w:rPr>
          <w:noProof/>
        </w:rPr>
        <w:drawing>
          <wp:inline distT="0" distB="0" distL="0" distR="0" wp14:anchorId="05652B9A" wp14:editId="1546751C">
            <wp:extent cx="4580255" cy="3251200"/>
            <wp:effectExtent l="0" t="0" r="0" b="0"/>
            <wp:docPr id="2"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80255" cy="3251200"/>
                    </a:xfrm>
                    <a:prstGeom prst="rect">
                      <a:avLst/>
                    </a:prstGeom>
                    <a:noFill/>
                    <a:ln>
                      <a:noFill/>
                    </a:ln>
                  </pic:spPr>
                </pic:pic>
              </a:graphicData>
            </a:graphic>
          </wp:inline>
        </w:drawing>
      </w:r>
      <w:bookmarkStart w:id="38" w:name="_Toc427398572"/>
      <w:bookmarkStart w:id="39" w:name="_Ref427650859"/>
      <w:bookmarkStart w:id="40" w:name="_Toc440419675"/>
      <w:bookmarkEnd w:id="35"/>
      <w:bookmarkEnd w:id="36"/>
      <w:bookmarkEnd w:id="37"/>
    </w:p>
    <w:p w14:paraId="60DF90C1" w14:textId="77777777" w:rsidR="008B72E7" w:rsidRDefault="008B72E7">
      <w:pPr>
        <w:pStyle w:val="FigureTitle"/>
        <w:outlineLvl w:val="0"/>
      </w:pPr>
      <w:bookmarkStart w:id="41" w:name="_Toc518707440"/>
      <w:r>
        <w:t xml:space="preserve">Figure </w:t>
      </w:r>
      <w:fldSimple w:instr=" STYLEREF 1 \s ">
        <w:r>
          <w:rPr>
            <w:noProof/>
          </w:rPr>
          <w:t>3</w:t>
        </w:r>
      </w:fldSimple>
      <w:r>
        <w:noBreakHyphen/>
      </w:r>
      <w:fldSimple w:instr=" SEQ Figure \* ARABIC \s 1 ">
        <w:r>
          <w:rPr>
            <w:noProof/>
          </w:rPr>
          <w:t>1</w:t>
        </w:r>
      </w:fldSimple>
      <w:bookmarkEnd w:id="39"/>
      <w:r>
        <w:t>. Fault Tolerant System Services States</w:t>
      </w:r>
      <w:bookmarkEnd w:id="38"/>
      <w:r>
        <w:t>.</w:t>
      </w:r>
      <w:bookmarkEnd w:id="40"/>
      <w:bookmarkEnd w:id="41"/>
    </w:p>
    <w:p w14:paraId="7BC1326C" w14:textId="77777777" w:rsidR="008B72E7" w:rsidRDefault="008B72E7">
      <w:pPr>
        <w:pStyle w:val="Body"/>
      </w:pPr>
      <w:r>
        <w:t xml:space="preserve">System Initialization is entered when the system is powered up for the first time, or when a power-on reset exception is received by the software.  Section </w:t>
      </w:r>
      <w:r>
        <w:fldChar w:fldCharType="begin"/>
      </w:r>
      <w:r>
        <w:instrText xml:space="preserve"> REF _Ref469106404 \r \h </w:instrText>
      </w:r>
      <w:r>
        <w:fldChar w:fldCharType="separate"/>
      </w:r>
      <w:r>
        <w:t>3.2.1</w:t>
      </w:r>
      <w:r>
        <w:fldChar w:fldCharType="end"/>
      </w:r>
      <w:r>
        <w:t xml:space="preserve"> gives the requirements for this state.  The system transfers to the Normal Operation state after the FCP has been configured into a fault-tolerant computer and enables the timer interrupt.</w:t>
      </w:r>
    </w:p>
    <w:p w14:paraId="3DB8522B" w14:textId="77777777" w:rsidR="008B72E7" w:rsidRDefault="008B72E7">
      <w:pPr>
        <w:pStyle w:val="Body"/>
      </w:pPr>
      <w:r>
        <w:t>In the Normal Operation state the software meets the performance and functional requirements (other than those listed as System Initialization requirements) in the no-fault case.  The system will transfer to the System Initialization state if a reset exception is received.  The system will transfer to the Fault Recovery state if a fault is detected.</w:t>
      </w:r>
    </w:p>
    <w:p w14:paraId="63351BE7" w14:textId="77777777" w:rsidR="008B72E7" w:rsidRDefault="008B72E7">
      <w:pPr>
        <w:pStyle w:val="Body"/>
      </w:pPr>
      <w:r>
        <w:t xml:space="preserve">In the Fault Recovery state the system is reconfigured.  If a single permanent fault has occurred, for example, the system will, when the transfer is made back to Normal Operation state, be capable of handling another fault.  The requirements for this state are found in Section </w:t>
      </w:r>
      <w:r>
        <w:fldChar w:fldCharType="begin"/>
      </w:r>
      <w:r>
        <w:instrText xml:space="preserve"> REF _Ref469107423 \r \h </w:instrText>
      </w:r>
      <w:r>
        <w:fldChar w:fldCharType="separate"/>
      </w:r>
      <w:r>
        <w:t>3.2.6.2</w:t>
      </w:r>
      <w:r>
        <w:fldChar w:fldCharType="end"/>
      </w:r>
      <w:r>
        <w:t xml:space="preserve"> and its subsections.</w:t>
      </w:r>
    </w:p>
    <w:p w14:paraId="077C566C" w14:textId="77777777" w:rsidR="008B72E7" w:rsidRDefault="008B72E7">
      <w:pPr>
        <w:pStyle w:val="Heading2"/>
      </w:pPr>
      <w:bookmarkStart w:id="42" w:name="_Toc518715571"/>
      <w:r>
        <w:lastRenderedPageBreak/>
        <w:t>CSCI Capability Requirements</w:t>
      </w:r>
      <w:bookmarkEnd w:id="42"/>
    </w:p>
    <w:p w14:paraId="480C171E" w14:textId="77777777" w:rsidR="008B72E7" w:rsidRDefault="008B72E7">
      <w:pPr>
        <w:pStyle w:val="Heading3"/>
      </w:pPr>
      <w:bookmarkStart w:id="43" w:name="_Ref469106404"/>
      <w:bookmarkStart w:id="44" w:name="_Toc518715572"/>
      <w:r>
        <w:t>System Initialization</w:t>
      </w:r>
      <w:bookmarkEnd w:id="43"/>
      <w:bookmarkEnd w:id="44"/>
    </w:p>
    <w:p w14:paraId="12DFC859" w14:textId="77777777" w:rsidR="008B72E7" w:rsidRDefault="008B72E7">
      <w:pPr>
        <w:pStyle w:val="Body"/>
      </w:pPr>
      <w:r>
        <w:t>System Initialization performs those functions necessary to transform the hardware consisting of the FCP processors, network elements, and on-board I/O devices into a real time system executing tasks with fault tolerant message exchanges.</w:t>
      </w:r>
    </w:p>
    <w:p w14:paraId="2E15A7C5" w14:textId="77777777" w:rsidR="008B72E7" w:rsidRDefault="008B72E7">
      <w:pPr>
        <w:pStyle w:val="list1"/>
        <w:numPr>
          <w:ilvl w:val="0"/>
          <w:numId w:val="3"/>
        </w:numPr>
      </w:pPr>
      <w:r>
        <w:t xml:space="preserve">Whenever a power-on reset occurs, System Initialization shall [SRS194] perform the following functions.  </w:t>
      </w:r>
    </w:p>
    <w:p w14:paraId="0FD1F534" w14:textId="77777777" w:rsidR="008B72E7" w:rsidRDefault="008B72E7">
      <w:pPr>
        <w:pStyle w:val="list1"/>
        <w:numPr>
          <w:ilvl w:val="0"/>
          <w:numId w:val="3"/>
        </w:numPr>
        <w:outlineLvl w:val="0"/>
      </w:pPr>
      <w:r>
        <w:t>As part of System Initialization , the Boot ROM shall [SRS234] be configured to, after completing IBIT, call the manufacturer-supplied VxWorks Board Support Package (BSP) initialization software followed by a call to the FTSS System Initialization software.</w:t>
      </w:r>
    </w:p>
    <w:p w14:paraId="04B88E0E" w14:textId="77777777" w:rsidR="008B72E7" w:rsidRDefault="008B72E7">
      <w:pPr>
        <w:pStyle w:val="list1"/>
        <w:numPr>
          <w:ilvl w:val="0"/>
          <w:numId w:val="3"/>
        </w:numPr>
        <w:outlineLvl w:val="0"/>
      </w:pPr>
      <w:r>
        <w:t>System Initialization shall [SRS</w:t>
      </w:r>
      <w:r>
        <w:rPr>
          <w:noProof/>
        </w:rPr>
        <w:t>014</w:t>
      </w:r>
      <w:r>
        <w:t>] initiate the watchdog timer.</w:t>
      </w:r>
    </w:p>
    <w:p w14:paraId="372E7179" w14:textId="77777777" w:rsidR="008B72E7" w:rsidRDefault="008B72E7">
      <w:pPr>
        <w:pStyle w:val="list1"/>
        <w:numPr>
          <w:ilvl w:val="0"/>
          <w:numId w:val="3"/>
        </w:numPr>
        <w:outlineLvl w:val="0"/>
      </w:pPr>
      <w:r>
        <w:t>System Initialization shall [SRS292] enable and reset the processor’s watchdog timer such that, in the absence of a fault, the watchdog timer does not expire and reset the processor..</w:t>
      </w:r>
    </w:p>
    <w:p w14:paraId="0BC40641" w14:textId="77777777" w:rsidR="008B72E7" w:rsidRDefault="008B72E7">
      <w:pPr>
        <w:pStyle w:val="list1"/>
        <w:numPr>
          <w:ilvl w:val="0"/>
          <w:numId w:val="3"/>
        </w:numPr>
        <w:outlineLvl w:val="0"/>
      </w:pPr>
      <w:r>
        <w:t>System Initialization shall [SRS</w:t>
      </w:r>
      <w:r>
        <w:rPr>
          <w:noProof/>
        </w:rPr>
        <w:t>008</w:t>
      </w:r>
      <w:r>
        <w:t>] synchronize the FCP virtual group in the presence of a power on skew of 2.5 seconds.</w:t>
      </w:r>
    </w:p>
    <w:p w14:paraId="7A30902D" w14:textId="77777777" w:rsidR="008B72E7" w:rsidRDefault="008B72E7">
      <w:pPr>
        <w:pStyle w:val="list1"/>
        <w:numPr>
          <w:ilvl w:val="0"/>
          <w:numId w:val="3"/>
        </w:numPr>
        <w:outlineLvl w:val="0"/>
      </w:pPr>
      <w:r>
        <w:t>System Initialization shall [SRS</w:t>
      </w:r>
      <w:r>
        <w:rPr>
          <w:noProof/>
        </w:rPr>
        <w:t>010</w:t>
      </w:r>
      <w:r>
        <w:t>] configure the FCP virtual group to use all available synchronized processors, if at least 3 of the 5 FCRs are active.</w:t>
      </w:r>
    </w:p>
    <w:p w14:paraId="341800C4" w14:textId="77777777" w:rsidR="008B72E7" w:rsidRDefault="008B72E7">
      <w:pPr>
        <w:pStyle w:val="list1"/>
        <w:numPr>
          <w:ilvl w:val="0"/>
          <w:numId w:val="3"/>
        </w:numPr>
        <w:outlineLvl w:val="0"/>
      </w:pPr>
      <w:r>
        <w:t>If any of the FCP processors are not synchronized, System Initialization in the surviving triplex shall [SRS177] attempt to sync with the failed FCP.</w:t>
      </w:r>
    </w:p>
    <w:p w14:paraId="17E220C5" w14:textId="77777777" w:rsidR="008B72E7" w:rsidRDefault="008B72E7">
      <w:pPr>
        <w:pStyle w:val="list1"/>
        <w:numPr>
          <w:ilvl w:val="0"/>
          <w:numId w:val="3"/>
        </w:numPr>
        <w:outlineLvl w:val="0"/>
      </w:pPr>
      <w:r>
        <w:t>If the failed FCP processor has not synced in 2.5 seconds after the surviving triplex has detected the loss of the FCP, then the surviving triplex shall [SRS178], within 1 second, send a single voted VMEbus reset through the NE to the failed FCP.</w:t>
      </w:r>
    </w:p>
    <w:p w14:paraId="590FD691" w14:textId="77777777" w:rsidR="008B72E7" w:rsidRDefault="008B72E7">
      <w:pPr>
        <w:pStyle w:val="list1"/>
        <w:numPr>
          <w:ilvl w:val="0"/>
          <w:numId w:val="3"/>
        </w:numPr>
        <w:outlineLvl w:val="0"/>
      </w:pPr>
      <w:r>
        <w:t>System Initialization shall [SRS</w:t>
      </w:r>
      <w:r>
        <w:rPr>
          <w:noProof/>
        </w:rPr>
        <w:t>011</w:t>
      </w:r>
      <w:r>
        <w:t>] align processor state and congruent aligned memory locations.  Processor state includes all registers.  It also includes those timers used by FTSS.</w:t>
      </w:r>
    </w:p>
    <w:p w14:paraId="4FA770EF" w14:textId="77777777" w:rsidR="008B72E7" w:rsidRDefault="008B72E7">
      <w:pPr>
        <w:pStyle w:val="list1"/>
        <w:numPr>
          <w:ilvl w:val="0"/>
          <w:numId w:val="3"/>
        </w:numPr>
        <w:outlineLvl w:val="0"/>
      </w:pPr>
      <w:r>
        <w:t>The FCP shall [SRS296] configure ICP simplex virtual groups for each channel in the FCP virtual group.</w:t>
      </w:r>
    </w:p>
    <w:p w14:paraId="65A46F1E" w14:textId="77777777" w:rsidR="008B72E7" w:rsidRDefault="008B72E7">
      <w:pPr>
        <w:pStyle w:val="list1"/>
        <w:numPr>
          <w:ilvl w:val="0"/>
          <w:numId w:val="3"/>
        </w:numPr>
        <w:outlineLvl w:val="0"/>
      </w:pPr>
      <w:r>
        <w:t>The FCP shall [SRS297] wait up to 15 seconds, after configuring the ICP virtual groups, for communication to start from the ICP.  The application can use this time on the ICP to initialize I/O boards.</w:t>
      </w:r>
    </w:p>
    <w:p w14:paraId="7047BA1F" w14:textId="77777777" w:rsidR="008B72E7" w:rsidRDefault="008B72E7">
      <w:pPr>
        <w:pStyle w:val="list1"/>
        <w:numPr>
          <w:ilvl w:val="0"/>
          <w:numId w:val="3"/>
        </w:numPr>
        <w:outlineLvl w:val="0"/>
      </w:pPr>
      <w:r>
        <w:t>System Initialization shall [SRS215] call an application initialization function to allow the application to (at least) create tasks, create communication sockets, initialize the vehicle mode, and initialize memory alignment allowance.</w:t>
      </w:r>
    </w:p>
    <w:p w14:paraId="0ABC2A81" w14:textId="77777777" w:rsidR="008B72E7" w:rsidRDefault="008B72E7">
      <w:pPr>
        <w:pStyle w:val="list1"/>
        <w:numPr>
          <w:ilvl w:val="0"/>
          <w:numId w:val="3"/>
        </w:numPr>
        <w:outlineLvl w:val="0"/>
      </w:pPr>
      <w:r>
        <w:lastRenderedPageBreak/>
        <w:t>The FCP shall [SRS221], after application initialization is complete, send an FCP Ready Sync message to the ICP</w:t>
      </w:r>
    </w:p>
    <w:p w14:paraId="6FB75846" w14:textId="77777777" w:rsidR="008B72E7" w:rsidRDefault="008B72E7">
      <w:pPr>
        <w:pStyle w:val="list1"/>
        <w:numPr>
          <w:ilvl w:val="0"/>
          <w:numId w:val="3"/>
        </w:numPr>
        <w:outlineLvl w:val="0"/>
      </w:pPr>
      <w:r>
        <w:t>The FCP shall [SRS189] wait up to 2.5 seconds (from the sending of the FCP Ready Sync) for the ICP Ready signal.  Note that FTSS will not fail the FCR if this signal is not received within this time.  FTSS will wait until the normal ICP presence test fails.</w:t>
      </w:r>
    </w:p>
    <w:p w14:paraId="67C26538" w14:textId="77777777" w:rsidR="008B72E7" w:rsidRDefault="008B72E7">
      <w:pPr>
        <w:pStyle w:val="list1"/>
        <w:numPr>
          <w:ilvl w:val="0"/>
          <w:numId w:val="3"/>
        </w:numPr>
        <w:outlineLvl w:val="0"/>
      </w:pPr>
      <w:r>
        <w:t>The FCP shall [SRS243], if the NEFU ICP fails to send its ICP Ready signal, mask out that ICP, but continue to use the NE.</w:t>
      </w:r>
    </w:p>
    <w:p w14:paraId="27B215D9" w14:textId="77777777" w:rsidR="008B72E7" w:rsidRDefault="008B72E7">
      <w:pPr>
        <w:pStyle w:val="list1"/>
        <w:numPr>
          <w:ilvl w:val="0"/>
          <w:numId w:val="3"/>
        </w:numPr>
        <w:outlineLvl w:val="0"/>
      </w:pPr>
      <w:r>
        <w:t>System Initialization shall [SRS199], when all other activities are completed, start the 50 Hz timer and enable the timer interrupt.  This will allow the interrupt handler to initiate normal activities.</w:t>
      </w:r>
    </w:p>
    <w:p w14:paraId="75FCED03" w14:textId="77777777" w:rsidR="008B72E7" w:rsidRDefault="008B72E7">
      <w:pPr>
        <w:pStyle w:val="list1"/>
        <w:numPr>
          <w:ilvl w:val="0"/>
          <w:numId w:val="3"/>
        </w:numPr>
        <w:outlineLvl w:val="0"/>
      </w:pPr>
      <w:r>
        <w:t>System Initialization, from hardware reset to starting of the 50 Hz timer, shall [SRS</w:t>
      </w:r>
      <w:r>
        <w:rPr>
          <w:noProof/>
        </w:rPr>
        <w:t>015</w:t>
      </w:r>
      <w:r>
        <w:t>] take no longer than 1.5 minutes.</w:t>
      </w:r>
    </w:p>
    <w:p w14:paraId="031D7B5D" w14:textId="77777777" w:rsidR="008B72E7" w:rsidRDefault="008B72E7">
      <w:pPr>
        <w:pStyle w:val="Heading3"/>
      </w:pPr>
      <w:bookmarkStart w:id="45" w:name="_Toc518715573"/>
      <w:r>
        <w:t>Scheduling Services</w:t>
      </w:r>
      <w:bookmarkEnd w:id="45"/>
    </w:p>
    <w:p w14:paraId="1D124839" w14:textId="77777777" w:rsidR="008B72E7" w:rsidRDefault="008B72E7">
      <w:pPr>
        <w:pStyle w:val="Heading4"/>
      </w:pPr>
      <w:bookmarkStart w:id="46" w:name="_Toc426361772"/>
      <w:bookmarkStart w:id="47" w:name="_Toc518715574"/>
      <w:r>
        <w:t xml:space="preserve">Scheduling </w:t>
      </w:r>
      <w:bookmarkEnd w:id="46"/>
      <w:r>
        <w:t>Execution</w:t>
      </w:r>
      <w:bookmarkEnd w:id="47"/>
    </w:p>
    <w:p w14:paraId="61697758" w14:textId="77777777" w:rsidR="008B72E7" w:rsidRDefault="008B72E7">
      <w:pPr>
        <w:pStyle w:val="Body"/>
      </w:pPr>
      <w:r>
        <w:t>Whenever the 50 Hz timer interrupt occurs, the interrupt handler invokes the scheduler (there are various ways to implement this invocation, such as using a procedure call or by setting an event; no specific implementation is to be inferred).  The scheduler allows the application to create lists of tasks that run during a given segment of time, at various rates.  The application can create "vehicle modes" to designate a unique segment.  The application can also set up "rate groups".  Each rate group has some number of tasks associated with it, and it also has a rate for those tasks.  Note that there may be some number of rate groups that have the same rate.  These contain the tasks that will run at that rate in different vehicle modes.  Some number of rate groups can be associated with a given vehicle mode.  When an API call is made to change the vehicle mode, the scheduler will disable the tasks associated with all the rate groups in the old vehicle mode, and enable the tasks associated with all the rate groups in the new vehicle mode.  The enabled tasks are then unblocked at the rate given in its associated rate group.  An API call is available for the task to call to block itself when it is finished with its cyclic processing.</w:t>
      </w:r>
    </w:p>
    <w:p w14:paraId="26144423" w14:textId="77777777" w:rsidR="008B72E7" w:rsidRDefault="008B72E7">
      <w:pPr>
        <w:pStyle w:val="list1"/>
        <w:numPr>
          <w:ilvl w:val="0"/>
          <w:numId w:val="4"/>
        </w:numPr>
      </w:pPr>
      <w:r>
        <w:t>The scheduler shall [SRS</w:t>
      </w:r>
      <w:r>
        <w:rPr>
          <w:noProof/>
        </w:rPr>
        <w:t>017</w:t>
      </w:r>
      <w:r>
        <w:t>] provide an API call to install a task into a rate group. The API call is invoked during system initialization.</w:t>
      </w:r>
    </w:p>
    <w:p w14:paraId="7286AC08" w14:textId="77777777" w:rsidR="008B72E7" w:rsidRDefault="008B72E7">
      <w:pPr>
        <w:pStyle w:val="list1"/>
        <w:numPr>
          <w:ilvl w:val="0"/>
          <w:numId w:val="4"/>
        </w:numPr>
      </w:pPr>
      <w:r>
        <w:t>The scheduler shall [SRS196] support up to 20 tasks per rate group.</w:t>
      </w:r>
    </w:p>
    <w:p w14:paraId="3382AD63" w14:textId="77777777" w:rsidR="008B72E7" w:rsidRDefault="008B72E7">
      <w:pPr>
        <w:pStyle w:val="list1"/>
        <w:numPr>
          <w:ilvl w:val="0"/>
          <w:numId w:val="4"/>
        </w:numPr>
      </w:pPr>
      <w:r>
        <w:t>The scheduler shall [SRS</w:t>
      </w:r>
      <w:r>
        <w:rPr>
          <w:noProof/>
        </w:rPr>
        <w:t>018</w:t>
      </w:r>
      <w:r>
        <w:t>] provide an API call to install a rate group into a vehicle mode at system initialization.</w:t>
      </w:r>
    </w:p>
    <w:p w14:paraId="374279D2" w14:textId="77777777" w:rsidR="008B72E7" w:rsidRDefault="008B72E7">
      <w:pPr>
        <w:pStyle w:val="list1"/>
        <w:numPr>
          <w:ilvl w:val="0"/>
          <w:numId w:val="4"/>
        </w:numPr>
      </w:pPr>
      <w:r>
        <w:t>The scheduler shall [SRS197] support up to 3 rate groups per vehicle mode.</w:t>
      </w:r>
    </w:p>
    <w:p w14:paraId="0C483260" w14:textId="77777777" w:rsidR="008B72E7" w:rsidRDefault="008B72E7">
      <w:pPr>
        <w:pStyle w:val="list1"/>
        <w:numPr>
          <w:ilvl w:val="0"/>
          <w:numId w:val="4"/>
        </w:numPr>
      </w:pPr>
      <w:r>
        <w:t>The scheduler shall [SRS195] support up to 5 vehicle modes.</w:t>
      </w:r>
    </w:p>
    <w:p w14:paraId="48C1527C" w14:textId="77777777" w:rsidR="008B72E7" w:rsidRDefault="008B72E7">
      <w:pPr>
        <w:pStyle w:val="list1"/>
        <w:numPr>
          <w:ilvl w:val="0"/>
          <w:numId w:val="4"/>
        </w:numPr>
      </w:pPr>
      <w:r>
        <w:t>The FTSS software shall [SRS</w:t>
      </w:r>
      <w:r>
        <w:rPr>
          <w:noProof/>
        </w:rPr>
        <w:t>002</w:t>
      </w:r>
      <w:r>
        <w:t>] provide the identical services in all vehicle modes.</w:t>
      </w:r>
    </w:p>
    <w:p w14:paraId="3B862F12" w14:textId="77777777" w:rsidR="008B72E7" w:rsidRDefault="008B72E7">
      <w:pPr>
        <w:pStyle w:val="list1"/>
        <w:numPr>
          <w:ilvl w:val="0"/>
          <w:numId w:val="4"/>
        </w:numPr>
      </w:pPr>
      <w:r>
        <w:lastRenderedPageBreak/>
        <w:t>The scheduler shall [SRS</w:t>
      </w:r>
      <w:r>
        <w:rPr>
          <w:noProof/>
        </w:rPr>
        <w:t>019</w:t>
      </w:r>
      <w:r>
        <w:t xml:space="preserve">] provide an API call for an FCP application task to alert the scheduler of a vehicle mode change. </w:t>
      </w:r>
    </w:p>
    <w:p w14:paraId="25C89F15" w14:textId="77777777" w:rsidR="008B72E7" w:rsidRDefault="008B72E7">
      <w:pPr>
        <w:pStyle w:val="list1"/>
        <w:numPr>
          <w:ilvl w:val="0"/>
          <w:numId w:val="4"/>
        </w:numPr>
      </w:pPr>
      <w:r>
        <w:t>The scheduler shall [SRS</w:t>
      </w:r>
      <w:r>
        <w:rPr>
          <w:noProof/>
        </w:rPr>
        <w:t>020</w:t>
      </w:r>
      <w:r>
        <w:t>] complete the change from one vehicle mode to the next within 1.02 seconds. There is up to a full major frame from notification of an impending mode change to acting on it in minor frame 0 of the next major frame plus the time it takes during the next minor frame 0 to switch tasking.</w:t>
      </w:r>
    </w:p>
    <w:p w14:paraId="1C8B9E6E" w14:textId="77777777" w:rsidR="008B72E7" w:rsidRDefault="008B72E7">
      <w:pPr>
        <w:pStyle w:val="list1"/>
        <w:numPr>
          <w:ilvl w:val="0"/>
          <w:numId w:val="4"/>
        </w:numPr>
      </w:pPr>
      <w:r>
        <w:t>The scheduler shall [SRS</w:t>
      </w:r>
      <w:r>
        <w:rPr>
          <w:noProof/>
        </w:rPr>
        <w:t>021</w:t>
      </w:r>
      <w:r>
        <w:t>] process vehicle mode changes during minor frame 49.</w:t>
      </w:r>
    </w:p>
    <w:p w14:paraId="3349A579" w14:textId="77777777" w:rsidR="008B72E7" w:rsidRDefault="008B72E7">
      <w:pPr>
        <w:pStyle w:val="list1"/>
        <w:numPr>
          <w:ilvl w:val="0"/>
          <w:numId w:val="4"/>
        </w:numPr>
      </w:pPr>
      <w:r>
        <w:t>The scheduler shall [SRS</w:t>
      </w:r>
      <w:r>
        <w:rPr>
          <w:noProof/>
        </w:rPr>
        <w:t>022</w:t>
      </w:r>
      <w:r>
        <w:t>] execute cyclic tasks, providing an API call to allow the application to block until its next iteration.</w:t>
      </w:r>
    </w:p>
    <w:p w14:paraId="2B5DDFAF" w14:textId="77777777" w:rsidR="008B72E7" w:rsidRDefault="008B72E7">
      <w:pPr>
        <w:pStyle w:val="list1"/>
        <w:numPr>
          <w:ilvl w:val="0"/>
          <w:numId w:val="4"/>
        </w:numPr>
      </w:pPr>
      <w:r>
        <w:t>The scheduler shall [SRS</w:t>
      </w:r>
      <w:r>
        <w:rPr>
          <w:noProof/>
        </w:rPr>
        <w:t>024</w:t>
      </w:r>
      <w:r>
        <w:t>] execute as the highest priority FTSS or application task in the system.</w:t>
      </w:r>
    </w:p>
    <w:p w14:paraId="4B5B166A" w14:textId="77777777" w:rsidR="008B72E7" w:rsidRDefault="008B72E7">
      <w:pPr>
        <w:pStyle w:val="list1"/>
        <w:numPr>
          <w:ilvl w:val="0"/>
          <w:numId w:val="4"/>
        </w:numPr>
      </w:pPr>
      <w:r>
        <w:t>The scheduler shall [SRS</w:t>
      </w:r>
      <w:r>
        <w:rPr>
          <w:noProof/>
        </w:rPr>
        <w:t>025</w:t>
      </w:r>
      <w:r>
        <w:t>] keep a minor frame count from 0 to 49.</w:t>
      </w:r>
    </w:p>
    <w:p w14:paraId="0077B22F" w14:textId="77777777" w:rsidR="008B72E7" w:rsidRDefault="008B72E7">
      <w:pPr>
        <w:pStyle w:val="list1"/>
        <w:numPr>
          <w:ilvl w:val="0"/>
          <w:numId w:val="4"/>
        </w:numPr>
      </w:pPr>
      <w:r>
        <w:t>The scheduler shall [SRS</w:t>
      </w:r>
      <w:r>
        <w:rPr>
          <w:noProof/>
        </w:rPr>
        <w:t>027</w:t>
      </w:r>
      <w:r>
        <w:t>] give tasks priority values according to their rate - the higher the rate, the higher the priority.</w:t>
      </w:r>
    </w:p>
    <w:p w14:paraId="0AFB681B" w14:textId="77777777" w:rsidR="008B72E7" w:rsidRDefault="008B72E7">
      <w:pPr>
        <w:pStyle w:val="list1"/>
        <w:numPr>
          <w:ilvl w:val="0"/>
          <w:numId w:val="4"/>
        </w:numPr>
      </w:pPr>
      <w:r>
        <w:t>The scheduler shall [SRS</w:t>
      </w:r>
      <w:r>
        <w:rPr>
          <w:noProof/>
        </w:rPr>
        <w:t>028</w:t>
      </w:r>
      <w:r>
        <w:t>] detect 50 Hz, 10 Hz and 1 Hz rate group over-runs.</w:t>
      </w:r>
    </w:p>
    <w:p w14:paraId="69D57BAB" w14:textId="77777777" w:rsidR="008B72E7" w:rsidRDefault="008B72E7">
      <w:pPr>
        <w:pStyle w:val="list1"/>
        <w:numPr>
          <w:ilvl w:val="0"/>
          <w:numId w:val="4"/>
        </w:numPr>
      </w:pPr>
      <w:r>
        <w:t>The scheduler shall [SRS</w:t>
      </w:r>
      <w:r>
        <w:rPr>
          <w:noProof/>
        </w:rPr>
        <w:t>029</w:t>
      </w:r>
      <w:r>
        <w:t>] report rate group over-runs to the application via an API service for incorporation in the telemetry data stream.</w:t>
      </w:r>
    </w:p>
    <w:p w14:paraId="3DF64CBD" w14:textId="77777777" w:rsidR="008B72E7" w:rsidRDefault="008B72E7">
      <w:pPr>
        <w:pStyle w:val="list1"/>
        <w:numPr>
          <w:ilvl w:val="0"/>
          <w:numId w:val="4"/>
        </w:numPr>
      </w:pPr>
      <w:r>
        <w:t>The scheduler shall [SRS216] provide an API call to specify which task was running within the rate group which over-ran.</w:t>
      </w:r>
    </w:p>
    <w:p w14:paraId="2CEAC953" w14:textId="77777777" w:rsidR="008B72E7" w:rsidRDefault="008B72E7">
      <w:pPr>
        <w:pStyle w:val="list1"/>
        <w:numPr>
          <w:ilvl w:val="0"/>
          <w:numId w:val="4"/>
        </w:numPr>
      </w:pPr>
      <w:r>
        <w:t>The scheduler shall [SRS</w:t>
      </w:r>
      <w:r>
        <w:rPr>
          <w:noProof/>
        </w:rPr>
        <w:t>030</w:t>
      </w:r>
      <w:r>
        <w:t>] provide a mechanism to inform a task when it did not complete during the previous frame and restart it at the beginning of the task.</w:t>
      </w:r>
    </w:p>
    <w:p w14:paraId="463A46C0" w14:textId="77777777" w:rsidR="008B72E7" w:rsidRDefault="008B72E7">
      <w:pPr>
        <w:pStyle w:val="list1"/>
        <w:numPr>
          <w:ilvl w:val="0"/>
          <w:numId w:val="4"/>
        </w:numPr>
      </w:pPr>
      <w:r>
        <w:t>The scheduler shall [SRS181] set the 50 Hz interval timer to a count down value so as to cause the next minor frame interrupt at 20 msec from the previous interrupt congruently in all operational FCPs.</w:t>
      </w:r>
    </w:p>
    <w:p w14:paraId="44B9062C" w14:textId="77777777" w:rsidR="008B72E7" w:rsidRDefault="008B72E7">
      <w:pPr>
        <w:pStyle w:val="list1"/>
        <w:numPr>
          <w:ilvl w:val="0"/>
          <w:numId w:val="4"/>
        </w:numPr>
      </w:pPr>
      <w:r>
        <w:t>The scheduler shall [SRS</w:t>
      </w:r>
      <w:r>
        <w:rPr>
          <w:noProof/>
        </w:rPr>
        <w:t>032</w:t>
      </w:r>
      <w:r>
        <w:t>] issue a 50 Hz interrupt to the ICPs by means of a VMEbus IRQ5 interrupt.</w:t>
      </w:r>
    </w:p>
    <w:p w14:paraId="092E9856" w14:textId="77777777" w:rsidR="008B72E7" w:rsidRDefault="008B72E7">
      <w:pPr>
        <w:pStyle w:val="list1"/>
        <w:numPr>
          <w:ilvl w:val="0"/>
          <w:numId w:val="4"/>
        </w:numPr>
      </w:pPr>
      <w:r>
        <w:t>The scheduler shall [SRS191] issue the 50 Hz interrupt to all the ICPs with a skew no greater than 330 microseconds.</w:t>
      </w:r>
    </w:p>
    <w:p w14:paraId="5B96C041" w14:textId="77777777" w:rsidR="008B72E7" w:rsidRDefault="008B72E7">
      <w:pPr>
        <w:pStyle w:val="list1"/>
        <w:numPr>
          <w:ilvl w:val="0"/>
          <w:numId w:val="4"/>
        </w:numPr>
      </w:pPr>
      <w:r>
        <w:t>The scheduler shall [SRS</w:t>
      </w:r>
      <w:r>
        <w:rPr>
          <w:noProof/>
        </w:rPr>
        <w:t>033</w:t>
      </w:r>
      <w:r>
        <w:t>] send the minor frame number, vehicle mode, mission elapsed time (MET), and separation elapsed time (SEP) to the ICP prior to the 50 Hz interrupt. Note: The NE unique identifier (NE ID) is available to the ICPs via the ftss_my_icp() API call.</w:t>
      </w:r>
    </w:p>
    <w:p w14:paraId="415A737A" w14:textId="77777777" w:rsidR="008B72E7" w:rsidRDefault="008B72E7">
      <w:pPr>
        <w:pStyle w:val="list1"/>
        <w:numPr>
          <w:ilvl w:val="0"/>
          <w:numId w:val="4"/>
        </w:numPr>
      </w:pPr>
      <w:r>
        <w:t>The scheduler shall [SRS</w:t>
      </w:r>
      <w:r>
        <w:rPr>
          <w:noProof/>
        </w:rPr>
        <w:t>034</w:t>
      </w:r>
      <w:r>
        <w:t xml:space="preserve">] take no longer than 1 millisecond to execute scheduler and Time Services FTSS overhead tasks in each rate group.  This means that the time </w:t>
      </w:r>
      <w:r>
        <w:lastRenderedPageBreak/>
        <w:t>from the 50 Hz timer interrupt to the start of the first task in the 50 Hz rate group will be less than or equal to 1 millisecond, assuming 27 packets of data need to be delivered.</w:t>
      </w:r>
    </w:p>
    <w:p w14:paraId="460CDE72" w14:textId="77777777" w:rsidR="008B72E7" w:rsidRDefault="008B72E7">
      <w:pPr>
        <w:pStyle w:val="list1"/>
        <w:numPr>
          <w:ilvl w:val="0"/>
          <w:numId w:val="4"/>
        </w:numPr>
      </w:pPr>
      <w:r>
        <w:t>The FTSS software shall [SRS278] provide an API call that provides the application program the minor frame number.</w:t>
      </w:r>
    </w:p>
    <w:p w14:paraId="76BE8E0F" w14:textId="77777777" w:rsidR="008B72E7" w:rsidRDefault="008B72E7">
      <w:pPr>
        <w:pStyle w:val="Body"/>
      </w:pPr>
      <w:r>
        <w:t>The behavior of synchronous tasks executed by the scheduler must be deterministic.</w:t>
      </w:r>
    </w:p>
    <w:p w14:paraId="075CBCB4" w14:textId="77777777" w:rsidR="008B72E7" w:rsidRDefault="008B72E7">
      <w:pPr>
        <w:pStyle w:val="Heading4"/>
      </w:pPr>
      <w:bookmarkStart w:id="48" w:name="_Toc426361773"/>
      <w:bookmarkStart w:id="49" w:name="_Toc518715575"/>
      <w:r>
        <w:t>Task and Rate Group</w:t>
      </w:r>
      <w:bookmarkEnd w:id="48"/>
      <w:r>
        <w:t xml:space="preserve"> Execution</w:t>
      </w:r>
      <w:bookmarkEnd w:id="49"/>
    </w:p>
    <w:p w14:paraId="0BC00469" w14:textId="77777777" w:rsidR="008B72E7" w:rsidRDefault="008B72E7">
      <w:pPr>
        <w:pStyle w:val="list1"/>
        <w:numPr>
          <w:ilvl w:val="0"/>
          <w:numId w:val="5"/>
        </w:numPr>
      </w:pPr>
      <w:r>
        <w:t>The scheduler shall [SRS</w:t>
      </w:r>
      <w:r>
        <w:rPr>
          <w:noProof/>
        </w:rPr>
        <w:t>035</w:t>
      </w:r>
      <w:r>
        <w:t>] provide rate groups that execute at 50 Hz, 10 Hz and 1 Hz., with a drift rate no greater than 50 microseconds per second, and with a jitter no greater than 330 microseconds.</w:t>
      </w:r>
    </w:p>
    <w:p w14:paraId="6075DA67" w14:textId="77777777" w:rsidR="008B72E7" w:rsidRDefault="008B72E7">
      <w:pPr>
        <w:pStyle w:val="list1"/>
        <w:numPr>
          <w:ilvl w:val="0"/>
          <w:numId w:val="5"/>
        </w:numPr>
      </w:pPr>
      <w:r>
        <w:t>The scheduler shall [SRS</w:t>
      </w:r>
      <w:r>
        <w:rPr>
          <w:noProof/>
        </w:rPr>
        <w:t>037</w:t>
      </w:r>
      <w:r>
        <w:t>] provide a method to schedule tasks at a set rate and in a set order within the rate group.</w:t>
      </w:r>
    </w:p>
    <w:p w14:paraId="24488C58" w14:textId="77777777" w:rsidR="008B72E7" w:rsidRDefault="008B72E7">
      <w:pPr>
        <w:pStyle w:val="list1"/>
        <w:numPr>
          <w:ilvl w:val="0"/>
          <w:numId w:val="5"/>
        </w:numPr>
      </w:pPr>
      <w:r>
        <w:t>The scheduler shall [SRS198] execute all the tasks in each of the rate groups that have been installed in the current mode.</w:t>
      </w:r>
    </w:p>
    <w:p w14:paraId="0E3CC72A" w14:textId="77777777" w:rsidR="008B72E7" w:rsidRDefault="008B72E7">
      <w:pPr>
        <w:pStyle w:val="list1"/>
        <w:numPr>
          <w:ilvl w:val="0"/>
          <w:numId w:val="5"/>
        </w:numPr>
      </w:pPr>
      <w:r>
        <w:t>The scheduler shall [SRS</w:t>
      </w:r>
      <w:r>
        <w:rPr>
          <w:noProof/>
        </w:rPr>
        <w:t>039</w:t>
      </w:r>
      <w:r>
        <w:t>] rely on the order used in adding tasks to a rate group to determine the task priorities.</w:t>
      </w:r>
    </w:p>
    <w:p w14:paraId="4CB15CC4" w14:textId="77777777" w:rsidR="008B72E7" w:rsidRDefault="008B72E7">
      <w:pPr>
        <w:pStyle w:val="list1"/>
        <w:numPr>
          <w:ilvl w:val="0"/>
          <w:numId w:val="5"/>
        </w:numPr>
      </w:pPr>
      <w:r>
        <w:t>The scheduler shall [SRS</w:t>
      </w:r>
      <w:r>
        <w:rPr>
          <w:noProof/>
        </w:rPr>
        <w:t>042</w:t>
      </w:r>
      <w:r>
        <w:t>] provide a method for a task to be scheduled as a 50 Hz "helper" task for source congruency input exchanges and voted output exchanges that starts in a particular minor frame but runs only during every 5</w:t>
      </w:r>
      <w:r>
        <w:rPr>
          <w:vertAlign w:val="superscript"/>
        </w:rPr>
        <w:t>th</w:t>
      </w:r>
      <w:r>
        <w:t xml:space="preserve"> or 50</w:t>
      </w:r>
      <w:r>
        <w:rPr>
          <w:vertAlign w:val="superscript"/>
        </w:rPr>
        <w:t>th</w:t>
      </w:r>
      <w:r>
        <w:t xml:space="preserve"> minor frame, effectively running at a lower, sub-rate, 10 Hz or 1 Hz, respectively.</w:t>
      </w:r>
    </w:p>
    <w:p w14:paraId="4B40A21F" w14:textId="77777777" w:rsidR="008B72E7" w:rsidRDefault="008B72E7">
      <w:pPr>
        <w:pStyle w:val="list1"/>
        <w:numPr>
          <w:ilvl w:val="0"/>
          <w:numId w:val="5"/>
        </w:numPr>
      </w:pPr>
      <w:r>
        <w:t>The scheduler shall [SRS270] provide a task deadline capability that allows the application to specify which minor frame a task should start in and finish in.</w:t>
      </w:r>
    </w:p>
    <w:p w14:paraId="09984DB7" w14:textId="77777777" w:rsidR="008B72E7" w:rsidRDefault="008B72E7">
      <w:pPr>
        <w:pStyle w:val="Body"/>
      </w:pPr>
      <w:r>
        <w:t>All tasks in rate groups and their corresponding schedules for all vehicle modes will be setup at system initialization.</w:t>
      </w:r>
    </w:p>
    <w:p w14:paraId="32EA1FC7" w14:textId="77777777" w:rsidR="008B72E7" w:rsidRDefault="008B72E7">
      <w:pPr>
        <w:pStyle w:val="Body"/>
      </w:pPr>
      <w:r>
        <w:t>Tasks in a rate group must suspend on a scheduler API call at the top of their execution loop.</w:t>
      </w:r>
    </w:p>
    <w:p w14:paraId="5AD1D4E8" w14:textId="77777777" w:rsidR="008B72E7" w:rsidRDefault="008B72E7">
      <w:pPr>
        <w:pStyle w:val="Heading4"/>
      </w:pPr>
      <w:bookmarkStart w:id="50" w:name="_Toc518715576"/>
      <w:r>
        <w:t>Exception Handling</w:t>
      </w:r>
      <w:bookmarkEnd w:id="50"/>
    </w:p>
    <w:p w14:paraId="3EE1AA4A" w14:textId="77777777" w:rsidR="008B72E7" w:rsidRDefault="008B72E7">
      <w:pPr>
        <w:pStyle w:val="Body"/>
      </w:pPr>
      <w:r>
        <w:t>For purposes of handling exceptions, exceptions are defined as either software or hardware exceptions.  Software exceptions are defined as those mapped into VxWorks signals.  All other exceptions are classified as hardware exceptions.</w:t>
      </w:r>
    </w:p>
    <w:p w14:paraId="724EA2D6" w14:textId="77777777" w:rsidR="008B72E7" w:rsidRDefault="008B72E7">
      <w:pPr>
        <w:pStyle w:val="Body"/>
      </w:pPr>
      <w:r>
        <w:t>Table 3.2-1 shows the mapping of software exceptions to VxWorks signals.</w:t>
      </w:r>
    </w:p>
    <w:p w14:paraId="4DC9D04C" w14:textId="77777777" w:rsidR="008B72E7" w:rsidRDefault="008B72E7">
      <w:pPr>
        <w:pStyle w:val="tablecaption"/>
      </w:pPr>
      <w:bookmarkStart w:id="51" w:name="_Toc515875720"/>
      <w:bookmarkStart w:id="52" w:name="_Toc515935954"/>
      <w:bookmarkStart w:id="53" w:name="_Ref502036950"/>
      <w:bookmarkStart w:id="54" w:name="_Toc518707779"/>
      <w:r>
        <w:t>Table 3.2-1.  Software Exception Mapping Table.</w:t>
      </w:r>
      <w:bookmarkEnd w:id="51"/>
      <w:bookmarkEnd w:id="52"/>
      <w:bookmarkEnd w:id="53"/>
      <w:bookmarkEnd w:id="5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52"/>
        <w:gridCol w:w="2952"/>
        <w:gridCol w:w="2952"/>
      </w:tblGrid>
      <w:tr w:rsidR="008B72E7" w14:paraId="7985DE1B" w14:textId="77777777">
        <w:tblPrEx>
          <w:tblCellMar>
            <w:top w:w="0" w:type="dxa"/>
            <w:bottom w:w="0" w:type="dxa"/>
          </w:tblCellMar>
        </w:tblPrEx>
        <w:tc>
          <w:tcPr>
            <w:tcW w:w="2952" w:type="dxa"/>
          </w:tcPr>
          <w:p w14:paraId="5248C44E" w14:textId="77777777" w:rsidR="008B72E7" w:rsidRDefault="008B72E7">
            <w:pPr>
              <w:pStyle w:val="AppHead1"/>
              <w:numPr>
                <w:ilvl w:val="0"/>
                <w:numId w:val="0"/>
              </w:numPr>
              <w:jc w:val="center"/>
            </w:pPr>
            <w:r>
              <w:t>SIGNAL</w:t>
            </w:r>
          </w:p>
        </w:tc>
        <w:tc>
          <w:tcPr>
            <w:tcW w:w="2952" w:type="dxa"/>
          </w:tcPr>
          <w:p w14:paraId="4C9FD63A" w14:textId="77777777" w:rsidR="008B72E7" w:rsidRDefault="008B72E7">
            <w:pPr>
              <w:pStyle w:val="AppHead1"/>
              <w:numPr>
                <w:ilvl w:val="0"/>
                <w:numId w:val="0"/>
              </w:numPr>
              <w:jc w:val="center"/>
            </w:pPr>
            <w:r>
              <w:t>CODE</w:t>
            </w:r>
          </w:p>
        </w:tc>
        <w:tc>
          <w:tcPr>
            <w:tcW w:w="2952" w:type="dxa"/>
          </w:tcPr>
          <w:p w14:paraId="2AEA4C82" w14:textId="77777777" w:rsidR="008B72E7" w:rsidRDefault="008B72E7">
            <w:pPr>
              <w:pStyle w:val="AppHead1"/>
              <w:numPr>
                <w:ilvl w:val="0"/>
                <w:numId w:val="0"/>
              </w:numPr>
              <w:jc w:val="center"/>
            </w:pPr>
            <w:r>
              <w:t>EXCEPTION</w:t>
            </w:r>
          </w:p>
        </w:tc>
      </w:tr>
      <w:tr w:rsidR="008B72E7" w14:paraId="5E9D861C" w14:textId="77777777">
        <w:tblPrEx>
          <w:tblCellMar>
            <w:top w:w="0" w:type="dxa"/>
            <w:bottom w:w="0" w:type="dxa"/>
          </w:tblCellMar>
        </w:tblPrEx>
        <w:tc>
          <w:tcPr>
            <w:tcW w:w="2952" w:type="dxa"/>
          </w:tcPr>
          <w:p w14:paraId="1FA6AB92" w14:textId="77777777" w:rsidR="008B72E7" w:rsidRDefault="008B72E7">
            <w:pPr>
              <w:pStyle w:val="Footer"/>
              <w:tabs>
                <w:tab w:val="clear" w:pos="4320"/>
                <w:tab w:val="clear" w:pos="8640"/>
              </w:tabs>
            </w:pPr>
            <w:r>
              <w:t>SIGBUS</w:t>
            </w:r>
          </w:p>
        </w:tc>
        <w:tc>
          <w:tcPr>
            <w:tcW w:w="2952" w:type="dxa"/>
          </w:tcPr>
          <w:p w14:paraId="5810B9F5" w14:textId="77777777" w:rsidR="008B72E7" w:rsidRDefault="008B72E7">
            <w:r>
              <w:rPr>
                <w:i/>
              </w:rPr>
              <w:t>_</w:t>
            </w:r>
            <w:r>
              <w:t>EXC</w:t>
            </w:r>
            <w:r>
              <w:rPr>
                <w:i/>
              </w:rPr>
              <w:t>_</w:t>
            </w:r>
            <w:r>
              <w:t>OFF_MACH</w:t>
            </w:r>
          </w:p>
        </w:tc>
        <w:tc>
          <w:tcPr>
            <w:tcW w:w="2952" w:type="dxa"/>
          </w:tcPr>
          <w:p w14:paraId="14BAD582" w14:textId="77777777" w:rsidR="008B72E7" w:rsidRDefault="008B72E7">
            <w:r>
              <w:t>Machine check</w:t>
            </w:r>
          </w:p>
        </w:tc>
      </w:tr>
      <w:tr w:rsidR="008B72E7" w14:paraId="23DC5D6C" w14:textId="77777777">
        <w:tblPrEx>
          <w:tblCellMar>
            <w:top w:w="0" w:type="dxa"/>
            <w:bottom w:w="0" w:type="dxa"/>
          </w:tblCellMar>
        </w:tblPrEx>
        <w:tc>
          <w:tcPr>
            <w:tcW w:w="2952" w:type="dxa"/>
          </w:tcPr>
          <w:p w14:paraId="5C2ECE9D" w14:textId="77777777" w:rsidR="008B72E7" w:rsidRDefault="008B72E7">
            <w:r>
              <w:lastRenderedPageBreak/>
              <w:t>SIGBUS</w:t>
            </w:r>
          </w:p>
        </w:tc>
        <w:tc>
          <w:tcPr>
            <w:tcW w:w="2952" w:type="dxa"/>
          </w:tcPr>
          <w:p w14:paraId="0AB95333" w14:textId="77777777" w:rsidR="008B72E7" w:rsidRDefault="008B72E7">
            <w:pPr>
              <w:pStyle w:val="Header"/>
              <w:tabs>
                <w:tab w:val="clear" w:pos="4320"/>
                <w:tab w:val="clear" w:pos="8640"/>
              </w:tabs>
            </w:pPr>
            <w:r>
              <w:t>_EXC_OFF_INST</w:t>
            </w:r>
          </w:p>
        </w:tc>
        <w:tc>
          <w:tcPr>
            <w:tcW w:w="2952" w:type="dxa"/>
          </w:tcPr>
          <w:p w14:paraId="02B9902A" w14:textId="77777777" w:rsidR="008B72E7" w:rsidRDefault="008B72E7">
            <w:r>
              <w:t>Instruction access</w:t>
            </w:r>
          </w:p>
        </w:tc>
      </w:tr>
      <w:tr w:rsidR="008B72E7" w14:paraId="31F41B04" w14:textId="77777777">
        <w:tblPrEx>
          <w:tblCellMar>
            <w:top w:w="0" w:type="dxa"/>
            <w:bottom w:w="0" w:type="dxa"/>
          </w:tblCellMar>
        </w:tblPrEx>
        <w:tc>
          <w:tcPr>
            <w:tcW w:w="2952" w:type="dxa"/>
          </w:tcPr>
          <w:p w14:paraId="57F8BA9F" w14:textId="77777777" w:rsidR="008B72E7" w:rsidRDefault="008B72E7">
            <w:r>
              <w:t>SIGBUS</w:t>
            </w:r>
          </w:p>
        </w:tc>
        <w:tc>
          <w:tcPr>
            <w:tcW w:w="2952" w:type="dxa"/>
          </w:tcPr>
          <w:p w14:paraId="7C1C540E" w14:textId="77777777" w:rsidR="008B72E7" w:rsidRDefault="008B72E7">
            <w:r>
              <w:rPr>
                <w:i/>
              </w:rPr>
              <w:t>_</w:t>
            </w:r>
            <w:r>
              <w:t>EXC</w:t>
            </w:r>
            <w:r>
              <w:rPr>
                <w:i/>
              </w:rPr>
              <w:t>_</w:t>
            </w:r>
            <w:r>
              <w:t>OFF_ALIGN</w:t>
            </w:r>
          </w:p>
        </w:tc>
        <w:tc>
          <w:tcPr>
            <w:tcW w:w="2952" w:type="dxa"/>
          </w:tcPr>
          <w:p w14:paraId="65D1854F" w14:textId="77777777" w:rsidR="008B72E7" w:rsidRDefault="008B72E7">
            <w:r>
              <w:t>Alignment</w:t>
            </w:r>
          </w:p>
        </w:tc>
      </w:tr>
      <w:tr w:rsidR="008B72E7" w14:paraId="4908FFB1" w14:textId="77777777">
        <w:tblPrEx>
          <w:tblCellMar>
            <w:top w:w="0" w:type="dxa"/>
            <w:bottom w:w="0" w:type="dxa"/>
          </w:tblCellMar>
        </w:tblPrEx>
        <w:tc>
          <w:tcPr>
            <w:tcW w:w="2952" w:type="dxa"/>
          </w:tcPr>
          <w:p w14:paraId="7CBD30D5" w14:textId="77777777" w:rsidR="008B72E7" w:rsidRDefault="008B72E7">
            <w:r>
              <w:t>SIGILL</w:t>
            </w:r>
          </w:p>
        </w:tc>
        <w:tc>
          <w:tcPr>
            <w:tcW w:w="2952" w:type="dxa"/>
          </w:tcPr>
          <w:p w14:paraId="0107470E" w14:textId="77777777" w:rsidR="008B72E7" w:rsidRDefault="008B72E7">
            <w:pPr>
              <w:pStyle w:val="Header"/>
              <w:tabs>
                <w:tab w:val="clear" w:pos="4320"/>
                <w:tab w:val="clear" w:pos="8640"/>
              </w:tabs>
            </w:pPr>
            <w:r>
              <w:t>_EXC_OFF_PROG</w:t>
            </w:r>
          </w:p>
        </w:tc>
        <w:tc>
          <w:tcPr>
            <w:tcW w:w="2952" w:type="dxa"/>
          </w:tcPr>
          <w:p w14:paraId="0F3D9850" w14:textId="77777777" w:rsidR="008B72E7" w:rsidRDefault="008B72E7">
            <w:r>
              <w:t>Program</w:t>
            </w:r>
          </w:p>
        </w:tc>
      </w:tr>
      <w:tr w:rsidR="008B72E7" w14:paraId="0DF2EE74" w14:textId="77777777">
        <w:tblPrEx>
          <w:tblCellMar>
            <w:top w:w="0" w:type="dxa"/>
            <w:bottom w:w="0" w:type="dxa"/>
          </w:tblCellMar>
        </w:tblPrEx>
        <w:tc>
          <w:tcPr>
            <w:tcW w:w="2952" w:type="dxa"/>
          </w:tcPr>
          <w:p w14:paraId="79460B57" w14:textId="77777777" w:rsidR="008B72E7" w:rsidRDefault="008B72E7">
            <w:r>
              <w:t>SIGBUS</w:t>
            </w:r>
          </w:p>
        </w:tc>
        <w:tc>
          <w:tcPr>
            <w:tcW w:w="2952" w:type="dxa"/>
          </w:tcPr>
          <w:p w14:paraId="0F2E0FA1" w14:textId="77777777" w:rsidR="008B72E7" w:rsidRDefault="008B72E7">
            <w:r>
              <w:rPr>
                <w:i/>
              </w:rPr>
              <w:t>_</w:t>
            </w:r>
            <w:r>
              <w:t>EXC</w:t>
            </w:r>
            <w:r>
              <w:rPr>
                <w:i/>
              </w:rPr>
              <w:t>_</w:t>
            </w:r>
            <w:r>
              <w:t>OFF_DATA</w:t>
            </w:r>
          </w:p>
        </w:tc>
        <w:tc>
          <w:tcPr>
            <w:tcW w:w="2952" w:type="dxa"/>
          </w:tcPr>
          <w:p w14:paraId="751A5319" w14:textId="77777777" w:rsidR="008B72E7" w:rsidRDefault="008B72E7">
            <w:r>
              <w:t>Data access</w:t>
            </w:r>
          </w:p>
        </w:tc>
      </w:tr>
      <w:tr w:rsidR="008B72E7" w14:paraId="56656284" w14:textId="77777777">
        <w:tblPrEx>
          <w:tblCellMar>
            <w:top w:w="0" w:type="dxa"/>
            <w:bottom w:w="0" w:type="dxa"/>
          </w:tblCellMar>
        </w:tblPrEx>
        <w:tc>
          <w:tcPr>
            <w:tcW w:w="2952" w:type="dxa"/>
          </w:tcPr>
          <w:p w14:paraId="3BB2A218" w14:textId="77777777" w:rsidR="008B72E7" w:rsidRDefault="008B72E7">
            <w:r>
              <w:t>SIGFPE</w:t>
            </w:r>
          </w:p>
        </w:tc>
        <w:tc>
          <w:tcPr>
            <w:tcW w:w="2952" w:type="dxa"/>
          </w:tcPr>
          <w:p w14:paraId="4F015746" w14:textId="77777777" w:rsidR="008B72E7" w:rsidRDefault="008B72E7">
            <w:pPr>
              <w:pStyle w:val="Header"/>
              <w:tabs>
                <w:tab w:val="clear" w:pos="4320"/>
                <w:tab w:val="clear" w:pos="8640"/>
              </w:tabs>
            </w:pPr>
            <w:r>
              <w:t>_EXC_OFF_FPU</w:t>
            </w:r>
          </w:p>
        </w:tc>
        <w:tc>
          <w:tcPr>
            <w:tcW w:w="2952" w:type="dxa"/>
          </w:tcPr>
          <w:p w14:paraId="017DE922" w14:textId="77777777" w:rsidR="008B72E7" w:rsidRDefault="008B72E7">
            <w:r>
              <w:t>Floating point unavailable</w:t>
            </w:r>
          </w:p>
        </w:tc>
      </w:tr>
      <w:tr w:rsidR="008B72E7" w14:paraId="541F5191" w14:textId="77777777">
        <w:tblPrEx>
          <w:tblCellMar>
            <w:top w:w="0" w:type="dxa"/>
            <w:bottom w:w="0" w:type="dxa"/>
          </w:tblCellMar>
        </w:tblPrEx>
        <w:tc>
          <w:tcPr>
            <w:tcW w:w="2952" w:type="dxa"/>
          </w:tcPr>
          <w:p w14:paraId="0A813F65" w14:textId="77777777" w:rsidR="008B72E7" w:rsidRDefault="008B72E7">
            <w:r>
              <w:t>SIGTRAP</w:t>
            </w:r>
          </w:p>
        </w:tc>
        <w:tc>
          <w:tcPr>
            <w:tcW w:w="2952" w:type="dxa"/>
          </w:tcPr>
          <w:p w14:paraId="1B69B1AD" w14:textId="77777777" w:rsidR="008B72E7" w:rsidRDefault="008B72E7">
            <w:r>
              <w:rPr>
                <w:i/>
              </w:rPr>
              <w:t>_</w:t>
            </w:r>
            <w:r>
              <w:t>EXC</w:t>
            </w:r>
            <w:r>
              <w:rPr>
                <w:i/>
              </w:rPr>
              <w:t>_</w:t>
            </w:r>
            <w:r>
              <w:t>OFF_INST_BRK</w:t>
            </w:r>
          </w:p>
        </w:tc>
        <w:tc>
          <w:tcPr>
            <w:tcW w:w="2952" w:type="dxa"/>
          </w:tcPr>
          <w:p w14:paraId="40D2053A" w14:textId="77777777" w:rsidR="008B72E7" w:rsidRDefault="008B72E7">
            <w:r>
              <w:t>Instruction breakpoint</w:t>
            </w:r>
          </w:p>
        </w:tc>
      </w:tr>
      <w:tr w:rsidR="008B72E7" w14:paraId="22D4FE00" w14:textId="77777777">
        <w:tblPrEx>
          <w:tblCellMar>
            <w:top w:w="0" w:type="dxa"/>
            <w:bottom w:w="0" w:type="dxa"/>
          </w:tblCellMar>
        </w:tblPrEx>
        <w:tc>
          <w:tcPr>
            <w:tcW w:w="2952" w:type="dxa"/>
          </w:tcPr>
          <w:p w14:paraId="50891D2A" w14:textId="77777777" w:rsidR="008B72E7" w:rsidRDefault="008B72E7">
            <w:r>
              <w:t>SIGTRAP</w:t>
            </w:r>
          </w:p>
        </w:tc>
        <w:tc>
          <w:tcPr>
            <w:tcW w:w="2952" w:type="dxa"/>
          </w:tcPr>
          <w:p w14:paraId="3730A6E8" w14:textId="77777777" w:rsidR="008B72E7" w:rsidRDefault="008B72E7">
            <w:pPr>
              <w:pStyle w:val="Header"/>
              <w:tabs>
                <w:tab w:val="clear" w:pos="4320"/>
                <w:tab w:val="clear" w:pos="8640"/>
              </w:tabs>
            </w:pPr>
            <w:r>
              <w:t>_EXC_OFF_TRACE</w:t>
            </w:r>
          </w:p>
        </w:tc>
        <w:tc>
          <w:tcPr>
            <w:tcW w:w="2952" w:type="dxa"/>
          </w:tcPr>
          <w:p w14:paraId="607FD32B" w14:textId="77777777" w:rsidR="008B72E7" w:rsidRDefault="008B72E7">
            <w:r>
              <w:t>Trace</w:t>
            </w:r>
          </w:p>
        </w:tc>
      </w:tr>
      <w:tr w:rsidR="008B72E7" w14:paraId="543D49DC" w14:textId="77777777">
        <w:tblPrEx>
          <w:tblCellMar>
            <w:top w:w="0" w:type="dxa"/>
            <w:bottom w:w="0" w:type="dxa"/>
          </w:tblCellMar>
        </w:tblPrEx>
        <w:tc>
          <w:tcPr>
            <w:tcW w:w="2952" w:type="dxa"/>
          </w:tcPr>
          <w:p w14:paraId="6021169F" w14:textId="77777777" w:rsidR="008B72E7" w:rsidRDefault="008B72E7">
            <w:r>
              <w:t>SIGILL</w:t>
            </w:r>
          </w:p>
        </w:tc>
        <w:tc>
          <w:tcPr>
            <w:tcW w:w="2952" w:type="dxa"/>
          </w:tcPr>
          <w:p w14:paraId="706DBCAF" w14:textId="77777777" w:rsidR="008B72E7" w:rsidRDefault="008B72E7">
            <w:r>
              <w:t>_EXC_OFF_SYSCALL</w:t>
            </w:r>
          </w:p>
        </w:tc>
        <w:tc>
          <w:tcPr>
            <w:tcW w:w="2952" w:type="dxa"/>
          </w:tcPr>
          <w:p w14:paraId="3CEC6722" w14:textId="77777777" w:rsidR="008B72E7" w:rsidRDefault="008B72E7">
            <w:r>
              <w:t>System call</w:t>
            </w:r>
          </w:p>
        </w:tc>
      </w:tr>
    </w:tbl>
    <w:p w14:paraId="4E4753D7" w14:textId="77777777" w:rsidR="008B72E7" w:rsidRDefault="008B72E7"/>
    <w:p w14:paraId="21682D8F" w14:textId="77777777" w:rsidR="008B72E7" w:rsidRDefault="008B72E7">
      <w:pPr>
        <w:pStyle w:val="list1"/>
        <w:numPr>
          <w:ilvl w:val="0"/>
          <w:numId w:val="32"/>
        </w:numPr>
      </w:pPr>
      <w:r>
        <w:t>Upon the occurrence of an exception of either kind (hardware or software), the FCP shall [SRS172] make the error type available to the application, via an API service, for incorporation in the telemetry stream and include all context data relevant to the exception, namely the contents of the Machine State Register (MSR), and the machine status Save/Restore Registers (SRR0 &amp; SRR1).</w:t>
      </w:r>
    </w:p>
    <w:p w14:paraId="34A8813F" w14:textId="77777777" w:rsidR="008B72E7" w:rsidRDefault="008B72E7">
      <w:pPr>
        <w:pStyle w:val="list1"/>
        <w:numPr>
          <w:ilvl w:val="0"/>
          <w:numId w:val="32"/>
        </w:numPr>
      </w:pPr>
      <w:r>
        <w:t>The scheduler shall [SRS</w:t>
      </w:r>
      <w:r>
        <w:rPr>
          <w:noProof/>
        </w:rPr>
        <w:t>031</w:t>
      </w:r>
      <w:r>
        <w:t>] provide a mechanism for a task optionally to define a user written software-exception-handling routine that runs in the context of the task.</w:t>
      </w:r>
    </w:p>
    <w:p w14:paraId="3F730D80" w14:textId="77777777" w:rsidR="008B72E7" w:rsidRDefault="008B72E7">
      <w:pPr>
        <w:pStyle w:val="list1"/>
        <w:numPr>
          <w:ilvl w:val="0"/>
          <w:numId w:val="32"/>
        </w:numPr>
      </w:pPr>
      <w:r>
        <w:t>For hardware exceptions and reserved exceptions, the FTSS shall [SRS276] make the error type and its context data available to the application, then return from the exception handler to the task that was running when the exception occurred.</w:t>
      </w:r>
    </w:p>
    <w:p w14:paraId="3BD9C982" w14:textId="77777777" w:rsidR="008B72E7" w:rsidRDefault="008B72E7">
      <w:pPr>
        <w:pStyle w:val="list1"/>
        <w:numPr>
          <w:ilvl w:val="0"/>
          <w:numId w:val="32"/>
        </w:numPr>
      </w:pPr>
      <w:r>
        <w:t xml:space="preserve">For software exceptions occurring within the FTSS, the FTSS shall [SRS277] make the error type and its context data available to the application, then restart the offending task at its beginning. </w:t>
      </w:r>
    </w:p>
    <w:p w14:paraId="2D144A2F" w14:textId="77777777" w:rsidR="008B72E7" w:rsidRDefault="008B72E7">
      <w:pPr>
        <w:pStyle w:val="list1"/>
        <w:numPr>
          <w:ilvl w:val="0"/>
          <w:numId w:val="32"/>
        </w:numPr>
      </w:pPr>
      <w:r>
        <w:t>For other software exceptions, regardless of whether or not a user written exception handling routine is invoked, if an exception occurs, the scheduler shall [SRS173], after making available the error type and context data to the application, resume processing (after the exception-handling routine runs, if provided) at the initialization point of the offending task.</w:t>
      </w:r>
    </w:p>
    <w:p w14:paraId="7E6EAB43" w14:textId="77777777" w:rsidR="008B72E7" w:rsidRDefault="008B72E7">
      <w:pPr>
        <w:pStyle w:val="list1"/>
        <w:numPr>
          <w:ilvl w:val="0"/>
          <w:numId w:val="32"/>
        </w:numPr>
      </w:pPr>
      <w:r>
        <w:t>For software exceptions occurring during Startup, FTSS shall [SRS301] issue a VME reset to the FCR in which the exception occurred.</w:t>
      </w:r>
    </w:p>
    <w:p w14:paraId="76AD2066" w14:textId="77777777" w:rsidR="008B72E7" w:rsidRDefault="008B72E7">
      <w:pPr>
        <w:pStyle w:val="Heading3"/>
      </w:pPr>
      <w:bookmarkStart w:id="55" w:name="_Toc518715577"/>
      <w:r>
        <w:t>Memory Management Services</w:t>
      </w:r>
      <w:bookmarkEnd w:id="55"/>
    </w:p>
    <w:p w14:paraId="6AC0DB05" w14:textId="77777777" w:rsidR="008B72E7" w:rsidRDefault="008B72E7">
      <w:pPr>
        <w:pStyle w:val="Heading4"/>
      </w:pPr>
      <w:bookmarkStart w:id="56" w:name="_Toc422639980"/>
      <w:bookmarkStart w:id="57" w:name="_Toc518715578"/>
      <w:r>
        <w:t>Memory Protection</w:t>
      </w:r>
      <w:bookmarkEnd w:id="57"/>
    </w:p>
    <w:p w14:paraId="039F334D" w14:textId="77777777" w:rsidR="008B72E7" w:rsidRDefault="008B72E7">
      <w:pPr>
        <w:pStyle w:val="Body"/>
      </w:pPr>
      <w:r>
        <w:t xml:space="preserve">There are two types of memory violations that might occur: 1) as a result of a hardware fault or SEU and 2) as a result of a common mode (usually, software) error. Memory violations that result from random hardware faults will be detected in the same way as any other hardware fault is detected in the FTPP and don't require memory protection for them to be detected and dealt with. In the second case, NASA has determined that however the memory protection function is implemented, the policy will be to restart the task that is executing when a memory violation (exception) is detected. </w:t>
      </w:r>
    </w:p>
    <w:p w14:paraId="0D7FB458" w14:textId="77777777" w:rsidR="008B72E7" w:rsidRDefault="008B72E7">
      <w:pPr>
        <w:pStyle w:val="Body"/>
      </w:pPr>
      <w:r>
        <w:t>The watchdog timer and ground based testing will uncover some but not all of the possible memory faults.</w:t>
      </w:r>
    </w:p>
    <w:p w14:paraId="77363D40" w14:textId="77777777" w:rsidR="008B72E7" w:rsidRDefault="008B72E7">
      <w:pPr>
        <w:pStyle w:val="Heading3"/>
      </w:pPr>
      <w:bookmarkStart w:id="58" w:name="_Toc427653644"/>
      <w:bookmarkStart w:id="59" w:name="_Toc518715579"/>
      <w:bookmarkEnd w:id="56"/>
      <w:r>
        <w:lastRenderedPageBreak/>
        <w:t>Communication Services</w:t>
      </w:r>
      <w:bookmarkEnd w:id="58"/>
      <w:bookmarkEnd w:id="59"/>
    </w:p>
    <w:p w14:paraId="76D8C3AC" w14:textId="77777777" w:rsidR="008B72E7" w:rsidRDefault="008B72E7">
      <w:pPr>
        <w:pStyle w:val="Body"/>
      </w:pPr>
      <w:r>
        <w:t>The FTSS communication services provide message-passing capabilities that are layered on top of the packet based network element communication hardware. Messages are contiguous blocks of variable length data that are transferred from one task to another. Messages are addressed with a global unique communication identifier that routes them to the appropriate virtual group (VG) and socket. Associated with the message are descriptor fields describing the sender, receiver, the type of message, and how the message is to be exchanged. The unique identifier for an end point consists of a virtual group identifier and a socket identifier. The sending and receiving end points may live on the same virtual group or on different virtual groups.</w:t>
      </w:r>
    </w:p>
    <w:p w14:paraId="74D78E40" w14:textId="77777777" w:rsidR="008B72E7" w:rsidRDefault="008B72E7">
      <w:pPr>
        <w:pStyle w:val="Body"/>
      </w:pPr>
      <w:r>
        <w:t>Communication Services are divided into two constituent capabilities: "Synchronous" message services and "Immediate" message services. "Synchronous" message services send and receive data on rate group frame boundaries; thus allowing safe inter-rate group communication. "Synchronous" message services are provided by message queue sockets. "Immediate" message services unlike "synchronous" message services initiate a message transfer immediately. When used for inter-VG communication, "immediate" message services interface directly with the Byzantine Resilient Virtual Circuit (BRVC) abstraction level communications interface and force an immediate network element access. "Immediate" message passing between virtual groups is restricted to the highest priority rate group on the FCP. This restriction does not apply to the ICPs. "Immediate" message passing within a virtual group is not restricted to the highest rate group, but must be used carefully by the application to prevent desynchronization. "Pipe" sockets provide "Immediate" message services.</w:t>
      </w:r>
    </w:p>
    <w:p w14:paraId="0C791554" w14:textId="77777777" w:rsidR="008B72E7" w:rsidRDefault="008B72E7">
      <w:pPr>
        <w:pStyle w:val="Body"/>
      </w:pPr>
      <w:r>
        <w:t>Communication services provide a message passing capability that guarantees congruent use of the network element among the members of a virtual group under fault free conditions.</w:t>
      </w:r>
    </w:p>
    <w:p w14:paraId="1C33F688" w14:textId="77777777" w:rsidR="008B72E7" w:rsidRDefault="008B72E7">
      <w:pPr>
        <w:pStyle w:val="Body"/>
        <w:numPr>
          <w:ilvl w:val="0"/>
          <w:numId w:val="9"/>
        </w:numPr>
      </w:pPr>
      <w:r>
        <w:t>Communication services shall [SRS</w:t>
      </w:r>
      <w:r>
        <w:rPr>
          <w:noProof/>
        </w:rPr>
        <w:t>047</w:t>
      </w:r>
      <w:r>
        <w:t>] provide "synchronous" message passing services in the form of "message queues".</w:t>
      </w:r>
    </w:p>
    <w:p w14:paraId="10859008" w14:textId="77777777" w:rsidR="008B72E7" w:rsidRDefault="008B72E7">
      <w:pPr>
        <w:pStyle w:val="Body"/>
        <w:numPr>
          <w:ilvl w:val="0"/>
          <w:numId w:val="10"/>
        </w:numPr>
      </w:pPr>
      <w:r>
        <w:t>Communication services shall [SRS</w:t>
      </w:r>
      <w:r>
        <w:rPr>
          <w:noProof/>
        </w:rPr>
        <w:t>048</w:t>
      </w:r>
      <w:r>
        <w:t>] provide "immediate" message passing services in the form of "pipes". "Pipes" provide fast data throughput between virtual groups or within a virtual group when minimal data latency is necessary.</w:t>
      </w:r>
    </w:p>
    <w:p w14:paraId="6EF34777" w14:textId="77777777" w:rsidR="008B72E7" w:rsidRDefault="008B72E7">
      <w:pPr>
        <w:pStyle w:val="Body"/>
        <w:numPr>
          <w:ilvl w:val="0"/>
          <w:numId w:val="11"/>
        </w:numPr>
      </w:pPr>
      <w:r>
        <w:t>Communication services shall [SRS</w:t>
      </w:r>
      <w:r>
        <w:rPr>
          <w:noProof/>
        </w:rPr>
        <w:t>049</w:t>
      </w:r>
      <w:r>
        <w:t>] provide the capability to "broadcast" messages to all virtual groups.</w:t>
      </w:r>
    </w:p>
    <w:p w14:paraId="060981CA" w14:textId="77777777" w:rsidR="008B72E7" w:rsidRDefault="008B72E7">
      <w:pPr>
        <w:pStyle w:val="Body"/>
        <w:numPr>
          <w:ilvl w:val="0"/>
          <w:numId w:val="12"/>
        </w:numPr>
      </w:pPr>
      <w:r>
        <w:t>Communication services shall [SRS</w:t>
      </w:r>
      <w:r>
        <w:rPr>
          <w:noProof/>
        </w:rPr>
        <w:t>050</w:t>
      </w:r>
      <w:r>
        <w:t>] restrict the use of "immediate" message passing services between virtual groups (from FCP to ICP) to tasks running in the highest rate group on the FCP. This restriction does NOT apply to the ICPs since they are running as simplex VGs.</w:t>
      </w:r>
    </w:p>
    <w:p w14:paraId="35C4E8E4" w14:textId="77777777" w:rsidR="008B72E7" w:rsidRDefault="008B72E7">
      <w:pPr>
        <w:pStyle w:val="Body"/>
        <w:numPr>
          <w:ilvl w:val="0"/>
          <w:numId w:val="13"/>
        </w:numPr>
      </w:pPr>
      <w:r>
        <w:t>Communication services shall [SRS</w:t>
      </w:r>
      <w:r>
        <w:rPr>
          <w:noProof/>
        </w:rPr>
        <w:t>051</w:t>
      </w:r>
      <w:r>
        <w:t xml:space="preserve">] detect message passing between application tasks living on the same virtual group and bypass the usage of the network element. </w:t>
      </w:r>
    </w:p>
    <w:p w14:paraId="5E2749BE" w14:textId="77777777" w:rsidR="008B72E7" w:rsidRDefault="008B72E7">
      <w:pPr>
        <w:pStyle w:val="Body"/>
        <w:numPr>
          <w:ilvl w:val="0"/>
          <w:numId w:val="14"/>
        </w:numPr>
      </w:pPr>
      <w:r>
        <w:lastRenderedPageBreak/>
        <w:t>Communication services shall [SRS</w:t>
      </w:r>
      <w:r>
        <w:rPr>
          <w:noProof/>
        </w:rPr>
        <w:t>052</w:t>
      </w:r>
      <w:r>
        <w:t>] route messages to the proper virtual group(s) and socket.</w:t>
      </w:r>
    </w:p>
    <w:p w14:paraId="2444F2D7" w14:textId="77777777" w:rsidR="008B72E7" w:rsidRDefault="008B72E7">
      <w:pPr>
        <w:pStyle w:val="Body"/>
        <w:numPr>
          <w:ilvl w:val="0"/>
          <w:numId w:val="15"/>
        </w:numPr>
      </w:pPr>
      <w:r>
        <w:t>Communication services shall [SRS</w:t>
      </w:r>
      <w:r>
        <w:rPr>
          <w:noProof/>
        </w:rPr>
        <w:t>053</w:t>
      </w:r>
      <w:r>
        <w:t>] deliver messages in the same order at each member of a virtual group.</w:t>
      </w:r>
    </w:p>
    <w:p w14:paraId="0424DC67" w14:textId="77777777" w:rsidR="008B72E7" w:rsidRDefault="008B72E7">
      <w:pPr>
        <w:pStyle w:val="Body"/>
        <w:numPr>
          <w:ilvl w:val="0"/>
          <w:numId w:val="16"/>
        </w:numPr>
      </w:pPr>
      <w:r>
        <w:t>Communication services shall [SRS</w:t>
      </w:r>
      <w:r>
        <w:rPr>
          <w:noProof/>
        </w:rPr>
        <w:t>054</w:t>
      </w:r>
      <w:r>
        <w:t>] perform synchronous message passing at rate group frame boundaries. This ensures that all redundant instantiations of a given rate group task have consistent messages throughout the rate group frame.</w:t>
      </w:r>
    </w:p>
    <w:p w14:paraId="15281B09" w14:textId="77777777" w:rsidR="008B72E7" w:rsidRDefault="008B72E7">
      <w:pPr>
        <w:pStyle w:val="Body"/>
        <w:numPr>
          <w:ilvl w:val="0"/>
          <w:numId w:val="16"/>
        </w:numPr>
      </w:pPr>
      <w:r>
        <w:t>Communication services shall [SRS235] detect a babbling NE or ICP within 20 milliseconds of the receipt of the first erroneous packet.</w:t>
      </w:r>
    </w:p>
    <w:p w14:paraId="3EA1E3EA" w14:textId="77777777" w:rsidR="008B72E7" w:rsidRDefault="008B72E7">
      <w:pPr>
        <w:pStyle w:val="Body"/>
        <w:numPr>
          <w:ilvl w:val="0"/>
          <w:numId w:val="16"/>
        </w:numPr>
      </w:pPr>
      <w:r>
        <w:t>FTSS shall [SRS255] mask out a babbling NE or ICP within 40 milliseconds after it is detected.</w:t>
      </w:r>
    </w:p>
    <w:p w14:paraId="63B151F6" w14:textId="77777777" w:rsidR="008B72E7" w:rsidRDefault="008B72E7">
      <w:pPr>
        <w:pStyle w:val="Heading4"/>
      </w:pPr>
      <w:bookmarkStart w:id="60" w:name="_Toc422639981"/>
      <w:bookmarkStart w:id="61" w:name="_Toc426361779"/>
      <w:bookmarkStart w:id="62" w:name="_Toc427653645"/>
      <w:bookmarkStart w:id="63" w:name="_Toc518715580"/>
      <w:r>
        <w:t>Sockets</w:t>
      </w:r>
      <w:bookmarkEnd w:id="60"/>
      <w:bookmarkEnd w:id="61"/>
      <w:bookmarkEnd w:id="62"/>
      <w:bookmarkEnd w:id="63"/>
    </w:p>
    <w:p w14:paraId="24A22EEC" w14:textId="77777777" w:rsidR="008B72E7" w:rsidRDefault="008B72E7">
      <w:pPr>
        <w:pStyle w:val="Body"/>
      </w:pPr>
      <w:r>
        <w:t>Sockets are the end points of FTSS communication, which provide a transparent interface to the BRVC communications layer and a useful interface to the application layer. Sockets maintain the buffers between the underlying packet based communication primitives that directly access the network elements and the message based communication services used by the rate group tasks. Sockets used for "synchronous" message passing behave differently than those used for "immediate" message passing.</w:t>
      </w:r>
    </w:p>
    <w:p w14:paraId="7CEEE46E" w14:textId="77777777" w:rsidR="008B72E7" w:rsidRDefault="008B72E7">
      <w:pPr>
        <w:pStyle w:val="Body"/>
        <w:numPr>
          <w:ilvl w:val="0"/>
          <w:numId w:val="17"/>
        </w:numPr>
      </w:pPr>
      <w:r>
        <w:t>Synchronous message passing sockets shall [SRS</w:t>
      </w:r>
      <w:r>
        <w:rPr>
          <w:noProof/>
        </w:rPr>
        <w:t>055</w:t>
      </w:r>
      <w:r>
        <w:t>] queue outgoing messages until they are transmitted at frame boundaries. The "create" and "open" API calls for synchronous sockets allow the application to specify the maximum message size and how many incoming messages the socket may buffer.</w:t>
      </w:r>
    </w:p>
    <w:p w14:paraId="73BE41D9" w14:textId="77777777" w:rsidR="008B72E7" w:rsidRDefault="008B72E7">
      <w:pPr>
        <w:pStyle w:val="Body"/>
        <w:numPr>
          <w:ilvl w:val="0"/>
          <w:numId w:val="18"/>
        </w:numPr>
      </w:pPr>
      <w:r>
        <w:t>If there is insufficient space to enqueue a message for transmission, Communication services shall [SRS</w:t>
      </w:r>
      <w:r>
        <w:rPr>
          <w:noProof/>
        </w:rPr>
        <w:t>059</w:t>
      </w:r>
      <w:r>
        <w:t>] return an error to the corresponding task. Sockets are non-blocking and place the burden of polling on the application task.</w:t>
      </w:r>
    </w:p>
    <w:p w14:paraId="64F125A1" w14:textId="77777777" w:rsidR="008B72E7" w:rsidRDefault="008B72E7">
      <w:pPr>
        <w:pStyle w:val="Heading5"/>
      </w:pPr>
      <w:bookmarkStart w:id="64" w:name="_Toc422639982"/>
      <w:bookmarkStart w:id="65" w:name="_Toc426361780"/>
      <w:bookmarkStart w:id="66" w:name="_Toc427653646"/>
      <w:bookmarkStart w:id="67" w:name="_Toc518715581"/>
      <w:r>
        <w:t>Message Queue Sockets</w:t>
      </w:r>
      <w:bookmarkEnd w:id="64"/>
      <w:bookmarkEnd w:id="65"/>
      <w:bookmarkEnd w:id="66"/>
      <w:bookmarkEnd w:id="67"/>
    </w:p>
    <w:p w14:paraId="123D7ED0" w14:textId="77777777" w:rsidR="008B72E7" w:rsidRDefault="008B72E7">
      <w:pPr>
        <w:pStyle w:val="Body"/>
      </w:pPr>
      <w:r>
        <w:t xml:space="preserve">Message queue sockets allow a single task to queue a variable number of messages, each of variable length. One task is allowed to receive messages from this queue. Message queue sockets define a dedicated communication path between two tasks with guaranteed message delivery. Message queue sockets provide "synchronous" communication and perform sending/receiving of messages at frame boundaries. </w:t>
      </w:r>
    </w:p>
    <w:p w14:paraId="5C36A590" w14:textId="77777777" w:rsidR="008B72E7" w:rsidRDefault="008B72E7" w:rsidP="008B72E7">
      <w:pPr>
        <w:pStyle w:val="list1"/>
        <w:numPr>
          <w:ilvl w:val="0"/>
          <w:numId w:val="19"/>
        </w:numPr>
        <w:ind w:left="432" w:hanging="432"/>
      </w:pPr>
      <w:r>
        <w:t>Communication services shall [SRS</w:t>
      </w:r>
      <w:r>
        <w:rPr>
          <w:noProof/>
        </w:rPr>
        <w:t>062</w:t>
      </w:r>
      <w:r>
        <w:t>] provide a message queue communication mechanism that guarantees message delivery between a sending and receiving task.</w:t>
      </w:r>
    </w:p>
    <w:p w14:paraId="377A6166" w14:textId="77777777" w:rsidR="008B72E7" w:rsidRDefault="008B72E7" w:rsidP="008B72E7">
      <w:pPr>
        <w:pStyle w:val="list1"/>
        <w:numPr>
          <w:ilvl w:val="0"/>
          <w:numId w:val="19"/>
        </w:numPr>
        <w:ind w:left="432" w:hanging="432"/>
      </w:pPr>
      <w:r>
        <w:t>Communication services shall [SRS</w:t>
      </w:r>
      <w:r>
        <w:rPr>
          <w:noProof/>
        </w:rPr>
        <w:t>063</w:t>
      </w:r>
      <w:r>
        <w:t>] provide an API for "message queue" communication.</w:t>
      </w:r>
    </w:p>
    <w:p w14:paraId="6CF768F5" w14:textId="77777777" w:rsidR="008B72E7" w:rsidRDefault="008B72E7" w:rsidP="008B72E7">
      <w:pPr>
        <w:pStyle w:val="list1"/>
        <w:numPr>
          <w:ilvl w:val="0"/>
          <w:numId w:val="19"/>
        </w:numPr>
        <w:ind w:left="432" w:hanging="432"/>
      </w:pPr>
      <w:r>
        <w:t>Communication services shall [SRS</w:t>
      </w:r>
      <w:r>
        <w:rPr>
          <w:noProof/>
        </w:rPr>
        <w:t>064</w:t>
      </w:r>
      <w:r>
        <w:t>] provide the following error handling information as feedback to the "message queue" API calls:</w:t>
      </w:r>
    </w:p>
    <w:p w14:paraId="6A827636" w14:textId="77777777" w:rsidR="008B72E7" w:rsidRDefault="008B72E7">
      <w:pPr>
        <w:pStyle w:val="list1"/>
        <w:numPr>
          <w:ilvl w:val="1"/>
          <w:numId w:val="19"/>
        </w:numPr>
      </w:pPr>
      <w:r>
        <w:lastRenderedPageBreak/>
        <w:t>notification of invalid or out of range application specified parameters on all operations,</w:t>
      </w:r>
    </w:p>
    <w:p w14:paraId="29FDF585" w14:textId="77777777" w:rsidR="008B72E7" w:rsidRDefault="008B72E7">
      <w:pPr>
        <w:pStyle w:val="list1"/>
        <w:numPr>
          <w:ilvl w:val="1"/>
          <w:numId w:val="19"/>
        </w:numPr>
      </w:pPr>
      <w:r>
        <w:t>notification of an attempt to create a broadcast message queue,</w:t>
      </w:r>
    </w:p>
    <w:p w14:paraId="0EC0CB7B" w14:textId="77777777" w:rsidR="008B72E7" w:rsidRDefault="008B72E7">
      <w:pPr>
        <w:pStyle w:val="list1"/>
        <w:numPr>
          <w:ilvl w:val="1"/>
          <w:numId w:val="19"/>
        </w:numPr>
      </w:pPr>
      <w:r>
        <w:t>message queue "open" of end point ( SENDER/RECEIVER ) by non-assigned virtual group,</w:t>
      </w:r>
    </w:p>
    <w:p w14:paraId="154AF132" w14:textId="77777777" w:rsidR="008B72E7" w:rsidRDefault="008B72E7">
      <w:pPr>
        <w:pStyle w:val="list1"/>
        <w:numPr>
          <w:ilvl w:val="1"/>
          <w:numId w:val="19"/>
        </w:numPr>
      </w:pPr>
      <w:r>
        <w:t>message queue is full when performing a send operation,</w:t>
      </w:r>
    </w:p>
    <w:p w14:paraId="7713D7E3" w14:textId="77777777" w:rsidR="008B72E7" w:rsidRDefault="008B72E7">
      <w:pPr>
        <w:pStyle w:val="list1"/>
        <w:numPr>
          <w:ilvl w:val="1"/>
          <w:numId w:val="19"/>
        </w:numPr>
      </w:pPr>
      <w:r>
        <w:t>connection/transmission error,</w:t>
      </w:r>
    </w:p>
    <w:p w14:paraId="4F4E1FAB" w14:textId="77777777" w:rsidR="008B72E7" w:rsidRDefault="008B72E7">
      <w:pPr>
        <w:pStyle w:val="list1"/>
        <w:numPr>
          <w:ilvl w:val="1"/>
          <w:numId w:val="19"/>
        </w:numPr>
      </w:pPr>
      <w:r>
        <w:t>FTSS unable to create/open message queue, and</w:t>
      </w:r>
    </w:p>
    <w:p w14:paraId="0321B4DF" w14:textId="77777777" w:rsidR="008B72E7" w:rsidRDefault="008B72E7">
      <w:pPr>
        <w:pStyle w:val="list1"/>
        <w:numPr>
          <w:ilvl w:val="1"/>
          <w:numId w:val="19"/>
        </w:numPr>
      </w:pPr>
      <w:r>
        <w:t>notification that a received message was truncated to the buffer size provided.</w:t>
      </w:r>
    </w:p>
    <w:p w14:paraId="3F248902" w14:textId="77777777" w:rsidR="008B72E7" w:rsidRDefault="008B72E7" w:rsidP="008B72E7">
      <w:pPr>
        <w:pStyle w:val="list1"/>
        <w:numPr>
          <w:ilvl w:val="0"/>
          <w:numId w:val="19"/>
        </w:numPr>
        <w:ind w:left="432" w:hanging="432"/>
      </w:pPr>
      <w:r>
        <w:t>The message queue "create" API requires the application to specify the sending and receiving virtual grou</w:t>
      </w:r>
      <w:bookmarkStart w:id="68" w:name="_Toc422639983"/>
      <w:r>
        <w:t>p identifiers. Communication services shall [SRS</w:t>
      </w:r>
      <w:r>
        <w:rPr>
          <w:noProof/>
        </w:rPr>
        <w:t>066</w:t>
      </w:r>
      <w:r>
        <w:t>] only allow a single task living on each specified virtual group to "open" the respective end of the queue.</w:t>
      </w:r>
    </w:p>
    <w:p w14:paraId="77A8DBD4" w14:textId="77777777" w:rsidR="008B72E7" w:rsidRDefault="008B72E7">
      <w:pPr>
        <w:pStyle w:val="list1"/>
        <w:numPr>
          <w:ilvl w:val="0"/>
          <w:numId w:val="0"/>
        </w:numPr>
        <w:ind w:left="360" w:hanging="360"/>
      </w:pPr>
    </w:p>
    <w:p w14:paraId="24065D83" w14:textId="77777777" w:rsidR="008B72E7" w:rsidRDefault="008B72E7">
      <w:pPr>
        <w:pStyle w:val="Heading5"/>
      </w:pPr>
      <w:bookmarkStart w:id="69" w:name="_Toc426361781"/>
      <w:bookmarkStart w:id="70" w:name="_Toc427653647"/>
      <w:bookmarkStart w:id="71" w:name="_Toc518715582"/>
      <w:r>
        <w:t>Pipe Sockets</w:t>
      </w:r>
      <w:bookmarkEnd w:id="69"/>
      <w:bookmarkEnd w:id="70"/>
      <w:bookmarkEnd w:id="71"/>
    </w:p>
    <w:p w14:paraId="233E2A0E" w14:textId="77777777" w:rsidR="008B72E7" w:rsidRDefault="008B72E7">
      <w:pPr>
        <w:pStyle w:val="Body"/>
      </w:pPr>
      <w:r>
        <w:t>"Pipe" sockets are used for "immediate" communication. They may be created with a broadcast capability. Pipes may only be opened by one sending task. Pipes may be opened by multiple receiving tasks if they are created with the "broadcast" capability; otherwise they may only be opened by one receiving task. Pipes are the only broadcast mechanism available to the application.</w:t>
      </w:r>
    </w:p>
    <w:p w14:paraId="22E02F28" w14:textId="77777777" w:rsidR="008B72E7" w:rsidRDefault="008B72E7" w:rsidP="008B72E7">
      <w:pPr>
        <w:pStyle w:val="list1"/>
        <w:numPr>
          <w:ilvl w:val="0"/>
          <w:numId w:val="20"/>
        </w:numPr>
        <w:ind w:left="432" w:hanging="432"/>
      </w:pPr>
      <w:r>
        <w:t>Communication services shall [SRS</w:t>
      </w:r>
      <w:r>
        <w:rPr>
          <w:noProof/>
        </w:rPr>
        <w:t>067</w:t>
      </w:r>
      <w:r>
        <w:t>] provide a "pipe" communication mechanism allowing immediate message passing through the network and allowing a 50hz FCP transfer task to poll until it can read an immediate message from the ICP.</w:t>
      </w:r>
    </w:p>
    <w:p w14:paraId="0D7DE3BB" w14:textId="77777777" w:rsidR="008B72E7" w:rsidRDefault="008B72E7" w:rsidP="008B72E7">
      <w:pPr>
        <w:pStyle w:val="list1"/>
        <w:numPr>
          <w:ilvl w:val="0"/>
          <w:numId w:val="20"/>
        </w:numPr>
        <w:ind w:left="432" w:hanging="432"/>
      </w:pPr>
      <w:r>
        <w:t>Communication services shall [SRS</w:t>
      </w:r>
      <w:r>
        <w:rPr>
          <w:noProof/>
        </w:rPr>
        <w:t>068</w:t>
      </w:r>
      <w:r>
        <w:t>] provide an API for "pipe" communication.</w:t>
      </w:r>
    </w:p>
    <w:p w14:paraId="31963A60" w14:textId="77777777" w:rsidR="008B72E7" w:rsidRDefault="008B72E7" w:rsidP="008B72E7">
      <w:pPr>
        <w:pStyle w:val="list1"/>
        <w:numPr>
          <w:ilvl w:val="0"/>
          <w:numId w:val="20"/>
        </w:numPr>
        <w:ind w:left="432" w:hanging="432"/>
      </w:pPr>
      <w:r>
        <w:t>Communication services shall [SRS</w:t>
      </w:r>
      <w:r>
        <w:rPr>
          <w:noProof/>
        </w:rPr>
        <w:t>069</w:t>
      </w:r>
      <w:r>
        <w:t>] provide the capability to create "pipe"s which "broadcast" their messages to all virtual groups.</w:t>
      </w:r>
    </w:p>
    <w:p w14:paraId="6B4A4C9D" w14:textId="77777777" w:rsidR="008B72E7" w:rsidRDefault="008B72E7" w:rsidP="008B72E7">
      <w:pPr>
        <w:pStyle w:val="list1"/>
        <w:numPr>
          <w:ilvl w:val="0"/>
          <w:numId w:val="20"/>
        </w:numPr>
        <w:ind w:left="432" w:hanging="432"/>
      </w:pPr>
      <w:r>
        <w:t>Communication services shall [SRS</w:t>
      </w:r>
      <w:r>
        <w:rPr>
          <w:noProof/>
        </w:rPr>
        <w:t>070</w:t>
      </w:r>
      <w:r>
        <w:t>] provide the following error handling information as feedback to the "pipe" API calls:</w:t>
      </w:r>
    </w:p>
    <w:p w14:paraId="1C6A17C7" w14:textId="77777777" w:rsidR="008B72E7" w:rsidRDefault="008B72E7">
      <w:pPr>
        <w:pStyle w:val="list1"/>
        <w:numPr>
          <w:ilvl w:val="1"/>
          <w:numId w:val="20"/>
        </w:numPr>
      </w:pPr>
      <w:r>
        <w:t>notification of invalid or out of range application specified parameters on all operations,</w:t>
      </w:r>
    </w:p>
    <w:p w14:paraId="2D1EE09F" w14:textId="77777777" w:rsidR="008B72E7" w:rsidRDefault="008B72E7">
      <w:pPr>
        <w:pStyle w:val="list1"/>
        <w:numPr>
          <w:ilvl w:val="1"/>
          <w:numId w:val="20"/>
        </w:numPr>
      </w:pPr>
      <w:r>
        <w:t>notification of an attempt to create a broadcast pipe with an ICP as the sending virtual group,</w:t>
      </w:r>
    </w:p>
    <w:p w14:paraId="149BF780" w14:textId="77777777" w:rsidR="008B72E7" w:rsidRDefault="008B72E7">
      <w:pPr>
        <w:pStyle w:val="list1"/>
        <w:numPr>
          <w:ilvl w:val="1"/>
          <w:numId w:val="20"/>
        </w:numPr>
      </w:pPr>
      <w:r>
        <w:t>pipe "open" of end point ( SENDER/RECEIVER ) by non-assigned virtual group,</w:t>
      </w:r>
    </w:p>
    <w:p w14:paraId="3E72A4C5" w14:textId="77777777" w:rsidR="008B72E7" w:rsidRDefault="008B72E7">
      <w:pPr>
        <w:pStyle w:val="list1"/>
        <w:numPr>
          <w:ilvl w:val="1"/>
          <w:numId w:val="20"/>
        </w:numPr>
      </w:pPr>
      <w:r>
        <w:lastRenderedPageBreak/>
        <w:t>notification upon receiving a message that the previous message was overwritten,</w:t>
      </w:r>
    </w:p>
    <w:p w14:paraId="4F27E70B" w14:textId="77777777" w:rsidR="008B72E7" w:rsidRDefault="008B72E7">
      <w:pPr>
        <w:pStyle w:val="list1"/>
        <w:numPr>
          <w:ilvl w:val="1"/>
          <w:numId w:val="20"/>
        </w:numPr>
      </w:pPr>
      <w:r>
        <w:t>connection/transmission error,</w:t>
      </w:r>
    </w:p>
    <w:p w14:paraId="48D763CB" w14:textId="77777777" w:rsidR="008B72E7" w:rsidRDefault="008B72E7">
      <w:pPr>
        <w:pStyle w:val="list1"/>
        <w:numPr>
          <w:ilvl w:val="1"/>
          <w:numId w:val="20"/>
        </w:numPr>
      </w:pPr>
      <w:r>
        <w:t>FTSS unable to create/open pipe, and</w:t>
      </w:r>
    </w:p>
    <w:p w14:paraId="0A1C3193" w14:textId="77777777" w:rsidR="008B72E7" w:rsidRDefault="008B72E7">
      <w:pPr>
        <w:pStyle w:val="list1"/>
        <w:numPr>
          <w:ilvl w:val="1"/>
          <w:numId w:val="20"/>
        </w:numPr>
      </w:pPr>
      <w:r>
        <w:t>notification that a received message was truncated to the buffer size provided.</w:t>
      </w:r>
    </w:p>
    <w:p w14:paraId="76A68B2C" w14:textId="77777777" w:rsidR="008B72E7" w:rsidRDefault="008B72E7" w:rsidP="008B72E7">
      <w:pPr>
        <w:pStyle w:val="list1"/>
        <w:numPr>
          <w:ilvl w:val="0"/>
          <w:numId w:val="20"/>
        </w:numPr>
        <w:ind w:left="432" w:hanging="432"/>
      </w:pPr>
      <w:r>
        <w:t>If the broadcast option is used, each virtual group should open the pipe and read from it to</w:t>
      </w:r>
      <w:bookmarkEnd w:id="68"/>
      <w:r>
        <w:t xml:space="preserve"> avoid flow control problems.</w:t>
      </w:r>
    </w:p>
    <w:p w14:paraId="6E360EB8" w14:textId="77777777" w:rsidR="008B72E7" w:rsidRDefault="008B72E7" w:rsidP="008B72E7">
      <w:pPr>
        <w:pStyle w:val="list1"/>
        <w:numPr>
          <w:ilvl w:val="0"/>
          <w:numId w:val="20"/>
        </w:numPr>
        <w:ind w:left="432" w:hanging="432"/>
      </w:pPr>
      <w:r>
        <w:t>The "pipe" "create" API requires the application to specify the sending and receiving virtual group identifiers. Communication services shall [SRS</w:t>
      </w:r>
      <w:r>
        <w:rPr>
          <w:noProof/>
        </w:rPr>
        <w:t>073</w:t>
      </w:r>
      <w:r>
        <w:t>] only allow a single task living on each specified virtual group to "open" the respective end of the pipe. In the case of a broadcast "pipe", communication services allows one task in each virtual group of the system to open the receiving end of the "pipe".</w:t>
      </w:r>
    </w:p>
    <w:p w14:paraId="2ADF8CBA" w14:textId="77777777" w:rsidR="008B72E7" w:rsidRDefault="008B72E7">
      <w:pPr>
        <w:numPr>
          <w:ilvl w:val="12"/>
          <w:numId w:val="0"/>
        </w:numPr>
        <w:ind w:left="432" w:hanging="432"/>
      </w:pPr>
    </w:p>
    <w:p w14:paraId="5D2673FD" w14:textId="77777777" w:rsidR="008B72E7" w:rsidRDefault="008B72E7">
      <w:pPr>
        <w:pStyle w:val="Heading3"/>
      </w:pPr>
      <w:bookmarkStart w:id="72" w:name="_Toc518715583"/>
      <w:r>
        <w:t>Fault Detection and Isolation</w:t>
      </w:r>
      <w:bookmarkEnd w:id="72"/>
    </w:p>
    <w:p w14:paraId="273CA87F" w14:textId="77777777" w:rsidR="008B72E7" w:rsidRDefault="008B72E7">
      <w:pPr>
        <w:pStyle w:val="Body"/>
      </w:pPr>
      <w:r>
        <w:t>Fault Detection and Isolation (FDI) provides the capability to detect and diagnose faults within FCC hardware.  The functionality of FDI is decomposed into 2 capabilities-Initial Built-In Test (IBIT) and Continuous BIT (CBIT).  FDI IBIT provides the facilities for the detection and diagnosis of faults during system initialization (at power on or CPU reset) on FCPs, ICPs, PMC 1553s, and MPCCs.  FDI CBIT provides the facilities for the detection and diagnosis of faults on FCPs during all operational phases. In general, these tests execute system-wide tests using the fault tolerance characteristics of the FTPP architecture.</w:t>
      </w:r>
    </w:p>
    <w:p w14:paraId="5D18E614" w14:textId="77777777" w:rsidR="008B72E7" w:rsidRDefault="008B72E7">
      <w:pPr>
        <w:pStyle w:val="Heading4"/>
      </w:pPr>
      <w:bookmarkStart w:id="73" w:name="_Toc426361785"/>
      <w:bookmarkStart w:id="74" w:name="_Toc518715584"/>
      <w:r>
        <w:t>Initial BIT</w:t>
      </w:r>
      <w:bookmarkEnd w:id="73"/>
      <w:bookmarkEnd w:id="74"/>
    </w:p>
    <w:p w14:paraId="1F3F7438" w14:textId="77777777" w:rsidR="008B72E7" w:rsidRDefault="008B72E7">
      <w:pPr>
        <w:pStyle w:val="Body"/>
      </w:pPr>
      <w:r>
        <w:t>Initial BIT constitutes a series of self-tests provided by the manufacturer of the equipment being tested. Initial BIT tests constitute tests of the processors, and I/O devices. Note that by configuring the network elements to automatically enter ISYNC on Power Up, there is no opportunity to perform IBIT on the NEs. The fact that an NE is in sync with the other NEs will have to substitute for a separate NE IBIT function.</w:t>
      </w:r>
    </w:p>
    <w:p w14:paraId="605A51D9" w14:textId="77777777" w:rsidR="008B72E7" w:rsidRDefault="008B72E7">
      <w:pPr>
        <w:pStyle w:val="Body"/>
      </w:pPr>
      <w:r>
        <w:t>FTSS IBIT executes on the Flight Control Processors (FCPs) at system initialization. These tests exercise the functionality of the various system components.</w:t>
      </w:r>
    </w:p>
    <w:p w14:paraId="0402D2F1" w14:textId="77777777" w:rsidR="008B72E7" w:rsidRDefault="008B72E7">
      <w:pPr>
        <w:pStyle w:val="list1"/>
        <w:numPr>
          <w:ilvl w:val="0"/>
          <w:numId w:val="33"/>
        </w:numPr>
      </w:pPr>
      <w:r>
        <w:t>The FTSS software shall [SRS237] configure the FCP to act as the Radstone IBIT master, with the exception that the ICP on the NEFU is the master.</w:t>
      </w:r>
    </w:p>
    <w:p w14:paraId="7B632A9C" w14:textId="77777777" w:rsidR="008B72E7" w:rsidRDefault="008B72E7">
      <w:pPr>
        <w:pStyle w:val="list1"/>
        <w:numPr>
          <w:ilvl w:val="0"/>
          <w:numId w:val="33"/>
        </w:numPr>
      </w:pPr>
      <w:r>
        <w:t>Requirement deleted.</w:t>
      </w:r>
    </w:p>
    <w:p w14:paraId="26669251" w14:textId="77777777" w:rsidR="008B72E7" w:rsidRDefault="008B72E7">
      <w:pPr>
        <w:pStyle w:val="list1"/>
        <w:numPr>
          <w:ilvl w:val="0"/>
          <w:numId w:val="33"/>
        </w:numPr>
      </w:pPr>
      <w:r>
        <w:t>The FTSS shall [SRS260] configure each FCP to perform IBIT Minimum Processing Environment (MPE) Tests, Power-up Tests, and Initial BIT on each FCP, as shown inTable 3.2-2. .</w:t>
      </w:r>
    </w:p>
    <w:p w14:paraId="4807F9A1" w14:textId="77777777" w:rsidR="008B72E7" w:rsidRDefault="008B72E7">
      <w:pPr>
        <w:pStyle w:val="list1"/>
        <w:numPr>
          <w:ilvl w:val="0"/>
          <w:numId w:val="33"/>
        </w:numPr>
      </w:pPr>
      <w:r>
        <w:lastRenderedPageBreak/>
        <w:t>The FTSS shall [SRS261] configure each FCP to halt processing if any of the MPE tests fail.</w:t>
      </w:r>
    </w:p>
    <w:p w14:paraId="750064E9" w14:textId="77777777" w:rsidR="008B72E7" w:rsidRDefault="008B72E7">
      <w:pPr>
        <w:pStyle w:val="list1"/>
        <w:numPr>
          <w:ilvl w:val="0"/>
          <w:numId w:val="33"/>
        </w:numPr>
      </w:pPr>
      <w:r>
        <w:t>The FTSS shall [SRS262] configure each FCP to continue processing if any of the Power-up or Initial BIT tests fail.</w:t>
      </w:r>
    </w:p>
    <w:p w14:paraId="2B2C2D2A" w14:textId="77777777" w:rsidR="008B72E7" w:rsidRDefault="008B72E7">
      <w:pPr>
        <w:pStyle w:val="tablecaption"/>
      </w:pPr>
      <w:bookmarkStart w:id="75" w:name="_Ref500299253"/>
      <w:bookmarkStart w:id="76" w:name="_Toc515875721"/>
      <w:bookmarkStart w:id="77" w:name="_Toc515935955"/>
      <w:bookmarkStart w:id="78" w:name="_Toc518707780"/>
      <w:r>
        <w:t>Table 3.2-2.  FCP IBIT Table.</w:t>
      </w:r>
      <w:bookmarkEnd w:id="75"/>
      <w:bookmarkEnd w:id="76"/>
      <w:bookmarkEnd w:id="77"/>
      <w:bookmarkEnd w:id="78"/>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42"/>
        <w:gridCol w:w="6006"/>
      </w:tblGrid>
      <w:tr w:rsidR="008B72E7" w14:paraId="1BEB77E1" w14:textId="77777777">
        <w:tblPrEx>
          <w:tblCellMar>
            <w:top w:w="0" w:type="dxa"/>
            <w:bottom w:w="0" w:type="dxa"/>
          </w:tblCellMar>
        </w:tblPrEx>
        <w:trPr>
          <w:trHeight w:val="261"/>
          <w:jc w:val="center"/>
        </w:trPr>
        <w:tc>
          <w:tcPr>
            <w:tcW w:w="1842" w:type="dxa"/>
          </w:tcPr>
          <w:p w14:paraId="58CD7B19" w14:textId="77777777" w:rsidR="008B72E7" w:rsidRDefault="008B72E7">
            <w:pPr>
              <w:keepNext/>
              <w:rPr>
                <w:b/>
              </w:rPr>
            </w:pPr>
            <w:r>
              <w:rPr>
                <w:b/>
              </w:rPr>
              <w:t>KIND OF TEST</w:t>
            </w:r>
          </w:p>
        </w:tc>
        <w:tc>
          <w:tcPr>
            <w:tcW w:w="6006" w:type="dxa"/>
          </w:tcPr>
          <w:p w14:paraId="5DF85BED" w14:textId="77777777" w:rsidR="008B72E7" w:rsidRDefault="008B72E7">
            <w:pPr>
              <w:keepNext/>
              <w:rPr>
                <w:b/>
              </w:rPr>
            </w:pPr>
            <w:r>
              <w:rPr>
                <w:b/>
              </w:rPr>
              <w:t>TEST NAME</w:t>
            </w:r>
          </w:p>
        </w:tc>
      </w:tr>
      <w:tr w:rsidR="008B72E7" w14:paraId="3A3799E4" w14:textId="77777777">
        <w:tblPrEx>
          <w:tblCellMar>
            <w:top w:w="0" w:type="dxa"/>
            <w:bottom w:w="0" w:type="dxa"/>
          </w:tblCellMar>
        </w:tblPrEx>
        <w:trPr>
          <w:trHeight w:val="261"/>
          <w:jc w:val="center"/>
        </w:trPr>
        <w:tc>
          <w:tcPr>
            <w:tcW w:w="1842" w:type="dxa"/>
          </w:tcPr>
          <w:p w14:paraId="3362B1FB" w14:textId="77777777" w:rsidR="008B72E7" w:rsidRDefault="008B72E7">
            <w:pPr>
              <w:keepNext/>
            </w:pPr>
            <w:r>
              <w:t>MPE  Test</w:t>
            </w:r>
          </w:p>
        </w:tc>
        <w:tc>
          <w:tcPr>
            <w:tcW w:w="6006" w:type="dxa"/>
          </w:tcPr>
          <w:p w14:paraId="6C52A959" w14:textId="77777777" w:rsidR="008B72E7" w:rsidRDefault="008B72E7">
            <w:pPr>
              <w:keepNext/>
            </w:pPr>
            <w:r>
              <w:t>Program Programmable Read Only Memory (PROM) Test</w:t>
            </w:r>
          </w:p>
        </w:tc>
      </w:tr>
      <w:tr w:rsidR="008B72E7" w14:paraId="38D9423D" w14:textId="77777777">
        <w:tblPrEx>
          <w:tblCellMar>
            <w:top w:w="0" w:type="dxa"/>
            <w:bottom w:w="0" w:type="dxa"/>
          </w:tblCellMar>
        </w:tblPrEx>
        <w:trPr>
          <w:trHeight w:val="261"/>
          <w:jc w:val="center"/>
        </w:trPr>
        <w:tc>
          <w:tcPr>
            <w:tcW w:w="1842" w:type="dxa"/>
          </w:tcPr>
          <w:p w14:paraId="0217A283" w14:textId="77777777" w:rsidR="008B72E7" w:rsidRDefault="008B72E7">
            <w:pPr>
              <w:keepNext/>
            </w:pPr>
            <w:r>
              <w:t xml:space="preserve">MPE  Test </w:t>
            </w:r>
          </w:p>
        </w:tc>
        <w:tc>
          <w:tcPr>
            <w:tcW w:w="6006" w:type="dxa"/>
          </w:tcPr>
          <w:p w14:paraId="5FC23788" w14:textId="77777777" w:rsidR="008B72E7" w:rsidRDefault="008B72E7">
            <w:pPr>
              <w:keepNext/>
            </w:pPr>
            <w:r>
              <w:t>Flash BootROM Checksum Test</w:t>
            </w:r>
          </w:p>
        </w:tc>
      </w:tr>
      <w:tr w:rsidR="008B72E7" w14:paraId="1CDC9FB6" w14:textId="77777777">
        <w:tblPrEx>
          <w:tblCellMar>
            <w:top w:w="0" w:type="dxa"/>
            <w:bottom w:w="0" w:type="dxa"/>
          </w:tblCellMar>
        </w:tblPrEx>
        <w:trPr>
          <w:trHeight w:val="261"/>
          <w:jc w:val="center"/>
        </w:trPr>
        <w:tc>
          <w:tcPr>
            <w:tcW w:w="1842" w:type="dxa"/>
          </w:tcPr>
          <w:p w14:paraId="01CEE2E0" w14:textId="77777777" w:rsidR="008B72E7" w:rsidRDefault="008B72E7">
            <w:pPr>
              <w:keepNext/>
            </w:pPr>
            <w:r>
              <w:t>MPE  Test</w:t>
            </w:r>
          </w:p>
        </w:tc>
        <w:tc>
          <w:tcPr>
            <w:tcW w:w="6006" w:type="dxa"/>
          </w:tcPr>
          <w:p w14:paraId="78E24E23" w14:textId="77777777" w:rsidR="008B72E7" w:rsidRDefault="008B72E7">
            <w:pPr>
              <w:keepNext/>
            </w:pPr>
            <w:r>
              <w:t>On-board Random Access Memory (RAM) Test</w:t>
            </w:r>
          </w:p>
        </w:tc>
      </w:tr>
      <w:tr w:rsidR="008B72E7" w14:paraId="15E2D5D3" w14:textId="77777777">
        <w:tblPrEx>
          <w:tblCellMar>
            <w:top w:w="0" w:type="dxa"/>
            <w:bottom w:w="0" w:type="dxa"/>
          </w:tblCellMar>
        </w:tblPrEx>
        <w:trPr>
          <w:trHeight w:val="261"/>
          <w:jc w:val="center"/>
        </w:trPr>
        <w:tc>
          <w:tcPr>
            <w:tcW w:w="1842" w:type="dxa"/>
          </w:tcPr>
          <w:p w14:paraId="56E7D16C" w14:textId="77777777" w:rsidR="008B72E7" w:rsidRDefault="008B72E7">
            <w:pPr>
              <w:keepNext/>
            </w:pPr>
            <w:r>
              <w:t>MPE  Test</w:t>
            </w:r>
          </w:p>
        </w:tc>
        <w:tc>
          <w:tcPr>
            <w:tcW w:w="6006" w:type="dxa"/>
          </w:tcPr>
          <w:p w14:paraId="165A00F1" w14:textId="77777777" w:rsidR="008B72E7" w:rsidRDefault="008B72E7">
            <w:pPr>
              <w:keepNext/>
            </w:pPr>
            <w:r>
              <w:t>Universe Device Test</w:t>
            </w:r>
          </w:p>
        </w:tc>
      </w:tr>
      <w:tr w:rsidR="008B72E7" w14:paraId="66C1D5B6" w14:textId="77777777">
        <w:tblPrEx>
          <w:tblCellMar>
            <w:top w:w="0" w:type="dxa"/>
            <w:bottom w:w="0" w:type="dxa"/>
          </w:tblCellMar>
        </w:tblPrEx>
        <w:trPr>
          <w:trHeight w:val="261"/>
          <w:jc w:val="center"/>
        </w:trPr>
        <w:tc>
          <w:tcPr>
            <w:tcW w:w="1842" w:type="dxa"/>
          </w:tcPr>
          <w:p w14:paraId="3A31C2F0" w14:textId="77777777" w:rsidR="008B72E7" w:rsidRDefault="008B72E7">
            <w:pPr>
              <w:keepNext/>
            </w:pPr>
            <w:r>
              <w:t>Power-up Test</w:t>
            </w:r>
          </w:p>
        </w:tc>
        <w:tc>
          <w:tcPr>
            <w:tcW w:w="6006" w:type="dxa"/>
          </w:tcPr>
          <w:p w14:paraId="22104F60" w14:textId="77777777" w:rsidR="008B72E7" w:rsidRDefault="008B72E7">
            <w:pPr>
              <w:keepNext/>
            </w:pPr>
            <w:r>
              <w:t>Timebase &amp; Decrementer Test</w:t>
            </w:r>
          </w:p>
        </w:tc>
      </w:tr>
      <w:tr w:rsidR="008B72E7" w14:paraId="0AA22BD1" w14:textId="77777777">
        <w:tblPrEx>
          <w:tblCellMar>
            <w:top w:w="0" w:type="dxa"/>
            <w:bottom w:w="0" w:type="dxa"/>
          </w:tblCellMar>
        </w:tblPrEx>
        <w:trPr>
          <w:trHeight w:val="261"/>
          <w:jc w:val="center"/>
        </w:trPr>
        <w:tc>
          <w:tcPr>
            <w:tcW w:w="1842" w:type="dxa"/>
          </w:tcPr>
          <w:p w14:paraId="35309E08" w14:textId="77777777" w:rsidR="008B72E7" w:rsidRDefault="008B72E7">
            <w:pPr>
              <w:keepNext/>
            </w:pPr>
            <w:r>
              <w:t xml:space="preserve">Power-up Test </w:t>
            </w:r>
          </w:p>
        </w:tc>
        <w:tc>
          <w:tcPr>
            <w:tcW w:w="6006" w:type="dxa"/>
          </w:tcPr>
          <w:p w14:paraId="252B5680" w14:textId="77777777" w:rsidR="008B72E7" w:rsidRDefault="008B72E7">
            <w:pPr>
              <w:keepNext/>
            </w:pPr>
            <w:r>
              <w:t>System Input Output Industry Standard Architecture (ISA) Bridge Test</w:t>
            </w:r>
          </w:p>
        </w:tc>
      </w:tr>
      <w:tr w:rsidR="008B72E7" w14:paraId="507AAB85" w14:textId="77777777">
        <w:tblPrEx>
          <w:tblCellMar>
            <w:top w:w="0" w:type="dxa"/>
            <w:bottom w:w="0" w:type="dxa"/>
          </w:tblCellMar>
        </w:tblPrEx>
        <w:trPr>
          <w:trHeight w:val="261"/>
          <w:jc w:val="center"/>
        </w:trPr>
        <w:tc>
          <w:tcPr>
            <w:tcW w:w="1842" w:type="dxa"/>
          </w:tcPr>
          <w:p w14:paraId="0A77B710" w14:textId="77777777" w:rsidR="008B72E7" w:rsidRDefault="008B72E7">
            <w:pPr>
              <w:keepNext/>
            </w:pPr>
            <w:r>
              <w:t>Power-up Test</w:t>
            </w:r>
          </w:p>
        </w:tc>
        <w:tc>
          <w:tcPr>
            <w:tcW w:w="6006" w:type="dxa"/>
          </w:tcPr>
          <w:p w14:paraId="2DB694E4" w14:textId="77777777" w:rsidR="008B72E7" w:rsidRDefault="008B72E7">
            <w:pPr>
              <w:keepNext/>
            </w:pPr>
            <w:r>
              <w:t>Main RAM Test</w:t>
            </w:r>
          </w:p>
        </w:tc>
      </w:tr>
      <w:tr w:rsidR="008B72E7" w14:paraId="3B53E011" w14:textId="77777777">
        <w:tblPrEx>
          <w:tblCellMar>
            <w:top w:w="0" w:type="dxa"/>
            <w:bottom w:w="0" w:type="dxa"/>
          </w:tblCellMar>
        </w:tblPrEx>
        <w:trPr>
          <w:trHeight w:val="261"/>
          <w:jc w:val="center"/>
        </w:trPr>
        <w:tc>
          <w:tcPr>
            <w:tcW w:w="1842" w:type="dxa"/>
          </w:tcPr>
          <w:p w14:paraId="0D12EC1B" w14:textId="77777777" w:rsidR="008B72E7" w:rsidRDefault="008B72E7">
            <w:pPr>
              <w:keepNext/>
            </w:pPr>
            <w:r>
              <w:t>Power-up Test</w:t>
            </w:r>
          </w:p>
        </w:tc>
        <w:tc>
          <w:tcPr>
            <w:tcW w:w="6006" w:type="dxa"/>
          </w:tcPr>
          <w:p w14:paraId="29F872AB" w14:textId="77777777" w:rsidR="008B72E7" w:rsidRDefault="008B72E7">
            <w:pPr>
              <w:keepNext/>
            </w:pPr>
            <w:r>
              <w:t>Counter/Timer and Parallel I/O CIO Timers Test</w:t>
            </w:r>
          </w:p>
        </w:tc>
      </w:tr>
      <w:tr w:rsidR="008B72E7" w14:paraId="492A94DC" w14:textId="77777777">
        <w:tblPrEx>
          <w:tblCellMar>
            <w:top w:w="0" w:type="dxa"/>
            <w:bottom w:w="0" w:type="dxa"/>
          </w:tblCellMar>
        </w:tblPrEx>
        <w:trPr>
          <w:trHeight w:val="261"/>
          <w:jc w:val="center"/>
        </w:trPr>
        <w:tc>
          <w:tcPr>
            <w:tcW w:w="1842" w:type="dxa"/>
          </w:tcPr>
          <w:p w14:paraId="1BC7ACC4" w14:textId="77777777" w:rsidR="008B72E7" w:rsidRDefault="008B72E7">
            <w:pPr>
              <w:keepNext/>
            </w:pPr>
            <w:r>
              <w:t>Power-up Test</w:t>
            </w:r>
          </w:p>
        </w:tc>
        <w:tc>
          <w:tcPr>
            <w:tcW w:w="6006" w:type="dxa"/>
          </w:tcPr>
          <w:p w14:paraId="563BA4B5" w14:textId="77777777" w:rsidR="008B72E7" w:rsidRDefault="008B72E7">
            <w:pPr>
              <w:keepNext/>
            </w:pPr>
            <w:r>
              <w:t>PowerPC Cache Test (on-chip only)</w:t>
            </w:r>
          </w:p>
        </w:tc>
      </w:tr>
      <w:tr w:rsidR="008B72E7" w14:paraId="16D3233E" w14:textId="77777777">
        <w:tblPrEx>
          <w:tblCellMar>
            <w:top w:w="0" w:type="dxa"/>
            <w:bottom w:w="0" w:type="dxa"/>
          </w:tblCellMar>
        </w:tblPrEx>
        <w:trPr>
          <w:trHeight w:val="261"/>
          <w:jc w:val="center"/>
        </w:trPr>
        <w:tc>
          <w:tcPr>
            <w:tcW w:w="1842" w:type="dxa"/>
          </w:tcPr>
          <w:p w14:paraId="019DA55A" w14:textId="77777777" w:rsidR="008B72E7" w:rsidRDefault="008B72E7">
            <w:pPr>
              <w:keepNext/>
            </w:pPr>
            <w:r>
              <w:t>Power-up Test</w:t>
            </w:r>
          </w:p>
        </w:tc>
        <w:tc>
          <w:tcPr>
            <w:tcW w:w="6006" w:type="dxa"/>
          </w:tcPr>
          <w:p w14:paraId="17DD109D" w14:textId="77777777" w:rsidR="008B72E7" w:rsidRDefault="008B72E7">
            <w:pPr>
              <w:keepNext/>
            </w:pPr>
            <w:r>
              <w:t>PowerPC Memory Management Unit (MMU) Test</w:t>
            </w:r>
          </w:p>
        </w:tc>
      </w:tr>
      <w:tr w:rsidR="008B72E7" w14:paraId="5613A953" w14:textId="77777777">
        <w:tblPrEx>
          <w:tblCellMar>
            <w:top w:w="0" w:type="dxa"/>
            <w:bottom w:w="0" w:type="dxa"/>
          </w:tblCellMar>
        </w:tblPrEx>
        <w:trPr>
          <w:trHeight w:val="261"/>
          <w:jc w:val="center"/>
        </w:trPr>
        <w:tc>
          <w:tcPr>
            <w:tcW w:w="1842" w:type="dxa"/>
          </w:tcPr>
          <w:p w14:paraId="3CFBB616" w14:textId="77777777" w:rsidR="008B72E7" w:rsidRDefault="008B72E7">
            <w:pPr>
              <w:keepNext/>
            </w:pPr>
            <w:r>
              <w:t>Power-up Test</w:t>
            </w:r>
          </w:p>
        </w:tc>
        <w:tc>
          <w:tcPr>
            <w:tcW w:w="6006" w:type="dxa"/>
          </w:tcPr>
          <w:p w14:paraId="1F8540CD" w14:textId="77777777" w:rsidR="008B72E7" w:rsidRDefault="008B72E7">
            <w:pPr>
              <w:keepNext/>
            </w:pPr>
            <w:r>
              <w:t>PowerPC Floating Point Unit (FPU) Test</w:t>
            </w:r>
          </w:p>
        </w:tc>
      </w:tr>
      <w:tr w:rsidR="008B72E7" w14:paraId="0CBF7841" w14:textId="77777777">
        <w:tblPrEx>
          <w:tblCellMar>
            <w:top w:w="0" w:type="dxa"/>
            <w:bottom w:w="0" w:type="dxa"/>
          </w:tblCellMar>
        </w:tblPrEx>
        <w:trPr>
          <w:trHeight w:val="261"/>
          <w:jc w:val="center"/>
        </w:trPr>
        <w:tc>
          <w:tcPr>
            <w:tcW w:w="1842" w:type="dxa"/>
          </w:tcPr>
          <w:p w14:paraId="4B53BF7A" w14:textId="77777777" w:rsidR="008B72E7" w:rsidRDefault="008B72E7">
            <w:pPr>
              <w:keepNext/>
            </w:pPr>
            <w:r>
              <w:t>Power-up Test</w:t>
            </w:r>
          </w:p>
        </w:tc>
        <w:tc>
          <w:tcPr>
            <w:tcW w:w="6006" w:type="dxa"/>
          </w:tcPr>
          <w:p w14:paraId="66E57B7E" w14:textId="77777777" w:rsidR="008B72E7" w:rsidRDefault="008B72E7">
            <w:pPr>
              <w:keepNext/>
            </w:pPr>
            <w:r>
              <w:t>Boot Flash Test</w:t>
            </w:r>
          </w:p>
        </w:tc>
      </w:tr>
      <w:tr w:rsidR="008B72E7" w14:paraId="34DCFD92" w14:textId="77777777">
        <w:tblPrEx>
          <w:tblCellMar>
            <w:top w:w="0" w:type="dxa"/>
            <w:bottom w:w="0" w:type="dxa"/>
          </w:tblCellMar>
        </w:tblPrEx>
        <w:trPr>
          <w:trHeight w:val="261"/>
          <w:jc w:val="center"/>
        </w:trPr>
        <w:tc>
          <w:tcPr>
            <w:tcW w:w="1842" w:type="dxa"/>
          </w:tcPr>
          <w:p w14:paraId="2875032C" w14:textId="77777777" w:rsidR="008B72E7" w:rsidRDefault="008B72E7">
            <w:pPr>
              <w:keepNext/>
            </w:pPr>
            <w:r>
              <w:t>Power-up Test</w:t>
            </w:r>
          </w:p>
        </w:tc>
        <w:tc>
          <w:tcPr>
            <w:tcW w:w="6006" w:type="dxa"/>
          </w:tcPr>
          <w:p w14:paraId="2C07733F" w14:textId="77777777" w:rsidR="008B72E7" w:rsidRDefault="008B72E7">
            <w:pPr>
              <w:keepNext/>
            </w:pPr>
            <w:r>
              <w:t>Hardware Register Test</w:t>
            </w:r>
          </w:p>
        </w:tc>
      </w:tr>
      <w:tr w:rsidR="008B72E7" w14:paraId="71759DB0" w14:textId="77777777">
        <w:tblPrEx>
          <w:tblCellMar>
            <w:top w:w="0" w:type="dxa"/>
            <w:bottom w:w="0" w:type="dxa"/>
          </w:tblCellMar>
        </w:tblPrEx>
        <w:trPr>
          <w:trHeight w:val="261"/>
          <w:jc w:val="center"/>
        </w:trPr>
        <w:tc>
          <w:tcPr>
            <w:tcW w:w="1842" w:type="dxa"/>
          </w:tcPr>
          <w:p w14:paraId="1CF8A109" w14:textId="77777777" w:rsidR="008B72E7" w:rsidRDefault="008B72E7">
            <w:pPr>
              <w:keepNext/>
            </w:pPr>
            <w:r>
              <w:t>Initial BIT</w:t>
            </w:r>
          </w:p>
        </w:tc>
        <w:tc>
          <w:tcPr>
            <w:tcW w:w="6006" w:type="dxa"/>
          </w:tcPr>
          <w:p w14:paraId="09468554" w14:textId="77777777" w:rsidR="008B72E7" w:rsidRDefault="008B72E7">
            <w:pPr>
              <w:keepNext/>
            </w:pPr>
            <w:r>
              <w:t>Universe Test on Power-up</w:t>
            </w:r>
          </w:p>
        </w:tc>
      </w:tr>
    </w:tbl>
    <w:p w14:paraId="482F4F4A" w14:textId="77777777" w:rsidR="008B72E7" w:rsidRDefault="008B72E7"/>
    <w:p w14:paraId="5A01A85E" w14:textId="77777777" w:rsidR="008B72E7" w:rsidRDefault="008B72E7">
      <w:pPr>
        <w:pStyle w:val="list1"/>
        <w:numPr>
          <w:ilvl w:val="0"/>
          <w:numId w:val="33"/>
        </w:numPr>
      </w:pPr>
      <w:r>
        <w:t>The FTSS shall [SRS287] configure each ICP to perform IBIT Minimum Processing Environment (MPE) Tests, Power-up Tests, and Initial BIT on each ICP, as shown inTable 3.2-3.</w:t>
      </w:r>
    </w:p>
    <w:p w14:paraId="0CA4F9DD" w14:textId="77777777" w:rsidR="008B72E7" w:rsidRDefault="008B72E7">
      <w:pPr>
        <w:pStyle w:val="list1"/>
        <w:numPr>
          <w:ilvl w:val="0"/>
          <w:numId w:val="33"/>
        </w:numPr>
      </w:pPr>
      <w:r>
        <w:t>The FTSS shall [SRS288] configure each ICP to halt processing if any of the MPE tests fail.</w:t>
      </w:r>
    </w:p>
    <w:p w14:paraId="3012535A" w14:textId="77777777" w:rsidR="008B72E7" w:rsidRDefault="008B72E7">
      <w:pPr>
        <w:pStyle w:val="list1"/>
        <w:numPr>
          <w:ilvl w:val="0"/>
          <w:numId w:val="33"/>
        </w:numPr>
      </w:pPr>
      <w:r>
        <w:t>The FTSS shall [SRS289] configure each ICP to continue processing if any of the Power-up or Initial BIT tests fail.</w:t>
      </w:r>
    </w:p>
    <w:p w14:paraId="4A1462C9" w14:textId="77777777" w:rsidR="008B72E7" w:rsidRDefault="008B72E7">
      <w:pPr>
        <w:pStyle w:val="tablecaption"/>
        <w:rPr>
          <w:b w:val="0"/>
        </w:rPr>
      </w:pPr>
      <w:bookmarkStart w:id="79" w:name="_Toc515875722"/>
      <w:bookmarkStart w:id="80" w:name="_Toc515935956"/>
      <w:bookmarkStart w:id="81" w:name="_Toc518707781"/>
      <w:r>
        <w:lastRenderedPageBreak/>
        <w:t>Table 3.2-3  ICP IBIT Table</w:t>
      </w:r>
      <w:bookmarkEnd w:id="81"/>
      <w:r>
        <w:t xml:space="preserve"> </w:t>
      </w:r>
      <w:bookmarkEnd w:id="79"/>
      <w:bookmarkEnd w:id="80"/>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42"/>
        <w:gridCol w:w="6006"/>
      </w:tblGrid>
      <w:tr w:rsidR="008B72E7" w14:paraId="1525DEE4" w14:textId="77777777">
        <w:tblPrEx>
          <w:tblCellMar>
            <w:top w:w="0" w:type="dxa"/>
            <w:bottom w:w="0" w:type="dxa"/>
          </w:tblCellMar>
        </w:tblPrEx>
        <w:trPr>
          <w:trHeight w:val="261"/>
          <w:tblHeader/>
          <w:jc w:val="center"/>
        </w:trPr>
        <w:tc>
          <w:tcPr>
            <w:tcW w:w="1842" w:type="dxa"/>
          </w:tcPr>
          <w:p w14:paraId="0B1E909D" w14:textId="77777777" w:rsidR="008B72E7" w:rsidRDefault="008B72E7">
            <w:pPr>
              <w:keepNext/>
              <w:rPr>
                <w:b/>
              </w:rPr>
            </w:pPr>
            <w:r>
              <w:rPr>
                <w:b/>
              </w:rPr>
              <w:t>KIND OF TEST</w:t>
            </w:r>
          </w:p>
        </w:tc>
        <w:tc>
          <w:tcPr>
            <w:tcW w:w="6006" w:type="dxa"/>
          </w:tcPr>
          <w:p w14:paraId="2E9E977A" w14:textId="77777777" w:rsidR="008B72E7" w:rsidRDefault="008B72E7">
            <w:pPr>
              <w:keepNext/>
              <w:rPr>
                <w:b/>
              </w:rPr>
            </w:pPr>
            <w:r>
              <w:rPr>
                <w:b/>
              </w:rPr>
              <w:t>TEST NAME</w:t>
            </w:r>
          </w:p>
        </w:tc>
      </w:tr>
      <w:tr w:rsidR="008B72E7" w14:paraId="4E0FA37C" w14:textId="77777777">
        <w:tblPrEx>
          <w:tblCellMar>
            <w:top w:w="0" w:type="dxa"/>
            <w:bottom w:w="0" w:type="dxa"/>
          </w:tblCellMar>
        </w:tblPrEx>
        <w:trPr>
          <w:trHeight w:val="261"/>
          <w:jc w:val="center"/>
        </w:trPr>
        <w:tc>
          <w:tcPr>
            <w:tcW w:w="1842" w:type="dxa"/>
          </w:tcPr>
          <w:p w14:paraId="68E493D0" w14:textId="77777777" w:rsidR="008B72E7" w:rsidRDefault="008B72E7">
            <w:pPr>
              <w:keepNext/>
            </w:pPr>
            <w:r>
              <w:t>MPE  Test</w:t>
            </w:r>
          </w:p>
        </w:tc>
        <w:tc>
          <w:tcPr>
            <w:tcW w:w="6006" w:type="dxa"/>
          </w:tcPr>
          <w:p w14:paraId="24077B3D" w14:textId="77777777" w:rsidR="008B72E7" w:rsidRDefault="008B72E7">
            <w:pPr>
              <w:keepNext/>
            </w:pPr>
            <w:r>
              <w:t>Program Programmable Read Only Memory (PROM) Test</w:t>
            </w:r>
          </w:p>
        </w:tc>
      </w:tr>
      <w:tr w:rsidR="008B72E7" w14:paraId="0FC7D2DA" w14:textId="77777777">
        <w:tblPrEx>
          <w:tblCellMar>
            <w:top w:w="0" w:type="dxa"/>
            <w:bottom w:w="0" w:type="dxa"/>
          </w:tblCellMar>
        </w:tblPrEx>
        <w:trPr>
          <w:trHeight w:val="261"/>
          <w:jc w:val="center"/>
        </w:trPr>
        <w:tc>
          <w:tcPr>
            <w:tcW w:w="1842" w:type="dxa"/>
          </w:tcPr>
          <w:p w14:paraId="48FF9B19" w14:textId="77777777" w:rsidR="008B72E7" w:rsidRDefault="008B72E7">
            <w:pPr>
              <w:keepNext/>
            </w:pPr>
            <w:r>
              <w:t xml:space="preserve">MPE  Test </w:t>
            </w:r>
          </w:p>
        </w:tc>
        <w:tc>
          <w:tcPr>
            <w:tcW w:w="6006" w:type="dxa"/>
          </w:tcPr>
          <w:p w14:paraId="10EDD9C3" w14:textId="77777777" w:rsidR="008B72E7" w:rsidRDefault="008B72E7">
            <w:pPr>
              <w:keepNext/>
            </w:pPr>
            <w:r>
              <w:t>Flash BootROM Checksum Test</w:t>
            </w:r>
          </w:p>
        </w:tc>
      </w:tr>
      <w:tr w:rsidR="008B72E7" w14:paraId="599F99B4" w14:textId="77777777">
        <w:tblPrEx>
          <w:tblCellMar>
            <w:top w:w="0" w:type="dxa"/>
            <w:bottom w:w="0" w:type="dxa"/>
          </w:tblCellMar>
        </w:tblPrEx>
        <w:trPr>
          <w:trHeight w:val="261"/>
          <w:jc w:val="center"/>
        </w:trPr>
        <w:tc>
          <w:tcPr>
            <w:tcW w:w="1842" w:type="dxa"/>
          </w:tcPr>
          <w:p w14:paraId="7FF0B3D5" w14:textId="77777777" w:rsidR="008B72E7" w:rsidRDefault="008B72E7">
            <w:pPr>
              <w:keepNext/>
            </w:pPr>
            <w:r>
              <w:t>MPE  Test</w:t>
            </w:r>
          </w:p>
        </w:tc>
        <w:tc>
          <w:tcPr>
            <w:tcW w:w="6006" w:type="dxa"/>
          </w:tcPr>
          <w:p w14:paraId="502FECE3" w14:textId="77777777" w:rsidR="008B72E7" w:rsidRDefault="008B72E7">
            <w:pPr>
              <w:keepNext/>
            </w:pPr>
            <w:r>
              <w:t>On-board Random Access Memory (RAM) Test</w:t>
            </w:r>
          </w:p>
        </w:tc>
      </w:tr>
      <w:tr w:rsidR="008B72E7" w14:paraId="02BFAD81" w14:textId="77777777">
        <w:tblPrEx>
          <w:tblCellMar>
            <w:top w:w="0" w:type="dxa"/>
            <w:bottom w:w="0" w:type="dxa"/>
          </w:tblCellMar>
        </w:tblPrEx>
        <w:trPr>
          <w:trHeight w:val="261"/>
          <w:jc w:val="center"/>
        </w:trPr>
        <w:tc>
          <w:tcPr>
            <w:tcW w:w="1842" w:type="dxa"/>
          </w:tcPr>
          <w:p w14:paraId="5AD8750B" w14:textId="77777777" w:rsidR="008B72E7" w:rsidRDefault="008B72E7">
            <w:pPr>
              <w:keepNext/>
            </w:pPr>
            <w:r>
              <w:t>MPE  Test</w:t>
            </w:r>
          </w:p>
        </w:tc>
        <w:tc>
          <w:tcPr>
            <w:tcW w:w="6006" w:type="dxa"/>
          </w:tcPr>
          <w:p w14:paraId="3D0EFAFE" w14:textId="77777777" w:rsidR="008B72E7" w:rsidRDefault="008B72E7">
            <w:pPr>
              <w:keepNext/>
            </w:pPr>
            <w:r>
              <w:t>Universe Device Test</w:t>
            </w:r>
          </w:p>
        </w:tc>
      </w:tr>
      <w:tr w:rsidR="008B72E7" w14:paraId="13A88FA2" w14:textId="77777777">
        <w:tblPrEx>
          <w:tblCellMar>
            <w:top w:w="0" w:type="dxa"/>
            <w:bottom w:w="0" w:type="dxa"/>
          </w:tblCellMar>
        </w:tblPrEx>
        <w:trPr>
          <w:trHeight w:val="261"/>
          <w:jc w:val="center"/>
        </w:trPr>
        <w:tc>
          <w:tcPr>
            <w:tcW w:w="1842" w:type="dxa"/>
          </w:tcPr>
          <w:p w14:paraId="0E6FEF6E" w14:textId="77777777" w:rsidR="008B72E7" w:rsidRDefault="008B72E7">
            <w:pPr>
              <w:keepNext/>
            </w:pPr>
            <w:r>
              <w:t>Power-up Test</w:t>
            </w:r>
          </w:p>
        </w:tc>
        <w:tc>
          <w:tcPr>
            <w:tcW w:w="6006" w:type="dxa"/>
          </w:tcPr>
          <w:p w14:paraId="7740FFF7" w14:textId="77777777" w:rsidR="008B72E7" w:rsidRDefault="008B72E7">
            <w:pPr>
              <w:keepNext/>
            </w:pPr>
            <w:r>
              <w:t>Timebase &amp; Decrementer Test</w:t>
            </w:r>
          </w:p>
        </w:tc>
      </w:tr>
      <w:tr w:rsidR="008B72E7" w14:paraId="442AC735" w14:textId="77777777">
        <w:tblPrEx>
          <w:tblCellMar>
            <w:top w:w="0" w:type="dxa"/>
            <w:bottom w:w="0" w:type="dxa"/>
          </w:tblCellMar>
        </w:tblPrEx>
        <w:trPr>
          <w:trHeight w:val="261"/>
          <w:jc w:val="center"/>
        </w:trPr>
        <w:tc>
          <w:tcPr>
            <w:tcW w:w="1842" w:type="dxa"/>
          </w:tcPr>
          <w:p w14:paraId="449AF8B7" w14:textId="77777777" w:rsidR="008B72E7" w:rsidRDefault="008B72E7">
            <w:pPr>
              <w:keepNext/>
            </w:pPr>
            <w:r>
              <w:t xml:space="preserve">Power-up Test </w:t>
            </w:r>
          </w:p>
        </w:tc>
        <w:tc>
          <w:tcPr>
            <w:tcW w:w="6006" w:type="dxa"/>
          </w:tcPr>
          <w:p w14:paraId="08446D89" w14:textId="77777777" w:rsidR="008B72E7" w:rsidRDefault="008B72E7">
            <w:pPr>
              <w:keepNext/>
            </w:pPr>
            <w:r>
              <w:t>System Input Output Industry Standard Architecture (ISA) Bridge Test</w:t>
            </w:r>
          </w:p>
        </w:tc>
      </w:tr>
      <w:tr w:rsidR="008B72E7" w14:paraId="46E3158D" w14:textId="77777777">
        <w:tblPrEx>
          <w:tblCellMar>
            <w:top w:w="0" w:type="dxa"/>
            <w:bottom w:w="0" w:type="dxa"/>
          </w:tblCellMar>
        </w:tblPrEx>
        <w:trPr>
          <w:trHeight w:val="261"/>
          <w:jc w:val="center"/>
        </w:trPr>
        <w:tc>
          <w:tcPr>
            <w:tcW w:w="1842" w:type="dxa"/>
          </w:tcPr>
          <w:p w14:paraId="38291D10" w14:textId="77777777" w:rsidR="008B72E7" w:rsidRDefault="008B72E7">
            <w:pPr>
              <w:keepNext/>
            </w:pPr>
            <w:r>
              <w:t>Power-up Test</w:t>
            </w:r>
          </w:p>
        </w:tc>
        <w:tc>
          <w:tcPr>
            <w:tcW w:w="6006" w:type="dxa"/>
          </w:tcPr>
          <w:p w14:paraId="1C4CBC5E" w14:textId="77777777" w:rsidR="008B72E7" w:rsidRDefault="008B72E7">
            <w:pPr>
              <w:keepNext/>
            </w:pPr>
            <w:r>
              <w:t>Main RAM Test</w:t>
            </w:r>
          </w:p>
        </w:tc>
      </w:tr>
      <w:tr w:rsidR="008B72E7" w14:paraId="71155785" w14:textId="77777777">
        <w:tblPrEx>
          <w:tblCellMar>
            <w:top w:w="0" w:type="dxa"/>
            <w:bottom w:w="0" w:type="dxa"/>
          </w:tblCellMar>
        </w:tblPrEx>
        <w:trPr>
          <w:trHeight w:val="261"/>
          <w:jc w:val="center"/>
        </w:trPr>
        <w:tc>
          <w:tcPr>
            <w:tcW w:w="1842" w:type="dxa"/>
          </w:tcPr>
          <w:p w14:paraId="10BE8CEE" w14:textId="77777777" w:rsidR="008B72E7" w:rsidRDefault="008B72E7">
            <w:pPr>
              <w:keepNext/>
            </w:pPr>
            <w:r>
              <w:t>Power-up Test</w:t>
            </w:r>
          </w:p>
        </w:tc>
        <w:tc>
          <w:tcPr>
            <w:tcW w:w="6006" w:type="dxa"/>
          </w:tcPr>
          <w:p w14:paraId="79313D9B" w14:textId="77777777" w:rsidR="008B72E7" w:rsidRDefault="008B72E7">
            <w:pPr>
              <w:keepNext/>
            </w:pPr>
            <w:r>
              <w:t>Counter/Timer and Parallel I/O CIO Timers Test</w:t>
            </w:r>
          </w:p>
        </w:tc>
      </w:tr>
      <w:tr w:rsidR="008B72E7" w14:paraId="48E6AE7A" w14:textId="77777777">
        <w:tblPrEx>
          <w:tblCellMar>
            <w:top w:w="0" w:type="dxa"/>
            <w:bottom w:w="0" w:type="dxa"/>
          </w:tblCellMar>
        </w:tblPrEx>
        <w:trPr>
          <w:trHeight w:val="261"/>
          <w:jc w:val="center"/>
        </w:trPr>
        <w:tc>
          <w:tcPr>
            <w:tcW w:w="1842" w:type="dxa"/>
          </w:tcPr>
          <w:p w14:paraId="5ACB7F07" w14:textId="77777777" w:rsidR="008B72E7" w:rsidRDefault="008B72E7">
            <w:pPr>
              <w:keepNext/>
            </w:pPr>
            <w:r>
              <w:t>Power-up Test</w:t>
            </w:r>
          </w:p>
        </w:tc>
        <w:tc>
          <w:tcPr>
            <w:tcW w:w="6006" w:type="dxa"/>
          </w:tcPr>
          <w:p w14:paraId="4BD5172B" w14:textId="77777777" w:rsidR="008B72E7" w:rsidRDefault="008B72E7">
            <w:pPr>
              <w:keepNext/>
            </w:pPr>
            <w:r>
              <w:t>PowerPC Cache Test (on-chip only)</w:t>
            </w:r>
          </w:p>
        </w:tc>
      </w:tr>
      <w:tr w:rsidR="008B72E7" w14:paraId="10E2319B" w14:textId="77777777">
        <w:tblPrEx>
          <w:tblCellMar>
            <w:top w:w="0" w:type="dxa"/>
            <w:bottom w:w="0" w:type="dxa"/>
          </w:tblCellMar>
        </w:tblPrEx>
        <w:trPr>
          <w:trHeight w:val="261"/>
          <w:jc w:val="center"/>
        </w:trPr>
        <w:tc>
          <w:tcPr>
            <w:tcW w:w="1842" w:type="dxa"/>
          </w:tcPr>
          <w:p w14:paraId="54C060B3" w14:textId="77777777" w:rsidR="008B72E7" w:rsidRDefault="008B72E7">
            <w:pPr>
              <w:keepNext/>
            </w:pPr>
            <w:r>
              <w:t>Power-up Test</w:t>
            </w:r>
          </w:p>
        </w:tc>
        <w:tc>
          <w:tcPr>
            <w:tcW w:w="6006" w:type="dxa"/>
          </w:tcPr>
          <w:p w14:paraId="734A9FD2" w14:textId="77777777" w:rsidR="008B72E7" w:rsidRDefault="008B72E7">
            <w:pPr>
              <w:keepNext/>
            </w:pPr>
            <w:r>
              <w:t>PowerPC Mass Memory Management Unit (MMU) Test</w:t>
            </w:r>
          </w:p>
        </w:tc>
      </w:tr>
      <w:tr w:rsidR="008B72E7" w14:paraId="14D9E431" w14:textId="77777777">
        <w:tblPrEx>
          <w:tblCellMar>
            <w:top w:w="0" w:type="dxa"/>
            <w:bottom w:w="0" w:type="dxa"/>
          </w:tblCellMar>
        </w:tblPrEx>
        <w:trPr>
          <w:trHeight w:val="261"/>
          <w:jc w:val="center"/>
        </w:trPr>
        <w:tc>
          <w:tcPr>
            <w:tcW w:w="1842" w:type="dxa"/>
          </w:tcPr>
          <w:p w14:paraId="5095B397" w14:textId="77777777" w:rsidR="008B72E7" w:rsidRDefault="008B72E7">
            <w:pPr>
              <w:keepNext/>
            </w:pPr>
            <w:r>
              <w:t>Power-up Test</w:t>
            </w:r>
          </w:p>
        </w:tc>
        <w:tc>
          <w:tcPr>
            <w:tcW w:w="6006" w:type="dxa"/>
          </w:tcPr>
          <w:p w14:paraId="1A178F1C" w14:textId="77777777" w:rsidR="008B72E7" w:rsidRDefault="008B72E7">
            <w:pPr>
              <w:keepNext/>
            </w:pPr>
            <w:r>
              <w:t>PowerPC Floating Point Unit (FPU) Test</w:t>
            </w:r>
          </w:p>
        </w:tc>
      </w:tr>
      <w:tr w:rsidR="008B72E7" w14:paraId="446A6612" w14:textId="77777777">
        <w:tblPrEx>
          <w:tblCellMar>
            <w:top w:w="0" w:type="dxa"/>
            <w:bottom w:w="0" w:type="dxa"/>
          </w:tblCellMar>
        </w:tblPrEx>
        <w:trPr>
          <w:trHeight w:val="261"/>
          <w:jc w:val="center"/>
        </w:trPr>
        <w:tc>
          <w:tcPr>
            <w:tcW w:w="1842" w:type="dxa"/>
          </w:tcPr>
          <w:p w14:paraId="0613D610" w14:textId="77777777" w:rsidR="008B72E7" w:rsidRDefault="008B72E7">
            <w:pPr>
              <w:keepNext/>
            </w:pPr>
            <w:r>
              <w:t>Power-up Test</w:t>
            </w:r>
          </w:p>
        </w:tc>
        <w:tc>
          <w:tcPr>
            <w:tcW w:w="6006" w:type="dxa"/>
          </w:tcPr>
          <w:p w14:paraId="4207E85F" w14:textId="77777777" w:rsidR="008B72E7" w:rsidRDefault="008B72E7">
            <w:pPr>
              <w:keepNext/>
            </w:pPr>
            <w:r>
              <w:t>Boot Flash Test</w:t>
            </w:r>
          </w:p>
        </w:tc>
      </w:tr>
      <w:tr w:rsidR="008B72E7" w14:paraId="15D9A83F" w14:textId="77777777">
        <w:tblPrEx>
          <w:tblCellMar>
            <w:top w:w="0" w:type="dxa"/>
            <w:bottom w:w="0" w:type="dxa"/>
          </w:tblCellMar>
        </w:tblPrEx>
        <w:trPr>
          <w:trHeight w:val="261"/>
          <w:jc w:val="center"/>
        </w:trPr>
        <w:tc>
          <w:tcPr>
            <w:tcW w:w="1842" w:type="dxa"/>
          </w:tcPr>
          <w:p w14:paraId="40DA870C" w14:textId="77777777" w:rsidR="008B72E7" w:rsidRDefault="008B72E7">
            <w:pPr>
              <w:keepNext/>
            </w:pPr>
            <w:r>
              <w:t>Power-up Test</w:t>
            </w:r>
          </w:p>
        </w:tc>
        <w:tc>
          <w:tcPr>
            <w:tcW w:w="6006" w:type="dxa"/>
          </w:tcPr>
          <w:p w14:paraId="1A7BAE47" w14:textId="77777777" w:rsidR="008B72E7" w:rsidRDefault="008B72E7">
            <w:pPr>
              <w:keepNext/>
            </w:pPr>
            <w:r>
              <w:t>Hardware Register Test</w:t>
            </w:r>
          </w:p>
        </w:tc>
      </w:tr>
      <w:tr w:rsidR="008B72E7" w14:paraId="35368034" w14:textId="77777777">
        <w:tblPrEx>
          <w:tblCellMar>
            <w:top w:w="0" w:type="dxa"/>
            <w:bottom w:w="0" w:type="dxa"/>
          </w:tblCellMar>
        </w:tblPrEx>
        <w:trPr>
          <w:trHeight w:val="261"/>
          <w:jc w:val="center"/>
        </w:trPr>
        <w:tc>
          <w:tcPr>
            <w:tcW w:w="1842" w:type="dxa"/>
          </w:tcPr>
          <w:p w14:paraId="5A18332E" w14:textId="77777777" w:rsidR="008B72E7" w:rsidRDefault="008B72E7">
            <w:pPr>
              <w:keepNext/>
            </w:pPr>
            <w:r>
              <w:t>Power-up Test</w:t>
            </w:r>
          </w:p>
          <w:p w14:paraId="6D7051B0" w14:textId="77777777" w:rsidR="008B72E7" w:rsidRDefault="008B72E7">
            <w:pPr>
              <w:keepNext/>
            </w:pPr>
            <w:r>
              <w:t>(ICPs only)</w:t>
            </w:r>
          </w:p>
        </w:tc>
        <w:tc>
          <w:tcPr>
            <w:tcW w:w="6006" w:type="dxa"/>
          </w:tcPr>
          <w:p w14:paraId="08FAAEF3" w14:textId="77777777" w:rsidR="008B72E7" w:rsidRDefault="008B72E7">
            <w:pPr>
              <w:keepNext/>
            </w:pPr>
            <w:r>
              <w:t>Enhanced Serial Communications Controller Test.</w:t>
            </w:r>
          </w:p>
          <w:p w14:paraId="141643DF" w14:textId="77777777" w:rsidR="008B72E7" w:rsidRDefault="008B72E7">
            <w:pPr>
              <w:keepNext/>
            </w:pPr>
            <w:r>
              <w:t>(ICPs only)</w:t>
            </w:r>
          </w:p>
        </w:tc>
      </w:tr>
      <w:tr w:rsidR="008B72E7" w14:paraId="75AEFC09" w14:textId="77777777">
        <w:tblPrEx>
          <w:tblCellMar>
            <w:top w:w="0" w:type="dxa"/>
            <w:bottom w:w="0" w:type="dxa"/>
          </w:tblCellMar>
        </w:tblPrEx>
        <w:trPr>
          <w:trHeight w:val="261"/>
          <w:jc w:val="center"/>
        </w:trPr>
        <w:tc>
          <w:tcPr>
            <w:tcW w:w="1842" w:type="dxa"/>
          </w:tcPr>
          <w:p w14:paraId="06E11B98" w14:textId="77777777" w:rsidR="008B72E7" w:rsidRDefault="008B72E7">
            <w:pPr>
              <w:keepNext/>
            </w:pPr>
            <w:r>
              <w:t>Initial BIT</w:t>
            </w:r>
          </w:p>
        </w:tc>
        <w:tc>
          <w:tcPr>
            <w:tcW w:w="6006" w:type="dxa"/>
          </w:tcPr>
          <w:p w14:paraId="04EC3B63" w14:textId="77777777" w:rsidR="008B72E7" w:rsidRDefault="008B72E7">
            <w:pPr>
              <w:keepNext/>
            </w:pPr>
            <w:r>
              <w:t>Universe Test on Power-up</w:t>
            </w:r>
          </w:p>
        </w:tc>
      </w:tr>
    </w:tbl>
    <w:p w14:paraId="5507D284" w14:textId="77777777" w:rsidR="008B72E7" w:rsidRDefault="008B72E7">
      <w:pPr>
        <w:pStyle w:val="Table"/>
      </w:pPr>
    </w:p>
    <w:p w14:paraId="2823E55A" w14:textId="77777777" w:rsidR="008B72E7" w:rsidRDefault="008B72E7">
      <w:pPr>
        <w:pStyle w:val="list1"/>
        <w:numPr>
          <w:ilvl w:val="0"/>
          <w:numId w:val="33"/>
        </w:numPr>
      </w:pPr>
      <w:r>
        <w:t xml:space="preserve">The FTSS shall [SRS264] configure each ICP/PMC1553 to perform IBIT MPE Tests and Initial BIT as shown in </w:t>
      </w:r>
      <w:bookmarkStart w:id="82" w:name="_Hlt515941505"/>
      <w:r>
        <w:t>Table 3.2-4.</w:t>
      </w:r>
      <w:bookmarkEnd w:id="82"/>
      <w:r>
        <w:t xml:space="preserve">  </w:t>
      </w:r>
    </w:p>
    <w:p w14:paraId="0422678B" w14:textId="77777777" w:rsidR="008B72E7" w:rsidRDefault="008B72E7">
      <w:pPr>
        <w:pStyle w:val="list1"/>
        <w:numPr>
          <w:ilvl w:val="0"/>
          <w:numId w:val="33"/>
        </w:numPr>
      </w:pPr>
      <w:r>
        <w:t xml:space="preserve">The FTSS shall [SRS265] configure each ICP/PMC1553 to halt processing if any of the MPE tests fail.  </w:t>
      </w:r>
    </w:p>
    <w:p w14:paraId="36EAFBAA" w14:textId="77777777" w:rsidR="008B72E7" w:rsidRDefault="008B72E7">
      <w:pPr>
        <w:pStyle w:val="list1"/>
        <w:numPr>
          <w:ilvl w:val="0"/>
          <w:numId w:val="33"/>
        </w:numPr>
      </w:pPr>
      <w:r>
        <w:t>The FTSS shall [SRS266] configure each ICP/PMC1553 to continue processing if any of the Initial BIT tests fail.</w:t>
      </w:r>
    </w:p>
    <w:p w14:paraId="6FC57D20" w14:textId="77777777" w:rsidR="008B72E7" w:rsidRDefault="008B72E7"/>
    <w:p w14:paraId="065E22B3" w14:textId="77777777" w:rsidR="008B72E7" w:rsidRDefault="008B72E7">
      <w:pPr>
        <w:pStyle w:val="tablecaption"/>
      </w:pPr>
      <w:bookmarkStart w:id="83" w:name="_Toc515875723"/>
      <w:bookmarkStart w:id="84" w:name="_Toc515935957"/>
      <w:bookmarkStart w:id="85" w:name="_Ref500304199"/>
      <w:bookmarkStart w:id="86" w:name="_Toc518707782"/>
      <w:r>
        <w:t>Table 3.2-4.  ICP/PMC1553 IBIT Test Configuration.</w:t>
      </w:r>
      <w:bookmarkEnd w:id="83"/>
      <w:bookmarkEnd w:id="84"/>
      <w:bookmarkEnd w:id="85"/>
      <w:bookmarkEnd w:id="86"/>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42"/>
        <w:gridCol w:w="6006"/>
      </w:tblGrid>
      <w:tr w:rsidR="008B72E7" w14:paraId="5A287C90" w14:textId="77777777">
        <w:tblPrEx>
          <w:tblCellMar>
            <w:top w:w="0" w:type="dxa"/>
            <w:bottom w:w="0" w:type="dxa"/>
          </w:tblCellMar>
        </w:tblPrEx>
        <w:trPr>
          <w:trHeight w:val="261"/>
          <w:jc w:val="center"/>
        </w:trPr>
        <w:tc>
          <w:tcPr>
            <w:tcW w:w="1842" w:type="dxa"/>
          </w:tcPr>
          <w:p w14:paraId="6465DA0F" w14:textId="77777777" w:rsidR="008B72E7" w:rsidRDefault="008B72E7">
            <w:pPr>
              <w:keepNext/>
              <w:rPr>
                <w:b/>
              </w:rPr>
            </w:pPr>
            <w:r>
              <w:rPr>
                <w:b/>
              </w:rPr>
              <w:t>KIND OF TEST</w:t>
            </w:r>
          </w:p>
        </w:tc>
        <w:tc>
          <w:tcPr>
            <w:tcW w:w="6006" w:type="dxa"/>
          </w:tcPr>
          <w:p w14:paraId="326B51A9" w14:textId="77777777" w:rsidR="008B72E7" w:rsidRDefault="008B72E7">
            <w:pPr>
              <w:keepNext/>
              <w:rPr>
                <w:b/>
              </w:rPr>
            </w:pPr>
            <w:r>
              <w:rPr>
                <w:b/>
              </w:rPr>
              <w:t>TEST NAME</w:t>
            </w:r>
          </w:p>
        </w:tc>
      </w:tr>
      <w:tr w:rsidR="008B72E7" w14:paraId="26DF0E7A" w14:textId="77777777">
        <w:tblPrEx>
          <w:tblCellMar>
            <w:top w:w="0" w:type="dxa"/>
            <w:bottom w:w="0" w:type="dxa"/>
          </w:tblCellMar>
        </w:tblPrEx>
        <w:trPr>
          <w:trHeight w:val="261"/>
          <w:jc w:val="center"/>
        </w:trPr>
        <w:tc>
          <w:tcPr>
            <w:tcW w:w="1842" w:type="dxa"/>
          </w:tcPr>
          <w:p w14:paraId="5E3F74AE" w14:textId="77777777" w:rsidR="008B72E7" w:rsidRDefault="008B72E7">
            <w:pPr>
              <w:keepNext/>
            </w:pPr>
            <w:r>
              <w:t>MPE</w:t>
            </w:r>
          </w:p>
        </w:tc>
        <w:tc>
          <w:tcPr>
            <w:tcW w:w="6006" w:type="dxa"/>
          </w:tcPr>
          <w:p w14:paraId="436C2548" w14:textId="77777777" w:rsidR="008B72E7" w:rsidRDefault="008B72E7">
            <w:pPr>
              <w:keepNext/>
            </w:pPr>
            <w:r>
              <w:t>Electrically Erasable Programmable Read Only Memory (EEPROM) header contents check to meet the expected values</w:t>
            </w:r>
          </w:p>
        </w:tc>
      </w:tr>
      <w:tr w:rsidR="008B72E7" w14:paraId="042D9AF2" w14:textId="77777777">
        <w:tblPrEx>
          <w:tblCellMar>
            <w:top w:w="0" w:type="dxa"/>
            <w:bottom w:w="0" w:type="dxa"/>
          </w:tblCellMar>
        </w:tblPrEx>
        <w:trPr>
          <w:trHeight w:val="261"/>
          <w:jc w:val="center"/>
        </w:trPr>
        <w:tc>
          <w:tcPr>
            <w:tcW w:w="1842" w:type="dxa"/>
          </w:tcPr>
          <w:p w14:paraId="563B378F" w14:textId="77777777" w:rsidR="008B72E7" w:rsidRDefault="008B72E7">
            <w:pPr>
              <w:keepNext/>
            </w:pPr>
            <w:r>
              <w:t>MPE</w:t>
            </w:r>
          </w:p>
        </w:tc>
        <w:tc>
          <w:tcPr>
            <w:tcW w:w="6006" w:type="dxa"/>
          </w:tcPr>
          <w:p w14:paraId="38CF4F9A" w14:textId="77777777" w:rsidR="008B72E7" w:rsidRDefault="008B72E7">
            <w:pPr>
              <w:keepNext/>
            </w:pPr>
            <w:r>
              <w:t>EEPROM checksum for correct contents (test code and data are valid)</w:t>
            </w:r>
          </w:p>
        </w:tc>
      </w:tr>
      <w:tr w:rsidR="008B72E7" w14:paraId="0118F7B7" w14:textId="77777777">
        <w:tblPrEx>
          <w:tblCellMar>
            <w:top w:w="0" w:type="dxa"/>
            <w:bottom w:w="0" w:type="dxa"/>
          </w:tblCellMar>
        </w:tblPrEx>
        <w:trPr>
          <w:trHeight w:val="261"/>
          <w:jc w:val="center"/>
        </w:trPr>
        <w:tc>
          <w:tcPr>
            <w:tcW w:w="1842" w:type="dxa"/>
          </w:tcPr>
          <w:p w14:paraId="649DDAC7" w14:textId="77777777" w:rsidR="008B72E7" w:rsidRDefault="008B72E7">
            <w:pPr>
              <w:keepNext/>
            </w:pPr>
            <w:r>
              <w:t xml:space="preserve">Initial BIT </w:t>
            </w:r>
          </w:p>
        </w:tc>
        <w:tc>
          <w:tcPr>
            <w:tcW w:w="6006" w:type="dxa"/>
          </w:tcPr>
          <w:p w14:paraId="16DEEC39" w14:textId="77777777" w:rsidR="008B72E7" w:rsidRDefault="008B72E7">
            <w:pPr>
              <w:keepNext/>
            </w:pPr>
            <w:r>
              <w:t>Advance Communications Engine (ACE) 0 existence test</w:t>
            </w:r>
          </w:p>
        </w:tc>
      </w:tr>
      <w:tr w:rsidR="008B72E7" w14:paraId="5B058B4A" w14:textId="77777777">
        <w:tblPrEx>
          <w:tblCellMar>
            <w:top w:w="0" w:type="dxa"/>
            <w:bottom w:w="0" w:type="dxa"/>
          </w:tblCellMar>
        </w:tblPrEx>
        <w:trPr>
          <w:trHeight w:val="261"/>
          <w:jc w:val="center"/>
        </w:trPr>
        <w:tc>
          <w:tcPr>
            <w:tcW w:w="1842" w:type="dxa"/>
          </w:tcPr>
          <w:p w14:paraId="35E3D304" w14:textId="77777777" w:rsidR="008B72E7" w:rsidRDefault="008B72E7">
            <w:pPr>
              <w:keepNext/>
            </w:pPr>
            <w:r>
              <w:t>Initial BIT</w:t>
            </w:r>
          </w:p>
        </w:tc>
        <w:tc>
          <w:tcPr>
            <w:tcW w:w="6006" w:type="dxa"/>
          </w:tcPr>
          <w:p w14:paraId="00230864" w14:textId="77777777" w:rsidR="008B72E7" w:rsidRDefault="008B72E7">
            <w:pPr>
              <w:keepNext/>
            </w:pPr>
            <w:r>
              <w:t>ACE 0 RAM Test</w:t>
            </w:r>
          </w:p>
        </w:tc>
      </w:tr>
      <w:tr w:rsidR="008B72E7" w14:paraId="1E0BB7EF" w14:textId="77777777">
        <w:tblPrEx>
          <w:tblCellMar>
            <w:top w:w="0" w:type="dxa"/>
            <w:bottom w:w="0" w:type="dxa"/>
          </w:tblCellMar>
        </w:tblPrEx>
        <w:trPr>
          <w:trHeight w:val="261"/>
          <w:jc w:val="center"/>
        </w:trPr>
        <w:tc>
          <w:tcPr>
            <w:tcW w:w="1842" w:type="dxa"/>
          </w:tcPr>
          <w:p w14:paraId="7EBD811A" w14:textId="77777777" w:rsidR="008B72E7" w:rsidRDefault="008B72E7">
            <w:pPr>
              <w:keepNext/>
            </w:pPr>
            <w:r>
              <w:t>Initial BIT</w:t>
            </w:r>
          </w:p>
        </w:tc>
        <w:tc>
          <w:tcPr>
            <w:tcW w:w="6006" w:type="dxa"/>
          </w:tcPr>
          <w:p w14:paraId="470ECE43" w14:textId="77777777" w:rsidR="008B72E7" w:rsidRDefault="008B72E7">
            <w:pPr>
              <w:keepNext/>
            </w:pPr>
            <w:r>
              <w:t>ACE 0 Register Test</w:t>
            </w:r>
          </w:p>
        </w:tc>
      </w:tr>
      <w:tr w:rsidR="008B72E7" w14:paraId="4ED4686A" w14:textId="77777777">
        <w:tblPrEx>
          <w:tblCellMar>
            <w:top w:w="0" w:type="dxa"/>
            <w:bottom w:w="0" w:type="dxa"/>
          </w:tblCellMar>
        </w:tblPrEx>
        <w:trPr>
          <w:trHeight w:val="261"/>
          <w:jc w:val="center"/>
        </w:trPr>
        <w:tc>
          <w:tcPr>
            <w:tcW w:w="1842" w:type="dxa"/>
          </w:tcPr>
          <w:p w14:paraId="429C0C43" w14:textId="77777777" w:rsidR="008B72E7" w:rsidRDefault="008B72E7">
            <w:pPr>
              <w:pStyle w:val="Footer"/>
              <w:tabs>
                <w:tab w:val="clear" w:pos="4320"/>
                <w:tab w:val="clear" w:pos="8640"/>
              </w:tabs>
            </w:pPr>
            <w:r>
              <w:t>Initial BIT</w:t>
            </w:r>
          </w:p>
        </w:tc>
        <w:tc>
          <w:tcPr>
            <w:tcW w:w="6006" w:type="dxa"/>
          </w:tcPr>
          <w:p w14:paraId="778F4845" w14:textId="77777777" w:rsidR="008B72E7" w:rsidRDefault="008B72E7">
            <w:pPr>
              <w:keepNext/>
            </w:pPr>
            <w:r>
              <w:t>ACE 0 Interrupt Test</w:t>
            </w:r>
          </w:p>
        </w:tc>
      </w:tr>
    </w:tbl>
    <w:p w14:paraId="45B6932F" w14:textId="77777777" w:rsidR="008B72E7" w:rsidRDefault="008B72E7"/>
    <w:p w14:paraId="08394267" w14:textId="77777777" w:rsidR="008B72E7" w:rsidRDefault="008B72E7">
      <w:pPr>
        <w:pStyle w:val="list1"/>
        <w:numPr>
          <w:ilvl w:val="0"/>
          <w:numId w:val="33"/>
        </w:numPr>
      </w:pPr>
      <w:r>
        <w:lastRenderedPageBreak/>
        <w:t>The FTSS shall [SRS267] configure each MPCC to perform MPE Tests as shown in Table 3.2-5</w:t>
      </w:r>
      <w:bookmarkStart w:id="87" w:name="_Hlt515953375"/>
      <w:r>
        <w:t>.</w:t>
      </w:r>
      <w:bookmarkEnd w:id="87"/>
      <w:r>
        <w:t xml:space="preserve">  </w:t>
      </w:r>
    </w:p>
    <w:p w14:paraId="17B5121B" w14:textId="77777777" w:rsidR="008B72E7" w:rsidRDefault="008B72E7">
      <w:pPr>
        <w:pStyle w:val="list1"/>
        <w:numPr>
          <w:ilvl w:val="0"/>
          <w:numId w:val="33"/>
        </w:numPr>
      </w:pPr>
      <w:r>
        <w:t xml:space="preserve">Each MPCC is configured to halt processing if any of the MPE tests, listed in Table 3.2-5, fails. </w:t>
      </w:r>
    </w:p>
    <w:p w14:paraId="1884617D" w14:textId="77777777" w:rsidR="008B72E7" w:rsidRDefault="008B72E7">
      <w:pPr>
        <w:pStyle w:val="tablecaption"/>
      </w:pPr>
      <w:bookmarkStart w:id="88" w:name="_Ref502022638"/>
      <w:bookmarkStart w:id="89" w:name="_Toc515875724"/>
      <w:bookmarkStart w:id="90" w:name="_Toc515935958"/>
      <w:bookmarkStart w:id="91" w:name="_Toc518707783"/>
      <w:r>
        <w:t>Table 3.2-5.  MPCC IBIT Test Configuration.</w:t>
      </w:r>
      <w:bookmarkEnd w:id="88"/>
      <w:bookmarkEnd w:id="89"/>
      <w:bookmarkEnd w:id="90"/>
      <w:bookmarkEnd w:id="91"/>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42"/>
        <w:gridCol w:w="4271"/>
      </w:tblGrid>
      <w:tr w:rsidR="008B72E7" w14:paraId="2677E385" w14:textId="77777777">
        <w:tblPrEx>
          <w:tblCellMar>
            <w:top w:w="0" w:type="dxa"/>
            <w:bottom w:w="0" w:type="dxa"/>
          </w:tblCellMar>
        </w:tblPrEx>
        <w:trPr>
          <w:trHeight w:val="261"/>
          <w:jc w:val="center"/>
        </w:trPr>
        <w:tc>
          <w:tcPr>
            <w:tcW w:w="1842" w:type="dxa"/>
          </w:tcPr>
          <w:p w14:paraId="299CBD6C" w14:textId="77777777" w:rsidR="008B72E7" w:rsidRDefault="008B72E7">
            <w:pPr>
              <w:keepNext/>
              <w:rPr>
                <w:b/>
              </w:rPr>
            </w:pPr>
            <w:r>
              <w:rPr>
                <w:b/>
              </w:rPr>
              <w:t>KIND OF TEST</w:t>
            </w:r>
          </w:p>
        </w:tc>
        <w:tc>
          <w:tcPr>
            <w:tcW w:w="4271" w:type="dxa"/>
          </w:tcPr>
          <w:p w14:paraId="7D1B96DF" w14:textId="77777777" w:rsidR="008B72E7" w:rsidRDefault="008B72E7">
            <w:pPr>
              <w:keepNext/>
              <w:rPr>
                <w:b/>
              </w:rPr>
            </w:pPr>
            <w:r>
              <w:rPr>
                <w:b/>
              </w:rPr>
              <w:t>TEST NAME</w:t>
            </w:r>
          </w:p>
        </w:tc>
      </w:tr>
      <w:tr w:rsidR="008B72E7" w14:paraId="04AB5C29" w14:textId="77777777">
        <w:tblPrEx>
          <w:tblCellMar>
            <w:top w:w="0" w:type="dxa"/>
            <w:bottom w:w="0" w:type="dxa"/>
          </w:tblCellMar>
        </w:tblPrEx>
        <w:trPr>
          <w:trHeight w:val="261"/>
          <w:jc w:val="center"/>
        </w:trPr>
        <w:tc>
          <w:tcPr>
            <w:tcW w:w="1842" w:type="dxa"/>
          </w:tcPr>
          <w:p w14:paraId="60603E8E" w14:textId="77777777" w:rsidR="008B72E7" w:rsidRDefault="008B72E7">
            <w:pPr>
              <w:keepNext/>
            </w:pPr>
            <w:r>
              <w:t>MPE</w:t>
            </w:r>
          </w:p>
        </w:tc>
        <w:tc>
          <w:tcPr>
            <w:tcW w:w="4271" w:type="dxa"/>
          </w:tcPr>
          <w:p w14:paraId="674CB43C" w14:textId="77777777" w:rsidR="008B72E7" w:rsidRDefault="008B72E7">
            <w:pPr>
              <w:keepNext/>
            </w:pPr>
            <w:r>
              <w:t>Control and Status Register Test</w:t>
            </w:r>
          </w:p>
        </w:tc>
      </w:tr>
      <w:tr w:rsidR="008B72E7" w14:paraId="16D5B5CA" w14:textId="77777777">
        <w:tblPrEx>
          <w:tblCellMar>
            <w:top w:w="0" w:type="dxa"/>
            <w:bottom w:w="0" w:type="dxa"/>
          </w:tblCellMar>
        </w:tblPrEx>
        <w:trPr>
          <w:trHeight w:val="261"/>
          <w:jc w:val="center"/>
        </w:trPr>
        <w:tc>
          <w:tcPr>
            <w:tcW w:w="1842" w:type="dxa"/>
          </w:tcPr>
          <w:p w14:paraId="3CFB35C3" w14:textId="77777777" w:rsidR="008B72E7" w:rsidRDefault="008B72E7">
            <w:pPr>
              <w:keepNext/>
            </w:pPr>
            <w:r>
              <w:t>MPE</w:t>
            </w:r>
          </w:p>
        </w:tc>
        <w:tc>
          <w:tcPr>
            <w:tcW w:w="4271" w:type="dxa"/>
          </w:tcPr>
          <w:p w14:paraId="0C4A3B68" w14:textId="77777777" w:rsidR="008B72E7" w:rsidRDefault="008B72E7">
            <w:pPr>
              <w:keepNext/>
            </w:pPr>
            <w:r>
              <w:t>Erasable PROM Checksum Test</w:t>
            </w:r>
          </w:p>
        </w:tc>
      </w:tr>
      <w:tr w:rsidR="008B72E7" w14:paraId="49DD0E33" w14:textId="77777777">
        <w:tblPrEx>
          <w:tblCellMar>
            <w:top w:w="0" w:type="dxa"/>
            <w:bottom w:w="0" w:type="dxa"/>
          </w:tblCellMar>
        </w:tblPrEx>
        <w:trPr>
          <w:trHeight w:val="261"/>
          <w:jc w:val="center"/>
        </w:trPr>
        <w:tc>
          <w:tcPr>
            <w:tcW w:w="1842" w:type="dxa"/>
          </w:tcPr>
          <w:p w14:paraId="1FABB1EB" w14:textId="77777777" w:rsidR="008B72E7" w:rsidRDefault="008B72E7">
            <w:pPr>
              <w:keepNext/>
            </w:pPr>
            <w:r>
              <w:t>MPE</w:t>
            </w:r>
          </w:p>
        </w:tc>
        <w:tc>
          <w:tcPr>
            <w:tcW w:w="4271" w:type="dxa"/>
          </w:tcPr>
          <w:p w14:paraId="18D54C4E" w14:textId="77777777" w:rsidR="008B72E7" w:rsidRDefault="008B72E7">
            <w:pPr>
              <w:keepNext/>
            </w:pPr>
            <w:r>
              <w:t>Local RAM Test</w:t>
            </w:r>
          </w:p>
        </w:tc>
      </w:tr>
      <w:tr w:rsidR="008B72E7" w14:paraId="0104E199" w14:textId="77777777">
        <w:tblPrEx>
          <w:tblCellMar>
            <w:top w:w="0" w:type="dxa"/>
            <w:bottom w:w="0" w:type="dxa"/>
          </w:tblCellMar>
        </w:tblPrEx>
        <w:trPr>
          <w:trHeight w:val="261"/>
          <w:jc w:val="center"/>
        </w:trPr>
        <w:tc>
          <w:tcPr>
            <w:tcW w:w="1842" w:type="dxa"/>
          </w:tcPr>
          <w:p w14:paraId="40768767" w14:textId="77777777" w:rsidR="008B72E7" w:rsidRDefault="008B72E7">
            <w:pPr>
              <w:keepNext/>
            </w:pPr>
            <w:r>
              <w:t>MPE</w:t>
            </w:r>
          </w:p>
        </w:tc>
        <w:tc>
          <w:tcPr>
            <w:tcW w:w="4271" w:type="dxa"/>
          </w:tcPr>
          <w:p w14:paraId="1E356232" w14:textId="77777777" w:rsidR="008B72E7" w:rsidRDefault="008B72E7">
            <w:pPr>
              <w:keepNext/>
            </w:pPr>
            <w:r>
              <w:t>68020 Processor Test</w:t>
            </w:r>
          </w:p>
        </w:tc>
      </w:tr>
      <w:tr w:rsidR="008B72E7" w14:paraId="68E12CB7" w14:textId="77777777">
        <w:tblPrEx>
          <w:tblCellMar>
            <w:top w:w="0" w:type="dxa"/>
            <w:bottom w:w="0" w:type="dxa"/>
          </w:tblCellMar>
        </w:tblPrEx>
        <w:trPr>
          <w:trHeight w:val="261"/>
          <w:jc w:val="center"/>
        </w:trPr>
        <w:tc>
          <w:tcPr>
            <w:tcW w:w="1842" w:type="dxa"/>
          </w:tcPr>
          <w:p w14:paraId="334F5E5C" w14:textId="77777777" w:rsidR="008B72E7" w:rsidRDefault="008B72E7">
            <w:r>
              <w:t>MPE</w:t>
            </w:r>
          </w:p>
        </w:tc>
        <w:tc>
          <w:tcPr>
            <w:tcW w:w="4271" w:type="dxa"/>
          </w:tcPr>
          <w:p w14:paraId="06E3B69C" w14:textId="77777777" w:rsidR="008B72E7" w:rsidRDefault="008B72E7">
            <w:r>
              <w:t>Dual-port RAM Test</w:t>
            </w:r>
          </w:p>
        </w:tc>
      </w:tr>
    </w:tbl>
    <w:p w14:paraId="217D46DB" w14:textId="77777777" w:rsidR="008B72E7" w:rsidRDefault="008B72E7"/>
    <w:p w14:paraId="5E13FDAC" w14:textId="77777777" w:rsidR="008B72E7" w:rsidRDefault="008B72E7">
      <w:pPr>
        <w:pStyle w:val="list1"/>
        <w:numPr>
          <w:ilvl w:val="0"/>
          <w:numId w:val="33"/>
        </w:numPr>
      </w:pPr>
      <w:r>
        <w:t xml:space="preserve">When the IBIT is complete, the FTSS in the channels that are part of the fault masking group shall [SRS239] report the results of IBIT for all Radstone boards to the application software for telemetry. </w:t>
      </w:r>
    </w:p>
    <w:p w14:paraId="3FF79F94" w14:textId="77777777" w:rsidR="008B72E7" w:rsidRDefault="008B72E7">
      <w:pPr>
        <w:pStyle w:val="list1"/>
        <w:numPr>
          <w:ilvl w:val="0"/>
          <w:numId w:val="33"/>
        </w:numPr>
      </w:pPr>
      <w:r>
        <w:t xml:space="preserve">In IBIT failure cases that cause processing to halt, the failure shall [SRS269] be handled as described in Section 3.2.6.2, Recovery. </w:t>
      </w:r>
    </w:p>
    <w:p w14:paraId="19B1C06B" w14:textId="77777777" w:rsidR="008B72E7" w:rsidRDefault="008B72E7">
      <w:pPr>
        <w:pStyle w:val="list1"/>
        <w:numPr>
          <w:ilvl w:val="0"/>
          <w:numId w:val="33"/>
        </w:numPr>
      </w:pPr>
      <w:r>
        <w:t>FTSS shall [SRS290], in ICP and FCP IBIT failure cases that allow processing to continue, after saving the results of IBIT for reporting to the application, in the first minor frame after Startup or recovery, consider the FCR to be failed, and start performing recovery actions for the FCR.</w:t>
      </w:r>
    </w:p>
    <w:p w14:paraId="532F7F91" w14:textId="77777777" w:rsidR="008B72E7" w:rsidRDefault="008B72E7">
      <w:pPr>
        <w:pStyle w:val="Heading4"/>
      </w:pPr>
      <w:bookmarkStart w:id="92" w:name="_Toc426361786"/>
      <w:bookmarkStart w:id="93" w:name="_Toc518715585"/>
      <w:r>
        <w:t>Continuous BIT</w:t>
      </w:r>
      <w:bookmarkEnd w:id="92"/>
      <w:bookmarkEnd w:id="93"/>
    </w:p>
    <w:p w14:paraId="603DCE71" w14:textId="77777777" w:rsidR="008B72E7" w:rsidRDefault="008B72E7">
      <w:pPr>
        <w:pStyle w:val="Body"/>
      </w:pPr>
      <w:r>
        <w:t xml:space="preserve">Continuous BIT executes on the FCP at all times after initialization is complete. In general, these tests execute system-wide tests using the fault tolerance characteristics of the FTPP architecture. </w:t>
      </w:r>
    </w:p>
    <w:p w14:paraId="3E25AD0D" w14:textId="77777777" w:rsidR="008B72E7" w:rsidRDefault="008B72E7">
      <w:pPr>
        <w:pStyle w:val="list1"/>
        <w:numPr>
          <w:ilvl w:val="0"/>
          <w:numId w:val="21"/>
        </w:numPr>
      </w:pPr>
      <w:r>
        <w:t>Continuous BIT, in conjunction with Redundancy Management and Scheduler operations running in the 50 Hz rategroup after the application tasks, shall [SRS</w:t>
      </w:r>
      <w:r>
        <w:rPr>
          <w:noProof/>
        </w:rPr>
        <w:t>091</w:t>
      </w:r>
      <w:r>
        <w:t>] take less than 2 milliseconds under nominal no-fault conditions.</w:t>
      </w:r>
    </w:p>
    <w:p w14:paraId="466CAA0F" w14:textId="77777777" w:rsidR="008B72E7" w:rsidRDefault="008B72E7">
      <w:pPr>
        <w:pStyle w:val="list1"/>
        <w:numPr>
          <w:ilvl w:val="0"/>
          <w:numId w:val="21"/>
        </w:numPr>
      </w:pPr>
      <w:r>
        <w:t>Continuous BIT, in conjunction with Redundancy Management and Scheduler operations running in the 50 Hz rategroup after the application tasks, shall [SRS183] take less than 3 milliseconds while processing faults.</w:t>
      </w:r>
    </w:p>
    <w:p w14:paraId="51C4CF39" w14:textId="77777777" w:rsidR="008B72E7" w:rsidRDefault="008B72E7">
      <w:pPr>
        <w:pStyle w:val="list1"/>
        <w:numPr>
          <w:ilvl w:val="0"/>
          <w:numId w:val="21"/>
        </w:numPr>
      </w:pPr>
      <w:r>
        <w:t>Continuous BIT shall [SRS</w:t>
      </w:r>
      <w:r>
        <w:rPr>
          <w:noProof/>
        </w:rPr>
        <w:t>093</w:t>
      </w:r>
      <w:r>
        <w:t>] execute on the FCP virtual group.</w:t>
      </w:r>
    </w:p>
    <w:p w14:paraId="064EAC61" w14:textId="77777777" w:rsidR="008B72E7" w:rsidRDefault="008B72E7">
      <w:pPr>
        <w:pStyle w:val="list1"/>
        <w:numPr>
          <w:ilvl w:val="0"/>
          <w:numId w:val="21"/>
        </w:numPr>
      </w:pPr>
      <w:r>
        <w:t>Continuous BIT shall [SRS</w:t>
      </w:r>
      <w:r>
        <w:rPr>
          <w:noProof/>
        </w:rPr>
        <w:t>094</w:t>
      </w:r>
      <w:r>
        <w:t>] reset the processor’s built-in watchdog timer at 50 Hz. A failure to reset the watchdog timer within the allotted time (nominally 1.6 seconds) will generate a processor reset.</w:t>
      </w:r>
    </w:p>
    <w:p w14:paraId="1337C395" w14:textId="77777777" w:rsidR="008B72E7" w:rsidRDefault="008B72E7">
      <w:pPr>
        <w:pStyle w:val="list1"/>
        <w:numPr>
          <w:ilvl w:val="0"/>
          <w:numId w:val="21"/>
        </w:numPr>
      </w:pPr>
      <w:r>
        <w:lastRenderedPageBreak/>
        <w:t>Continuous BIT shall [SRS</w:t>
      </w:r>
      <w:r>
        <w:rPr>
          <w:noProof/>
        </w:rPr>
        <w:t>095</w:t>
      </w:r>
      <w:r>
        <w:t>] exercise the presence test at 50 Hz to ensure that all processors in the FCP virtual group are synchronized.</w:t>
      </w:r>
    </w:p>
    <w:p w14:paraId="5D56E366" w14:textId="77777777" w:rsidR="008B72E7" w:rsidRDefault="008B72E7">
      <w:pPr>
        <w:pStyle w:val="list1"/>
        <w:numPr>
          <w:ilvl w:val="0"/>
          <w:numId w:val="21"/>
        </w:numPr>
      </w:pPr>
      <w:r>
        <w:t>The presence test shall [SRS184] also ascertain that all processors are executing the same 50 Hz, 10 Hz and 1 Hz frames.</w:t>
      </w:r>
    </w:p>
    <w:p w14:paraId="695EA9B4" w14:textId="77777777" w:rsidR="008B72E7" w:rsidRDefault="008B72E7">
      <w:pPr>
        <w:pStyle w:val="list1"/>
        <w:numPr>
          <w:ilvl w:val="0"/>
          <w:numId w:val="21"/>
        </w:numPr>
      </w:pPr>
      <w:r>
        <w:t>Continuous BIT shall [SRS</w:t>
      </w:r>
      <w:r>
        <w:rPr>
          <w:noProof/>
        </w:rPr>
        <w:t>096</w:t>
      </w:r>
      <w:r>
        <w:t xml:space="preserve">] diagnose the faulty FCR within 1 second after detecting a failure. </w:t>
      </w:r>
    </w:p>
    <w:p w14:paraId="6FA13C93" w14:textId="77777777" w:rsidR="008B72E7" w:rsidRDefault="008B72E7">
      <w:pPr>
        <w:pStyle w:val="list1"/>
        <w:numPr>
          <w:ilvl w:val="0"/>
          <w:numId w:val="21"/>
        </w:numPr>
      </w:pPr>
      <w:r>
        <w:t>Continuous BIT shall [SRS</w:t>
      </w:r>
      <w:r>
        <w:rPr>
          <w:noProof/>
        </w:rPr>
        <w:t>097</w:t>
      </w:r>
      <w:r>
        <w:t>] detect a failed ICP processor by detecting the absence of a periodic message for 2 consecutive minor cycles.</w:t>
      </w:r>
    </w:p>
    <w:p w14:paraId="179DB99B" w14:textId="77777777" w:rsidR="008B72E7" w:rsidRDefault="008B72E7">
      <w:pPr>
        <w:pStyle w:val="list1"/>
        <w:numPr>
          <w:ilvl w:val="0"/>
          <w:numId w:val="21"/>
        </w:numPr>
      </w:pPr>
      <w:r>
        <w:t>Continuous BIT shall [SRS</w:t>
      </w:r>
      <w:r>
        <w:rPr>
          <w:noProof/>
        </w:rPr>
        <w:t>098</w:t>
      </w:r>
      <w:r>
        <w:t>] report all diagnosed failures and recovery actions to the application for incorporation in the telemetry stream.</w:t>
      </w:r>
    </w:p>
    <w:p w14:paraId="18E63FDC" w14:textId="77777777" w:rsidR="008B72E7" w:rsidRDefault="008B72E7">
      <w:pPr>
        <w:pStyle w:val="Heading4"/>
      </w:pPr>
      <w:bookmarkStart w:id="94" w:name="_Toc518715586"/>
      <w:r>
        <w:t>RAM Scrub</w:t>
      </w:r>
      <w:bookmarkEnd w:id="94"/>
    </w:p>
    <w:p w14:paraId="542C9883" w14:textId="77777777" w:rsidR="008B72E7" w:rsidRDefault="008B72E7">
      <w:pPr>
        <w:pStyle w:val="list1"/>
        <w:numPr>
          <w:ilvl w:val="0"/>
          <w:numId w:val="6"/>
        </w:numPr>
      </w:pPr>
      <w:r>
        <w:t>RAM scrub shall [SRS</w:t>
      </w:r>
      <w:r>
        <w:rPr>
          <w:noProof/>
        </w:rPr>
        <w:t>043</w:t>
      </w:r>
      <w:r>
        <w:t>] actively trigger the EDAC function by cyclically reading (and writing back if an error is found) all used RAM.</w:t>
      </w:r>
    </w:p>
    <w:p w14:paraId="4DE3BF44" w14:textId="77777777" w:rsidR="008B72E7" w:rsidRDefault="008B72E7">
      <w:pPr>
        <w:pStyle w:val="list1"/>
        <w:numPr>
          <w:ilvl w:val="0"/>
          <w:numId w:val="6"/>
        </w:numPr>
      </w:pPr>
      <w:r>
        <w:t>RAM scrub shall [SRS</w:t>
      </w:r>
      <w:r>
        <w:rPr>
          <w:noProof/>
        </w:rPr>
        <w:t>044</w:t>
      </w:r>
      <w:r>
        <w:t>] report detected errors to the application, congruently on all channels, via an API service for inclusion in the telemetry stream.</w:t>
      </w:r>
    </w:p>
    <w:p w14:paraId="352D8033" w14:textId="77777777" w:rsidR="008B72E7" w:rsidRDefault="008B72E7">
      <w:pPr>
        <w:pStyle w:val="list1"/>
        <w:numPr>
          <w:ilvl w:val="0"/>
          <w:numId w:val="6"/>
        </w:numPr>
      </w:pPr>
      <w:r>
        <w:t>RAM scrub shall [SRS187] be capable of scrubbing at least 10 megabytes every 8 minutes, given at least 1% of the CPU is available for this processing.</w:t>
      </w:r>
    </w:p>
    <w:p w14:paraId="2D9BFEF8" w14:textId="77777777" w:rsidR="008B72E7" w:rsidRDefault="008B72E7">
      <w:pPr>
        <w:pStyle w:val="list1"/>
        <w:numPr>
          <w:ilvl w:val="0"/>
          <w:numId w:val="6"/>
        </w:numPr>
      </w:pPr>
      <w:r>
        <w:t>RAM scrub shall [SRS275] not scrub the area used for telemetry data.</w:t>
      </w:r>
    </w:p>
    <w:p w14:paraId="54912CC9" w14:textId="77777777" w:rsidR="008B72E7" w:rsidRDefault="008B72E7">
      <w:pPr>
        <w:pStyle w:val="Heading3"/>
      </w:pPr>
      <w:bookmarkStart w:id="95" w:name="_Ref489769032"/>
      <w:bookmarkStart w:id="96" w:name="_Ref489769100"/>
      <w:bookmarkStart w:id="97" w:name="_Toc518715587"/>
      <w:r>
        <w:t>Redundancy Management</w:t>
      </w:r>
      <w:bookmarkEnd w:id="95"/>
      <w:bookmarkEnd w:id="96"/>
      <w:bookmarkEnd w:id="97"/>
    </w:p>
    <w:p w14:paraId="606FF9CD" w14:textId="77777777" w:rsidR="008B72E7" w:rsidRDefault="008B72E7">
      <w:pPr>
        <w:pStyle w:val="Body"/>
      </w:pPr>
      <w:r>
        <w:t>Redundancy Management maintains the mapping of physical hardware to virtual groups. This capability reconfigures the mapping in response to a diagnosis of a failed component, which can be a failed processor, failed network element or a link failure. Redundancy Management also performs transient fault analysis within constraints dictated by the mission management application software.</w:t>
      </w:r>
    </w:p>
    <w:p w14:paraId="42CF250F" w14:textId="77777777" w:rsidR="008B72E7" w:rsidRDefault="008B72E7">
      <w:pPr>
        <w:pStyle w:val="list1"/>
        <w:numPr>
          <w:ilvl w:val="0"/>
          <w:numId w:val="22"/>
        </w:numPr>
      </w:pPr>
      <w:r>
        <w:t>Redundancy Management shall [SRS</w:t>
      </w:r>
      <w:r>
        <w:rPr>
          <w:noProof/>
        </w:rPr>
        <w:t>099</w:t>
      </w:r>
      <w:r>
        <w:t>] provide an API call to enable the application to retrieve the health status of the processors, network elements, network element links, MPCCs, and ICP controlled interfaces.</w:t>
      </w:r>
    </w:p>
    <w:p w14:paraId="1FCD8665" w14:textId="77777777" w:rsidR="008B72E7" w:rsidRDefault="008B72E7">
      <w:pPr>
        <w:pStyle w:val="list1"/>
        <w:numPr>
          <w:ilvl w:val="0"/>
          <w:numId w:val="22"/>
        </w:numPr>
      </w:pPr>
      <w:r>
        <w:t>Redundancy Management shall [SRS</w:t>
      </w:r>
      <w:r>
        <w:rPr>
          <w:noProof/>
        </w:rPr>
        <w:t>100</w:t>
      </w:r>
      <w:r>
        <w:t>] provide an API call to enable the application to request that the FTSS RM software initiate a voted reset of a channel.</w:t>
      </w:r>
    </w:p>
    <w:p w14:paraId="2AA99148" w14:textId="77777777" w:rsidR="008B72E7" w:rsidRDefault="008B72E7">
      <w:pPr>
        <w:pStyle w:val="list1"/>
        <w:numPr>
          <w:ilvl w:val="0"/>
          <w:numId w:val="22"/>
        </w:numPr>
      </w:pPr>
      <w:r>
        <w:t>Redundancy Management shall [SRS201] be able to accommodate power up of all 5 channels and maintain all 5 NEs active, assuming no failures.</w:t>
      </w:r>
    </w:p>
    <w:p w14:paraId="463740A9" w14:textId="77777777" w:rsidR="008B72E7" w:rsidRDefault="008B72E7">
      <w:pPr>
        <w:pStyle w:val="Heading4"/>
      </w:pPr>
      <w:bookmarkStart w:id="98" w:name="_Toc422624099"/>
      <w:bookmarkStart w:id="99" w:name="_Toc426361788"/>
      <w:bookmarkStart w:id="100" w:name="_Toc518715588"/>
      <w:r>
        <w:t>Virtual Group Configuration</w:t>
      </w:r>
      <w:bookmarkEnd w:id="98"/>
      <w:bookmarkEnd w:id="99"/>
      <w:bookmarkEnd w:id="100"/>
    </w:p>
    <w:p w14:paraId="50B87480" w14:textId="77777777" w:rsidR="008B72E7" w:rsidRDefault="008B72E7">
      <w:pPr>
        <w:pStyle w:val="Body"/>
      </w:pPr>
      <w:r>
        <w:t xml:space="preserve">The virtual group configuration defines the mapping of physical hardware to virtual group(s). It defines the redundancy of each virtual group and the location of the processors </w:t>
      </w:r>
      <w:r>
        <w:lastRenderedPageBreak/>
        <w:t>in the VME backplane. This mapping of virtual group member(s) is maintained as an ordered pair of network element and port on the associated network element.</w:t>
      </w:r>
    </w:p>
    <w:p w14:paraId="4F5A3BEC" w14:textId="77777777" w:rsidR="008B72E7" w:rsidRDefault="008B72E7">
      <w:pPr>
        <w:pStyle w:val="list1"/>
        <w:numPr>
          <w:ilvl w:val="0"/>
          <w:numId w:val="23"/>
        </w:numPr>
      </w:pPr>
      <w:r>
        <w:t>Redundancy Management shall [SRS</w:t>
      </w:r>
      <w:r>
        <w:rPr>
          <w:noProof/>
        </w:rPr>
        <w:t>101</w:t>
      </w:r>
      <w:r>
        <w:t>] define an initial mapping of physical hardware to virtual group identifiers consisting of 1 quadruplex FCP virtual group and 5 ICP simplexes.</w:t>
      </w:r>
    </w:p>
    <w:p w14:paraId="53B9BC60" w14:textId="77777777" w:rsidR="008B72E7" w:rsidRDefault="008B72E7">
      <w:pPr>
        <w:pStyle w:val="list1"/>
        <w:numPr>
          <w:ilvl w:val="0"/>
          <w:numId w:val="23"/>
        </w:numPr>
      </w:pPr>
      <w:r>
        <w:t>If an FCR is diagnosed as faulty during Startup, Redundancy Management shall [SRS</w:t>
      </w:r>
      <w:r>
        <w:rPr>
          <w:noProof/>
        </w:rPr>
        <w:t>102</w:t>
      </w:r>
      <w:r>
        <w:t>] exclude the FCP in the faulty channel from the initial FCP virtual group configuration.</w:t>
      </w:r>
    </w:p>
    <w:p w14:paraId="177CA171" w14:textId="77777777" w:rsidR="008B72E7" w:rsidRDefault="008B72E7">
      <w:pPr>
        <w:pStyle w:val="Heading4"/>
      </w:pPr>
      <w:bookmarkStart w:id="101" w:name="_Toc422624100"/>
      <w:bookmarkStart w:id="102" w:name="_Toc426361789"/>
      <w:bookmarkStart w:id="103" w:name="_Ref469107423"/>
      <w:bookmarkStart w:id="104" w:name="_Toc518715589"/>
      <w:r>
        <w:t>Recovery</w:t>
      </w:r>
      <w:bookmarkEnd w:id="101"/>
      <w:bookmarkEnd w:id="102"/>
      <w:bookmarkEnd w:id="103"/>
      <w:bookmarkEnd w:id="104"/>
    </w:p>
    <w:p w14:paraId="234A3B7A" w14:textId="77777777" w:rsidR="008B72E7" w:rsidRDefault="008B72E7">
      <w:pPr>
        <w:pStyle w:val="Body"/>
      </w:pPr>
      <w:r>
        <w:t>Redundancy Management configures the FCP virtual group, the network element, and the interconnection links for recovery of hardware resources in the operational system. Redundancy Management determines the recovery strategy to be executed based upon current configuration and whether alignment is permitted.</w:t>
      </w:r>
    </w:p>
    <w:p w14:paraId="71D87F79" w14:textId="77777777" w:rsidR="008B72E7" w:rsidRDefault="008B72E7">
      <w:pPr>
        <w:pStyle w:val="Body"/>
      </w:pPr>
      <w:r>
        <w:t xml:space="preserve">When a fault occurs, the configuration will change.  The new configuration depends on the previous configuration.  All the possible configuration changes are shown in </w:t>
      </w:r>
      <w:bookmarkStart w:id="105" w:name="_Hlt515942341"/>
      <w:r>
        <w:fldChar w:fldCharType="begin"/>
      </w:r>
      <w:r>
        <w:instrText xml:space="preserve"> REF _Ref504962431 \h </w:instrText>
      </w:r>
      <w:r>
        <w:fldChar w:fldCharType="separate"/>
      </w:r>
      <w:ins w:id="106" w:author="Ruth Christopher" w:date="2002-03-29T12:25:00Z">
        <w:r>
          <w:t xml:space="preserve">Figure </w:t>
        </w:r>
        <w:r>
          <w:rPr>
            <w:noProof/>
          </w:rPr>
          <w:t>3</w:t>
        </w:r>
        <w:r>
          <w:noBreakHyphen/>
        </w:r>
        <w:r>
          <w:rPr>
            <w:noProof/>
          </w:rPr>
          <w:t>2</w:t>
        </w:r>
      </w:ins>
      <w:ins w:id="107" w:author="kjm2514" w:date="2002-03-12T12:02:00Z">
        <w:del w:id="108" w:author="Ruth Christopher" w:date="2002-03-29T12:25:00Z">
          <w:r>
            <w:delText xml:space="preserve">Figure </w:delText>
          </w:r>
          <w:r>
            <w:rPr>
              <w:noProof/>
            </w:rPr>
            <w:delText>3</w:delText>
          </w:r>
          <w:r>
            <w:noBreakHyphen/>
          </w:r>
          <w:r>
            <w:rPr>
              <w:noProof/>
            </w:rPr>
            <w:delText>2</w:delText>
          </w:r>
        </w:del>
      </w:ins>
      <w:del w:id="109" w:author="kjm2514" w:date="2002-03-12T12:02:00Z">
        <w:r>
          <w:delText xml:space="preserve">Figure </w:delText>
        </w:r>
        <w:r>
          <w:rPr>
            <w:noProof/>
          </w:rPr>
          <w:delText>3</w:delText>
        </w:r>
        <w:r>
          <w:noBreakHyphen/>
        </w:r>
        <w:r>
          <w:rPr>
            <w:noProof/>
          </w:rPr>
          <w:delText>2</w:delText>
        </w:r>
      </w:del>
      <w:r>
        <w:fldChar w:fldCharType="end"/>
      </w:r>
      <w:bookmarkEnd w:id="105"/>
      <w:r>
        <w:t>.</w:t>
      </w:r>
    </w:p>
    <w:p w14:paraId="199F4217" w14:textId="77777777" w:rsidR="008B72E7" w:rsidRDefault="00541F7A">
      <w:pPr>
        <w:pStyle w:val="Body"/>
        <w:keepNext/>
        <w:jc w:val="center"/>
      </w:pPr>
      <w:r>
        <w:rPr>
          <w:noProof/>
        </w:rPr>
        <w:lastRenderedPageBreak/>
        <w:drawing>
          <wp:inline distT="0" distB="0" distL="0" distR="0" wp14:anchorId="4B07758F" wp14:editId="7835C63D">
            <wp:extent cx="5478145" cy="7442200"/>
            <wp:effectExtent l="0" t="0" r="0" b="0"/>
            <wp:docPr id="3"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78145" cy="7442200"/>
                    </a:xfrm>
                    <a:prstGeom prst="rect">
                      <a:avLst/>
                    </a:prstGeom>
                    <a:noFill/>
                    <a:ln>
                      <a:noFill/>
                    </a:ln>
                  </pic:spPr>
                </pic:pic>
              </a:graphicData>
            </a:graphic>
          </wp:inline>
        </w:drawing>
      </w:r>
    </w:p>
    <w:p w14:paraId="0DB72CDF" w14:textId="77777777" w:rsidR="008B72E7" w:rsidRDefault="008B72E7">
      <w:pPr>
        <w:pStyle w:val="Caption"/>
      </w:pPr>
      <w:bookmarkStart w:id="110" w:name="_Ref504962431"/>
      <w:bookmarkStart w:id="111" w:name="_Toc518707441"/>
      <w:r>
        <w:t xml:space="preserve">Figure </w:t>
      </w:r>
      <w:fldSimple w:instr=" STYLEREF 1 \s ">
        <w:r>
          <w:rPr>
            <w:noProof/>
          </w:rPr>
          <w:t>3</w:t>
        </w:r>
      </w:fldSimple>
      <w:r>
        <w:noBreakHyphen/>
      </w:r>
      <w:fldSimple w:instr=" SEQ Figure \* ARABIC \s 1 ">
        <w:r>
          <w:rPr>
            <w:noProof/>
          </w:rPr>
          <w:t>2</w:t>
        </w:r>
      </w:fldSimple>
      <w:bookmarkEnd w:id="110"/>
      <w:r>
        <w:t xml:space="preserve">  Fault-down Map</w:t>
      </w:r>
      <w:bookmarkEnd w:id="111"/>
    </w:p>
    <w:p w14:paraId="4741298C" w14:textId="77777777" w:rsidR="008B72E7" w:rsidRDefault="008B72E7">
      <w:pPr>
        <w:pStyle w:val="list1"/>
        <w:numPr>
          <w:ilvl w:val="0"/>
          <w:numId w:val="24"/>
        </w:numPr>
      </w:pPr>
      <w:r>
        <w:lastRenderedPageBreak/>
        <w:t>Redundancy Management shall [SRS</w:t>
      </w:r>
      <w:r>
        <w:rPr>
          <w:noProof/>
        </w:rPr>
        <w:t>104</w:t>
      </w:r>
      <w:r>
        <w:t>] implement the following strategies to reconfigure hardware resources:</w:t>
      </w:r>
    </w:p>
    <w:p w14:paraId="29E3C517" w14:textId="77777777" w:rsidR="008B72E7" w:rsidRDefault="008B72E7" w:rsidP="008B72E7">
      <w:pPr>
        <w:pStyle w:val="list2"/>
        <w:numPr>
          <w:ilvl w:val="1"/>
          <w:numId w:val="25"/>
        </w:numPr>
        <w:ind w:left="1440"/>
      </w:pPr>
      <w:r>
        <w:t>degrade the FCP virtual group,</w:t>
      </w:r>
    </w:p>
    <w:p w14:paraId="220CC60B" w14:textId="77777777" w:rsidR="008B72E7" w:rsidRDefault="008B72E7" w:rsidP="008B72E7">
      <w:pPr>
        <w:pStyle w:val="list2"/>
        <w:numPr>
          <w:ilvl w:val="1"/>
          <w:numId w:val="25"/>
        </w:numPr>
        <w:ind w:left="1440"/>
      </w:pPr>
      <w:r>
        <w:t>re-integrate an FCP processor into the FCP virtual group,</w:t>
      </w:r>
    </w:p>
    <w:p w14:paraId="5F1660CC" w14:textId="77777777" w:rsidR="008B72E7" w:rsidRDefault="008B72E7" w:rsidP="008B72E7">
      <w:pPr>
        <w:pStyle w:val="list2"/>
        <w:numPr>
          <w:ilvl w:val="1"/>
          <w:numId w:val="25"/>
        </w:numPr>
        <w:ind w:left="1440"/>
      </w:pPr>
      <w:r>
        <w:t>re-integrate a Network Element, or</w:t>
      </w:r>
    </w:p>
    <w:p w14:paraId="788C52EA" w14:textId="77777777" w:rsidR="008B72E7" w:rsidRDefault="008B72E7" w:rsidP="008B72E7">
      <w:pPr>
        <w:pStyle w:val="list2"/>
        <w:numPr>
          <w:ilvl w:val="1"/>
          <w:numId w:val="25"/>
        </w:numPr>
        <w:ind w:left="1440"/>
      </w:pPr>
      <w:r>
        <w:t>mask a Network Element.</w:t>
      </w:r>
    </w:p>
    <w:p w14:paraId="3A55CEEC" w14:textId="77777777" w:rsidR="008B72E7" w:rsidRDefault="008B72E7">
      <w:pPr>
        <w:pStyle w:val="list1"/>
        <w:numPr>
          <w:ilvl w:val="0"/>
          <w:numId w:val="24"/>
        </w:numPr>
      </w:pPr>
      <w:r>
        <w:t>When the FCP virtual group is configured as a quadruplex and a failed FCR other than the NEFU has been diagnosed, Redundancy Management shall [SRS</w:t>
      </w:r>
      <w:r>
        <w:rPr>
          <w:noProof/>
        </w:rPr>
        <w:t>106</w:t>
      </w:r>
      <w:r>
        <w:t>] degrade the FCP virtual group to triplex, removing the FCR.  The NE and the processors on the failed FCR will be removed from the NEs’ Configuration Table (CT) and recovery of that channel will then take place, if alignment is permitted.  Note that a failed FCR could be diagnosed using any method, including (but not limited to) Continuous BIT, ICP presence test, or NE syndrome analysis.</w:t>
      </w:r>
    </w:p>
    <w:p w14:paraId="08F00D94" w14:textId="77777777" w:rsidR="008B72E7" w:rsidRDefault="008B72E7">
      <w:pPr>
        <w:pStyle w:val="list1"/>
        <w:numPr>
          <w:ilvl w:val="0"/>
          <w:numId w:val="24"/>
        </w:numPr>
      </w:pPr>
      <w:r>
        <w:t>When the FCP virtual group is configured as a triplex, and if the NEFU is still active (4 NEs active total), and a failed FCR other than the NEFU has been diagnosed, Redundancy Management shall [SRS</w:t>
      </w:r>
      <w:r>
        <w:rPr>
          <w:noProof/>
        </w:rPr>
        <w:t>282</w:t>
      </w:r>
      <w:r>
        <w:t>] degrade the FCP virtual group to degraded triplex, removing the FCR.  The NE and the processors on the failed FCR will be removed from the NEs’ Configuration Table (CT) and recovery of that channel will then take place, if alignment is permitted.  Note that a failed FCR could be diagnosed using any method, including (but not limited to) Continuous BIT, ICP presence test, or NE syndrome analysis.</w:t>
      </w:r>
    </w:p>
    <w:p w14:paraId="7C459212" w14:textId="77777777" w:rsidR="008B72E7" w:rsidRDefault="008B72E7">
      <w:pPr>
        <w:pStyle w:val="list1"/>
        <w:numPr>
          <w:ilvl w:val="0"/>
          <w:numId w:val="24"/>
        </w:numPr>
      </w:pPr>
      <w:r>
        <w:t>If the FCP is configured as a triplex, and if the NEFU is not still active (3 NEs active total), and another failure in the FCP FCR is diagnosed, Redundancy Management shall [SRS284] mask out the processors on the failed FCR.  The NE will remain in the CT and no recovery will take place.  Note that a failed FCR could be diagnosed using any method, including (but not limited to) Continuous BIT, ICP presence test, or NE syndrome analysis.</w:t>
      </w:r>
    </w:p>
    <w:p w14:paraId="1401BC4B" w14:textId="77777777" w:rsidR="008B72E7" w:rsidRDefault="008B72E7">
      <w:pPr>
        <w:pStyle w:val="list1"/>
        <w:numPr>
          <w:ilvl w:val="0"/>
          <w:numId w:val="24"/>
        </w:numPr>
      </w:pPr>
      <w:r>
        <w:t>If a failure in an FCR other than the NEFU is diagnosed when the FCP is configured as a degraded triplex, no action shall [SRS254] be taken.  Note that a failed FCR could be diagnosed using any method, including (but not limited to) Continuous BIT, ICP presence test, or NE syndrome analysis.</w:t>
      </w:r>
    </w:p>
    <w:p w14:paraId="21A1578C" w14:textId="77777777" w:rsidR="008B72E7" w:rsidRDefault="008B72E7">
      <w:pPr>
        <w:pStyle w:val="list1"/>
        <w:numPr>
          <w:ilvl w:val="0"/>
          <w:numId w:val="24"/>
        </w:numPr>
      </w:pPr>
      <w:r>
        <w:t>For the NEFU, if the first failure is diagnosed, Redundancy Management shall [SRS245] issue a configuration update to mask out the failed processor.  Note that the NE is allowed to remain in the configuration and no recovery will take place.  Note also that the failed NEFU could be diagnosed using any method, including (but not limited to) ICP presence test, or NE syndrome analysis.</w:t>
      </w:r>
    </w:p>
    <w:p w14:paraId="45A86895" w14:textId="77777777" w:rsidR="008B72E7" w:rsidRDefault="008B72E7">
      <w:pPr>
        <w:pStyle w:val="list1"/>
        <w:numPr>
          <w:ilvl w:val="0"/>
          <w:numId w:val="24"/>
        </w:numPr>
      </w:pPr>
      <w:r>
        <w:t xml:space="preserve">For the NEFU, if errors are identified after the processor has been masked out, and if at least 4 NEs are still active, the NE shall [SRS283] be removed from the configuration </w:t>
      </w:r>
      <w:r>
        <w:lastRenderedPageBreak/>
        <w:t>and recovery will be attempted.  Note that the NEFU recovery does not depend on whether alignment is permitted.</w:t>
      </w:r>
    </w:p>
    <w:p w14:paraId="68C0E3FC" w14:textId="77777777" w:rsidR="008B72E7" w:rsidRDefault="008B72E7">
      <w:pPr>
        <w:pStyle w:val="list1"/>
        <w:numPr>
          <w:ilvl w:val="0"/>
          <w:numId w:val="24"/>
        </w:numPr>
      </w:pPr>
      <w:r>
        <w:t>If the configuration needs to be changed due to a fault, as specified above, Redundancy Management shall [SRS</w:t>
      </w:r>
      <w:r>
        <w:rPr>
          <w:noProof/>
        </w:rPr>
        <w:t>128</w:t>
      </w:r>
      <w:r>
        <w:t>] issue a configuration update to mask out the failed network element.</w:t>
      </w:r>
    </w:p>
    <w:p w14:paraId="4AF71BCE" w14:textId="77777777" w:rsidR="008B72E7" w:rsidRDefault="008B72E7">
      <w:pPr>
        <w:pStyle w:val="list1"/>
        <w:numPr>
          <w:ilvl w:val="0"/>
          <w:numId w:val="24"/>
        </w:numPr>
      </w:pPr>
      <w:r>
        <w:t>Redundancy Management shall [SRS</w:t>
      </w:r>
      <w:r>
        <w:rPr>
          <w:noProof/>
        </w:rPr>
        <w:t>109</w:t>
      </w:r>
      <w:r>
        <w:t>] degrade the FCP virtual group within 3 minor frames of fault detection and isolation.</w:t>
      </w:r>
    </w:p>
    <w:p w14:paraId="04F27ED6" w14:textId="77777777" w:rsidR="008B72E7" w:rsidRDefault="008B72E7">
      <w:pPr>
        <w:spacing w:after="240"/>
      </w:pPr>
      <w:r>
        <w:t>Recovery consists of the following steps:</w:t>
      </w:r>
    </w:p>
    <w:p w14:paraId="65F898C7" w14:textId="77777777" w:rsidR="008B72E7" w:rsidRDefault="008B72E7">
      <w:pPr>
        <w:pStyle w:val="list1"/>
        <w:numPr>
          <w:ilvl w:val="0"/>
          <w:numId w:val="24"/>
        </w:numPr>
      </w:pPr>
      <w:r>
        <w:t>Redundancy Management shall [SRS204] issue a voted reset to the failed channel, if alignment is permitted. (Note that NEFU recovery does not depend on whether alignment is permitted.)</w:t>
      </w:r>
    </w:p>
    <w:p w14:paraId="0D09FD9C" w14:textId="77777777" w:rsidR="008B72E7" w:rsidRDefault="008B72E7">
      <w:pPr>
        <w:pStyle w:val="list1"/>
        <w:numPr>
          <w:ilvl w:val="0"/>
          <w:numId w:val="24"/>
        </w:numPr>
      </w:pPr>
      <w:r>
        <w:t>Redundancy Management shall [SRS</w:t>
      </w:r>
      <w:r>
        <w:rPr>
          <w:noProof/>
        </w:rPr>
        <w:t>129</w:t>
      </w:r>
      <w:r>
        <w:t>] initiate transient NE recovery to restore Byzantine-resilient communications, if alignment is permitted. (Note that NEFU recovery does not depend on whether alignment is permitted.)</w:t>
      </w:r>
    </w:p>
    <w:p w14:paraId="5353120D" w14:textId="77777777" w:rsidR="008B72E7" w:rsidRDefault="008B72E7">
      <w:pPr>
        <w:pStyle w:val="list1"/>
        <w:numPr>
          <w:ilvl w:val="0"/>
          <w:numId w:val="24"/>
        </w:numPr>
      </w:pPr>
      <w:r>
        <w:t>Redundancy Management shall [SRS</w:t>
      </w:r>
      <w:r>
        <w:rPr>
          <w:noProof/>
        </w:rPr>
        <w:t>110</w:t>
      </w:r>
      <w:r>
        <w:t>] reintegrate a failed FCP processor with the FCP virtual group when alignment is permitted and when the processor failure is not permanent.</w:t>
      </w:r>
    </w:p>
    <w:p w14:paraId="34E86865" w14:textId="77777777" w:rsidR="008B72E7" w:rsidRDefault="008B72E7">
      <w:pPr>
        <w:pStyle w:val="list1"/>
        <w:numPr>
          <w:ilvl w:val="0"/>
          <w:numId w:val="24"/>
        </w:numPr>
      </w:pPr>
      <w:r>
        <w:t>From the time that the FCR failure has been identified, if the components of the FCR are recoverable and alignment is permitted, to the time the FCR is recovered, shall [SRS205] be no more than 1.5 minutes.</w:t>
      </w:r>
    </w:p>
    <w:p w14:paraId="52F9C534" w14:textId="77777777" w:rsidR="008B72E7" w:rsidRDefault="008B72E7">
      <w:pPr>
        <w:pStyle w:val="list1"/>
        <w:numPr>
          <w:ilvl w:val="0"/>
          <w:numId w:val="24"/>
        </w:numPr>
      </w:pPr>
      <w:r>
        <w:t>Redundancy Management shall [SRS208], within 60 milliseconds after 1.5 minutes has elapsed since the voted reset was sent to the failed channel, if the voted reset fails to recover the failed channel and alignment is still allowed, request from the application a power cycle of the channel. (Note that NEFU recovery does not depend on whether alignment is permitted.)</w:t>
      </w:r>
    </w:p>
    <w:p w14:paraId="530F45EA" w14:textId="77777777" w:rsidR="008B72E7" w:rsidRDefault="008B72E7">
      <w:pPr>
        <w:pStyle w:val="list1"/>
        <w:numPr>
          <w:ilvl w:val="0"/>
          <w:numId w:val="24"/>
        </w:numPr>
      </w:pPr>
      <w:r>
        <w:t>Redundancy Management shall [SRS209], within 60 milliseconds after 1.5 minutes has elapsed since the first power cycle request, if the FCR has not been recovered and alignment is still allowed, issue another request to the application for a power cycle of the channel. (Note that NEFU recovery does not depend on whether alignment is permitted.)</w:t>
      </w:r>
    </w:p>
    <w:p w14:paraId="0BF9FCAD" w14:textId="77777777" w:rsidR="008B72E7" w:rsidRDefault="008B72E7">
      <w:pPr>
        <w:pStyle w:val="list1"/>
        <w:numPr>
          <w:ilvl w:val="0"/>
          <w:numId w:val="24"/>
        </w:numPr>
      </w:pPr>
      <w:r>
        <w:t>Redundancy Management shall [SRS211], if power cycle requests fail to result in a recovered channel, request the application to power down the channel and declare the channel to be permanently failed.  Note that the same result will occur if the application software ignores or fails to respond to power cycle requests.</w:t>
      </w:r>
    </w:p>
    <w:p w14:paraId="105F2416" w14:textId="77777777" w:rsidR="008B72E7" w:rsidRDefault="008B72E7">
      <w:pPr>
        <w:pStyle w:val="list1"/>
        <w:numPr>
          <w:ilvl w:val="0"/>
          <w:numId w:val="24"/>
        </w:numPr>
      </w:pPr>
      <w:r>
        <w:t>The application software shall [SRS285] have the capability to reset a permanently failed channel to its initial recovery state.</w:t>
      </w:r>
    </w:p>
    <w:p w14:paraId="2CF80C0D" w14:textId="77777777" w:rsidR="008B72E7" w:rsidRDefault="008B72E7">
      <w:pPr>
        <w:pStyle w:val="list1"/>
        <w:numPr>
          <w:ilvl w:val="0"/>
          <w:numId w:val="24"/>
        </w:numPr>
      </w:pPr>
      <w:r>
        <w:t>Redundancy Management shall [SRS</w:t>
      </w:r>
      <w:r>
        <w:rPr>
          <w:noProof/>
        </w:rPr>
        <w:t>117</w:t>
      </w:r>
      <w:r>
        <w:t xml:space="preserve">] reintegrate a processor that is temporarily disabled during a time when alignment was not permitted, when alignment is </w:t>
      </w:r>
      <w:r>
        <w:lastRenderedPageBreak/>
        <w:t>subsequently permitted.  Redundancy Management picks up where it left off in these attempts.  For example, if Redundancy Management is at 1 minute in its 1.5 minute wait for a channel after the first power cycle request, and alignment is not allowed, when alignment is subsequently allowed Redundancy Management will wait another half minute and then try the next power cycle request.</w:t>
      </w:r>
    </w:p>
    <w:p w14:paraId="42F32112" w14:textId="77777777" w:rsidR="008B72E7" w:rsidRDefault="008B72E7">
      <w:pPr>
        <w:pStyle w:val="list1"/>
        <w:numPr>
          <w:ilvl w:val="0"/>
          <w:numId w:val="24"/>
        </w:numPr>
      </w:pPr>
      <w:r>
        <w:t>An API call shall [SRS274] be provided that allows the application to notify FTSS that an FCR is intentionally being powered down.</w:t>
      </w:r>
    </w:p>
    <w:p w14:paraId="04487AEC" w14:textId="77777777" w:rsidR="008B72E7" w:rsidRDefault="008B72E7">
      <w:pPr>
        <w:pStyle w:val="list1"/>
        <w:numPr>
          <w:ilvl w:val="0"/>
          <w:numId w:val="24"/>
        </w:numPr>
      </w:pPr>
      <w:r>
        <w:t>Redundancy Management shall [SRS302] provide an API call to allow the application to specify whether recovery and alignment of failed FCRs is permitted.  Note that recovery of the NEFU is always considered to be permitted.</w:t>
      </w:r>
    </w:p>
    <w:p w14:paraId="6BA058DE" w14:textId="77777777" w:rsidR="008B72E7" w:rsidRDefault="008B72E7">
      <w:pPr>
        <w:pStyle w:val="Heading5"/>
      </w:pPr>
      <w:bookmarkStart w:id="112" w:name="_Toc422624101"/>
      <w:bookmarkStart w:id="113" w:name="_Toc426361790"/>
      <w:bookmarkStart w:id="114" w:name="_Toc518715590"/>
      <w:r>
        <w:t>Recovery from Processor Failure</w:t>
      </w:r>
      <w:bookmarkEnd w:id="112"/>
      <w:bookmarkEnd w:id="113"/>
      <w:bookmarkEnd w:id="114"/>
    </w:p>
    <w:p w14:paraId="017E3224" w14:textId="77777777" w:rsidR="008B72E7" w:rsidRDefault="008B72E7">
      <w:pPr>
        <w:pStyle w:val="Body"/>
      </w:pPr>
      <w:r>
        <w:t>This section deleted</w:t>
      </w:r>
    </w:p>
    <w:p w14:paraId="61563B5C" w14:textId="77777777" w:rsidR="008B72E7" w:rsidRDefault="008B72E7">
      <w:pPr>
        <w:pStyle w:val="Heading6"/>
      </w:pPr>
      <w:bookmarkStart w:id="115" w:name="_Toc422624102"/>
      <w:bookmarkStart w:id="116" w:name="_Toc426361791"/>
      <w:r>
        <w:t xml:space="preserve">Degrade </w:t>
      </w:r>
      <w:bookmarkEnd w:id="115"/>
      <w:r>
        <w:t>Virtual Group</w:t>
      </w:r>
      <w:bookmarkEnd w:id="116"/>
    </w:p>
    <w:p w14:paraId="44301FAD" w14:textId="77777777" w:rsidR="008B72E7" w:rsidRDefault="008B72E7">
      <w:pPr>
        <w:pStyle w:val="Body"/>
      </w:pPr>
      <w:r>
        <w:t>This section deleted.</w:t>
      </w:r>
    </w:p>
    <w:p w14:paraId="053BFA55" w14:textId="77777777" w:rsidR="008B72E7" w:rsidRDefault="008B72E7">
      <w:pPr>
        <w:pStyle w:val="Heading6"/>
      </w:pPr>
      <w:bookmarkStart w:id="117" w:name="_Toc422624103"/>
      <w:bookmarkStart w:id="118" w:name="_Toc426361792"/>
      <w:r>
        <w:t>Reintegrate Processor</w:t>
      </w:r>
      <w:bookmarkEnd w:id="117"/>
      <w:bookmarkEnd w:id="118"/>
    </w:p>
    <w:p w14:paraId="68FF311E" w14:textId="77777777" w:rsidR="008B72E7" w:rsidRDefault="008B72E7">
      <w:pPr>
        <w:pStyle w:val="Body"/>
      </w:pPr>
      <w:r>
        <w:t>When memory alignment is permitted, Redundancy Management attempts to reintegrate a processor with the other members of its original FCP virtual group by commanding the affected FCP virtual group to perform re-synchronization operations. Redundancy Management aligns the memory, clocks, cache, and other internal registers of the failed processor after synchronization has been achieved.</w:t>
      </w:r>
    </w:p>
    <w:p w14:paraId="210C4C7A" w14:textId="77777777" w:rsidR="008B72E7" w:rsidRDefault="008B72E7">
      <w:pPr>
        <w:pStyle w:val="list1"/>
        <w:numPr>
          <w:ilvl w:val="0"/>
          <w:numId w:val="26"/>
        </w:numPr>
      </w:pPr>
      <w:r>
        <w:t>While synchronization is being attempted, the FCP virtual group shall [SRS</w:t>
      </w:r>
      <w:r>
        <w:rPr>
          <w:noProof/>
        </w:rPr>
        <w:t>123</w:t>
      </w:r>
      <w:r>
        <w:t>] maintain synchronous operations.</w:t>
      </w:r>
    </w:p>
    <w:p w14:paraId="6FDEB278" w14:textId="77777777" w:rsidR="008B72E7" w:rsidRDefault="008B72E7">
      <w:pPr>
        <w:pStyle w:val="list1"/>
        <w:numPr>
          <w:ilvl w:val="0"/>
          <w:numId w:val="26"/>
        </w:numPr>
      </w:pPr>
      <w:r>
        <w:t>Only when memory alignment is permitted, Redundancy Management shall [SRS</w:t>
      </w:r>
      <w:r>
        <w:rPr>
          <w:noProof/>
        </w:rPr>
        <w:t>124</w:t>
      </w:r>
      <w:r>
        <w:t>] initiate periodic re-synchronization attempts on the FCP virtual group at a 1 second rate.</w:t>
      </w:r>
    </w:p>
    <w:p w14:paraId="4D7190BE" w14:textId="77777777" w:rsidR="008B72E7" w:rsidRDefault="008B72E7">
      <w:pPr>
        <w:pStyle w:val="list1"/>
        <w:numPr>
          <w:ilvl w:val="0"/>
          <w:numId w:val="26"/>
        </w:numPr>
      </w:pPr>
      <w:r>
        <w:t>Redundancy Management shall [SRS</w:t>
      </w:r>
      <w:r>
        <w:rPr>
          <w:noProof/>
        </w:rPr>
        <w:t>125</w:t>
      </w:r>
      <w:r>
        <w:t>] perform memory alignment on a major frame boundary upon successful synchronization of all members of the FCP virtual group.</w:t>
      </w:r>
    </w:p>
    <w:p w14:paraId="18CA9920" w14:textId="77777777" w:rsidR="008B72E7" w:rsidRDefault="008B72E7">
      <w:pPr>
        <w:pStyle w:val="list1"/>
        <w:numPr>
          <w:ilvl w:val="0"/>
          <w:numId w:val="26"/>
        </w:numPr>
      </w:pPr>
      <w:r>
        <w:t>Redundancy Management shall [SRS</w:t>
      </w:r>
      <w:r>
        <w:rPr>
          <w:noProof/>
        </w:rPr>
        <w:t>281</w:t>
      </w:r>
      <w:r>
        <w:t>], during memory alignment, configure the NE to mask out the processor being re-synchronized.</w:t>
      </w:r>
    </w:p>
    <w:p w14:paraId="2F611AC5" w14:textId="77777777" w:rsidR="008B72E7" w:rsidRDefault="008B72E7">
      <w:pPr>
        <w:pStyle w:val="list1"/>
        <w:numPr>
          <w:ilvl w:val="0"/>
          <w:numId w:val="26"/>
        </w:numPr>
      </w:pPr>
      <w:r>
        <w:t>Redundancy Management shall [SRS271] notify the application that alignment and reintegration of a processor will take place in 1 second.</w:t>
      </w:r>
    </w:p>
    <w:p w14:paraId="3B4CCF9C" w14:textId="77777777" w:rsidR="008B72E7" w:rsidRDefault="008B72E7">
      <w:pPr>
        <w:pStyle w:val="list1"/>
        <w:numPr>
          <w:ilvl w:val="0"/>
          <w:numId w:val="26"/>
        </w:numPr>
      </w:pPr>
      <w:r>
        <w:t>Redundancy Management shall [SRS272] wait for the ICP to signal that it has completed initialization before suspending the application for memory re-alignment.</w:t>
      </w:r>
    </w:p>
    <w:p w14:paraId="0CC5578F" w14:textId="77777777" w:rsidR="008B72E7" w:rsidRDefault="008B72E7">
      <w:pPr>
        <w:pStyle w:val="list1"/>
        <w:numPr>
          <w:ilvl w:val="0"/>
          <w:numId w:val="26"/>
        </w:numPr>
      </w:pPr>
      <w:r>
        <w:t>During alignment, Redundancy Management shall [SRS</w:t>
      </w:r>
      <w:r>
        <w:rPr>
          <w:noProof/>
        </w:rPr>
        <w:t>126</w:t>
      </w:r>
      <w:r>
        <w:t>] update MET (and, by extension, SEP).</w:t>
      </w:r>
    </w:p>
    <w:p w14:paraId="09BCD228" w14:textId="77777777" w:rsidR="008B72E7" w:rsidRDefault="008B72E7">
      <w:pPr>
        <w:pStyle w:val="list1"/>
        <w:numPr>
          <w:ilvl w:val="0"/>
          <w:numId w:val="26"/>
        </w:numPr>
      </w:pPr>
      <w:r>
        <w:lastRenderedPageBreak/>
        <w:t>Redundancy Management shall [SRS214], if alignment is permitted, incorporate a new channel within 1.5 minutes after power is applied to the channel.</w:t>
      </w:r>
    </w:p>
    <w:p w14:paraId="2BD70DC4" w14:textId="77777777" w:rsidR="008B72E7" w:rsidRDefault="008B72E7">
      <w:pPr>
        <w:pStyle w:val="list1"/>
        <w:numPr>
          <w:ilvl w:val="0"/>
          <w:numId w:val="26"/>
        </w:numPr>
      </w:pPr>
      <w:r>
        <w:t>Redundancy Management shall [SRS236], if alignment is permitted, serially incorporate two new channels if they are powered on simultaneously.</w:t>
      </w:r>
    </w:p>
    <w:p w14:paraId="7437EBBF" w14:textId="77777777" w:rsidR="008B72E7" w:rsidRDefault="008B72E7">
      <w:pPr>
        <w:pStyle w:val="Heading6"/>
      </w:pPr>
      <w:bookmarkStart w:id="119" w:name="_Toc422624104"/>
      <w:bookmarkStart w:id="120" w:name="_Toc426361793"/>
      <w:r>
        <w:t>Data Management</w:t>
      </w:r>
    </w:p>
    <w:p w14:paraId="205BEC89" w14:textId="77777777" w:rsidR="008B72E7" w:rsidRDefault="008B72E7">
      <w:pPr>
        <w:pStyle w:val="Body"/>
      </w:pPr>
      <w:r>
        <w:t>Three types of memory are defined:</w:t>
      </w:r>
    </w:p>
    <w:p w14:paraId="018DF7B3" w14:textId="77777777" w:rsidR="008B72E7" w:rsidRDefault="008B72E7">
      <w:pPr>
        <w:pStyle w:val="list2"/>
        <w:numPr>
          <w:ilvl w:val="1"/>
          <w:numId w:val="7"/>
        </w:numPr>
      </w:pPr>
      <w:r>
        <w:t>Congruent aligned</w:t>
      </w:r>
      <w:r>
        <w:tab/>
        <w:t>- always aligned</w:t>
      </w:r>
    </w:p>
    <w:p w14:paraId="3E643CC8" w14:textId="77777777" w:rsidR="008B72E7" w:rsidRDefault="008B72E7">
      <w:pPr>
        <w:pStyle w:val="list2"/>
        <w:numPr>
          <w:ilvl w:val="1"/>
          <w:numId w:val="7"/>
        </w:numPr>
      </w:pPr>
      <w:r>
        <w:t>Congruent initialized</w:t>
      </w:r>
      <w:r>
        <w:tab/>
        <w:t>- initialized from nonvolatile memory</w:t>
      </w:r>
    </w:p>
    <w:p w14:paraId="267CABB0" w14:textId="77777777" w:rsidR="008B72E7" w:rsidRDefault="008B72E7">
      <w:pPr>
        <w:pStyle w:val="list2"/>
        <w:numPr>
          <w:ilvl w:val="1"/>
          <w:numId w:val="7"/>
        </w:numPr>
      </w:pPr>
      <w:r>
        <w:t>Non-congruent - never aligned</w:t>
      </w:r>
    </w:p>
    <w:p w14:paraId="17D33484" w14:textId="77777777" w:rsidR="008B72E7" w:rsidRDefault="008B72E7">
      <w:pPr>
        <w:pStyle w:val="list1"/>
        <w:numPr>
          <w:ilvl w:val="0"/>
          <w:numId w:val="8"/>
        </w:numPr>
      </w:pPr>
      <w:r>
        <w:t>The FTSS API shall [SRS</w:t>
      </w:r>
      <w:r>
        <w:rPr>
          <w:noProof/>
        </w:rPr>
        <w:t>046</w:t>
      </w:r>
      <w:r>
        <w:t>] define a methodology for segregating and managing congruent aligned, congruent initialized, and non-congruent memory such that congruent aligned memory is aligned and congruent initialized memory is initialized during channel recovery.  Non-congruent memory is not modified during realignment.</w:t>
      </w:r>
    </w:p>
    <w:p w14:paraId="1C925A90" w14:textId="77777777" w:rsidR="008B72E7" w:rsidRDefault="008B72E7">
      <w:pPr>
        <w:pStyle w:val="list1"/>
        <w:numPr>
          <w:ilvl w:val="0"/>
          <w:numId w:val="8"/>
        </w:numPr>
      </w:pPr>
      <w:r>
        <w:t>The FTSS API shall [SRS217] specify a memory map that provides the boundaries for congruent aligned memory, congruent initialized memory, and non-congruent memory.</w:t>
      </w:r>
    </w:p>
    <w:p w14:paraId="35A8F90A" w14:textId="77777777" w:rsidR="008B72E7" w:rsidRDefault="008B72E7">
      <w:pPr>
        <w:pStyle w:val="Heading6"/>
      </w:pPr>
      <w:r>
        <w:t>Memory Alignment</w:t>
      </w:r>
    </w:p>
    <w:p w14:paraId="2E66CD59" w14:textId="77777777" w:rsidR="008B72E7" w:rsidRDefault="008B72E7">
      <w:pPr>
        <w:pStyle w:val="list1"/>
        <w:numPr>
          <w:ilvl w:val="0"/>
          <w:numId w:val="0"/>
        </w:numPr>
      </w:pPr>
      <w:r>
        <w:t>Memory alignment occurs when a channel has been out of synchrony for some amount of time and then re-synchronizes with the other channels.  The amount of time the channel is out of synchrony depends on the recovery mechanism.  It could take as much as 4.5 minutes for the channel to be recovered and re-aligned (1.5 minutes per attempt for 3 attempts).  The channel that is being brought back into synchrony is the "target" channel.</w:t>
      </w:r>
    </w:p>
    <w:p w14:paraId="38E0AB92" w14:textId="77777777" w:rsidR="008B72E7" w:rsidRDefault="008B72E7">
      <w:pPr>
        <w:pStyle w:val="list1"/>
        <w:numPr>
          <w:ilvl w:val="0"/>
          <w:numId w:val="30"/>
        </w:numPr>
      </w:pPr>
      <w:r>
        <w:t>Memory alignment shall [SRS</w:t>
      </w:r>
      <w:r>
        <w:rPr>
          <w:noProof/>
        </w:rPr>
        <w:t>045</w:t>
      </w:r>
      <w:r>
        <w:t>] align processor state and congruent aligned memory locations.  Processor state includes all registers.  It also includes those timers used by FTSS.</w:t>
      </w:r>
    </w:p>
    <w:p w14:paraId="1E22CA85" w14:textId="77777777" w:rsidR="008B72E7" w:rsidRDefault="008B72E7">
      <w:pPr>
        <w:pStyle w:val="list1"/>
        <w:numPr>
          <w:ilvl w:val="0"/>
          <w:numId w:val="30"/>
        </w:numPr>
      </w:pPr>
      <w:r>
        <w:t>The re-align function shall [SRS186] write the voted value from the currently synchronized channels into the target channel.</w:t>
      </w:r>
    </w:p>
    <w:p w14:paraId="37C018EC" w14:textId="77777777" w:rsidR="008B72E7" w:rsidRDefault="008B72E7">
      <w:pPr>
        <w:pStyle w:val="list1"/>
        <w:numPr>
          <w:ilvl w:val="0"/>
          <w:numId w:val="30"/>
        </w:numPr>
      </w:pPr>
      <w:r>
        <w:t>FTSS shall [SRS200] initialize congruent initialized memory locations from non-volatile memory.</w:t>
      </w:r>
    </w:p>
    <w:p w14:paraId="5F88EFF2" w14:textId="77777777" w:rsidR="008B72E7" w:rsidRDefault="008B72E7">
      <w:pPr>
        <w:pStyle w:val="list1"/>
        <w:numPr>
          <w:ilvl w:val="0"/>
          <w:numId w:val="30"/>
        </w:numPr>
      </w:pPr>
      <w:r>
        <w:t>Memory alignment shall [SRS203] take no more than 1 second per Megabyte of data to be realigned.</w:t>
      </w:r>
    </w:p>
    <w:p w14:paraId="236A0B6E" w14:textId="77777777" w:rsidR="008B72E7" w:rsidRDefault="008B72E7">
      <w:pPr>
        <w:pStyle w:val="list1"/>
        <w:numPr>
          <w:ilvl w:val="0"/>
          <w:numId w:val="30"/>
        </w:numPr>
      </w:pPr>
      <w:r>
        <w:t>The FCP watchdog timer shall [SRS293] remain active during memory re-alignment.</w:t>
      </w:r>
    </w:p>
    <w:p w14:paraId="36453FBF" w14:textId="77777777" w:rsidR="008B72E7" w:rsidRDefault="008B72E7">
      <w:pPr>
        <w:pStyle w:val="list1"/>
        <w:numPr>
          <w:ilvl w:val="0"/>
          <w:numId w:val="30"/>
        </w:numPr>
      </w:pPr>
      <w:r>
        <w:t>Memory alignment shall [SRS294] reset the watchdog timer such that, in the absence of a fault, the timer never expires and resets the processor.</w:t>
      </w:r>
    </w:p>
    <w:p w14:paraId="19AB527D" w14:textId="77777777" w:rsidR="008B72E7" w:rsidRDefault="008B72E7">
      <w:pPr>
        <w:pStyle w:val="Heading5"/>
      </w:pPr>
      <w:bookmarkStart w:id="121" w:name="_Toc518715591"/>
      <w:r>
        <w:lastRenderedPageBreak/>
        <w:t>Recovery from Link Failure</w:t>
      </w:r>
      <w:bookmarkEnd w:id="119"/>
      <w:bookmarkEnd w:id="120"/>
      <w:bookmarkEnd w:id="121"/>
    </w:p>
    <w:p w14:paraId="5C883F8E" w14:textId="77777777" w:rsidR="008B72E7" w:rsidRDefault="008B72E7">
      <w:pPr>
        <w:pStyle w:val="Body"/>
      </w:pPr>
      <w:r>
        <w:t>This section deleted.</w:t>
      </w:r>
    </w:p>
    <w:p w14:paraId="71FB02A0" w14:textId="77777777" w:rsidR="008B72E7" w:rsidRDefault="008B72E7">
      <w:pPr>
        <w:pStyle w:val="Heading5"/>
      </w:pPr>
      <w:bookmarkStart w:id="122" w:name="_Toc422624105"/>
      <w:bookmarkStart w:id="123" w:name="_Toc426361794"/>
      <w:bookmarkStart w:id="124" w:name="_Toc518715592"/>
      <w:r>
        <w:t>Recovery from Network Element Failure</w:t>
      </w:r>
      <w:bookmarkEnd w:id="122"/>
      <w:bookmarkEnd w:id="123"/>
      <w:bookmarkEnd w:id="124"/>
    </w:p>
    <w:p w14:paraId="45A09E60" w14:textId="77777777" w:rsidR="008B72E7" w:rsidRDefault="008B72E7">
      <w:pPr>
        <w:pStyle w:val="Body"/>
      </w:pPr>
      <w:r>
        <w:t>This section deleted.</w:t>
      </w:r>
    </w:p>
    <w:p w14:paraId="3DE89215" w14:textId="77777777" w:rsidR="008B72E7" w:rsidRDefault="008B72E7">
      <w:pPr>
        <w:pStyle w:val="Heading3"/>
      </w:pPr>
      <w:bookmarkStart w:id="125" w:name="_Toc518715593"/>
      <w:r>
        <w:t>Time Services</w:t>
      </w:r>
      <w:bookmarkEnd w:id="125"/>
    </w:p>
    <w:p w14:paraId="1E38F4DD" w14:textId="77777777" w:rsidR="008B72E7" w:rsidRDefault="008B72E7">
      <w:pPr>
        <w:pStyle w:val="list1"/>
        <w:numPr>
          <w:ilvl w:val="0"/>
          <w:numId w:val="27"/>
        </w:numPr>
      </w:pPr>
      <w:r>
        <w:t>Time Services shall [SRS</w:t>
      </w:r>
      <w:r>
        <w:rPr>
          <w:noProof/>
        </w:rPr>
        <w:t>142</w:t>
      </w:r>
      <w:r>
        <w:t>] provide Mission Elapsed Time and Separation Elapsed Time, with resolution partitioned as follows according to rate group, in order to guarantee identical copies of time representation across all FCPs:</w:t>
      </w:r>
    </w:p>
    <w:p w14:paraId="0A1695D5" w14:textId="77777777" w:rsidR="008B72E7" w:rsidRDefault="008B72E7">
      <w:pPr>
        <w:pStyle w:val="list1"/>
        <w:numPr>
          <w:ilvl w:val="1"/>
          <w:numId w:val="27"/>
        </w:numPr>
        <w:tabs>
          <w:tab w:val="left" w:pos="5040"/>
        </w:tabs>
      </w:pPr>
      <w:r>
        <w:t>50 Hz Mission Elapsed Time</w:t>
      </w:r>
      <w:r>
        <w:tab/>
        <w:t>20 milliseconds,</w:t>
      </w:r>
    </w:p>
    <w:p w14:paraId="1F7ED42A" w14:textId="77777777" w:rsidR="008B72E7" w:rsidRDefault="008B72E7">
      <w:pPr>
        <w:pStyle w:val="list1"/>
        <w:numPr>
          <w:ilvl w:val="1"/>
          <w:numId w:val="27"/>
        </w:numPr>
        <w:tabs>
          <w:tab w:val="left" w:pos="5040"/>
        </w:tabs>
      </w:pPr>
      <w:r>
        <w:t>10 Hz Mission Elapsed Time</w:t>
      </w:r>
      <w:r>
        <w:tab/>
        <w:t>100 milliseconds,</w:t>
      </w:r>
    </w:p>
    <w:p w14:paraId="5F9E032E" w14:textId="77777777" w:rsidR="008B72E7" w:rsidRDefault="008B72E7">
      <w:pPr>
        <w:pStyle w:val="list1"/>
        <w:numPr>
          <w:ilvl w:val="1"/>
          <w:numId w:val="27"/>
        </w:numPr>
        <w:tabs>
          <w:tab w:val="left" w:pos="5040"/>
        </w:tabs>
      </w:pPr>
      <w:r>
        <w:t>1 Hz Mission Elapsed Time</w:t>
      </w:r>
      <w:r>
        <w:tab/>
        <w:t>1 second,</w:t>
      </w:r>
    </w:p>
    <w:p w14:paraId="4BECF731" w14:textId="77777777" w:rsidR="008B72E7" w:rsidRDefault="008B72E7">
      <w:pPr>
        <w:pStyle w:val="list1"/>
        <w:numPr>
          <w:ilvl w:val="1"/>
          <w:numId w:val="27"/>
        </w:numPr>
        <w:tabs>
          <w:tab w:val="left" w:pos="5040"/>
        </w:tabs>
      </w:pPr>
      <w:r>
        <w:t>50 Hz Separation Elapsed Time</w:t>
      </w:r>
      <w:r>
        <w:tab/>
        <w:t>20 milliseconds,</w:t>
      </w:r>
    </w:p>
    <w:p w14:paraId="5CD3F9D3" w14:textId="77777777" w:rsidR="008B72E7" w:rsidRDefault="008B72E7">
      <w:pPr>
        <w:pStyle w:val="list1"/>
        <w:numPr>
          <w:ilvl w:val="1"/>
          <w:numId w:val="27"/>
        </w:numPr>
        <w:tabs>
          <w:tab w:val="left" w:pos="5040"/>
        </w:tabs>
      </w:pPr>
      <w:r>
        <w:t>10 Hz Separation Elapsed Time</w:t>
      </w:r>
      <w:r>
        <w:tab/>
        <w:t>100 milliseconds, and</w:t>
      </w:r>
    </w:p>
    <w:p w14:paraId="4B240A7D" w14:textId="77777777" w:rsidR="008B72E7" w:rsidRDefault="008B72E7">
      <w:pPr>
        <w:pStyle w:val="list1"/>
        <w:numPr>
          <w:ilvl w:val="1"/>
          <w:numId w:val="27"/>
        </w:numPr>
        <w:tabs>
          <w:tab w:val="left" w:pos="5040"/>
        </w:tabs>
      </w:pPr>
      <w:r>
        <w:t>1 Hz Separation Elapsed Time</w:t>
      </w:r>
      <w:r>
        <w:tab/>
        <w:t>1 second.</w:t>
      </w:r>
    </w:p>
    <w:p w14:paraId="40B33A65" w14:textId="77777777" w:rsidR="008B72E7" w:rsidRDefault="008B72E7">
      <w:pPr>
        <w:pStyle w:val="list1"/>
        <w:numPr>
          <w:ilvl w:val="0"/>
          <w:numId w:val="27"/>
        </w:numPr>
      </w:pPr>
      <w:r>
        <w:t xml:space="preserve">The Mission Elapsed Time shall [SRS218] have a drift rate of at worst 50 PPM. </w:t>
      </w:r>
    </w:p>
    <w:p w14:paraId="36D41E7E" w14:textId="77777777" w:rsidR="008B72E7" w:rsidRDefault="008B72E7">
      <w:pPr>
        <w:pStyle w:val="list1"/>
        <w:numPr>
          <w:ilvl w:val="0"/>
          <w:numId w:val="27"/>
        </w:numPr>
      </w:pPr>
      <w:r>
        <w:t>The Mission Elapsed Time shall [SRS</w:t>
      </w:r>
      <w:r>
        <w:rPr>
          <w:noProof/>
        </w:rPr>
        <w:t>144</w:t>
      </w:r>
      <w:r>
        <w:t xml:space="preserve">] not rollover for 30 days. </w:t>
      </w:r>
    </w:p>
    <w:p w14:paraId="02A28D89" w14:textId="77777777" w:rsidR="008B72E7" w:rsidRDefault="008B72E7">
      <w:pPr>
        <w:pStyle w:val="list1"/>
        <w:numPr>
          <w:ilvl w:val="0"/>
          <w:numId w:val="31"/>
        </w:numPr>
      </w:pPr>
      <w:r>
        <w:t>The Separation Elapsed Time shall [SRS</w:t>
      </w:r>
      <w:r>
        <w:rPr>
          <w:noProof/>
        </w:rPr>
        <w:t>145</w:t>
      </w:r>
      <w:r>
        <w:t>] not rollover for 1 day.</w:t>
      </w:r>
    </w:p>
    <w:p w14:paraId="311C785E" w14:textId="77777777" w:rsidR="008B72E7" w:rsidRDefault="008B72E7">
      <w:pPr>
        <w:pStyle w:val="list1"/>
        <w:numPr>
          <w:ilvl w:val="0"/>
          <w:numId w:val="31"/>
        </w:numPr>
      </w:pPr>
      <w:r>
        <w:t>The Mission Elapsed Time shall [SRS165] be initialized to zero at the first 50 Hz frame.</w:t>
      </w:r>
    </w:p>
    <w:p w14:paraId="2C427F73" w14:textId="77777777" w:rsidR="008B72E7" w:rsidRDefault="008B72E7">
      <w:pPr>
        <w:pStyle w:val="list1"/>
        <w:numPr>
          <w:ilvl w:val="0"/>
          <w:numId w:val="31"/>
        </w:numPr>
      </w:pPr>
      <w:r>
        <w:t>The Separation Elapsed Time shall [SRS161] be initialized to zero at startup, and start counting up in the next frame after being notified via an API call that the X-38 vehicle has been released from the Space Shuttle Remote Manipulator System.</w:t>
      </w:r>
    </w:p>
    <w:p w14:paraId="0E202C55" w14:textId="77777777" w:rsidR="008B72E7" w:rsidRDefault="008B72E7">
      <w:pPr>
        <w:pStyle w:val="list1"/>
        <w:numPr>
          <w:ilvl w:val="0"/>
          <w:numId w:val="31"/>
        </w:numPr>
      </w:pPr>
      <w:r>
        <w:t>The Separation Elapsed Time shall [SRS219] have a drift rate of at worst 50 PPM.</w:t>
      </w:r>
    </w:p>
    <w:p w14:paraId="03516C49" w14:textId="77777777" w:rsidR="008B72E7" w:rsidRDefault="008B72E7">
      <w:pPr>
        <w:pStyle w:val="list1"/>
        <w:numPr>
          <w:ilvl w:val="0"/>
          <w:numId w:val="31"/>
        </w:numPr>
      </w:pPr>
      <w:r>
        <w:t>Time Services shall [SRS246] provide a utility timer to the application.  Note that this timer is not voted, and must be assigned to a variable defined using non-congruent memory.</w:t>
      </w:r>
    </w:p>
    <w:p w14:paraId="65B3D0DC" w14:textId="77777777" w:rsidR="008B72E7" w:rsidRDefault="008B72E7">
      <w:pPr>
        <w:pStyle w:val="list1"/>
        <w:numPr>
          <w:ilvl w:val="0"/>
          <w:numId w:val="31"/>
        </w:numPr>
      </w:pPr>
      <w:r>
        <w:t>The utility timer shall [SRS247] have an accuracy equal to or better than 50 PPM.</w:t>
      </w:r>
    </w:p>
    <w:p w14:paraId="3E60656F" w14:textId="77777777" w:rsidR="008B72E7" w:rsidRDefault="008B72E7">
      <w:pPr>
        <w:pStyle w:val="list1"/>
        <w:numPr>
          <w:ilvl w:val="0"/>
          <w:numId w:val="31"/>
        </w:numPr>
      </w:pPr>
      <w:r>
        <w:t>The utility timer shall [SRS256] have a resolution equal to or better than 60.6 nanoseconds.</w:t>
      </w:r>
    </w:p>
    <w:p w14:paraId="1320382E" w14:textId="77777777" w:rsidR="008B72E7" w:rsidRDefault="008B72E7">
      <w:pPr>
        <w:pStyle w:val="list1"/>
        <w:numPr>
          <w:ilvl w:val="0"/>
          <w:numId w:val="31"/>
        </w:numPr>
      </w:pPr>
      <w:r>
        <w:lastRenderedPageBreak/>
        <w:t>The utility timer shall [SRS248] shall be set to zero prior to the first application task running in the first minor frame of each major frame.</w:t>
      </w:r>
    </w:p>
    <w:p w14:paraId="561802EB" w14:textId="77777777" w:rsidR="008B72E7" w:rsidRDefault="008B72E7">
      <w:pPr>
        <w:pStyle w:val="Heading3"/>
      </w:pPr>
      <w:bookmarkStart w:id="126" w:name="_Toc518715594"/>
      <w:r>
        <w:t>System Support Services</w:t>
      </w:r>
      <w:bookmarkEnd w:id="126"/>
    </w:p>
    <w:p w14:paraId="7234D2C6" w14:textId="77777777" w:rsidR="008B72E7" w:rsidRDefault="008B72E7">
      <w:pPr>
        <w:pStyle w:val="Heading4"/>
      </w:pPr>
      <w:bookmarkStart w:id="127" w:name="_Toc426361797"/>
      <w:bookmarkStart w:id="128" w:name="_Toc518715595"/>
      <w:r>
        <w:t>CTC Requirements</w:t>
      </w:r>
      <w:bookmarkEnd w:id="127"/>
      <w:bookmarkEnd w:id="128"/>
    </w:p>
    <w:p w14:paraId="6F86FB39" w14:textId="77777777" w:rsidR="008B72E7" w:rsidRDefault="008B72E7">
      <w:pPr>
        <w:pStyle w:val="Body"/>
      </w:pPr>
      <w:r>
        <w:t>If transmission status indicates an error in telemetry and/or remote commanding operations 10 consecutive times, the following actions shall [SRS298] be taken:</w:t>
      </w:r>
    </w:p>
    <w:p w14:paraId="2860BF4E" w14:textId="77777777" w:rsidR="008B72E7" w:rsidRDefault="008B72E7">
      <w:pPr>
        <w:pStyle w:val="list1"/>
        <w:numPr>
          <w:ilvl w:val="0"/>
          <w:numId w:val="34"/>
        </w:numPr>
      </w:pPr>
      <w:r>
        <w:t>Support Services shall [SRS299] switch to the redundant MPCC device to continue telemetry and/or remote commanding operations.  Note that there are only two CTCs.  CTC1 is connected to FCC1 and FCC3.  CTC2 is connected to FCC2 and FCC4.</w:t>
      </w:r>
    </w:p>
    <w:p w14:paraId="2297E815" w14:textId="77777777" w:rsidR="008B72E7" w:rsidRDefault="008B72E7">
      <w:pPr>
        <w:pStyle w:val="list1"/>
        <w:numPr>
          <w:ilvl w:val="0"/>
          <w:numId w:val="34"/>
        </w:numPr>
      </w:pPr>
      <w:r>
        <w:t>Support Services shall [SRS242] continue to close and reopen a faulty MPCC device until status shows that the device has recovered.</w:t>
      </w:r>
    </w:p>
    <w:p w14:paraId="38AF31D0" w14:textId="77777777" w:rsidR="008B72E7" w:rsidRDefault="008B72E7">
      <w:pPr>
        <w:pStyle w:val="list1"/>
        <w:numPr>
          <w:ilvl w:val="0"/>
          <w:numId w:val="34"/>
        </w:numPr>
      </w:pPr>
      <w:r>
        <w:t>In all error cases, Support Services shall [SRS222] attempt to choose an error-free FCC-MPCC path, switching back and forth between channels if necessary.</w:t>
      </w:r>
    </w:p>
    <w:p w14:paraId="3416DDA4" w14:textId="77777777" w:rsidR="008B72E7" w:rsidRDefault="008B72E7">
      <w:pPr>
        <w:pStyle w:val="list1"/>
        <w:numPr>
          <w:ilvl w:val="0"/>
          <w:numId w:val="34"/>
        </w:numPr>
      </w:pPr>
      <w:r>
        <w:t>Support Services shall [SRS286] provide an API call which allows the application to specify which MPCC channels in a C&amp;T FCR should be used for telemetry and/or command reception.</w:t>
      </w:r>
    </w:p>
    <w:p w14:paraId="6C41B7B0" w14:textId="77777777" w:rsidR="008B72E7" w:rsidRDefault="008B72E7">
      <w:pPr>
        <w:pStyle w:val="Heading5"/>
      </w:pPr>
      <w:bookmarkStart w:id="129" w:name="_Toc426361798"/>
      <w:bookmarkStart w:id="130" w:name="_Toc518715596"/>
      <w:r>
        <w:t>Telemetry Requirements</w:t>
      </w:r>
      <w:bookmarkEnd w:id="129"/>
      <w:bookmarkEnd w:id="130"/>
    </w:p>
    <w:p w14:paraId="3030D658" w14:textId="77777777" w:rsidR="008B72E7" w:rsidRDefault="008B72E7">
      <w:pPr>
        <w:pStyle w:val="Body"/>
      </w:pPr>
      <w:r>
        <w:t>The Telemetry Logging capability provides tasks with the capability for transmission to a telemetry-capturing device.</w:t>
      </w:r>
    </w:p>
    <w:p w14:paraId="5C9BCE1A" w14:textId="77777777" w:rsidR="008B72E7" w:rsidRDefault="008B72E7">
      <w:pPr>
        <w:pStyle w:val="list1"/>
      </w:pPr>
      <w:r>
        <w:t>The telemetry capability shall [SRS148] be capable of transferring 12,800 bytes within the 10 Hz frame from the FCP.</w:t>
      </w:r>
    </w:p>
    <w:p w14:paraId="603E9702" w14:textId="77777777" w:rsidR="008B72E7" w:rsidRDefault="008B72E7">
      <w:pPr>
        <w:pStyle w:val="list1"/>
      </w:pPr>
      <w:r>
        <w:t>The telemetry capability shall [SRS149] transfer the telemetry block from the FCP to the FCC-MPCC connected to the CTC.</w:t>
      </w:r>
    </w:p>
    <w:p w14:paraId="5C340037" w14:textId="77777777" w:rsidR="008B72E7" w:rsidRDefault="008B72E7">
      <w:pPr>
        <w:pStyle w:val="list1"/>
      </w:pPr>
      <w:r>
        <w:t>The telemetry capability shall [SRS150] signal the FCC-MPCC to transfer the telemetry block to the CTC.</w:t>
      </w:r>
    </w:p>
    <w:p w14:paraId="51F92BAD" w14:textId="77777777" w:rsidR="008B72E7" w:rsidRDefault="008B72E7">
      <w:pPr>
        <w:pStyle w:val="list1"/>
      </w:pPr>
      <w:r>
        <w:t>The telemetry capability shall [SRS300] provide status data to FTSS FDI about each FCC-MPCC RS-422 link to the CTC.</w:t>
      </w:r>
    </w:p>
    <w:p w14:paraId="5F0D62B0" w14:textId="77777777" w:rsidR="008B72E7" w:rsidRDefault="008B72E7">
      <w:pPr>
        <w:pStyle w:val="list1"/>
      </w:pPr>
      <w:r>
        <w:t>Support Services shall [SRS151] provide an API call to specify the address and length of a telemetry buffer.</w:t>
      </w:r>
    </w:p>
    <w:p w14:paraId="1F8FE7C9" w14:textId="77777777" w:rsidR="008B72E7" w:rsidRDefault="008B72E7">
      <w:pPr>
        <w:pStyle w:val="list1"/>
      </w:pPr>
      <w:r>
        <w:t>Support Services shall [SRS257] use no more than 5.2 milliseconds of FCP processing time to move the telemetry data to the FCC-MPCC board and complete communication and error handling for the FCC-MPCC board.</w:t>
      </w:r>
    </w:p>
    <w:p w14:paraId="6EBBC86F" w14:textId="77777777" w:rsidR="008B72E7" w:rsidRDefault="008B72E7">
      <w:pPr>
        <w:pStyle w:val="Heading5"/>
      </w:pPr>
      <w:bookmarkStart w:id="131" w:name="_Toc426361799"/>
      <w:bookmarkStart w:id="132" w:name="_Toc518715597"/>
      <w:r>
        <w:lastRenderedPageBreak/>
        <w:t>Command Read Requirements</w:t>
      </w:r>
      <w:bookmarkEnd w:id="131"/>
      <w:bookmarkEnd w:id="132"/>
    </w:p>
    <w:p w14:paraId="35052FEE" w14:textId="77777777" w:rsidR="008B72E7" w:rsidRDefault="008B72E7">
      <w:pPr>
        <w:pStyle w:val="list1"/>
        <w:numPr>
          <w:ilvl w:val="0"/>
          <w:numId w:val="28"/>
        </w:numPr>
      </w:pPr>
      <w:r>
        <w:t>The Command Read capability shall [SRS152] check for the presence of a command and status message from each CTC on each FCC-MPCC at 10hz.</w:t>
      </w:r>
    </w:p>
    <w:p w14:paraId="230C7CA1" w14:textId="77777777" w:rsidR="008B72E7" w:rsidRDefault="008B72E7">
      <w:pPr>
        <w:pStyle w:val="list1"/>
        <w:numPr>
          <w:ilvl w:val="0"/>
          <w:numId w:val="28"/>
        </w:numPr>
      </w:pPr>
      <w:r>
        <w:t>The Command Read capability on each FCP shall [SRS</w:t>
      </w:r>
      <w:r>
        <w:rPr>
          <w:noProof/>
        </w:rPr>
        <w:t>153</w:t>
      </w:r>
      <w:r>
        <w:t>] read the command data received from each CTC via the FCC-MPCC.</w:t>
      </w:r>
    </w:p>
    <w:p w14:paraId="3115E4B0" w14:textId="77777777" w:rsidR="008B72E7" w:rsidRDefault="008B72E7">
      <w:pPr>
        <w:pStyle w:val="list1"/>
        <w:numPr>
          <w:ilvl w:val="0"/>
          <w:numId w:val="28"/>
        </w:numPr>
      </w:pPr>
      <w:r>
        <w:t xml:space="preserve">FTSS shall [SRS304] provide status data to the application about each FCC-MPCC RS-422 link to the CTC used for command data. </w:t>
      </w:r>
    </w:p>
    <w:p w14:paraId="2FF2F042" w14:textId="77777777" w:rsidR="008B72E7" w:rsidRDefault="008B72E7">
      <w:pPr>
        <w:pStyle w:val="list1"/>
        <w:numPr>
          <w:ilvl w:val="0"/>
          <w:numId w:val="28"/>
        </w:numPr>
      </w:pPr>
      <w:r>
        <w:t>Support Services shall [SRS</w:t>
      </w:r>
      <w:r>
        <w:rPr>
          <w:noProof/>
        </w:rPr>
        <w:t>156</w:t>
      </w:r>
      <w:r>
        <w:t xml:space="preserve">] provide an API call to provide the current command data. </w:t>
      </w:r>
    </w:p>
    <w:p w14:paraId="15F7CFEC" w14:textId="77777777" w:rsidR="008B72E7" w:rsidRDefault="008B72E7">
      <w:pPr>
        <w:pStyle w:val="Heading3"/>
      </w:pPr>
      <w:bookmarkStart w:id="133" w:name="_Toc426361800"/>
      <w:bookmarkStart w:id="134" w:name="_Toc518715598"/>
      <w:r>
        <w:t>Power Down Services</w:t>
      </w:r>
      <w:bookmarkEnd w:id="134"/>
    </w:p>
    <w:p w14:paraId="5EF05032" w14:textId="77777777" w:rsidR="008B72E7" w:rsidRDefault="008B72E7">
      <w:pPr>
        <w:pStyle w:val="Body"/>
      </w:pPr>
      <w:r>
        <w:t>FTSS shall [SRS249] provide an API call which closes and deletes all rate groups, deletes all communication mechanisms (including any internal to FTSS), and then deletes all tasks.</w:t>
      </w:r>
    </w:p>
    <w:p w14:paraId="44418899" w14:textId="77777777" w:rsidR="008B72E7" w:rsidRDefault="008B72E7">
      <w:pPr>
        <w:pStyle w:val="Heading2"/>
      </w:pPr>
      <w:bookmarkStart w:id="135" w:name="_Toc518715599"/>
      <w:r>
        <w:t>CSCI External Interface Requirements</w:t>
      </w:r>
      <w:bookmarkEnd w:id="133"/>
      <w:bookmarkEnd w:id="135"/>
    </w:p>
    <w:p w14:paraId="212227C8" w14:textId="77777777" w:rsidR="008B72E7" w:rsidRDefault="008B72E7">
      <w:pPr>
        <w:pStyle w:val="Heading3"/>
      </w:pPr>
      <w:bookmarkStart w:id="136" w:name="_Toc426361801"/>
      <w:bookmarkStart w:id="137" w:name="_Toc518715600"/>
      <w:r>
        <w:t>Interface Identification and Diagram</w:t>
      </w:r>
      <w:bookmarkEnd w:id="136"/>
      <w:bookmarkEnd w:id="137"/>
    </w:p>
    <w:p w14:paraId="365CE119" w14:textId="77777777" w:rsidR="008B72E7" w:rsidRDefault="008B72E7">
      <w:pPr>
        <w:pStyle w:val="Body"/>
      </w:pPr>
      <w:r>
        <w:t>The external interfaces to the FTSS CSCI are as follows:</w:t>
      </w:r>
    </w:p>
    <w:p w14:paraId="243453D3" w14:textId="77777777" w:rsidR="008B72E7" w:rsidRDefault="008B72E7">
      <w:pPr>
        <w:pStyle w:val="list1"/>
        <w:numPr>
          <w:ilvl w:val="0"/>
          <w:numId w:val="29"/>
        </w:numPr>
      </w:pPr>
      <w:r>
        <w:t>Application Programming Interface</w:t>
      </w:r>
    </w:p>
    <w:p w14:paraId="06809408" w14:textId="77777777" w:rsidR="008B72E7" w:rsidRDefault="008B72E7">
      <w:pPr>
        <w:pStyle w:val="list1"/>
        <w:numPr>
          <w:ilvl w:val="0"/>
          <w:numId w:val="29"/>
        </w:numPr>
      </w:pPr>
      <w:r>
        <w:t>Network Element</w:t>
      </w:r>
    </w:p>
    <w:p w14:paraId="0DBBAA3C" w14:textId="77777777" w:rsidR="008B72E7" w:rsidRDefault="008B72E7">
      <w:pPr>
        <w:pStyle w:val="list1"/>
        <w:numPr>
          <w:ilvl w:val="0"/>
          <w:numId w:val="29"/>
        </w:numPr>
      </w:pPr>
      <w:r>
        <w:t>Radstone</w:t>
      </w:r>
    </w:p>
    <w:p w14:paraId="737E8387" w14:textId="77777777" w:rsidR="008B72E7" w:rsidRDefault="008B72E7">
      <w:pPr>
        <w:pStyle w:val="list1"/>
        <w:numPr>
          <w:ilvl w:val="0"/>
          <w:numId w:val="29"/>
        </w:numPr>
      </w:pPr>
      <w:r>
        <w:t>VxWorks</w:t>
      </w:r>
    </w:p>
    <w:p w14:paraId="5788DA09" w14:textId="77777777" w:rsidR="008B72E7" w:rsidRDefault="008B72E7">
      <w:pPr>
        <w:pStyle w:val="list1"/>
        <w:numPr>
          <w:ilvl w:val="0"/>
          <w:numId w:val="29"/>
        </w:numPr>
      </w:pPr>
      <w:r>
        <w:t>Flight Critical Processor-Instrument Control Processor</w:t>
      </w:r>
    </w:p>
    <w:p w14:paraId="38217F2F" w14:textId="77777777" w:rsidR="008B72E7" w:rsidRDefault="008B72E7">
      <w:pPr>
        <w:pStyle w:val="list1"/>
        <w:numPr>
          <w:ilvl w:val="0"/>
          <w:numId w:val="29"/>
        </w:numPr>
      </w:pPr>
      <w:r>
        <w:t>Multi-Processor Communications Controller</w:t>
      </w:r>
    </w:p>
    <w:p w14:paraId="781907D6" w14:textId="77777777" w:rsidR="008B72E7" w:rsidRDefault="008B72E7">
      <w:pPr>
        <w:pStyle w:val="Body"/>
      </w:pPr>
      <w:r>
        <w:t xml:space="preserve">These interfaces are shown in </w:t>
      </w:r>
      <w:r>
        <w:fldChar w:fldCharType="begin"/>
      </w:r>
      <w:r>
        <w:instrText xml:space="preserve"> REF _Ref515943373 \h </w:instrText>
      </w:r>
      <w:r>
        <w:fldChar w:fldCharType="separate"/>
      </w:r>
      <w:ins w:id="138" w:author="Ruth Christopher" w:date="2002-03-29T12:25:00Z">
        <w:r>
          <w:t xml:space="preserve">Figure </w:t>
        </w:r>
        <w:r>
          <w:rPr>
            <w:noProof/>
          </w:rPr>
          <w:t>3</w:t>
        </w:r>
        <w:r>
          <w:noBreakHyphen/>
        </w:r>
        <w:r>
          <w:rPr>
            <w:noProof/>
          </w:rPr>
          <w:t>4</w:t>
        </w:r>
      </w:ins>
      <w:ins w:id="139" w:author="kjm2514" w:date="2002-03-12T12:02:00Z">
        <w:del w:id="140" w:author="Ruth Christopher" w:date="2002-03-29T12:25:00Z">
          <w:r>
            <w:delText xml:space="preserve">Figure </w:delText>
          </w:r>
          <w:r>
            <w:rPr>
              <w:noProof/>
            </w:rPr>
            <w:delText>3</w:delText>
          </w:r>
          <w:r>
            <w:noBreakHyphen/>
          </w:r>
          <w:r>
            <w:rPr>
              <w:noProof/>
            </w:rPr>
            <w:delText>4</w:delText>
          </w:r>
        </w:del>
      </w:ins>
      <w:del w:id="141" w:author="kjm2514" w:date="2002-03-12T12:02:00Z">
        <w:r>
          <w:delText xml:space="preserve">Figure </w:delText>
        </w:r>
        <w:r>
          <w:rPr>
            <w:noProof/>
          </w:rPr>
          <w:delText>3</w:delText>
        </w:r>
        <w:r>
          <w:noBreakHyphen/>
        </w:r>
        <w:r>
          <w:rPr>
            <w:noProof/>
          </w:rPr>
          <w:delText>3</w:delText>
        </w:r>
      </w:del>
      <w:r>
        <w:fldChar w:fldCharType="end"/>
      </w:r>
      <w:r>
        <w:t xml:space="preserve"> and elaborated further in subsequent paragraphs.</w:t>
      </w:r>
    </w:p>
    <w:bookmarkStart w:id="142" w:name="OLE_LINK1"/>
    <w:bookmarkStart w:id="143" w:name="_MON_1017035580"/>
    <w:bookmarkStart w:id="144" w:name="_MON_1017035622"/>
    <w:bookmarkStart w:id="145" w:name="_MON_1026633927"/>
    <w:bookmarkStart w:id="146" w:name="_MON_1026637350"/>
    <w:bookmarkStart w:id="147" w:name="_MON_1026637436"/>
    <w:bookmarkStart w:id="148" w:name="_MON_1038909072"/>
    <w:bookmarkEnd w:id="143"/>
    <w:bookmarkEnd w:id="144"/>
    <w:bookmarkEnd w:id="145"/>
    <w:bookmarkEnd w:id="146"/>
    <w:bookmarkEnd w:id="147"/>
    <w:bookmarkEnd w:id="148"/>
    <w:p w14:paraId="734E8DCE" w14:textId="77777777" w:rsidR="008B72E7" w:rsidRDefault="00D4415B">
      <w:pPr>
        <w:pStyle w:val="FigureBody"/>
      </w:pPr>
      <w:r>
        <w:rPr>
          <w:noProof/>
        </w:rPr>
        <w:object w:dxaOrig="9346" w:dyaOrig="5641" w14:anchorId="51EE12C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67.35pt;height:282pt;mso-width-percent:0;mso-height-percent:0;mso-width-percent:0;mso-height-percent:0" o:ole="" fillcolor="window">
            <v:imagedata r:id="rId19" o:title=""/>
          </v:shape>
          <o:OLEObject Type="Embed" ProgID="Word.Picture.8" ShapeID="_x0000_i1025" DrawAspect="Content" ObjectID="_1827256639" r:id="rId20"/>
        </w:object>
      </w:r>
    </w:p>
    <w:p w14:paraId="27A31BC9" w14:textId="77777777" w:rsidR="008B72E7" w:rsidRDefault="008B72E7">
      <w:pPr>
        <w:pStyle w:val="Caption"/>
      </w:pPr>
      <w:bookmarkStart w:id="149" w:name="_Ref515943350"/>
      <w:bookmarkStart w:id="150" w:name="_Ref515943373"/>
      <w:bookmarkStart w:id="151" w:name="_Toc518707442"/>
      <w:bookmarkEnd w:id="142"/>
      <w:r>
        <w:t xml:space="preserve">Figure </w:t>
      </w:r>
      <w:fldSimple w:instr=" STYLEREF 1 \s ">
        <w:r>
          <w:rPr>
            <w:noProof/>
          </w:rPr>
          <w:t>3</w:t>
        </w:r>
      </w:fldSimple>
      <w:r>
        <w:noBreakHyphen/>
      </w:r>
      <w:fldSimple w:instr=" SEQ Figure \* ARABIC \s 1 ">
        <w:ins w:id="152" w:author="Ruth Christopher" w:date="2002-03-29T12:25:00Z">
          <w:r>
            <w:rPr>
              <w:noProof/>
            </w:rPr>
            <w:t>4</w:t>
          </w:r>
        </w:ins>
        <w:ins w:id="153" w:author="kjm2514" w:date="2002-03-12T12:02:00Z">
          <w:del w:id="154" w:author="Ruth Christopher" w:date="2002-03-29T12:25:00Z">
            <w:r>
              <w:rPr>
                <w:noProof/>
              </w:rPr>
              <w:delText>4</w:delText>
            </w:r>
          </w:del>
        </w:ins>
        <w:del w:id="155" w:author="kjm2514" w:date="2002-03-12T12:02:00Z">
          <w:r>
            <w:rPr>
              <w:noProof/>
            </w:rPr>
            <w:delText>3</w:delText>
          </w:r>
        </w:del>
      </w:fldSimple>
      <w:bookmarkEnd w:id="150"/>
      <w:r>
        <w:t xml:space="preserve">  </w:t>
      </w:r>
      <w:r>
        <w:rPr>
          <w:noProof/>
        </w:rPr>
        <w:t>Fault Tolerant System Services CSCI External Interfaces.</w:t>
      </w:r>
      <w:bookmarkEnd w:id="149"/>
      <w:bookmarkEnd w:id="151"/>
    </w:p>
    <w:p w14:paraId="376DC2EA" w14:textId="77777777" w:rsidR="008B72E7" w:rsidRDefault="008B72E7">
      <w:pPr>
        <w:pStyle w:val="Heading3"/>
      </w:pPr>
      <w:bookmarkStart w:id="156" w:name="_Toc518715601"/>
      <w:r>
        <w:t>IRIG-B/FTSS Interfaces</w:t>
      </w:r>
      <w:bookmarkEnd w:id="156"/>
    </w:p>
    <w:p w14:paraId="08DB5D22" w14:textId="77777777" w:rsidR="008B72E7" w:rsidRDefault="008B72E7">
      <w:pPr>
        <w:pStyle w:val="Body"/>
      </w:pPr>
      <w:r>
        <w:t>This section deleted.</w:t>
      </w:r>
    </w:p>
    <w:p w14:paraId="629097D3" w14:textId="77777777" w:rsidR="008B72E7" w:rsidRDefault="008B72E7">
      <w:pPr>
        <w:pStyle w:val="Heading3"/>
      </w:pPr>
      <w:bookmarkStart w:id="157" w:name="_Toc518715602"/>
      <w:r>
        <w:t>API/FTSS Interfaces</w:t>
      </w:r>
      <w:bookmarkEnd w:id="157"/>
    </w:p>
    <w:p w14:paraId="601D5583" w14:textId="77777777" w:rsidR="008B72E7" w:rsidRDefault="008B72E7">
      <w:pPr>
        <w:pStyle w:val="Body"/>
      </w:pPr>
      <w:r>
        <w:t>The Application Programmer’s Interface (API) to Fault Tolerant System Services (FTSS) shall [SRS164] be as defined in the Application Programmer’s Interface, Draper Document #297752.</w:t>
      </w:r>
    </w:p>
    <w:p w14:paraId="606676F4" w14:textId="77777777" w:rsidR="008B72E7" w:rsidRDefault="008B72E7">
      <w:pPr>
        <w:pStyle w:val="Heading3"/>
      </w:pPr>
      <w:bookmarkStart w:id="158" w:name="_Toc518715603"/>
      <w:r>
        <w:t>Network Element/FTSS Interfaces</w:t>
      </w:r>
      <w:bookmarkEnd w:id="158"/>
    </w:p>
    <w:p w14:paraId="55EE4BDA" w14:textId="77777777" w:rsidR="008B72E7" w:rsidRDefault="008B72E7">
      <w:pPr>
        <w:pStyle w:val="Body"/>
      </w:pPr>
      <w:r>
        <w:t>The Network Element (NE) provides fault tolerant communications among multiple virtual groups. The virtual groups are computational sites composed of processors. These processors may be configured as redundant virtual groups referred to as fault masking groups (FMGs) or as simplex virtual groups. Fault masking groups may consist of 2, 3, or 4 processors that execute identical control streams. A fault-masking group is composed of processors that reside in different fault-containment regions (FCR). Each FCR contains a Network Element (NE) and either 1 or 2 Processors (an FCP member on all but the fifth NE chassis, and an ICP). A simplex virtual group consists of a single processor. All virtual groups communicate with each other via the network element.</w:t>
      </w:r>
    </w:p>
    <w:p w14:paraId="31E0C289" w14:textId="77777777" w:rsidR="008B72E7" w:rsidRDefault="008B72E7">
      <w:pPr>
        <w:pStyle w:val="Body"/>
      </w:pPr>
      <w:r>
        <w:t>The Network Elements provide communication between virtual groups, keep the FCRs synchronized, and maintain data consensus among FCRs. The NEs are designed to implement the requirements for Byzantine resilience.</w:t>
      </w:r>
    </w:p>
    <w:p w14:paraId="1693E188" w14:textId="77777777" w:rsidR="008B72E7" w:rsidRDefault="008B72E7">
      <w:pPr>
        <w:pStyle w:val="Body"/>
      </w:pPr>
      <w:r>
        <w:lastRenderedPageBreak/>
        <w:t>The Processing Elements are the computational sites. Each processor consists of a microprocessor, private RAM and ROM, and miscellaneous support devices, such as timers.</w:t>
      </w:r>
    </w:p>
    <w:p w14:paraId="423FD721" w14:textId="77777777" w:rsidR="008B72E7" w:rsidRDefault="00541F7A">
      <w:pPr>
        <w:pStyle w:val="Body"/>
      </w:pPr>
      <w:r>
        <w:rPr>
          <w:noProof/>
          <w:sz w:val="20"/>
        </w:rPr>
        <mc:AlternateContent>
          <mc:Choice Requires="wpg">
            <w:drawing>
              <wp:anchor distT="144145" distB="144145" distL="114300" distR="114300" simplePos="0" relativeHeight="251657216" behindDoc="0" locked="0" layoutInCell="0" allowOverlap="0" wp14:anchorId="3A7350A7" wp14:editId="74E9E710">
                <wp:simplePos x="0" y="0"/>
                <wp:positionH relativeFrom="column">
                  <wp:posOffset>-62865</wp:posOffset>
                </wp:positionH>
                <wp:positionV relativeFrom="paragraph">
                  <wp:posOffset>577215</wp:posOffset>
                </wp:positionV>
                <wp:extent cx="5715000" cy="2218055"/>
                <wp:effectExtent l="0" t="0" r="0" b="29845"/>
                <wp:wrapTopAndBottom/>
                <wp:docPr id="1639350195" name="Group 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15000" cy="2218055"/>
                          <a:chOff x="1368" y="432"/>
                          <a:chExt cx="3010" cy="1325"/>
                        </a:xfrm>
                      </wpg:grpSpPr>
                      <wps:wsp>
                        <wps:cNvPr id="507292801" name="Text Box 69"/>
                        <wps:cNvSpPr txBox="1">
                          <a:spLocks/>
                        </wps:cNvSpPr>
                        <wps:spPr bwMode="auto">
                          <a:xfrm>
                            <a:off x="1368" y="845"/>
                            <a:ext cx="658" cy="173"/>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567418" w14:textId="77777777" w:rsidR="008B72E7" w:rsidRDefault="008B72E7">
                              <w:pPr>
                                <w:autoSpaceDE w:val="0"/>
                                <w:autoSpaceDN w:val="0"/>
                                <w:adjustRightInd w:val="0"/>
                                <w:jc w:val="center"/>
                                <w:rPr>
                                  <w:rFonts w:ascii="Arial" w:hAnsi="Arial"/>
                                  <w:color w:val="000000"/>
                                  <w:sz w:val="24"/>
                                </w:rPr>
                              </w:pPr>
                              <w:r>
                                <w:rPr>
                                  <w:rFonts w:ascii="Arial" w:hAnsi="Arial"/>
                                  <w:color w:val="000000"/>
                                  <w:sz w:val="24"/>
                                </w:rPr>
                                <w:t>FTSS</w:t>
                              </w:r>
                            </w:p>
                          </w:txbxContent>
                        </wps:txbx>
                        <wps:bodyPr rot="0" vert="horz" wrap="square" lIns="91440" tIns="45720" rIns="91440" bIns="45720" anchor="t" anchorCtr="0" upright="1">
                          <a:noAutofit/>
                        </wps:bodyPr>
                      </wps:wsp>
                      <wps:wsp>
                        <wps:cNvPr id="315430267" name="Rectangle 70"/>
                        <wps:cNvSpPr>
                          <a:spLocks/>
                        </wps:cNvSpPr>
                        <wps:spPr bwMode="auto">
                          <a:xfrm>
                            <a:off x="1416" y="509"/>
                            <a:ext cx="624" cy="1248"/>
                          </a:xfrm>
                          <a:prstGeom prst="rect">
                            <a:avLst/>
                          </a:prstGeom>
                          <a:noFill/>
                          <a:ln w="9525">
                            <a:solidFill>
                              <a:srgbClr val="000000"/>
                            </a:solidFill>
                            <a:miter lim="800000"/>
                            <a:headEnd/>
                            <a:tailEnd/>
                          </a:ln>
                          <a:effectLst/>
                          <a:extLst>
                            <a:ext uri="{909E8E84-426E-40DD-AFC4-6F175D3DCCD1}">
                              <a14:hiddenFill xmlns:a14="http://schemas.microsoft.com/office/drawing/2010/main">
                                <a:solidFill>
                                  <a:srgbClr val="00CC99"/>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ctr" anchorCtr="0" upright="1">
                          <a:noAutofit/>
                        </wps:bodyPr>
                      </wps:wsp>
                      <wps:wsp>
                        <wps:cNvPr id="1409542966" name="Text Box 71"/>
                        <wps:cNvSpPr txBox="1">
                          <a:spLocks/>
                        </wps:cNvSpPr>
                        <wps:spPr bwMode="auto">
                          <a:xfrm>
                            <a:off x="3720" y="797"/>
                            <a:ext cx="658" cy="288"/>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F81DDD" w14:textId="77777777" w:rsidR="008B72E7" w:rsidRDefault="008B72E7">
                              <w:pPr>
                                <w:autoSpaceDE w:val="0"/>
                                <w:autoSpaceDN w:val="0"/>
                                <w:adjustRightInd w:val="0"/>
                                <w:jc w:val="center"/>
                                <w:rPr>
                                  <w:rFonts w:ascii="Arial" w:hAnsi="Arial"/>
                                  <w:color w:val="000000"/>
                                  <w:sz w:val="24"/>
                                </w:rPr>
                              </w:pPr>
                              <w:r>
                                <w:rPr>
                                  <w:rFonts w:ascii="Arial" w:hAnsi="Arial"/>
                                  <w:color w:val="000000"/>
                                  <w:sz w:val="24"/>
                                </w:rPr>
                                <w:t>Network Element</w:t>
                              </w:r>
                            </w:p>
                          </w:txbxContent>
                        </wps:txbx>
                        <wps:bodyPr rot="0" vert="horz" wrap="square" lIns="91440" tIns="45720" rIns="91440" bIns="45720" anchor="t" anchorCtr="0" upright="1">
                          <a:noAutofit/>
                        </wps:bodyPr>
                      </wps:wsp>
                      <wps:wsp>
                        <wps:cNvPr id="1963410484" name="Rectangle 72"/>
                        <wps:cNvSpPr>
                          <a:spLocks/>
                        </wps:cNvSpPr>
                        <wps:spPr bwMode="auto">
                          <a:xfrm>
                            <a:off x="3720" y="509"/>
                            <a:ext cx="624" cy="1248"/>
                          </a:xfrm>
                          <a:prstGeom prst="rect">
                            <a:avLst/>
                          </a:prstGeom>
                          <a:noFill/>
                          <a:ln w="9525">
                            <a:solidFill>
                              <a:srgbClr val="000000"/>
                            </a:solidFill>
                            <a:miter lim="800000"/>
                            <a:headEnd/>
                            <a:tailEnd/>
                          </a:ln>
                          <a:effectLst/>
                          <a:extLst>
                            <a:ext uri="{909E8E84-426E-40DD-AFC4-6F175D3DCCD1}">
                              <a14:hiddenFill xmlns:a14="http://schemas.microsoft.com/office/drawing/2010/main">
                                <a:solidFill>
                                  <a:srgbClr val="00CC99"/>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ctr" anchorCtr="0" upright="1">
                          <a:noAutofit/>
                        </wps:bodyPr>
                      </wps:wsp>
                      <wps:wsp>
                        <wps:cNvPr id="1309486316" name="Line 73"/>
                        <wps:cNvCnPr>
                          <a:cxnSpLocks/>
                        </wps:cNvCnPr>
                        <wps:spPr bwMode="auto">
                          <a:xfrm>
                            <a:off x="2040" y="557"/>
                            <a:ext cx="1680" cy="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773436303" name="Text Box 74"/>
                        <wps:cNvSpPr txBox="1">
                          <a:spLocks/>
                        </wps:cNvSpPr>
                        <wps:spPr bwMode="auto">
                          <a:xfrm>
                            <a:off x="2596" y="432"/>
                            <a:ext cx="568" cy="173"/>
                          </a:xfrm>
                          <a:prstGeom prst="rect">
                            <a:avLst/>
                          </a:prstGeom>
                          <a:noFill/>
                          <a:ln>
                            <a:noFill/>
                          </a:ln>
                          <a:effectLst/>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51BF057" w14:textId="77777777" w:rsidR="008B72E7" w:rsidRDefault="008B72E7">
                              <w:pPr>
                                <w:autoSpaceDE w:val="0"/>
                                <w:autoSpaceDN w:val="0"/>
                                <w:adjustRightInd w:val="0"/>
                                <w:jc w:val="center"/>
                                <w:rPr>
                                  <w:rFonts w:ascii="Arial" w:hAnsi="Arial"/>
                                  <w:color w:val="000000"/>
                                  <w:sz w:val="24"/>
                                </w:rPr>
                              </w:pPr>
                              <w:r>
                                <w:rPr>
                                  <w:rFonts w:ascii="Arial" w:hAnsi="Arial"/>
                                  <w:color w:val="000000"/>
                                  <w:sz w:val="24"/>
                                </w:rPr>
                                <w:t>Link Reset</w:t>
                              </w:r>
                            </w:p>
                          </w:txbxContent>
                        </wps:txbx>
                        <wps:bodyPr rot="0" vert="horz" wrap="square" lIns="91440" tIns="45720" rIns="91440" bIns="45720" upright="1">
                          <a:noAutofit/>
                        </wps:bodyPr>
                      </wps:wsp>
                      <wps:wsp>
                        <wps:cNvPr id="863178662" name="Line 75"/>
                        <wps:cNvCnPr>
                          <a:cxnSpLocks/>
                        </wps:cNvCnPr>
                        <wps:spPr bwMode="auto">
                          <a:xfrm>
                            <a:off x="2040" y="797"/>
                            <a:ext cx="1680" cy="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67088193" name="Text Box 76"/>
                        <wps:cNvSpPr txBox="1">
                          <a:spLocks/>
                        </wps:cNvSpPr>
                        <wps:spPr bwMode="auto">
                          <a:xfrm>
                            <a:off x="2403" y="672"/>
                            <a:ext cx="953" cy="173"/>
                          </a:xfrm>
                          <a:prstGeom prst="rect">
                            <a:avLst/>
                          </a:prstGeom>
                          <a:noFill/>
                          <a:ln>
                            <a:noFill/>
                          </a:ln>
                          <a:effectLst/>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CCD7517" w14:textId="77777777" w:rsidR="008B72E7" w:rsidRDefault="008B72E7">
                              <w:pPr>
                                <w:autoSpaceDE w:val="0"/>
                                <w:autoSpaceDN w:val="0"/>
                                <w:adjustRightInd w:val="0"/>
                                <w:jc w:val="center"/>
                                <w:rPr>
                                  <w:rFonts w:ascii="Arial" w:hAnsi="Arial"/>
                                  <w:color w:val="000000"/>
                                  <w:sz w:val="24"/>
                                </w:rPr>
                              </w:pPr>
                              <w:r>
                                <w:rPr>
                                  <w:rFonts w:ascii="Arial" w:hAnsi="Arial"/>
                                  <w:color w:val="000000"/>
                                  <w:sz w:val="24"/>
                                </w:rPr>
                                <w:t>Output Data Packet</w:t>
                              </w:r>
                            </w:p>
                          </w:txbxContent>
                        </wps:txbx>
                        <wps:bodyPr rot="0" vert="horz" wrap="square" lIns="91440" tIns="45720" rIns="91440" bIns="45720" upright="1">
                          <a:noAutofit/>
                        </wps:bodyPr>
                      </wps:wsp>
                      <wps:wsp>
                        <wps:cNvPr id="1465021830" name="Line 77"/>
                        <wps:cNvCnPr>
                          <a:cxnSpLocks/>
                        </wps:cNvCnPr>
                        <wps:spPr bwMode="auto">
                          <a:xfrm flipH="1">
                            <a:off x="2040" y="1037"/>
                            <a:ext cx="1680" cy="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096486440" name="Text Box 78"/>
                        <wps:cNvSpPr txBox="1">
                          <a:spLocks/>
                        </wps:cNvSpPr>
                        <wps:spPr bwMode="auto">
                          <a:xfrm>
                            <a:off x="2441" y="912"/>
                            <a:ext cx="878" cy="173"/>
                          </a:xfrm>
                          <a:prstGeom prst="rect">
                            <a:avLst/>
                          </a:prstGeom>
                          <a:noFill/>
                          <a:ln>
                            <a:noFill/>
                          </a:ln>
                          <a:effectLst/>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6781A57" w14:textId="77777777" w:rsidR="008B72E7" w:rsidRDefault="008B72E7">
                              <w:pPr>
                                <w:autoSpaceDE w:val="0"/>
                                <w:autoSpaceDN w:val="0"/>
                                <w:adjustRightInd w:val="0"/>
                                <w:jc w:val="center"/>
                                <w:rPr>
                                  <w:rFonts w:ascii="Arial" w:hAnsi="Arial"/>
                                  <w:color w:val="000000"/>
                                  <w:sz w:val="24"/>
                                </w:rPr>
                              </w:pPr>
                              <w:r>
                                <w:rPr>
                                  <w:rFonts w:ascii="Arial" w:hAnsi="Arial"/>
                                  <w:color w:val="000000"/>
                                  <w:sz w:val="24"/>
                                </w:rPr>
                                <w:t>Input Data Packet</w:t>
                              </w:r>
                            </w:p>
                          </w:txbxContent>
                        </wps:txbx>
                        <wps:bodyPr rot="0" vert="horz" wrap="square" lIns="91440" tIns="45720" rIns="91440" bIns="45720" upright="1">
                          <a:noAutofit/>
                        </wps:bodyPr>
                      </wps:wsp>
                      <wps:wsp>
                        <wps:cNvPr id="709513567" name="Line 79"/>
                        <wps:cNvCnPr>
                          <a:cxnSpLocks/>
                        </wps:cNvCnPr>
                        <wps:spPr bwMode="auto">
                          <a:xfrm flipH="1">
                            <a:off x="2040" y="1277"/>
                            <a:ext cx="1680" cy="0"/>
                          </a:xfrm>
                          <a:prstGeom prst="line">
                            <a:avLst/>
                          </a:prstGeom>
                          <a:noFill/>
                          <a:ln w="9525">
                            <a:solidFill>
                              <a:srgbClr val="000000"/>
                            </a:solidFill>
                            <a:round/>
                            <a:headEnd type="triangle" w="med" len="me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43353888" name="Text Box 80"/>
                        <wps:cNvSpPr txBox="1">
                          <a:spLocks/>
                        </wps:cNvSpPr>
                        <wps:spPr bwMode="auto">
                          <a:xfrm>
                            <a:off x="2218" y="1152"/>
                            <a:ext cx="1324" cy="173"/>
                          </a:xfrm>
                          <a:prstGeom prst="rect">
                            <a:avLst/>
                          </a:prstGeom>
                          <a:noFill/>
                          <a:ln>
                            <a:noFill/>
                          </a:ln>
                          <a:effectLst/>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FBFEB1B" w14:textId="77777777" w:rsidR="008B72E7" w:rsidRDefault="008B72E7">
                              <w:pPr>
                                <w:autoSpaceDE w:val="0"/>
                                <w:autoSpaceDN w:val="0"/>
                                <w:adjustRightInd w:val="0"/>
                                <w:jc w:val="center"/>
                                <w:rPr>
                                  <w:rFonts w:ascii="Arial" w:hAnsi="Arial"/>
                                  <w:color w:val="000000"/>
                                  <w:sz w:val="24"/>
                                </w:rPr>
                              </w:pPr>
                              <w:r>
                                <w:rPr>
                                  <w:rFonts w:ascii="Arial" w:hAnsi="Arial"/>
                                  <w:color w:val="000000"/>
                                  <w:sz w:val="24"/>
                                </w:rPr>
                                <w:t>Transient Network Recovery</w:t>
                              </w:r>
                            </w:p>
                          </w:txbxContent>
                        </wps:txbx>
                        <wps:bodyPr rot="0" vert="horz" wrap="square" lIns="91440" tIns="45720" rIns="91440" bIns="45720" upright="1">
                          <a:noAutofit/>
                        </wps:bodyPr>
                      </wps:wsp>
                      <wps:wsp>
                        <wps:cNvPr id="1937959846" name="Line 81"/>
                        <wps:cNvCnPr>
                          <a:cxnSpLocks/>
                        </wps:cNvCnPr>
                        <wps:spPr bwMode="auto">
                          <a:xfrm flipH="1">
                            <a:off x="2040" y="1517"/>
                            <a:ext cx="1680" cy="0"/>
                          </a:xfrm>
                          <a:prstGeom prst="line">
                            <a:avLst/>
                          </a:prstGeom>
                          <a:noFill/>
                          <a:ln w="9525">
                            <a:solidFill>
                              <a:srgbClr val="000000"/>
                            </a:solidFill>
                            <a:round/>
                            <a:headEnd type="triangle" w="med" len="me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664694855" name="Text Box 82"/>
                        <wps:cNvSpPr txBox="1">
                          <a:spLocks/>
                        </wps:cNvSpPr>
                        <wps:spPr bwMode="auto">
                          <a:xfrm>
                            <a:off x="2237" y="1392"/>
                            <a:ext cx="1285" cy="173"/>
                          </a:xfrm>
                          <a:prstGeom prst="rect">
                            <a:avLst/>
                          </a:prstGeom>
                          <a:noFill/>
                          <a:ln>
                            <a:noFill/>
                          </a:ln>
                          <a:effectLst/>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8FEC294" w14:textId="77777777" w:rsidR="008B72E7" w:rsidRDefault="008B72E7">
                              <w:pPr>
                                <w:autoSpaceDE w:val="0"/>
                                <w:autoSpaceDN w:val="0"/>
                                <w:adjustRightInd w:val="0"/>
                                <w:jc w:val="center"/>
                                <w:rPr>
                                  <w:rFonts w:ascii="Arial" w:hAnsi="Arial"/>
                                  <w:color w:val="000000"/>
                                  <w:sz w:val="24"/>
                                </w:rPr>
                              </w:pPr>
                              <w:r>
                                <w:rPr>
                                  <w:rFonts w:ascii="Arial" w:hAnsi="Arial"/>
                                  <w:color w:val="000000"/>
                                  <w:sz w:val="24"/>
                                </w:rPr>
                                <w:t>Configuration Table Update</w:t>
                              </w:r>
                            </w:p>
                          </w:txbxContent>
                        </wps:txbx>
                        <wps:bodyPr rot="0" vert="horz" wrap="square" lIns="91440" tIns="45720" rIns="91440" bIns="45720" upright="1">
                          <a:noAutofit/>
                        </wps:bodyPr>
                      </wps:wsp>
                      <wps:wsp>
                        <wps:cNvPr id="1100646041" name="Line 83"/>
                        <wps:cNvCnPr>
                          <a:cxnSpLocks/>
                        </wps:cNvCnPr>
                        <wps:spPr bwMode="auto">
                          <a:xfrm flipH="1">
                            <a:off x="2040" y="1728"/>
                            <a:ext cx="1680" cy="0"/>
                          </a:xfrm>
                          <a:prstGeom prst="line">
                            <a:avLst/>
                          </a:prstGeom>
                          <a:noFill/>
                          <a:ln w="9525">
                            <a:solidFill>
                              <a:srgbClr val="000000"/>
                            </a:solidFill>
                            <a:round/>
                            <a:headEnd type="triangle" w="med" len="me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49978205" name="Text Box 84"/>
                        <wps:cNvSpPr txBox="1">
                          <a:spLocks/>
                        </wps:cNvSpPr>
                        <wps:spPr bwMode="auto">
                          <a:xfrm>
                            <a:off x="2558" y="1584"/>
                            <a:ext cx="643" cy="173"/>
                          </a:xfrm>
                          <a:prstGeom prst="rect">
                            <a:avLst/>
                          </a:prstGeom>
                          <a:noFill/>
                          <a:ln>
                            <a:noFill/>
                          </a:ln>
                          <a:effectLst/>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ED89E5A" w14:textId="77777777" w:rsidR="008B72E7" w:rsidRDefault="008B72E7">
                              <w:pPr>
                                <w:autoSpaceDE w:val="0"/>
                                <w:autoSpaceDN w:val="0"/>
                                <w:adjustRightInd w:val="0"/>
                                <w:jc w:val="center"/>
                                <w:rPr>
                                  <w:rFonts w:ascii="Arial" w:hAnsi="Arial"/>
                                  <w:color w:val="000000"/>
                                  <w:sz w:val="24"/>
                                </w:rPr>
                              </w:pPr>
                              <w:r>
                                <w:rPr>
                                  <w:rFonts w:ascii="Arial" w:hAnsi="Arial"/>
                                  <w:color w:val="000000"/>
                                  <w:sz w:val="24"/>
                                </w:rPr>
                                <w:t>Voted Reset</w:t>
                              </w:r>
                            </w:p>
                          </w:txbxContent>
                        </wps:txbx>
                        <wps:bodyPr rot="0" vert="horz" wrap="square" lIns="91440" tIns="45720" rIns="91440" bIns="45720" upright="1">
                          <a:noAutofit/>
                        </wps:bodyPr>
                      </wps:wsp>
                    </wpg:wgp>
                  </a:graphicData>
                </a:graphic>
                <wp14:sizeRelH relativeFrom="page">
                  <wp14:pctWidth>0</wp14:pctWidth>
                </wp14:sizeRelH>
                <wp14:sizeRelV relativeFrom="page">
                  <wp14:pctHeight>0</wp14:pctHeight>
                </wp14:sizeRelV>
              </wp:anchor>
            </w:drawing>
          </mc:Choice>
          <mc:Fallback>
            <w:pict>
              <v:group w14:anchorId="3A7350A7" id="Group 68" o:spid="_x0000_s1026" style="position:absolute;left:0;text-align:left;margin-left:-4.95pt;margin-top:45.45pt;width:450pt;height:174.65pt;z-index:251657216;mso-wrap-distance-top:11.35pt;mso-wrap-distance-bottom:11.35pt" coordorigin="1368,432" coordsize="3010,13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" o:allowincell="f" o:allowoverlap="f">
                <v:shapetype id="_x0000_t202" coordsize="21600,21600" o:spt="202" path="m,l,21600r21600,l21600,xe">
                  <v:stroke joinstyle="miter"/>
                  <v:path gradientshapeok="t" o:connecttype="rect"/>
                </v:shapetype>
                <v:shape id="Text Box 69" o:spid="_x0000_s1027" type="#_x0000_t202" style="position:absolute;left:1368;top:845;width:658;height:17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" filled="f" fillcolor="#0c9" stroked="f">
                  <v:path arrowok="t"/>
                  <v:textbox>
                    <w:txbxContent>
                      <w:p w14:paraId="0D567418" w14:textId="77777777" w:rsidR="008B72E7" w:rsidRDefault="008B72E7">
                        <w:pPr>
                          <w:autoSpaceDE w:val="0"/>
                          <w:autoSpaceDN w:val="0"/>
                          <w:adjustRightInd w:val="0"/>
                          <w:jc w:val="center"/>
                          <w:rPr>
                            <w:rFonts w:ascii="Arial" w:hAnsi="Arial"/>
                            <w:color w:val="000000"/>
                            <w:sz w:val="24"/>
                          </w:rPr>
                        </w:pPr>
                        <w:r>
                          <w:rPr>
                            <w:rFonts w:ascii="Arial" w:hAnsi="Arial"/>
                            <w:color w:val="000000"/>
                            <w:sz w:val="24"/>
                          </w:rPr>
                          <w:t>FTSS</w:t>
                        </w:r>
                      </w:p>
                    </w:txbxContent>
                  </v:textbox>
                </v:shape>
                <v:rect id="Rectangle 70" o:spid="_x0000_s1028" style="position:absolute;left:1416;top:509;width:624;height:124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" filled="f" fillcolor="#0c9">
                  <v:path arrowok="t"/>
                </v:rect>
                <v:shape id="Text Box 71" o:spid="_x0000_s1029" type="#_x0000_t202" style="position:absolute;left:3720;top:797;width:658;height:28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" filled="f" fillcolor="#0c9" stroked="f">
                  <v:path arrowok="t"/>
                  <v:textbox>
                    <w:txbxContent>
                      <w:p w14:paraId="4CF81DDD" w14:textId="77777777" w:rsidR="008B72E7" w:rsidRDefault="008B72E7">
                        <w:pPr>
                          <w:autoSpaceDE w:val="0"/>
                          <w:autoSpaceDN w:val="0"/>
                          <w:adjustRightInd w:val="0"/>
                          <w:jc w:val="center"/>
                          <w:rPr>
                            <w:rFonts w:ascii="Arial" w:hAnsi="Arial"/>
                            <w:color w:val="000000"/>
                            <w:sz w:val="24"/>
                          </w:rPr>
                        </w:pPr>
                        <w:r>
                          <w:rPr>
                            <w:rFonts w:ascii="Arial" w:hAnsi="Arial"/>
                            <w:color w:val="000000"/>
                            <w:sz w:val="24"/>
                          </w:rPr>
                          <w:t>Network Element</w:t>
                        </w:r>
                      </w:p>
                    </w:txbxContent>
                  </v:textbox>
                </v:shape>
                <v:rect id="Rectangle 72" o:spid="_x0000_s1030" style="position:absolute;left:3720;top:509;width:624;height:124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" filled="f" fillcolor="#0c9">
                  <v:path arrowok="t"/>
                </v:rect>
                <v:line id="Line 73" o:spid="_x0000_s1031" style="position:absolute;visibility:visible;mso-wrap-style:square" from="2040,557" to="3720,55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">
                  <v:stroke endarrow="block"/>
                  <o:lock v:ext="edit" shapetype="f"/>
                </v:line>
                <v:shape id="Text Box 74" o:spid="_x0000_s1032" type="#_x0000_t202" style="position:absolute;left:2596;top:432;width:568;height:17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" filled="f" fillcolor="#0c9" stroked="f">
                  <v:path arrowok="t"/>
                  <v:textbox>
                    <w:txbxContent>
                      <w:p w14:paraId="551BF057" w14:textId="77777777" w:rsidR="008B72E7" w:rsidRDefault="008B72E7">
                        <w:pPr>
                          <w:autoSpaceDE w:val="0"/>
                          <w:autoSpaceDN w:val="0"/>
                          <w:adjustRightInd w:val="0"/>
                          <w:jc w:val="center"/>
                          <w:rPr>
                            <w:rFonts w:ascii="Arial" w:hAnsi="Arial"/>
                            <w:color w:val="000000"/>
                            <w:sz w:val="24"/>
                          </w:rPr>
                        </w:pPr>
                        <w:r>
                          <w:rPr>
                            <w:rFonts w:ascii="Arial" w:hAnsi="Arial"/>
                            <w:color w:val="000000"/>
                            <w:sz w:val="24"/>
                          </w:rPr>
                          <w:t>Link Reset</w:t>
                        </w:r>
                      </w:p>
                    </w:txbxContent>
                  </v:textbox>
                </v:shape>
                <v:line id="Line 75" o:spid="_x0000_s1033" style="position:absolute;visibility:visible;mso-wrap-style:square" from="2040,797" to="3720,79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">
                  <v:stroke endarrow="block"/>
                  <o:lock v:ext="edit" shapetype="f"/>
                </v:line>
                <v:shape id="Text Box 76" o:spid="_x0000_s1034" type="#_x0000_t202" style="position:absolute;left:2403;top:672;width:953;height:17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" filled="f" fillcolor="#0c9" stroked="f">
                  <v:path arrowok="t"/>
                  <v:textbox>
                    <w:txbxContent>
                      <w:p w14:paraId="7CCD7517" w14:textId="77777777" w:rsidR="008B72E7" w:rsidRDefault="008B72E7">
                        <w:pPr>
                          <w:autoSpaceDE w:val="0"/>
                          <w:autoSpaceDN w:val="0"/>
                          <w:adjustRightInd w:val="0"/>
                          <w:jc w:val="center"/>
                          <w:rPr>
                            <w:rFonts w:ascii="Arial" w:hAnsi="Arial"/>
                            <w:color w:val="000000"/>
                            <w:sz w:val="24"/>
                          </w:rPr>
                        </w:pPr>
                        <w:r>
                          <w:rPr>
                            <w:rFonts w:ascii="Arial" w:hAnsi="Arial"/>
                            <w:color w:val="000000"/>
                            <w:sz w:val="24"/>
                          </w:rPr>
                          <w:t>Output Data Packet</w:t>
                        </w:r>
                      </w:p>
                    </w:txbxContent>
                  </v:textbox>
                </v:shape>
                <v:line id="Line 77" o:spid="_x0000_s1035" style="position:absolute;flip:x;visibility:visible;mso-wrap-style:square" from="2040,1037" to="3720,103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">
                  <v:stroke endarrow="block"/>
                  <o:lock v:ext="edit" shapetype="f"/>
                </v:line>
                <v:shape id="Text Box 78" o:spid="_x0000_s1036" type="#_x0000_t202" style="position:absolute;left:2441;top:912;width:878;height:17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" filled="f" fillcolor="#0c9" stroked="f">
                  <v:path arrowok="t"/>
                  <v:textbox>
                    <w:txbxContent>
                      <w:p w14:paraId="16781A57" w14:textId="77777777" w:rsidR="008B72E7" w:rsidRDefault="008B72E7">
                        <w:pPr>
                          <w:autoSpaceDE w:val="0"/>
                          <w:autoSpaceDN w:val="0"/>
                          <w:adjustRightInd w:val="0"/>
                          <w:jc w:val="center"/>
                          <w:rPr>
                            <w:rFonts w:ascii="Arial" w:hAnsi="Arial"/>
                            <w:color w:val="000000"/>
                            <w:sz w:val="24"/>
                          </w:rPr>
                        </w:pPr>
                        <w:r>
                          <w:rPr>
                            <w:rFonts w:ascii="Arial" w:hAnsi="Arial"/>
                            <w:color w:val="000000"/>
                            <w:sz w:val="24"/>
                          </w:rPr>
                          <w:t>Input Data Packet</w:t>
                        </w:r>
                      </w:p>
                    </w:txbxContent>
                  </v:textbox>
                </v:shape>
                <v:line id="Line 79" o:spid="_x0000_s1037" style="position:absolute;flip:x;visibility:visible;mso-wrap-style:square" from="2040,1277" to="3720,127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">
                  <v:stroke startarrow="block" endarrow="block"/>
                  <o:lock v:ext="edit" shapetype="f"/>
                </v:line>
                <v:shape id="Text Box 80" o:spid="_x0000_s1038" type="#_x0000_t202" style="position:absolute;left:2218;top:1152;width:1324;height:17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" filled="f" fillcolor="#0c9" stroked="f">
                  <v:path arrowok="t"/>
                  <v:textbox>
                    <w:txbxContent>
                      <w:p w14:paraId="4FBFEB1B" w14:textId="77777777" w:rsidR="008B72E7" w:rsidRDefault="008B72E7">
                        <w:pPr>
                          <w:autoSpaceDE w:val="0"/>
                          <w:autoSpaceDN w:val="0"/>
                          <w:adjustRightInd w:val="0"/>
                          <w:jc w:val="center"/>
                          <w:rPr>
                            <w:rFonts w:ascii="Arial" w:hAnsi="Arial"/>
                            <w:color w:val="000000"/>
                            <w:sz w:val="24"/>
                          </w:rPr>
                        </w:pPr>
                        <w:r>
                          <w:rPr>
                            <w:rFonts w:ascii="Arial" w:hAnsi="Arial"/>
                            <w:color w:val="000000"/>
                            <w:sz w:val="24"/>
                          </w:rPr>
                          <w:t>Transient Network Recovery</w:t>
                        </w:r>
                      </w:p>
                    </w:txbxContent>
                  </v:textbox>
                </v:shape>
                <v:line id="Line 81" o:spid="_x0000_s1039" style="position:absolute;flip:x;visibility:visible;mso-wrap-style:square" from="2040,1517" to="3720,151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">
                  <v:stroke startarrow="block" endarrow="block"/>
                  <o:lock v:ext="edit" shapetype="f"/>
                </v:line>
                <v:shape id="Text Box 82" o:spid="_x0000_s1040" type="#_x0000_t202" style="position:absolute;left:2237;top:1392;width:1285;height:17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" filled="f" fillcolor="#0c9" stroked="f">
                  <v:path arrowok="t"/>
                  <v:textbox>
                    <w:txbxContent>
                      <w:p w14:paraId="48FEC294" w14:textId="77777777" w:rsidR="008B72E7" w:rsidRDefault="008B72E7">
                        <w:pPr>
                          <w:autoSpaceDE w:val="0"/>
                          <w:autoSpaceDN w:val="0"/>
                          <w:adjustRightInd w:val="0"/>
                          <w:jc w:val="center"/>
                          <w:rPr>
                            <w:rFonts w:ascii="Arial" w:hAnsi="Arial"/>
                            <w:color w:val="000000"/>
                            <w:sz w:val="24"/>
                          </w:rPr>
                        </w:pPr>
                        <w:r>
                          <w:rPr>
                            <w:rFonts w:ascii="Arial" w:hAnsi="Arial"/>
                            <w:color w:val="000000"/>
                            <w:sz w:val="24"/>
                          </w:rPr>
                          <w:t>Configuration Table Update</w:t>
                        </w:r>
                      </w:p>
                    </w:txbxContent>
                  </v:textbox>
                </v:shape>
                <v:line id="Line 83" o:spid="_x0000_s1041" style="position:absolute;flip:x;visibility:visible;mso-wrap-style:square" from="2040,1728" to="3720,172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">
                  <v:stroke startarrow="block" endarrow="block"/>
                  <o:lock v:ext="edit" shapetype="f"/>
                </v:line>
                <v:shape id="Text Box 84" o:spid="_x0000_s1042" type="#_x0000_t202" style="position:absolute;left:2558;top:1584;width:643;height:17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" filled="f" fillcolor="#0c9" stroked="f">
                  <v:path arrowok="t"/>
                  <v:textbox>
                    <w:txbxContent>
                      <w:p w14:paraId="7ED89E5A" w14:textId="77777777" w:rsidR="008B72E7" w:rsidRDefault="008B72E7">
                        <w:pPr>
                          <w:autoSpaceDE w:val="0"/>
                          <w:autoSpaceDN w:val="0"/>
                          <w:adjustRightInd w:val="0"/>
                          <w:jc w:val="center"/>
                          <w:rPr>
                            <w:rFonts w:ascii="Arial" w:hAnsi="Arial"/>
                            <w:color w:val="000000"/>
                            <w:sz w:val="24"/>
                          </w:rPr>
                        </w:pPr>
                        <w:r>
                          <w:rPr>
                            <w:rFonts w:ascii="Arial" w:hAnsi="Arial"/>
                            <w:color w:val="000000"/>
                            <w:sz w:val="24"/>
                          </w:rPr>
                          <w:t>Voted Reset</w:t>
                        </w:r>
                      </w:p>
                    </w:txbxContent>
                  </v:textbox>
                </v:shape>
                <w10:wrap type="topAndBottom"/>
              </v:group>
            </w:pict>
          </mc:Fallback>
        </mc:AlternateContent>
      </w:r>
      <w:r w:rsidR="008B72E7">
        <w:t xml:space="preserve">Interfaces between the Network Elements and the FTSS are shown in </w:t>
      </w:r>
      <w:r w:rsidR="008B72E7">
        <w:fldChar w:fldCharType="begin"/>
      </w:r>
      <w:r w:rsidR="008B72E7">
        <w:instrText xml:space="preserve"> REF _Ref427651111 \h </w:instrText>
      </w:r>
      <w:r w:rsidR="008B72E7">
        <w:fldChar w:fldCharType="separate"/>
      </w:r>
      <w:ins w:id="159" w:author="Ruth Christopher" w:date="2002-03-29T12:25:00Z">
        <w:r w:rsidR="008B72E7">
          <w:t xml:space="preserve">Figure </w:t>
        </w:r>
        <w:r w:rsidR="008B72E7">
          <w:rPr>
            <w:noProof/>
          </w:rPr>
          <w:t>3</w:t>
        </w:r>
        <w:r w:rsidR="008B72E7">
          <w:noBreakHyphen/>
        </w:r>
        <w:r w:rsidR="008B72E7">
          <w:rPr>
            <w:noProof/>
          </w:rPr>
          <w:t>6</w:t>
        </w:r>
      </w:ins>
      <w:ins w:id="160" w:author="kjm2514" w:date="2002-03-12T12:02:00Z">
        <w:del w:id="161" w:author="Ruth Christopher" w:date="2002-03-29T12:25:00Z">
          <w:r w:rsidR="008B72E7">
            <w:delText xml:space="preserve">Figure </w:delText>
          </w:r>
          <w:r w:rsidR="008B72E7">
            <w:rPr>
              <w:noProof/>
            </w:rPr>
            <w:delText>3</w:delText>
          </w:r>
          <w:r w:rsidR="008B72E7">
            <w:noBreakHyphen/>
          </w:r>
          <w:r w:rsidR="008B72E7">
            <w:rPr>
              <w:noProof/>
            </w:rPr>
            <w:delText>6</w:delText>
          </w:r>
        </w:del>
      </w:ins>
      <w:del w:id="162" w:author="kjm2514" w:date="2002-03-12T12:02:00Z">
        <w:r w:rsidR="008B72E7">
          <w:delText xml:space="preserve">Figure </w:delText>
        </w:r>
        <w:r w:rsidR="008B72E7">
          <w:rPr>
            <w:noProof/>
          </w:rPr>
          <w:delText>3</w:delText>
        </w:r>
        <w:r w:rsidR="008B72E7">
          <w:noBreakHyphen/>
        </w:r>
        <w:r w:rsidR="008B72E7">
          <w:rPr>
            <w:noProof/>
          </w:rPr>
          <w:delText>4</w:delText>
        </w:r>
      </w:del>
      <w:r w:rsidR="008B72E7">
        <w:fldChar w:fldCharType="end"/>
      </w:r>
      <w:r w:rsidR="008B72E7">
        <w:t>.</w:t>
      </w:r>
    </w:p>
    <w:p w14:paraId="262CD3B9" w14:textId="77777777" w:rsidR="008B72E7" w:rsidRDefault="008B72E7">
      <w:pPr>
        <w:pStyle w:val="figurecaption0"/>
        <w:outlineLvl w:val="0"/>
      </w:pPr>
      <w:bookmarkStart w:id="163" w:name="_Ref427651111"/>
      <w:bookmarkStart w:id="164" w:name="_Toc440419677"/>
      <w:bookmarkStart w:id="165" w:name="_Toc518707443"/>
      <w:r>
        <w:t xml:space="preserve">Figure </w:t>
      </w:r>
      <w:fldSimple w:instr=" STYLEREF 1 \s ">
        <w:r>
          <w:rPr>
            <w:noProof/>
          </w:rPr>
          <w:t>3</w:t>
        </w:r>
      </w:fldSimple>
      <w:r>
        <w:noBreakHyphen/>
      </w:r>
      <w:fldSimple w:instr=" SEQ Figure \* ARABIC \s 1 ">
        <w:ins w:id="166" w:author="Ruth Christopher" w:date="2002-03-29T12:25:00Z">
          <w:r>
            <w:rPr>
              <w:noProof/>
            </w:rPr>
            <w:t>6</w:t>
          </w:r>
        </w:ins>
        <w:ins w:id="167" w:author="kjm2514" w:date="2002-03-12T12:02:00Z">
          <w:del w:id="168" w:author="Ruth Christopher" w:date="2002-03-29T12:25:00Z">
            <w:r>
              <w:rPr>
                <w:noProof/>
              </w:rPr>
              <w:delText>6</w:delText>
            </w:r>
          </w:del>
        </w:ins>
        <w:del w:id="169" w:author="kjm2514" w:date="2002-03-12T12:02:00Z">
          <w:r>
            <w:rPr>
              <w:noProof/>
            </w:rPr>
            <w:delText>4</w:delText>
          </w:r>
        </w:del>
      </w:fldSimple>
      <w:bookmarkEnd w:id="163"/>
      <w:r>
        <w:t>. Network Element Interfaces to FTSS CSCI.</w:t>
      </w:r>
      <w:bookmarkEnd w:id="164"/>
      <w:bookmarkEnd w:id="165"/>
    </w:p>
    <w:p w14:paraId="20C325AB" w14:textId="77777777" w:rsidR="008B72E7" w:rsidRDefault="008B72E7">
      <w:pPr>
        <w:pStyle w:val="Body"/>
      </w:pPr>
      <w:r>
        <w:t xml:space="preserve">All transactions with the Network Element consist of a Data Descriptor Block and a Data Block. Each output transmission consists of an output descriptor block and an output data block. Each input reception consists of an input descriptor block and an input data block.  The output descriptor and input descriptor blocks are defined in the Network Element Descriptor Block interfaces identified in </w:t>
      </w:r>
      <w:bookmarkStart w:id="170" w:name="_Hlt515953620"/>
      <w:r>
        <w:t>Table 3.3-1.</w:t>
      </w:r>
      <w:bookmarkEnd w:id="170"/>
      <w:r>
        <w:t xml:space="preserve">  The output and input data blocks are defined in the Network Element Data Block Interfaces identified in </w:t>
      </w:r>
      <w:bookmarkStart w:id="171" w:name="_Hlt515953662"/>
      <w:r>
        <w:t>Table 3.3-2</w:t>
      </w:r>
      <w:bookmarkEnd w:id="171"/>
      <w:r>
        <w:t>; the format of the data blocks differs with the type of message transmitted.  The table first identifies the type of message, and then provides the format of the data block for the given type.</w:t>
      </w:r>
    </w:p>
    <w:p w14:paraId="7988D334" w14:textId="77777777" w:rsidR="008B72E7" w:rsidRDefault="008B72E7">
      <w:pPr>
        <w:pStyle w:val="tablecaption"/>
      </w:pPr>
      <w:bookmarkStart w:id="172" w:name="_Toc427398576"/>
      <w:bookmarkStart w:id="173" w:name="_Toc440419680"/>
      <w:bookmarkStart w:id="174" w:name="_Ref427651179"/>
      <w:bookmarkStart w:id="175" w:name="_Ref502042541"/>
      <w:bookmarkStart w:id="176" w:name="_Ref502042571"/>
      <w:bookmarkStart w:id="177" w:name="_Toc515875725"/>
      <w:bookmarkStart w:id="178" w:name="_Toc515935959"/>
      <w:bookmarkStart w:id="179" w:name="_Toc518707784"/>
      <w:r>
        <w:t>Table 3.3-1.  Network Element Descriptor Block Interface.</w:t>
      </w:r>
      <w:bookmarkEnd w:id="175"/>
      <w:bookmarkEnd w:id="176"/>
      <w:bookmarkEnd w:id="177"/>
      <w:bookmarkEnd w:id="178"/>
      <w:bookmarkEnd w:id="179"/>
    </w:p>
    <w:bookmarkEnd w:id="172"/>
    <w:bookmarkEnd w:id="173"/>
    <w:bookmarkEnd w:id="174"/>
    <w:p w14:paraId="111B7A0A" w14:textId="77777777" w:rsidR="008B72E7" w:rsidRDefault="008B72E7"/>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214"/>
        <w:gridCol w:w="3204"/>
        <w:gridCol w:w="1080"/>
        <w:gridCol w:w="1350"/>
      </w:tblGrid>
      <w:tr w:rsidR="008B72E7" w14:paraId="00D6C0AE" w14:textId="77777777">
        <w:tblPrEx>
          <w:tblCellMar>
            <w:top w:w="0" w:type="dxa"/>
            <w:bottom w:w="0" w:type="dxa"/>
          </w:tblCellMar>
        </w:tblPrEx>
        <w:trPr>
          <w:tblHeader/>
        </w:trPr>
        <w:tc>
          <w:tcPr>
            <w:tcW w:w="2214" w:type="dxa"/>
            <w:tcBorders>
              <w:bottom w:val="nil"/>
            </w:tcBorders>
          </w:tcPr>
          <w:p w14:paraId="662586C1" w14:textId="77777777" w:rsidR="008B72E7" w:rsidRDefault="008B72E7">
            <w:pPr>
              <w:pStyle w:val="TableBody"/>
              <w:keepLines/>
              <w:rPr>
                <w:b/>
              </w:rPr>
            </w:pPr>
            <w:r>
              <w:rPr>
                <w:b/>
              </w:rPr>
              <w:t>Identifier</w:t>
            </w:r>
          </w:p>
        </w:tc>
        <w:tc>
          <w:tcPr>
            <w:tcW w:w="3204" w:type="dxa"/>
            <w:tcBorders>
              <w:bottom w:val="nil"/>
            </w:tcBorders>
          </w:tcPr>
          <w:p w14:paraId="48AF9200" w14:textId="77777777" w:rsidR="008B72E7" w:rsidRDefault="008B72E7">
            <w:pPr>
              <w:pStyle w:val="TableBody"/>
              <w:rPr>
                <w:b/>
              </w:rPr>
            </w:pPr>
            <w:r>
              <w:rPr>
                <w:b/>
              </w:rPr>
              <w:t>Description</w:t>
            </w:r>
          </w:p>
        </w:tc>
        <w:tc>
          <w:tcPr>
            <w:tcW w:w="1080" w:type="dxa"/>
            <w:tcBorders>
              <w:bottom w:val="nil"/>
            </w:tcBorders>
          </w:tcPr>
          <w:p w14:paraId="1280D575" w14:textId="77777777" w:rsidR="008B72E7" w:rsidRDefault="008B72E7">
            <w:pPr>
              <w:pStyle w:val="TableBody"/>
              <w:rPr>
                <w:b/>
              </w:rPr>
            </w:pPr>
            <w:r>
              <w:rPr>
                <w:b/>
              </w:rPr>
              <w:t>Source</w:t>
            </w:r>
          </w:p>
        </w:tc>
        <w:tc>
          <w:tcPr>
            <w:tcW w:w="1350" w:type="dxa"/>
            <w:tcBorders>
              <w:bottom w:val="nil"/>
            </w:tcBorders>
          </w:tcPr>
          <w:p w14:paraId="7389999B" w14:textId="77777777" w:rsidR="008B72E7" w:rsidRDefault="008B72E7">
            <w:pPr>
              <w:pStyle w:val="TableBody"/>
              <w:rPr>
                <w:b/>
              </w:rPr>
            </w:pPr>
            <w:r>
              <w:rPr>
                <w:b/>
              </w:rPr>
              <w:t>Destination</w:t>
            </w:r>
          </w:p>
        </w:tc>
      </w:tr>
      <w:tr w:rsidR="008B72E7" w14:paraId="2246A673" w14:textId="77777777">
        <w:tblPrEx>
          <w:tblCellMar>
            <w:top w:w="0" w:type="dxa"/>
            <w:bottom w:w="0" w:type="dxa"/>
          </w:tblCellMar>
        </w:tblPrEx>
        <w:tc>
          <w:tcPr>
            <w:tcW w:w="2214" w:type="dxa"/>
            <w:tcBorders>
              <w:top w:val="single" w:sz="12" w:space="0" w:color="auto"/>
            </w:tcBorders>
          </w:tcPr>
          <w:p w14:paraId="49AA7FF1" w14:textId="77777777" w:rsidR="008B72E7" w:rsidRDefault="008B72E7">
            <w:pPr>
              <w:pStyle w:val="TableBody"/>
              <w:keepNext/>
              <w:widowControl w:val="0"/>
              <w:rPr>
                <w:b/>
              </w:rPr>
            </w:pPr>
            <w:r>
              <w:rPr>
                <w:b/>
              </w:rPr>
              <w:t>Output Descriptor Block:</w:t>
            </w:r>
          </w:p>
        </w:tc>
        <w:tc>
          <w:tcPr>
            <w:tcW w:w="3204" w:type="dxa"/>
            <w:tcBorders>
              <w:top w:val="single" w:sz="12" w:space="0" w:color="auto"/>
            </w:tcBorders>
          </w:tcPr>
          <w:p w14:paraId="2CFB2B40" w14:textId="77777777" w:rsidR="008B72E7" w:rsidRDefault="008B72E7">
            <w:pPr>
              <w:pStyle w:val="TableBody"/>
              <w:keepNext/>
              <w:widowControl w:val="0"/>
              <w:rPr>
                <w:b/>
              </w:rPr>
            </w:pPr>
          </w:p>
        </w:tc>
        <w:tc>
          <w:tcPr>
            <w:tcW w:w="1080" w:type="dxa"/>
            <w:tcBorders>
              <w:top w:val="single" w:sz="12" w:space="0" w:color="auto"/>
            </w:tcBorders>
          </w:tcPr>
          <w:p w14:paraId="3AB70E5E" w14:textId="77777777" w:rsidR="008B72E7" w:rsidRDefault="008B72E7">
            <w:pPr>
              <w:pStyle w:val="TableBody"/>
              <w:keepNext/>
              <w:widowControl w:val="0"/>
              <w:rPr>
                <w:b/>
              </w:rPr>
            </w:pPr>
          </w:p>
        </w:tc>
        <w:tc>
          <w:tcPr>
            <w:tcW w:w="1350" w:type="dxa"/>
            <w:tcBorders>
              <w:top w:val="single" w:sz="12" w:space="0" w:color="auto"/>
            </w:tcBorders>
          </w:tcPr>
          <w:p w14:paraId="1BAEF701" w14:textId="77777777" w:rsidR="008B72E7" w:rsidRDefault="008B72E7">
            <w:pPr>
              <w:pStyle w:val="TableBody"/>
              <w:keepNext/>
              <w:widowControl w:val="0"/>
              <w:rPr>
                <w:b/>
              </w:rPr>
            </w:pPr>
          </w:p>
        </w:tc>
      </w:tr>
      <w:tr w:rsidR="008B72E7" w14:paraId="25030F10" w14:textId="77777777">
        <w:tblPrEx>
          <w:tblCellMar>
            <w:top w:w="0" w:type="dxa"/>
            <w:bottom w:w="0" w:type="dxa"/>
          </w:tblCellMar>
        </w:tblPrEx>
        <w:tc>
          <w:tcPr>
            <w:tcW w:w="2214" w:type="dxa"/>
            <w:tcBorders>
              <w:bottom w:val="single" w:sz="12" w:space="0" w:color="auto"/>
            </w:tcBorders>
          </w:tcPr>
          <w:p w14:paraId="0B6C4F64" w14:textId="77777777" w:rsidR="008B72E7" w:rsidRDefault="008B72E7">
            <w:pPr>
              <w:pStyle w:val="TableBody"/>
            </w:pPr>
            <w:r>
              <w:t>Packet class</w:t>
            </w:r>
          </w:p>
        </w:tc>
        <w:tc>
          <w:tcPr>
            <w:tcW w:w="3204" w:type="dxa"/>
            <w:tcBorders>
              <w:bottom w:val="single" w:sz="12" w:space="0" w:color="auto"/>
            </w:tcBorders>
          </w:tcPr>
          <w:p w14:paraId="552E58FD" w14:textId="77777777" w:rsidR="008B72E7" w:rsidRDefault="008B72E7">
            <w:pPr>
              <w:pStyle w:val="TableBody"/>
            </w:pPr>
            <w:r>
              <w:t>8-bit field. Selects the data exchange primitive to be executed by the NE.</w:t>
            </w:r>
          </w:p>
        </w:tc>
        <w:tc>
          <w:tcPr>
            <w:tcW w:w="1080" w:type="dxa"/>
            <w:tcBorders>
              <w:bottom w:val="single" w:sz="12" w:space="0" w:color="auto"/>
            </w:tcBorders>
          </w:tcPr>
          <w:p w14:paraId="6E18BB72" w14:textId="77777777" w:rsidR="008B72E7" w:rsidRDefault="008B72E7">
            <w:pPr>
              <w:pStyle w:val="TableBody"/>
            </w:pPr>
            <w:r>
              <w:t>FTSS CSCI</w:t>
            </w:r>
          </w:p>
        </w:tc>
        <w:tc>
          <w:tcPr>
            <w:tcW w:w="1350" w:type="dxa"/>
            <w:tcBorders>
              <w:bottom w:val="single" w:sz="12" w:space="0" w:color="auto"/>
            </w:tcBorders>
          </w:tcPr>
          <w:p w14:paraId="45DC06F0" w14:textId="77777777" w:rsidR="008B72E7" w:rsidRDefault="008B72E7">
            <w:pPr>
              <w:pStyle w:val="TableBody"/>
            </w:pPr>
            <w:r>
              <w:t>Network Element</w:t>
            </w:r>
          </w:p>
        </w:tc>
      </w:tr>
      <w:tr w:rsidR="008B72E7" w14:paraId="79625C9C" w14:textId="77777777">
        <w:tblPrEx>
          <w:tblCellMar>
            <w:top w:w="0" w:type="dxa"/>
            <w:bottom w:w="0" w:type="dxa"/>
          </w:tblCellMar>
        </w:tblPrEx>
        <w:tc>
          <w:tcPr>
            <w:tcW w:w="2214" w:type="dxa"/>
            <w:tcBorders>
              <w:bottom w:val="single" w:sz="12" w:space="0" w:color="auto"/>
            </w:tcBorders>
          </w:tcPr>
          <w:p w14:paraId="0165A58B" w14:textId="77777777" w:rsidR="008B72E7" w:rsidRDefault="008B72E7">
            <w:pPr>
              <w:pStyle w:val="TableBody"/>
            </w:pPr>
            <w:r>
              <w:t>toVID</w:t>
            </w:r>
          </w:p>
        </w:tc>
        <w:tc>
          <w:tcPr>
            <w:tcW w:w="3204" w:type="dxa"/>
            <w:tcBorders>
              <w:bottom w:val="single" w:sz="12" w:space="0" w:color="auto"/>
            </w:tcBorders>
          </w:tcPr>
          <w:p w14:paraId="338C78F9" w14:textId="77777777" w:rsidR="008B72E7" w:rsidRDefault="008B72E7">
            <w:pPr>
              <w:pStyle w:val="TableBody"/>
            </w:pPr>
            <w:r>
              <w:t>8-bit field. Specifies the virtual group to which the packet is to be sent.</w:t>
            </w:r>
          </w:p>
        </w:tc>
        <w:tc>
          <w:tcPr>
            <w:tcW w:w="1080" w:type="dxa"/>
            <w:tcBorders>
              <w:bottom w:val="single" w:sz="12" w:space="0" w:color="auto"/>
            </w:tcBorders>
          </w:tcPr>
          <w:p w14:paraId="2F09BA22" w14:textId="77777777" w:rsidR="008B72E7" w:rsidRDefault="008B72E7">
            <w:pPr>
              <w:pStyle w:val="TableBody"/>
            </w:pPr>
            <w:r>
              <w:t>FTSS CSCI</w:t>
            </w:r>
          </w:p>
        </w:tc>
        <w:tc>
          <w:tcPr>
            <w:tcW w:w="1350" w:type="dxa"/>
            <w:tcBorders>
              <w:bottom w:val="single" w:sz="12" w:space="0" w:color="auto"/>
            </w:tcBorders>
          </w:tcPr>
          <w:p w14:paraId="233668E2" w14:textId="77777777" w:rsidR="008B72E7" w:rsidRDefault="008B72E7">
            <w:pPr>
              <w:pStyle w:val="TableBody"/>
            </w:pPr>
            <w:r>
              <w:t>Network Element</w:t>
            </w:r>
          </w:p>
        </w:tc>
      </w:tr>
      <w:tr w:rsidR="008B72E7" w14:paraId="205100A2" w14:textId="77777777">
        <w:tblPrEx>
          <w:tblCellMar>
            <w:top w:w="0" w:type="dxa"/>
            <w:bottom w:w="0" w:type="dxa"/>
          </w:tblCellMar>
        </w:tblPrEx>
        <w:tc>
          <w:tcPr>
            <w:tcW w:w="2214" w:type="dxa"/>
            <w:tcBorders>
              <w:bottom w:val="single" w:sz="12" w:space="0" w:color="auto"/>
            </w:tcBorders>
          </w:tcPr>
          <w:p w14:paraId="4D87BF33" w14:textId="77777777" w:rsidR="008B72E7" w:rsidRDefault="008B72E7">
            <w:pPr>
              <w:pStyle w:val="TableBody"/>
            </w:pPr>
            <w:r>
              <w:t>FromVID</w:t>
            </w:r>
          </w:p>
        </w:tc>
        <w:tc>
          <w:tcPr>
            <w:tcW w:w="3204" w:type="dxa"/>
            <w:tcBorders>
              <w:bottom w:val="single" w:sz="12" w:space="0" w:color="auto"/>
            </w:tcBorders>
          </w:tcPr>
          <w:p w14:paraId="6BBEE69C" w14:textId="77777777" w:rsidR="008B72E7" w:rsidRDefault="008B72E7">
            <w:pPr>
              <w:pStyle w:val="TableBody"/>
            </w:pPr>
            <w:r>
              <w:t xml:space="preserve">8-bit field. Specifies the virtual group that sent the packet. </w:t>
            </w:r>
          </w:p>
        </w:tc>
        <w:tc>
          <w:tcPr>
            <w:tcW w:w="1080" w:type="dxa"/>
            <w:tcBorders>
              <w:bottom w:val="single" w:sz="12" w:space="0" w:color="auto"/>
            </w:tcBorders>
          </w:tcPr>
          <w:p w14:paraId="15A1DBC5" w14:textId="77777777" w:rsidR="008B72E7" w:rsidRDefault="008B72E7">
            <w:pPr>
              <w:pStyle w:val="TableBody"/>
            </w:pPr>
            <w:r>
              <w:t>FTSS CSCI</w:t>
            </w:r>
          </w:p>
        </w:tc>
        <w:tc>
          <w:tcPr>
            <w:tcW w:w="1350" w:type="dxa"/>
            <w:tcBorders>
              <w:bottom w:val="single" w:sz="12" w:space="0" w:color="auto"/>
            </w:tcBorders>
          </w:tcPr>
          <w:p w14:paraId="7D78DA06" w14:textId="77777777" w:rsidR="008B72E7" w:rsidRDefault="008B72E7">
            <w:pPr>
              <w:pStyle w:val="TableBody"/>
            </w:pPr>
            <w:r>
              <w:t>Network Element</w:t>
            </w:r>
          </w:p>
        </w:tc>
      </w:tr>
      <w:tr w:rsidR="008B72E7" w14:paraId="2452A664" w14:textId="77777777">
        <w:tblPrEx>
          <w:tblCellMar>
            <w:top w:w="0" w:type="dxa"/>
            <w:bottom w:w="0" w:type="dxa"/>
          </w:tblCellMar>
        </w:tblPrEx>
        <w:tc>
          <w:tcPr>
            <w:tcW w:w="2214" w:type="dxa"/>
            <w:tcBorders>
              <w:bottom w:val="nil"/>
            </w:tcBorders>
          </w:tcPr>
          <w:p w14:paraId="5E920245" w14:textId="77777777" w:rsidR="008B72E7" w:rsidRDefault="008B72E7">
            <w:pPr>
              <w:pStyle w:val="TableBody"/>
            </w:pPr>
            <w:r>
              <w:t>User Field</w:t>
            </w:r>
          </w:p>
        </w:tc>
        <w:tc>
          <w:tcPr>
            <w:tcW w:w="3204" w:type="dxa"/>
            <w:tcBorders>
              <w:bottom w:val="nil"/>
            </w:tcBorders>
          </w:tcPr>
          <w:p w14:paraId="226DEC7B" w14:textId="77777777" w:rsidR="008B72E7" w:rsidRDefault="008B72E7">
            <w:pPr>
              <w:pStyle w:val="TableBody"/>
            </w:pPr>
            <w:r>
              <w:t>8-bit field. Used by FTSS.</w:t>
            </w:r>
          </w:p>
        </w:tc>
        <w:tc>
          <w:tcPr>
            <w:tcW w:w="1080" w:type="dxa"/>
            <w:tcBorders>
              <w:bottom w:val="nil"/>
            </w:tcBorders>
          </w:tcPr>
          <w:p w14:paraId="6E15F53C" w14:textId="77777777" w:rsidR="008B72E7" w:rsidRDefault="008B72E7">
            <w:pPr>
              <w:pStyle w:val="TableBody"/>
            </w:pPr>
            <w:r>
              <w:t>FTSS CSCI</w:t>
            </w:r>
          </w:p>
        </w:tc>
        <w:tc>
          <w:tcPr>
            <w:tcW w:w="1350" w:type="dxa"/>
            <w:tcBorders>
              <w:bottom w:val="nil"/>
            </w:tcBorders>
          </w:tcPr>
          <w:p w14:paraId="5B6DF4BC" w14:textId="77777777" w:rsidR="008B72E7" w:rsidRDefault="008B72E7">
            <w:pPr>
              <w:pStyle w:val="TableBody"/>
            </w:pPr>
            <w:r>
              <w:t>Network Element</w:t>
            </w:r>
          </w:p>
        </w:tc>
      </w:tr>
      <w:tr w:rsidR="008B72E7" w14:paraId="15A61A16" w14:textId="77777777">
        <w:tblPrEx>
          <w:tblCellMar>
            <w:top w:w="0" w:type="dxa"/>
            <w:bottom w:w="0" w:type="dxa"/>
          </w:tblCellMar>
        </w:tblPrEx>
        <w:tc>
          <w:tcPr>
            <w:tcW w:w="2214" w:type="dxa"/>
            <w:tcBorders>
              <w:top w:val="single" w:sz="12" w:space="0" w:color="auto"/>
              <w:bottom w:val="single" w:sz="6" w:space="0" w:color="auto"/>
            </w:tcBorders>
          </w:tcPr>
          <w:p w14:paraId="11C618DB" w14:textId="77777777" w:rsidR="008B72E7" w:rsidRDefault="008B72E7">
            <w:pPr>
              <w:pStyle w:val="TableBody"/>
              <w:keepNext/>
              <w:widowControl w:val="0"/>
              <w:rPr>
                <w:b/>
              </w:rPr>
            </w:pPr>
            <w:r>
              <w:rPr>
                <w:b/>
              </w:rPr>
              <w:lastRenderedPageBreak/>
              <w:t>Input Descriptor Block:</w:t>
            </w:r>
          </w:p>
        </w:tc>
        <w:tc>
          <w:tcPr>
            <w:tcW w:w="3204" w:type="dxa"/>
            <w:tcBorders>
              <w:top w:val="single" w:sz="12" w:space="0" w:color="auto"/>
              <w:bottom w:val="single" w:sz="6" w:space="0" w:color="auto"/>
            </w:tcBorders>
          </w:tcPr>
          <w:p w14:paraId="77B44AD1" w14:textId="77777777" w:rsidR="008B72E7" w:rsidRDefault="008B72E7">
            <w:pPr>
              <w:pStyle w:val="TableBody"/>
              <w:keepNext/>
              <w:widowControl w:val="0"/>
              <w:rPr>
                <w:b/>
              </w:rPr>
            </w:pPr>
          </w:p>
        </w:tc>
        <w:tc>
          <w:tcPr>
            <w:tcW w:w="1080" w:type="dxa"/>
            <w:tcBorders>
              <w:top w:val="single" w:sz="12" w:space="0" w:color="auto"/>
              <w:bottom w:val="single" w:sz="6" w:space="0" w:color="auto"/>
            </w:tcBorders>
          </w:tcPr>
          <w:p w14:paraId="5AA73C25" w14:textId="77777777" w:rsidR="008B72E7" w:rsidRDefault="008B72E7">
            <w:pPr>
              <w:pStyle w:val="TableBody"/>
              <w:keepNext/>
              <w:widowControl w:val="0"/>
              <w:rPr>
                <w:b/>
              </w:rPr>
            </w:pPr>
          </w:p>
        </w:tc>
        <w:tc>
          <w:tcPr>
            <w:tcW w:w="1350" w:type="dxa"/>
            <w:tcBorders>
              <w:top w:val="single" w:sz="12" w:space="0" w:color="auto"/>
              <w:bottom w:val="single" w:sz="6" w:space="0" w:color="auto"/>
            </w:tcBorders>
          </w:tcPr>
          <w:p w14:paraId="5CBB39D2" w14:textId="77777777" w:rsidR="008B72E7" w:rsidRDefault="008B72E7">
            <w:pPr>
              <w:pStyle w:val="TableBody"/>
              <w:keepNext/>
              <w:widowControl w:val="0"/>
              <w:rPr>
                <w:b/>
              </w:rPr>
            </w:pPr>
          </w:p>
        </w:tc>
      </w:tr>
      <w:tr w:rsidR="008B72E7" w14:paraId="1BCAE9E3" w14:textId="77777777">
        <w:tblPrEx>
          <w:tblCellMar>
            <w:top w:w="0" w:type="dxa"/>
            <w:bottom w:w="0" w:type="dxa"/>
          </w:tblCellMar>
        </w:tblPrEx>
        <w:tc>
          <w:tcPr>
            <w:tcW w:w="2214" w:type="dxa"/>
            <w:tcBorders>
              <w:top w:val="nil"/>
              <w:bottom w:val="single" w:sz="12" w:space="0" w:color="auto"/>
            </w:tcBorders>
          </w:tcPr>
          <w:p w14:paraId="20438DF1" w14:textId="77777777" w:rsidR="008B72E7" w:rsidRDefault="008B72E7">
            <w:pPr>
              <w:pStyle w:val="TableBody"/>
            </w:pPr>
            <w:r>
              <w:t>Packet class</w:t>
            </w:r>
          </w:p>
        </w:tc>
        <w:tc>
          <w:tcPr>
            <w:tcW w:w="3204" w:type="dxa"/>
            <w:tcBorders>
              <w:top w:val="nil"/>
              <w:bottom w:val="single" w:sz="12" w:space="0" w:color="auto"/>
            </w:tcBorders>
          </w:tcPr>
          <w:p w14:paraId="5AA9291F" w14:textId="77777777" w:rsidR="008B72E7" w:rsidRDefault="008B72E7">
            <w:pPr>
              <w:pStyle w:val="TableBody"/>
            </w:pPr>
            <w:r>
              <w:t>8-bit field. Selects the data exchange primitive to be executed by the NE.</w:t>
            </w:r>
          </w:p>
        </w:tc>
        <w:tc>
          <w:tcPr>
            <w:tcW w:w="1080" w:type="dxa"/>
            <w:tcBorders>
              <w:top w:val="nil"/>
              <w:bottom w:val="single" w:sz="12" w:space="0" w:color="auto"/>
            </w:tcBorders>
          </w:tcPr>
          <w:p w14:paraId="269B6A8C" w14:textId="77777777" w:rsidR="008B72E7" w:rsidRDefault="008B72E7">
            <w:pPr>
              <w:pStyle w:val="TableBody"/>
            </w:pPr>
            <w:r>
              <w:t>Network Element</w:t>
            </w:r>
          </w:p>
        </w:tc>
        <w:tc>
          <w:tcPr>
            <w:tcW w:w="1350" w:type="dxa"/>
            <w:tcBorders>
              <w:top w:val="nil"/>
              <w:bottom w:val="single" w:sz="12" w:space="0" w:color="auto"/>
            </w:tcBorders>
          </w:tcPr>
          <w:p w14:paraId="33533FFF" w14:textId="77777777" w:rsidR="008B72E7" w:rsidRDefault="008B72E7">
            <w:pPr>
              <w:pStyle w:val="TableBody"/>
            </w:pPr>
            <w:r>
              <w:t>FTSS CSCI</w:t>
            </w:r>
          </w:p>
        </w:tc>
      </w:tr>
      <w:tr w:rsidR="008B72E7" w14:paraId="66D780EC" w14:textId="77777777">
        <w:tblPrEx>
          <w:tblCellMar>
            <w:top w:w="0" w:type="dxa"/>
            <w:bottom w:w="0" w:type="dxa"/>
          </w:tblCellMar>
        </w:tblPrEx>
        <w:tc>
          <w:tcPr>
            <w:tcW w:w="2214" w:type="dxa"/>
            <w:tcBorders>
              <w:bottom w:val="single" w:sz="12" w:space="0" w:color="auto"/>
            </w:tcBorders>
          </w:tcPr>
          <w:p w14:paraId="527B718C" w14:textId="77777777" w:rsidR="008B72E7" w:rsidRDefault="008B72E7">
            <w:pPr>
              <w:pStyle w:val="TableBody"/>
            </w:pPr>
            <w:r>
              <w:t>toVID</w:t>
            </w:r>
          </w:p>
        </w:tc>
        <w:tc>
          <w:tcPr>
            <w:tcW w:w="3204" w:type="dxa"/>
            <w:tcBorders>
              <w:bottom w:val="single" w:sz="12" w:space="0" w:color="auto"/>
            </w:tcBorders>
          </w:tcPr>
          <w:p w14:paraId="64BFD7A8" w14:textId="77777777" w:rsidR="008B72E7" w:rsidRDefault="008B72E7">
            <w:pPr>
              <w:pStyle w:val="TableBody"/>
            </w:pPr>
            <w:r>
              <w:t>8-bit field. Specifies the virtual group to which the packet is to be sent.</w:t>
            </w:r>
          </w:p>
        </w:tc>
        <w:tc>
          <w:tcPr>
            <w:tcW w:w="1080" w:type="dxa"/>
            <w:tcBorders>
              <w:bottom w:val="single" w:sz="12" w:space="0" w:color="auto"/>
            </w:tcBorders>
          </w:tcPr>
          <w:p w14:paraId="2EC13308" w14:textId="77777777" w:rsidR="008B72E7" w:rsidRDefault="008B72E7">
            <w:pPr>
              <w:pStyle w:val="TableBody"/>
            </w:pPr>
            <w:r>
              <w:t>Network Element</w:t>
            </w:r>
          </w:p>
        </w:tc>
        <w:tc>
          <w:tcPr>
            <w:tcW w:w="1350" w:type="dxa"/>
            <w:tcBorders>
              <w:bottom w:val="single" w:sz="12" w:space="0" w:color="auto"/>
            </w:tcBorders>
          </w:tcPr>
          <w:p w14:paraId="44CF7C11" w14:textId="77777777" w:rsidR="008B72E7" w:rsidRDefault="008B72E7">
            <w:pPr>
              <w:pStyle w:val="TableBody"/>
            </w:pPr>
            <w:r>
              <w:t>FTSS CSCI</w:t>
            </w:r>
          </w:p>
        </w:tc>
      </w:tr>
      <w:tr w:rsidR="008B72E7" w14:paraId="14C18C18" w14:textId="77777777">
        <w:tblPrEx>
          <w:tblCellMar>
            <w:top w:w="0" w:type="dxa"/>
            <w:bottom w:w="0" w:type="dxa"/>
          </w:tblCellMar>
        </w:tblPrEx>
        <w:tc>
          <w:tcPr>
            <w:tcW w:w="2214" w:type="dxa"/>
            <w:tcBorders>
              <w:bottom w:val="single" w:sz="12" w:space="0" w:color="auto"/>
            </w:tcBorders>
          </w:tcPr>
          <w:p w14:paraId="7479DB63" w14:textId="77777777" w:rsidR="008B72E7" w:rsidRDefault="008B72E7">
            <w:pPr>
              <w:pStyle w:val="TableBody"/>
            </w:pPr>
            <w:r>
              <w:t>FromVID</w:t>
            </w:r>
          </w:p>
        </w:tc>
        <w:tc>
          <w:tcPr>
            <w:tcW w:w="3204" w:type="dxa"/>
            <w:tcBorders>
              <w:bottom w:val="single" w:sz="12" w:space="0" w:color="auto"/>
            </w:tcBorders>
          </w:tcPr>
          <w:p w14:paraId="01E25643" w14:textId="77777777" w:rsidR="008B72E7" w:rsidRDefault="008B72E7">
            <w:pPr>
              <w:pStyle w:val="TableBody"/>
            </w:pPr>
            <w:r>
              <w:t xml:space="preserve">8-bit field. Specifies the virtual group that sent the packet. </w:t>
            </w:r>
          </w:p>
        </w:tc>
        <w:tc>
          <w:tcPr>
            <w:tcW w:w="1080" w:type="dxa"/>
            <w:tcBorders>
              <w:bottom w:val="single" w:sz="12" w:space="0" w:color="auto"/>
            </w:tcBorders>
          </w:tcPr>
          <w:p w14:paraId="6313EE07" w14:textId="77777777" w:rsidR="008B72E7" w:rsidRDefault="008B72E7">
            <w:pPr>
              <w:pStyle w:val="TableBody"/>
            </w:pPr>
            <w:r>
              <w:t>Network Element</w:t>
            </w:r>
          </w:p>
        </w:tc>
        <w:tc>
          <w:tcPr>
            <w:tcW w:w="1350" w:type="dxa"/>
            <w:tcBorders>
              <w:bottom w:val="single" w:sz="12" w:space="0" w:color="auto"/>
            </w:tcBorders>
          </w:tcPr>
          <w:p w14:paraId="0E9F6A66" w14:textId="77777777" w:rsidR="008B72E7" w:rsidRDefault="008B72E7">
            <w:pPr>
              <w:pStyle w:val="TableBody"/>
            </w:pPr>
            <w:r>
              <w:t>FTSS CSCI</w:t>
            </w:r>
          </w:p>
        </w:tc>
      </w:tr>
      <w:tr w:rsidR="008B72E7" w14:paraId="662746FA" w14:textId="77777777">
        <w:tblPrEx>
          <w:tblCellMar>
            <w:top w:w="0" w:type="dxa"/>
            <w:bottom w:w="0" w:type="dxa"/>
          </w:tblCellMar>
        </w:tblPrEx>
        <w:tc>
          <w:tcPr>
            <w:tcW w:w="2214" w:type="dxa"/>
            <w:tcBorders>
              <w:bottom w:val="single" w:sz="12" w:space="0" w:color="auto"/>
            </w:tcBorders>
          </w:tcPr>
          <w:p w14:paraId="602841AB" w14:textId="77777777" w:rsidR="008B72E7" w:rsidRDefault="008B72E7">
            <w:pPr>
              <w:pStyle w:val="TableBody"/>
            </w:pPr>
            <w:r>
              <w:t>User Field</w:t>
            </w:r>
          </w:p>
        </w:tc>
        <w:tc>
          <w:tcPr>
            <w:tcW w:w="3204" w:type="dxa"/>
            <w:tcBorders>
              <w:bottom w:val="single" w:sz="12" w:space="0" w:color="auto"/>
            </w:tcBorders>
          </w:tcPr>
          <w:p w14:paraId="036C2BDE" w14:textId="77777777" w:rsidR="008B72E7" w:rsidRDefault="008B72E7">
            <w:pPr>
              <w:pStyle w:val="TableBody"/>
            </w:pPr>
            <w:r>
              <w:t>8-bit field. Used by FTSS.</w:t>
            </w:r>
          </w:p>
        </w:tc>
        <w:tc>
          <w:tcPr>
            <w:tcW w:w="1080" w:type="dxa"/>
            <w:tcBorders>
              <w:bottom w:val="single" w:sz="12" w:space="0" w:color="auto"/>
            </w:tcBorders>
          </w:tcPr>
          <w:p w14:paraId="67DBA8F4" w14:textId="77777777" w:rsidR="008B72E7" w:rsidRDefault="008B72E7">
            <w:pPr>
              <w:pStyle w:val="TableBody"/>
            </w:pPr>
            <w:r>
              <w:t>Network Element</w:t>
            </w:r>
          </w:p>
        </w:tc>
        <w:tc>
          <w:tcPr>
            <w:tcW w:w="1350" w:type="dxa"/>
            <w:tcBorders>
              <w:bottom w:val="single" w:sz="12" w:space="0" w:color="auto"/>
            </w:tcBorders>
          </w:tcPr>
          <w:p w14:paraId="70ED9984" w14:textId="77777777" w:rsidR="008B72E7" w:rsidRDefault="008B72E7">
            <w:pPr>
              <w:pStyle w:val="TableBody"/>
            </w:pPr>
            <w:r>
              <w:t>FTSS CSCI</w:t>
            </w:r>
          </w:p>
        </w:tc>
      </w:tr>
      <w:tr w:rsidR="008B72E7" w14:paraId="21CA0E1A" w14:textId="77777777">
        <w:tblPrEx>
          <w:tblCellMar>
            <w:top w:w="0" w:type="dxa"/>
            <w:bottom w:w="0" w:type="dxa"/>
          </w:tblCellMar>
        </w:tblPrEx>
        <w:tc>
          <w:tcPr>
            <w:tcW w:w="2214" w:type="dxa"/>
            <w:tcBorders>
              <w:bottom w:val="single" w:sz="12" w:space="0" w:color="auto"/>
            </w:tcBorders>
          </w:tcPr>
          <w:p w14:paraId="0BDABF90" w14:textId="77777777" w:rsidR="008B72E7" w:rsidRDefault="008B72E7">
            <w:pPr>
              <w:pStyle w:val="TableBody"/>
            </w:pPr>
            <w:r>
              <w:t>Vote Errors</w:t>
            </w:r>
          </w:p>
        </w:tc>
        <w:tc>
          <w:tcPr>
            <w:tcW w:w="3204" w:type="dxa"/>
            <w:tcBorders>
              <w:bottom w:val="single" w:sz="12" w:space="0" w:color="auto"/>
            </w:tcBorders>
          </w:tcPr>
          <w:p w14:paraId="61F3A983" w14:textId="77777777" w:rsidR="008B72E7" w:rsidRDefault="008B72E7">
            <w:pPr>
              <w:pStyle w:val="TableBody"/>
            </w:pPr>
            <w:r>
              <w:t>Indicate if the data emanating from a participant during packet exchange disagreed with the majority in any way.</w:t>
            </w:r>
          </w:p>
        </w:tc>
        <w:tc>
          <w:tcPr>
            <w:tcW w:w="1080" w:type="dxa"/>
            <w:tcBorders>
              <w:bottom w:val="single" w:sz="12" w:space="0" w:color="auto"/>
            </w:tcBorders>
          </w:tcPr>
          <w:p w14:paraId="5BBAFB40" w14:textId="77777777" w:rsidR="008B72E7" w:rsidRDefault="008B72E7">
            <w:pPr>
              <w:pStyle w:val="TableBody"/>
            </w:pPr>
            <w:r>
              <w:t>Network Element</w:t>
            </w:r>
          </w:p>
        </w:tc>
        <w:tc>
          <w:tcPr>
            <w:tcW w:w="1350" w:type="dxa"/>
            <w:tcBorders>
              <w:bottom w:val="single" w:sz="12" w:space="0" w:color="auto"/>
            </w:tcBorders>
          </w:tcPr>
          <w:p w14:paraId="2F45BF56" w14:textId="77777777" w:rsidR="008B72E7" w:rsidRDefault="008B72E7">
            <w:pPr>
              <w:pStyle w:val="TableBody"/>
            </w:pPr>
            <w:r>
              <w:t>FTSS CSCI</w:t>
            </w:r>
          </w:p>
        </w:tc>
      </w:tr>
      <w:tr w:rsidR="008B72E7" w14:paraId="58725AE6" w14:textId="77777777">
        <w:tblPrEx>
          <w:tblCellMar>
            <w:top w:w="0" w:type="dxa"/>
            <w:bottom w:w="0" w:type="dxa"/>
          </w:tblCellMar>
        </w:tblPrEx>
        <w:tc>
          <w:tcPr>
            <w:tcW w:w="2214" w:type="dxa"/>
            <w:tcBorders>
              <w:bottom w:val="single" w:sz="12" w:space="0" w:color="auto"/>
            </w:tcBorders>
          </w:tcPr>
          <w:p w14:paraId="5F8BB656" w14:textId="77777777" w:rsidR="008B72E7" w:rsidRDefault="008B72E7">
            <w:pPr>
              <w:pStyle w:val="TableBody"/>
            </w:pPr>
            <w:r>
              <w:t>Clock Errors</w:t>
            </w:r>
          </w:p>
        </w:tc>
        <w:tc>
          <w:tcPr>
            <w:tcW w:w="3204" w:type="dxa"/>
            <w:tcBorders>
              <w:bottom w:val="single" w:sz="12" w:space="0" w:color="auto"/>
            </w:tcBorders>
          </w:tcPr>
          <w:p w14:paraId="0DDEF89B" w14:textId="77777777" w:rsidR="008B72E7" w:rsidRDefault="008B72E7">
            <w:pPr>
              <w:pStyle w:val="TableBody"/>
            </w:pPr>
            <w:r>
              <w:t>Indicate that sometime since the last packet was exchanged by the NE, the FTC signal from the indicated NE fell outside the allowable skew window.</w:t>
            </w:r>
          </w:p>
        </w:tc>
        <w:tc>
          <w:tcPr>
            <w:tcW w:w="1080" w:type="dxa"/>
            <w:tcBorders>
              <w:bottom w:val="single" w:sz="12" w:space="0" w:color="auto"/>
            </w:tcBorders>
          </w:tcPr>
          <w:p w14:paraId="3DF41359" w14:textId="77777777" w:rsidR="008B72E7" w:rsidRDefault="008B72E7">
            <w:pPr>
              <w:pStyle w:val="TableBody"/>
            </w:pPr>
            <w:r>
              <w:t>Network Element</w:t>
            </w:r>
          </w:p>
        </w:tc>
        <w:tc>
          <w:tcPr>
            <w:tcW w:w="1350" w:type="dxa"/>
            <w:tcBorders>
              <w:bottom w:val="single" w:sz="12" w:space="0" w:color="auto"/>
            </w:tcBorders>
          </w:tcPr>
          <w:p w14:paraId="57970A48" w14:textId="77777777" w:rsidR="008B72E7" w:rsidRDefault="008B72E7">
            <w:pPr>
              <w:pStyle w:val="TableBody"/>
            </w:pPr>
            <w:r>
              <w:t>FTSS CSCI</w:t>
            </w:r>
          </w:p>
        </w:tc>
      </w:tr>
      <w:tr w:rsidR="008B72E7" w14:paraId="6452F0F9" w14:textId="77777777">
        <w:tblPrEx>
          <w:tblCellMar>
            <w:top w:w="0" w:type="dxa"/>
            <w:bottom w:w="0" w:type="dxa"/>
          </w:tblCellMar>
        </w:tblPrEx>
        <w:tc>
          <w:tcPr>
            <w:tcW w:w="2214" w:type="dxa"/>
            <w:tcBorders>
              <w:bottom w:val="single" w:sz="12" w:space="0" w:color="auto"/>
            </w:tcBorders>
          </w:tcPr>
          <w:p w14:paraId="3616153A" w14:textId="77777777" w:rsidR="008B72E7" w:rsidRDefault="008B72E7">
            <w:pPr>
              <w:pStyle w:val="TableBody"/>
            </w:pPr>
            <w:r>
              <w:t>Link Errors</w:t>
            </w:r>
          </w:p>
        </w:tc>
        <w:tc>
          <w:tcPr>
            <w:tcW w:w="3204" w:type="dxa"/>
            <w:tcBorders>
              <w:bottom w:val="single" w:sz="12" w:space="0" w:color="auto"/>
            </w:tcBorders>
          </w:tcPr>
          <w:p w14:paraId="08392C96" w14:textId="77777777" w:rsidR="008B72E7" w:rsidRDefault="008B72E7">
            <w:pPr>
              <w:pStyle w:val="TableBody"/>
            </w:pPr>
            <w:r>
              <w:t>Indicate that sometime since the last packet was exchanged by the NE, an error was detected on the indicated fiber-optic link.</w:t>
            </w:r>
          </w:p>
        </w:tc>
        <w:tc>
          <w:tcPr>
            <w:tcW w:w="1080" w:type="dxa"/>
            <w:tcBorders>
              <w:bottom w:val="single" w:sz="12" w:space="0" w:color="auto"/>
            </w:tcBorders>
          </w:tcPr>
          <w:p w14:paraId="14703A28" w14:textId="77777777" w:rsidR="008B72E7" w:rsidRDefault="008B72E7">
            <w:pPr>
              <w:pStyle w:val="TableBody"/>
            </w:pPr>
            <w:r>
              <w:t>Network Element</w:t>
            </w:r>
          </w:p>
        </w:tc>
        <w:tc>
          <w:tcPr>
            <w:tcW w:w="1350" w:type="dxa"/>
            <w:tcBorders>
              <w:bottom w:val="single" w:sz="12" w:space="0" w:color="auto"/>
            </w:tcBorders>
          </w:tcPr>
          <w:p w14:paraId="3073C4D5" w14:textId="77777777" w:rsidR="008B72E7" w:rsidRDefault="008B72E7">
            <w:pPr>
              <w:pStyle w:val="TableBody"/>
            </w:pPr>
            <w:r>
              <w:t>FTSS CSCI</w:t>
            </w:r>
          </w:p>
        </w:tc>
      </w:tr>
      <w:tr w:rsidR="008B72E7" w14:paraId="2D510E24" w14:textId="77777777">
        <w:tblPrEx>
          <w:tblCellMar>
            <w:top w:w="0" w:type="dxa"/>
            <w:bottom w:w="0" w:type="dxa"/>
          </w:tblCellMar>
        </w:tblPrEx>
        <w:tc>
          <w:tcPr>
            <w:tcW w:w="2214" w:type="dxa"/>
            <w:tcBorders>
              <w:bottom w:val="single" w:sz="12" w:space="0" w:color="auto"/>
            </w:tcBorders>
          </w:tcPr>
          <w:p w14:paraId="5CF3793D" w14:textId="77777777" w:rsidR="008B72E7" w:rsidRDefault="008B72E7">
            <w:pPr>
              <w:pStyle w:val="TableBody"/>
            </w:pPr>
            <w:r>
              <w:t>OBNE time-out</w:t>
            </w:r>
          </w:p>
        </w:tc>
        <w:tc>
          <w:tcPr>
            <w:tcW w:w="3204" w:type="dxa"/>
            <w:tcBorders>
              <w:bottom w:val="single" w:sz="12" w:space="0" w:color="auto"/>
            </w:tcBorders>
          </w:tcPr>
          <w:p w14:paraId="037F11E0" w14:textId="77777777" w:rsidR="008B72E7" w:rsidRDefault="008B72E7">
            <w:pPr>
              <w:pStyle w:val="TableBody"/>
            </w:pPr>
            <w:r>
              <w:t>Indicates that the members of the source virtual group corresponding to the set bits did not request to send the packet within the allowable time skew.</w:t>
            </w:r>
          </w:p>
        </w:tc>
        <w:tc>
          <w:tcPr>
            <w:tcW w:w="1080" w:type="dxa"/>
            <w:tcBorders>
              <w:bottom w:val="single" w:sz="12" w:space="0" w:color="auto"/>
            </w:tcBorders>
          </w:tcPr>
          <w:p w14:paraId="3CDD6364" w14:textId="77777777" w:rsidR="008B72E7" w:rsidRDefault="008B72E7">
            <w:pPr>
              <w:pStyle w:val="TableBody"/>
            </w:pPr>
            <w:r>
              <w:t>Network Element</w:t>
            </w:r>
          </w:p>
        </w:tc>
        <w:tc>
          <w:tcPr>
            <w:tcW w:w="1350" w:type="dxa"/>
            <w:tcBorders>
              <w:bottom w:val="single" w:sz="12" w:space="0" w:color="auto"/>
            </w:tcBorders>
          </w:tcPr>
          <w:p w14:paraId="143AC2D4" w14:textId="77777777" w:rsidR="008B72E7" w:rsidRDefault="008B72E7">
            <w:pPr>
              <w:pStyle w:val="TableBody"/>
            </w:pPr>
            <w:r>
              <w:t>FTSS CSCI</w:t>
            </w:r>
          </w:p>
        </w:tc>
      </w:tr>
      <w:tr w:rsidR="008B72E7" w14:paraId="6E6B830E" w14:textId="77777777">
        <w:tblPrEx>
          <w:tblCellMar>
            <w:top w:w="0" w:type="dxa"/>
            <w:bottom w:w="0" w:type="dxa"/>
          </w:tblCellMar>
        </w:tblPrEx>
        <w:tc>
          <w:tcPr>
            <w:tcW w:w="2214" w:type="dxa"/>
            <w:tcBorders>
              <w:bottom w:val="single" w:sz="12" w:space="0" w:color="auto"/>
            </w:tcBorders>
          </w:tcPr>
          <w:p w14:paraId="19984DBA" w14:textId="77777777" w:rsidR="008B72E7" w:rsidRDefault="008B72E7">
            <w:pPr>
              <w:pStyle w:val="TableBody"/>
            </w:pPr>
            <w:r>
              <w:t>IBNF time-out</w:t>
            </w:r>
          </w:p>
        </w:tc>
        <w:tc>
          <w:tcPr>
            <w:tcW w:w="3204" w:type="dxa"/>
            <w:tcBorders>
              <w:bottom w:val="single" w:sz="12" w:space="0" w:color="auto"/>
            </w:tcBorders>
          </w:tcPr>
          <w:p w14:paraId="02EA9976" w14:textId="77777777" w:rsidR="008B72E7" w:rsidRDefault="008B72E7">
            <w:pPr>
              <w:pStyle w:val="TableBody"/>
            </w:pPr>
            <w:r>
              <w:t>Indicates that the members of the destination virtual group corresponding to the set bits did not free enough space in their input buffers to hold the incoming packet within the allowable time skew.</w:t>
            </w:r>
          </w:p>
        </w:tc>
        <w:tc>
          <w:tcPr>
            <w:tcW w:w="1080" w:type="dxa"/>
            <w:tcBorders>
              <w:bottom w:val="single" w:sz="12" w:space="0" w:color="auto"/>
            </w:tcBorders>
          </w:tcPr>
          <w:p w14:paraId="7D0E02E1" w14:textId="77777777" w:rsidR="008B72E7" w:rsidRDefault="008B72E7">
            <w:pPr>
              <w:pStyle w:val="TableBody"/>
            </w:pPr>
            <w:r>
              <w:t>Network Element</w:t>
            </w:r>
          </w:p>
        </w:tc>
        <w:tc>
          <w:tcPr>
            <w:tcW w:w="1350" w:type="dxa"/>
            <w:tcBorders>
              <w:bottom w:val="single" w:sz="12" w:space="0" w:color="auto"/>
            </w:tcBorders>
          </w:tcPr>
          <w:p w14:paraId="1D9168BB" w14:textId="77777777" w:rsidR="008B72E7" w:rsidRDefault="008B72E7">
            <w:pPr>
              <w:pStyle w:val="TableBody"/>
            </w:pPr>
            <w:r>
              <w:t>FTSS CSCI</w:t>
            </w:r>
          </w:p>
        </w:tc>
      </w:tr>
      <w:tr w:rsidR="008B72E7" w14:paraId="61139F27" w14:textId="77777777">
        <w:tblPrEx>
          <w:tblCellMar>
            <w:top w:w="0" w:type="dxa"/>
            <w:bottom w:w="0" w:type="dxa"/>
          </w:tblCellMar>
        </w:tblPrEx>
        <w:tc>
          <w:tcPr>
            <w:tcW w:w="2214" w:type="dxa"/>
            <w:tcBorders>
              <w:bottom w:val="single" w:sz="12" w:space="0" w:color="auto"/>
            </w:tcBorders>
          </w:tcPr>
          <w:p w14:paraId="2D8FA7F9" w14:textId="77777777" w:rsidR="008B72E7" w:rsidRDefault="008B72E7">
            <w:pPr>
              <w:pStyle w:val="TableBody"/>
            </w:pPr>
            <w:r>
              <w:t>Scoreboard Vote Error</w:t>
            </w:r>
          </w:p>
        </w:tc>
        <w:tc>
          <w:tcPr>
            <w:tcW w:w="3204" w:type="dxa"/>
            <w:tcBorders>
              <w:bottom w:val="single" w:sz="12" w:space="0" w:color="auto"/>
            </w:tcBorders>
          </w:tcPr>
          <w:p w14:paraId="7B2BC6E8" w14:textId="77777777" w:rsidR="008B72E7" w:rsidRDefault="008B72E7">
            <w:pPr>
              <w:pStyle w:val="TableBody"/>
            </w:pPr>
            <w:r>
              <w:t>Indicates that the corresponding virtual group member did not agree with the majority regarding the type of packet to be exchanged.</w:t>
            </w:r>
          </w:p>
        </w:tc>
        <w:tc>
          <w:tcPr>
            <w:tcW w:w="1080" w:type="dxa"/>
            <w:tcBorders>
              <w:bottom w:val="single" w:sz="12" w:space="0" w:color="auto"/>
            </w:tcBorders>
          </w:tcPr>
          <w:p w14:paraId="597AAF1C" w14:textId="77777777" w:rsidR="008B72E7" w:rsidRDefault="008B72E7">
            <w:pPr>
              <w:pStyle w:val="TableBody"/>
            </w:pPr>
            <w:r>
              <w:t>Network Element</w:t>
            </w:r>
          </w:p>
        </w:tc>
        <w:tc>
          <w:tcPr>
            <w:tcW w:w="1350" w:type="dxa"/>
            <w:tcBorders>
              <w:bottom w:val="single" w:sz="12" w:space="0" w:color="auto"/>
            </w:tcBorders>
          </w:tcPr>
          <w:p w14:paraId="529CB68A" w14:textId="77777777" w:rsidR="008B72E7" w:rsidRDefault="008B72E7">
            <w:pPr>
              <w:pStyle w:val="TableBody"/>
            </w:pPr>
            <w:r>
              <w:t>FTSS CSCI</w:t>
            </w:r>
          </w:p>
        </w:tc>
      </w:tr>
      <w:tr w:rsidR="008B72E7" w14:paraId="7653B009" w14:textId="77777777">
        <w:tblPrEx>
          <w:tblCellMar>
            <w:top w:w="0" w:type="dxa"/>
            <w:bottom w:w="0" w:type="dxa"/>
          </w:tblCellMar>
        </w:tblPrEx>
        <w:tc>
          <w:tcPr>
            <w:tcW w:w="2214" w:type="dxa"/>
            <w:tcBorders>
              <w:bottom w:val="single" w:sz="12" w:space="0" w:color="auto"/>
            </w:tcBorders>
          </w:tcPr>
          <w:p w14:paraId="48CD7EE6" w14:textId="77777777" w:rsidR="008B72E7" w:rsidRDefault="008B72E7">
            <w:pPr>
              <w:pStyle w:val="TableBody"/>
            </w:pPr>
            <w:r>
              <w:t>Time stamp</w:t>
            </w:r>
          </w:p>
        </w:tc>
        <w:tc>
          <w:tcPr>
            <w:tcW w:w="3204" w:type="dxa"/>
            <w:tcBorders>
              <w:bottom w:val="single" w:sz="12" w:space="0" w:color="auto"/>
            </w:tcBorders>
          </w:tcPr>
          <w:p w14:paraId="0E8A0E55" w14:textId="77777777" w:rsidR="008B72E7" w:rsidRDefault="008B72E7">
            <w:pPr>
              <w:pStyle w:val="TableBody"/>
            </w:pPr>
            <w:r>
              <w:t>32-bit field representing the time that the packet was exchanged.</w:t>
            </w:r>
          </w:p>
        </w:tc>
        <w:tc>
          <w:tcPr>
            <w:tcW w:w="1080" w:type="dxa"/>
            <w:tcBorders>
              <w:bottom w:val="single" w:sz="12" w:space="0" w:color="auto"/>
            </w:tcBorders>
          </w:tcPr>
          <w:p w14:paraId="61547F03" w14:textId="77777777" w:rsidR="008B72E7" w:rsidRDefault="008B72E7">
            <w:pPr>
              <w:pStyle w:val="TableBody"/>
            </w:pPr>
            <w:r>
              <w:t>Network Element</w:t>
            </w:r>
          </w:p>
        </w:tc>
        <w:tc>
          <w:tcPr>
            <w:tcW w:w="1350" w:type="dxa"/>
            <w:tcBorders>
              <w:bottom w:val="single" w:sz="12" w:space="0" w:color="auto"/>
            </w:tcBorders>
          </w:tcPr>
          <w:p w14:paraId="01996F69" w14:textId="77777777" w:rsidR="008B72E7" w:rsidRDefault="008B72E7">
            <w:pPr>
              <w:pStyle w:val="TableBody"/>
            </w:pPr>
            <w:r>
              <w:t>FTSS CSCI</w:t>
            </w:r>
          </w:p>
        </w:tc>
      </w:tr>
    </w:tbl>
    <w:p w14:paraId="03953F83" w14:textId="77777777" w:rsidR="008B72E7" w:rsidRDefault="008B72E7"/>
    <w:p w14:paraId="0FB2355F" w14:textId="77777777" w:rsidR="008B72E7" w:rsidRDefault="008B72E7">
      <w:pPr>
        <w:pStyle w:val="tablecaption"/>
        <w:outlineLvl w:val="0"/>
      </w:pPr>
      <w:bookmarkStart w:id="180" w:name="_Toc427398577"/>
      <w:bookmarkStart w:id="181" w:name="_Toc440419681"/>
      <w:bookmarkStart w:id="182" w:name="_Ref427651233"/>
      <w:bookmarkStart w:id="183" w:name="_Toc515875726"/>
      <w:bookmarkStart w:id="184" w:name="_Toc515935960"/>
      <w:bookmarkStart w:id="185" w:name="_Toc518707785"/>
      <w:r>
        <w:t>Table 3.3-2.  Network Element Data Block Interface.</w:t>
      </w:r>
      <w:bookmarkEnd w:id="180"/>
      <w:bookmarkEnd w:id="181"/>
      <w:bookmarkEnd w:id="182"/>
      <w:bookmarkEnd w:id="183"/>
      <w:bookmarkEnd w:id="184"/>
      <w:bookmarkEnd w:id="185"/>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214"/>
        <w:gridCol w:w="3204"/>
        <w:gridCol w:w="1170"/>
        <w:gridCol w:w="1350"/>
      </w:tblGrid>
      <w:tr w:rsidR="008B72E7" w14:paraId="04B2F031" w14:textId="77777777">
        <w:tblPrEx>
          <w:tblCellMar>
            <w:top w:w="0" w:type="dxa"/>
            <w:bottom w:w="0" w:type="dxa"/>
          </w:tblCellMar>
        </w:tblPrEx>
        <w:trPr>
          <w:tblHeader/>
        </w:trPr>
        <w:tc>
          <w:tcPr>
            <w:tcW w:w="2214" w:type="dxa"/>
            <w:tcBorders>
              <w:bottom w:val="single" w:sz="12" w:space="0" w:color="auto"/>
            </w:tcBorders>
          </w:tcPr>
          <w:p w14:paraId="42B63A81" w14:textId="77777777" w:rsidR="008B72E7" w:rsidRDefault="008B72E7">
            <w:pPr>
              <w:pStyle w:val="TableBody"/>
              <w:rPr>
                <w:b/>
              </w:rPr>
            </w:pPr>
            <w:r>
              <w:rPr>
                <w:b/>
              </w:rPr>
              <w:t>Identifier</w:t>
            </w:r>
          </w:p>
        </w:tc>
        <w:tc>
          <w:tcPr>
            <w:tcW w:w="3204" w:type="dxa"/>
            <w:tcBorders>
              <w:bottom w:val="single" w:sz="12" w:space="0" w:color="auto"/>
            </w:tcBorders>
          </w:tcPr>
          <w:p w14:paraId="63EF3B28" w14:textId="77777777" w:rsidR="008B72E7" w:rsidRDefault="008B72E7">
            <w:pPr>
              <w:pStyle w:val="TableBody"/>
              <w:rPr>
                <w:b/>
              </w:rPr>
            </w:pPr>
            <w:r>
              <w:rPr>
                <w:b/>
              </w:rPr>
              <w:t>Description</w:t>
            </w:r>
          </w:p>
        </w:tc>
        <w:tc>
          <w:tcPr>
            <w:tcW w:w="1170" w:type="dxa"/>
            <w:tcBorders>
              <w:bottom w:val="single" w:sz="12" w:space="0" w:color="auto"/>
            </w:tcBorders>
          </w:tcPr>
          <w:p w14:paraId="6BBD54A1" w14:textId="77777777" w:rsidR="008B72E7" w:rsidRDefault="008B72E7">
            <w:pPr>
              <w:pStyle w:val="TableBody"/>
              <w:rPr>
                <w:b/>
              </w:rPr>
            </w:pPr>
            <w:r>
              <w:rPr>
                <w:b/>
              </w:rPr>
              <w:t>Source</w:t>
            </w:r>
          </w:p>
        </w:tc>
        <w:tc>
          <w:tcPr>
            <w:tcW w:w="1350" w:type="dxa"/>
            <w:tcBorders>
              <w:bottom w:val="single" w:sz="12" w:space="0" w:color="auto"/>
            </w:tcBorders>
          </w:tcPr>
          <w:p w14:paraId="5964A24B" w14:textId="77777777" w:rsidR="008B72E7" w:rsidRDefault="008B72E7">
            <w:pPr>
              <w:pStyle w:val="TableBody"/>
              <w:rPr>
                <w:b/>
              </w:rPr>
            </w:pPr>
            <w:r>
              <w:rPr>
                <w:b/>
              </w:rPr>
              <w:t>Destination</w:t>
            </w:r>
          </w:p>
        </w:tc>
      </w:tr>
      <w:tr w:rsidR="008B72E7" w14:paraId="2E3A2B7F" w14:textId="77777777">
        <w:tblPrEx>
          <w:tblCellMar>
            <w:top w:w="0" w:type="dxa"/>
            <w:bottom w:w="0" w:type="dxa"/>
          </w:tblCellMar>
        </w:tblPrEx>
        <w:tc>
          <w:tcPr>
            <w:tcW w:w="2214" w:type="dxa"/>
            <w:tcBorders>
              <w:top w:val="nil"/>
            </w:tcBorders>
          </w:tcPr>
          <w:p w14:paraId="5FB52C37" w14:textId="77777777" w:rsidR="008B72E7" w:rsidRDefault="008B72E7">
            <w:pPr>
              <w:pStyle w:val="TableBody"/>
              <w:keepNext/>
              <w:widowControl w:val="0"/>
              <w:rPr>
                <w:b/>
              </w:rPr>
            </w:pPr>
            <w:r>
              <w:rPr>
                <w:b/>
              </w:rPr>
              <w:t>Output Data Packet:</w:t>
            </w:r>
          </w:p>
        </w:tc>
        <w:tc>
          <w:tcPr>
            <w:tcW w:w="3204" w:type="dxa"/>
            <w:tcBorders>
              <w:top w:val="nil"/>
            </w:tcBorders>
          </w:tcPr>
          <w:p w14:paraId="446E1E76" w14:textId="77777777" w:rsidR="008B72E7" w:rsidRDefault="008B72E7">
            <w:pPr>
              <w:pStyle w:val="TableBody"/>
              <w:keepNext/>
              <w:widowControl w:val="0"/>
              <w:rPr>
                <w:b/>
              </w:rPr>
            </w:pPr>
          </w:p>
        </w:tc>
        <w:tc>
          <w:tcPr>
            <w:tcW w:w="1170" w:type="dxa"/>
            <w:tcBorders>
              <w:top w:val="nil"/>
            </w:tcBorders>
          </w:tcPr>
          <w:p w14:paraId="4F935E99" w14:textId="77777777" w:rsidR="008B72E7" w:rsidRDefault="008B72E7">
            <w:pPr>
              <w:pStyle w:val="TableBody"/>
              <w:keepNext/>
              <w:widowControl w:val="0"/>
              <w:rPr>
                <w:b/>
              </w:rPr>
            </w:pPr>
          </w:p>
        </w:tc>
        <w:tc>
          <w:tcPr>
            <w:tcW w:w="1350" w:type="dxa"/>
            <w:tcBorders>
              <w:top w:val="nil"/>
            </w:tcBorders>
          </w:tcPr>
          <w:p w14:paraId="63A0E33B" w14:textId="77777777" w:rsidR="008B72E7" w:rsidRDefault="008B72E7">
            <w:pPr>
              <w:pStyle w:val="TableBody"/>
              <w:keepNext/>
              <w:widowControl w:val="0"/>
              <w:rPr>
                <w:b/>
              </w:rPr>
            </w:pPr>
          </w:p>
        </w:tc>
      </w:tr>
      <w:tr w:rsidR="008B72E7" w14:paraId="2D87EE4A" w14:textId="77777777">
        <w:tblPrEx>
          <w:tblCellMar>
            <w:top w:w="0" w:type="dxa"/>
            <w:bottom w:w="0" w:type="dxa"/>
          </w:tblCellMar>
        </w:tblPrEx>
        <w:tc>
          <w:tcPr>
            <w:tcW w:w="2214" w:type="dxa"/>
            <w:tcBorders>
              <w:bottom w:val="nil"/>
            </w:tcBorders>
          </w:tcPr>
          <w:p w14:paraId="08A3718B" w14:textId="77777777" w:rsidR="008B72E7" w:rsidRDefault="008B72E7">
            <w:pPr>
              <w:pStyle w:val="TableBody"/>
              <w:rPr>
                <w:b/>
              </w:rPr>
            </w:pPr>
            <w:r>
              <w:t>User data</w:t>
            </w:r>
          </w:p>
        </w:tc>
        <w:tc>
          <w:tcPr>
            <w:tcW w:w="3204" w:type="dxa"/>
            <w:tcBorders>
              <w:bottom w:val="nil"/>
            </w:tcBorders>
          </w:tcPr>
          <w:p w14:paraId="0147A323" w14:textId="77777777" w:rsidR="008B72E7" w:rsidRDefault="008B72E7">
            <w:pPr>
              <w:pStyle w:val="TableBody"/>
            </w:pPr>
            <w:r>
              <w:t>64-byte packet of user data.</w:t>
            </w:r>
          </w:p>
        </w:tc>
        <w:tc>
          <w:tcPr>
            <w:tcW w:w="1170" w:type="dxa"/>
            <w:tcBorders>
              <w:bottom w:val="nil"/>
            </w:tcBorders>
          </w:tcPr>
          <w:p w14:paraId="344A2DB0" w14:textId="77777777" w:rsidR="008B72E7" w:rsidRDefault="008B72E7">
            <w:pPr>
              <w:pStyle w:val="TableBody"/>
            </w:pPr>
            <w:r>
              <w:t>FTSS CSCI</w:t>
            </w:r>
          </w:p>
        </w:tc>
        <w:tc>
          <w:tcPr>
            <w:tcW w:w="1350" w:type="dxa"/>
            <w:tcBorders>
              <w:bottom w:val="nil"/>
            </w:tcBorders>
          </w:tcPr>
          <w:p w14:paraId="1CC786B7" w14:textId="77777777" w:rsidR="008B72E7" w:rsidRDefault="008B72E7">
            <w:pPr>
              <w:pStyle w:val="TableBody"/>
            </w:pPr>
            <w:r>
              <w:t>Network Element</w:t>
            </w:r>
          </w:p>
        </w:tc>
      </w:tr>
      <w:tr w:rsidR="008B72E7" w14:paraId="305C87E6" w14:textId="77777777">
        <w:tblPrEx>
          <w:tblCellMar>
            <w:top w:w="0" w:type="dxa"/>
            <w:bottom w:w="0" w:type="dxa"/>
          </w:tblCellMar>
        </w:tblPrEx>
        <w:tc>
          <w:tcPr>
            <w:tcW w:w="2214" w:type="dxa"/>
            <w:tcBorders>
              <w:top w:val="single" w:sz="12" w:space="0" w:color="auto"/>
              <w:bottom w:val="single" w:sz="6" w:space="0" w:color="auto"/>
            </w:tcBorders>
          </w:tcPr>
          <w:p w14:paraId="52CD59DF" w14:textId="77777777" w:rsidR="008B72E7" w:rsidRDefault="008B72E7">
            <w:pPr>
              <w:pStyle w:val="TableBody"/>
              <w:keepNext/>
              <w:widowControl w:val="0"/>
              <w:rPr>
                <w:b/>
              </w:rPr>
            </w:pPr>
            <w:r>
              <w:rPr>
                <w:b/>
              </w:rPr>
              <w:t>Input Data Packet:</w:t>
            </w:r>
          </w:p>
        </w:tc>
        <w:tc>
          <w:tcPr>
            <w:tcW w:w="3204" w:type="dxa"/>
            <w:tcBorders>
              <w:top w:val="single" w:sz="12" w:space="0" w:color="auto"/>
              <w:bottom w:val="single" w:sz="6" w:space="0" w:color="auto"/>
            </w:tcBorders>
          </w:tcPr>
          <w:p w14:paraId="2AFD9F0F" w14:textId="77777777" w:rsidR="008B72E7" w:rsidRDefault="008B72E7">
            <w:pPr>
              <w:pStyle w:val="TableBody"/>
              <w:keepNext/>
              <w:widowControl w:val="0"/>
              <w:rPr>
                <w:b/>
              </w:rPr>
            </w:pPr>
          </w:p>
        </w:tc>
        <w:tc>
          <w:tcPr>
            <w:tcW w:w="1170" w:type="dxa"/>
            <w:tcBorders>
              <w:top w:val="single" w:sz="12" w:space="0" w:color="auto"/>
              <w:bottom w:val="single" w:sz="6" w:space="0" w:color="auto"/>
            </w:tcBorders>
          </w:tcPr>
          <w:p w14:paraId="5ECBD8EA" w14:textId="77777777" w:rsidR="008B72E7" w:rsidRDefault="008B72E7">
            <w:pPr>
              <w:pStyle w:val="TableBody"/>
              <w:keepNext/>
              <w:widowControl w:val="0"/>
              <w:rPr>
                <w:b/>
              </w:rPr>
            </w:pPr>
          </w:p>
        </w:tc>
        <w:tc>
          <w:tcPr>
            <w:tcW w:w="1350" w:type="dxa"/>
            <w:tcBorders>
              <w:top w:val="single" w:sz="12" w:space="0" w:color="auto"/>
              <w:bottom w:val="single" w:sz="6" w:space="0" w:color="auto"/>
            </w:tcBorders>
          </w:tcPr>
          <w:p w14:paraId="4D4D7A60" w14:textId="77777777" w:rsidR="008B72E7" w:rsidRDefault="008B72E7">
            <w:pPr>
              <w:pStyle w:val="TableBody"/>
              <w:keepNext/>
              <w:widowControl w:val="0"/>
              <w:rPr>
                <w:b/>
              </w:rPr>
            </w:pPr>
          </w:p>
        </w:tc>
      </w:tr>
      <w:tr w:rsidR="008B72E7" w14:paraId="56E58FCE" w14:textId="77777777">
        <w:tblPrEx>
          <w:tblCellMar>
            <w:top w:w="0" w:type="dxa"/>
            <w:bottom w:w="0" w:type="dxa"/>
          </w:tblCellMar>
        </w:tblPrEx>
        <w:tc>
          <w:tcPr>
            <w:tcW w:w="2214" w:type="dxa"/>
            <w:tcBorders>
              <w:top w:val="nil"/>
              <w:bottom w:val="nil"/>
            </w:tcBorders>
          </w:tcPr>
          <w:p w14:paraId="68D63FEB" w14:textId="77777777" w:rsidR="008B72E7" w:rsidRDefault="008B72E7">
            <w:pPr>
              <w:pStyle w:val="TableBody"/>
              <w:rPr>
                <w:b/>
              </w:rPr>
            </w:pPr>
            <w:r>
              <w:t>User data</w:t>
            </w:r>
          </w:p>
        </w:tc>
        <w:tc>
          <w:tcPr>
            <w:tcW w:w="3204" w:type="dxa"/>
            <w:tcBorders>
              <w:top w:val="nil"/>
              <w:bottom w:val="nil"/>
            </w:tcBorders>
          </w:tcPr>
          <w:p w14:paraId="7E5F1181" w14:textId="77777777" w:rsidR="008B72E7" w:rsidRDefault="008B72E7">
            <w:pPr>
              <w:pStyle w:val="TableBody"/>
            </w:pPr>
            <w:r>
              <w:t>64-byte packet of user data.</w:t>
            </w:r>
          </w:p>
        </w:tc>
        <w:tc>
          <w:tcPr>
            <w:tcW w:w="1170" w:type="dxa"/>
            <w:tcBorders>
              <w:top w:val="nil"/>
              <w:bottom w:val="nil"/>
            </w:tcBorders>
          </w:tcPr>
          <w:p w14:paraId="202F7ABA" w14:textId="77777777" w:rsidR="008B72E7" w:rsidRDefault="008B72E7">
            <w:pPr>
              <w:pStyle w:val="TableBody"/>
            </w:pPr>
            <w:r>
              <w:t>Network Element</w:t>
            </w:r>
          </w:p>
        </w:tc>
        <w:tc>
          <w:tcPr>
            <w:tcW w:w="1350" w:type="dxa"/>
            <w:tcBorders>
              <w:top w:val="nil"/>
              <w:bottom w:val="nil"/>
            </w:tcBorders>
          </w:tcPr>
          <w:p w14:paraId="5883E498" w14:textId="77777777" w:rsidR="008B72E7" w:rsidRDefault="008B72E7">
            <w:pPr>
              <w:pStyle w:val="TableBody"/>
            </w:pPr>
            <w:r>
              <w:t>FTSS CSCI</w:t>
            </w:r>
          </w:p>
        </w:tc>
      </w:tr>
      <w:tr w:rsidR="008B72E7" w14:paraId="278DA57E" w14:textId="77777777">
        <w:tblPrEx>
          <w:tblCellMar>
            <w:top w:w="0" w:type="dxa"/>
            <w:bottom w:w="0" w:type="dxa"/>
          </w:tblCellMar>
        </w:tblPrEx>
        <w:tc>
          <w:tcPr>
            <w:tcW w:w="2214" w:type="dxa"/>
            <w:tcBorders>
              <w:top w:val="single" w:sz="12" w:space="0" w:color="auto"/>
              <w:bottom w:val="single" w:sz="6" w:space="0" w:color="auto"/>
            </w:tcBorders>
          </w:tcPr>
          <w:p w14:paraId="3FCAC3F4" w14:textId="77777777" w:rsidR="008B72E7" w:rsidRDefault="008B72E7">
            <w:pPr>
              <w:pStyle w:val="TableBody"/>
              <w:keepNext/>
              <w:widowControl w:val="0"/>
              <w:rPr>
                <w:b/>
              </w:rPr>
            </w:pPr>
            <w:r>
              <w:rPr>
                <w:b/>
              </w:rPr>
              <w:t>Transient Network Element Recovery Packet:</w:t>
            </w:r>
          </w:p>
        </w:tc>
        <w:tc>
          <w:tcPr>
            <w:tcW w:w="3204" w:type="dxa"/>
            <w:tcBorders>
              <w:top w:val="single" w:sz="12" w:space="0" w:color="auto"/>
              <w:bottom w:val="single" w:sz="6" w:space="0" w:color="auto"/>
            </w:tcBorders>
          </w:tcPr>
          <w:p w14:paraId="60CC339E" w14:textId="77777777" w:rsidR="008B72E7" w:rsidRDefault="008B72E7">
            <w:pPr>
              <w:pStyle w:val="TableBody"/>
              <w:keepNext/>
              <w:widowControl w:val="0"/>
              <w:rPr>
                <w:b/>
              </w:rPr>
            </w:pPr>
          </w:p>
        </w:tc>
        <w:tc>
          <w:tcPr>
            <w:tcW w:w="1170" w:type="dxa"/>
            <w:tcBorders>
              <w:top w:val="single" w:sz="12" w:space="0" w:color="auto"/>
              <w:bottom w:val="single" w:sz="6" w:space="0" w:color="auto"/>
            </w:tcBorders>
          </w:tcPr>
          <w:p w14:paraId="14E51549" w14:textId="77777777" w:rsidR="008B72E7" w:rsidRDefault="008B72E7">
            <w:pPr>
              <w:pStyle w:val="TableBody"/>
              <w:keepNext/>
              <w:widowControl w:val="0"/>
              <w:rPr>
                <w:b/>
              </w:rPr>
            </w:pPr>
          </w:p>
        </w:tc>
        <w:tc>
          <w:tcPr>
            <w:tcW w:w="1350" w:type="dxa"/>
            <w:tcBorders>
              <w:top w:val="single" w:sz="12" w:space="0" w:color="auto"/>
              <w:bottom w:val="single" w:sz="6" w:space="0" w:color="auto"/>
            </w:tcBorders>
          </w:tcPr>
          <w:p w14:paraId="336E3FAD" w14:textId="77777777" w:rsidR="008B72E7" w:rsidRDefault="008B72E7">
            <w:pPr>
              <w:pStyle w:val="TableBody"/>
              <w:keepNext/>
              <w:widowControl w:val="0"/>
              <w:rPr>
                <w:b/>
              </w:rPr>
            </w:pPr>
          </w:p>
        </w:tc>
      </w:tr>
      <w:tr w:rsidR="008B72E7" w14:paraId="356BD2A5" w14:textId="77777777">
        <w:tblPrEx>
          <w:tblCellMar>
            <w:top w:w="0" w:type="dxa"/>
            <w:bottom w:w="0" w:type="dxa"/>
          </w:tblCellMar>
        </w:tblPrEx>
        <w:tc>
          <w:tcPr>
            <w:tcW w:w="2214" w:type="dxa"/>
            <w:tcBorders>
              <w:top w:val="nil"/>
              <w:bottom w:val="single" w:sz="12" w:space="0" w:color="auto"/>
            </w:tcBorders>
          </w:tcPr>
          <w:p w14:paraId="00129DDB" w14:textId="77777777" w:rsidR="008B72E7" w:rsidRDefault="008B72E7">
            <w:pPr>
              <w:pStyle w:val="TableBody"/>
            </w:pPr>
            <w:r>
              <w:t>M(A)</w:t>
            </w:r>
          </w:p>
        </w:tc>
        <w:tc>
          <w:tcPr>
            <w:tcW w:w="3204" w:type="dxa"/>
            <w:tcBorders>
              <w:top w:val="nil"/>
              <w:bottom w:val="single" w:sz="12" w:space="0" w:color="auto"/>
            </w:tcBorders>
          </w:tcPr>
          <w:p w14:paraId="653E8E2F" w14:textId="77777777" w:rsidR="008B72E7" w:rsidRDefault="008B72E7">
            <w:pPr>
              <w:pStyle w:val="TableBody"/>
            </w:pPr>
            <w:r>
              <w:t xml:space="preserve">TNR message as sourced by </w:t>
            </w:r>
            <w:r>
              <w:lastRenderedPageBreak/>
              <w:t>Network Element A.</w:t>
            </w:r>
          </w:p>
        </w:tc>
        <w:tc>
          <w:tcPr>
            <w:tcW w:w="1170" w:type="dxa"/>
            <w:tcBorders>
              <w:top w:val="nil"/>
              <w:bottom w:val="single" w:sz="12" w:space="0" w:color="auto"/>
            </w:tcBorders>
          </w:tcPr>
          <w:p w14:paraId="2BE180B0" w14:textId="77777777" w:rsidR="008B72E7" w:rsidRDefault="008B72E7">
            <w:pPr>
              <w:pStyle w:val="Body"/>
            </w:pPr>
            <w:r>
              <w:lastRenderedPageBreak/>
              <w:t xml:space="preserve">Network </w:t>
            </w:r>
            <w:r>
              <w:lastRenderedPageBreak/>
              <w:t>Element</w:t>
            </w:r>
          </w:p>
        </w:tc>
        <w:tc>
          <w:tcPr>
            <w:tcW w:w="1350" w:type="dxa"/>
            <w:tcBorders>
              <w:top w:val="nil"/>
              <w:bottom w:val="single" w:sz="12" w:space="0" w:color="auto"/>
            </w:tcBorders>
          </w:tcPr>
          <w:p w14:paraId="0512985D" w14:textId="77777777" w:rsidR="008B72E7" w:rsidRDefault="008B72E7">
            <w:pPr>
              <w:pStyle w:val="Body"/>
            </w:pPr>
            <w:r>
              <w:lastRenderedPageBreak/>
              <w:t xml:space="preserve">FTSS </w:t>
            </w:r>
            <w:r>
              <w:lastRenderedPageBreak/>
              <w:t>CSCI</w:t>
            </w:r>
          </w:p>
        </w:tc>
      </w:tr>
      <w:tr w:rsidR="008B72E7" w14:paraId="0BD517CB" w14:textId="77777777">
        <w:tblPrEx>
          <w:tblCellMar>
            <w:top w:w="0" w:type="dxa"/>
            <w:bottom w:w="0" w:type="dxa"/>
          </w:tblCellMar>
        </w:tblPrEx>
        <w:tc>
          <w:tcPr>
            <w:tcW w:w="2214" w:type="dxa"/>
            <w:tcBorders>
              <w:bottom w:val="single" w:sz="12" w:space="0" w:color="auto"/>
            </w:tcBorders>
          </w:tcPr>
          <w:p w14:paraId="047CD9E3" w14:textId="77777777" w:rsidR="008B72E7" w:rsidRDefault="008B72E7">
            <w:pPr>
              <w:pStyle w:val="TableBody"/>
            </w:pPr>
            <w:r>
              <w:lastRenderedPageBreak/>
              <w:t>M(B)</w:t>
            </w:r>
          </w:p>
        </w:tc>
        <w:tc>
          <w:tcPr>
            <w:tcW w:w="3204" w:type="dxa"/>
            <w:tcBorders>
              <w:bottom w:val="single" w:sz="12" w:space="0" w:color="auto"/>
            </w:tcBorders>
          </w:tcPr>
          <w:p w14:paraId="44BF9A0E" w14:textId="77777777" w:rsidR="008B72E7" w:rsidRDefault="008B72E7">
            <w:pPr>
              <w:pStyle w:val="TableBody"/>
            </w:pPr>
            <w:r>
              <w:t>TNR message as sourced by Network Element B.</w:t>
            </w:r>
          </w:p>
        </w:tc>
        <w:tc>
          <w:tcPr>
            <w:tcW w:w="1170" w:type="dxa"/>
            <w:tcBorders>
              <w:bottom w:val="single" w:sz="12" w:space="0" w:color="auto"/>
            </w:tcBorders>
          </w:tcPr>
          <w:p w14:paraId="0585D498" w14:textId="77777777" w:rsidR="008B72E7" w:rsidRDefault="008B72E7">
            <w:pPr>
              <w:pStyle w:val="Body"/>
            </w:pPr>
            <w:r>
              <w:t>Network Element</w:t>
            </w:r>
          </w:p>
        </w:tc>
        <w:tc>
          <w:tcPr>
            <w:tcW w:w="1350" w:type="dxa"/>
            <w:tcBorders>
              <w:bottom w:val="single" w:sz="12" w:space="0" w:color="auto"/>
            </w:tcBorders>
          </w:tcPr>
          <w:p w14:paraId="7A3985F6" w14:textId="77777777" w:rsidR="008B72E7" w:rsidRDefault="008B72E7">
            <w:pPr>
              <w:pStyle w:val="Body"/>
            </w:pPr>
            <w:r>
              <w:t>FTSS CSCI</w:t>
            </w:r>
          </w:p>
        </w:tc>
      </w:tr>
      <w:tr w:rsidR="008B72E7" w14:paraId="2658ADFB" w14:textId="77777777">
        <w:tblPrEx>
          <w:tblCellMar>
            <w:top w:w="0" w:type="dxa"/>
            <w:bottom w:w="0" w:type="dxa"/>
          </w:tblCellMar>
        </w:tblPrEx>
        <w:tc>
          <w:tcPr>
            <w:tcW w:w="2214" w:type="dxa"/>
            <w:tcBorders>
              <w:bottom w:val="single" w:sz="12" w:space="0" w:color="auto"/>
            </w:tcBorders>
          </w:tcPr>
          <w:p w14:paraId="08FE901B" w14:textId="77777777" w:rsidR="008B72E7" w:rsidRDefault="008B72E7">
            <w:pPr>
              <w:pStyle w:val="TableBody"/>
            </w:pPr>
            <w:r>
              <w:t>M(C)</w:t>
            </w:r>
          </w:p>
        </w:tc>
        <w:tc>
          <w:tcPr>
            <w:tcW w:w="3204" w:type="dxa"/>
            <w:tcBorders>
              <w:bottom w:val="single" w:sz="12" w:space="0" w:color="auto"/>
            </w:tcBorders>
          </w:tcPr>
          <w:p w14:paraId="28EB089E" w14:textId="77777777" w:rsidR="008B72E7" w:rsidRDefault="008B72E7">
            <w:pPr>
              <w:pStyle w:val="TableBody"/>
            </w:pPr>
            <w:r>
              <w:t>TNR message as sourced by Network Element C.</w:t>
            </w:r>
          </w:p>
        </w:tc>
        <w:tc>
          <w:tcPr>
            <w:tcW w:w="1170" w:type="dxa"/>
            <w:tcBorders>
              <w:bottom w:val="single" w:sz="12" w:space="0" w:color="auto"/>
            </w:tcBorders>
          </w:tcPr>
          <w:p w14:paraId="5BB660B3" w14:textId="77777777" w:rsidR="008B72E7" w:rsidRDefault="008B72E7">
            <w:pPr>
              <w:pStyle w:val="Body"/>
            </w:pPr>
            <w:r>
              <w:t>Network Element</w:t>
            </w:r>
          </w:p>
        </w:tc>
        <w:tc>
          <w:tcPr>
            <w:tcW w:w="1350" w:type="dxa"/>
            <w:tcBorders>
              <w:bottom w:val="single" w:sz="12" w:space="0" w:color="auto"/>
            </w:tcBorders>
          </w:tcPr>
          <w:p w14:paraId="7EA8A1EB" w14:textId="77777777" w:rsidR="008B72E7" w:rsidRDefault="008B72E7">
            <w:pPr>
              <w:pStyle w:val="Body"/>
            </w:pPr>
            <w:r>
              <w:t>FTSS CSCI</w:t>
            </w:r>
          </w:p>
        </w:tc>
      </w:tr>
      <w:tr w:rsidR="008B72E7" w14:paraId="347AECB3" w14:textId="77777777">
        <w:tblPrEx>
          <w:tblCellMar>
            <w:top w:w="0" w:type="dxa"/>
            <w:bottom w:w="0" w:type="dxa"/>
          </w:tblCellMar>
        </w:tblPrEx>
        <w:tc>
          <w:tcPr>
            <w:tcW w:w="2214" w:type="dxa"/>
            <w:tcBorders>
              <w:bottom w:val="single" w:sz="12" w:space="0" w:color="auto"/>
            </w:tcBorders>
          </w:tcPr>
          <w:p w14:paraId="33174888" w14:textId="77777777" w:rsidR="008B72E7" w:rsidRDefault="008B72E7">
            <w:pPr>
              <w:pStyle w:val="TableBody"/>
            </w:pPr>
            <w:r>
              <w:t>M(D)</w:t>
            </w:r>
          </w:p>
        </w:tc>
        <w:tc>
          <w:tcPr>
            <w:tcW w:w="3204" w:type="dxa"/>
            <w:tcBorders>
              <w:bottom w:val="single" w:sz="12" w:space="0" w:color="auto"/>
            </w:tcBorders>
          </w:tcPr>
          <w:p w14:paraId="1F4654C9" w14:textId="77777777" w:rsidR="008B72E7" w:rsidRDefault="008B72E7">
            <w:pPr>
              <w:pStyle w:val="TableBody"/>
            </w:pPr>
            <w:r>
              <w:t>TNR message as sourced by Network Element D.</w:t>
            </w:r>
          </w:p>
        </w:tc>
        <w:tc>
          <w:tcPr>
            <w:tcW w:w="1170" w:type="dxa"/>
            <w:tcBorders>
              <w:bottom w:val="single" w:sz="12" w:space="0" w:color="auto"/>
            </w:tcBorders>
          </w:tcPr>
          <w:p w14:paraId="682F7284" w14:textId="77777777" w:rsidR="008B72E7" w:rsidRDefault="008B72E7">
            <w:pPr>
              <w:pStyle w:val="Body"/>
            </w:pPr>
            <w:r>
              <w:t>Network Element</w:t>
            </w:r>
          </w:p>
        </w:tc>
        <w:tc>
          <w:tcPr>
            <w:tcW w:w="1350" w:type="dxa"/>
            <w:tcBorders>
              <w:bottom w:val="single" w:sz="12" w:space="0" w:color="auto"/>
            </w:tcBorders>
          </w:tcPr>
          <w:p w14:paraId="7F492770" w14:textId="77777777" w:rsidR="008B72E7" w:rsidRDefault="008B72E7">
            <w:pPr>
              <w:pStyle w:val="Body"/>
            </w:pPr>
            <w:r>
              <w:t>FTSS CSCI</w:t>
            </w:r>
          </w:p>
        </w:tc>
      </w:tr>
      <w:tr w:rsidR="008B72E7" w14:paraId="478AEF6F" w14:textId="77777777">
        <w:tblPrEx>
          <w:tblCellMar>
            <w:top w:w="0" w:type="dxa"/>
            <w:bottom w:w="0" w:type="dxa"/>
          </w:tblCellMar>
        </w:tblPrEx>
        <w:tc>
          <w:tcPr>
            <w:tcW w:w="2214" w:type="dxa"/>
            <w:tcBorders>
              <w:bottom w:val="single" w:sz="12" w:space="0" w:color="auto"/>
            </w:tcBorders>
          </w:tcPr>
          <w:p w14:paraId="6AD74FFD" w14:textId="77777777" w:rsidR="008B72E7" w:rsidRDefault="008B72E7">
            <w:pPr>
              <w:pStyle w:val="TableBody"/>
            </w:pPr>
            <w:r>
              <w:t>M(E)</w:t>
            </w:r>
          </w:p>
        </w:tc>
        <w:tc>
          <w:tcPr>
            <w:tcW w:w="3204" w:type="dxa"/>
            <w:tcBorders>
              <w:bottom w:val="single" w:sz="12" w:space="0" w:color="auto"/>
            </w:tcBorders>
          </w:tcPr>
          <w:p w14:paraId="61248941" w14:textId="77777777" w:rsidR="008B72E7" w:rsidRDefault="008B72E7">
            <w:pPr>
              <w:pStyle w:val="TableBody"/>
            </w:pPr>
            <w:r>
              <w:t>TNR message as sourced by Network Element E.</w:t>
            </w:r>
          </w:p>
        </w:tc>
        <w:tc>
          <w:tcPr>
            <w:tcW w:w="1170" w:type="dxa"/>
            <w:tcBorders>
              <w:bottom w:val="single" w:sz="12" w:space="0" w:color="auto"/>
            </w:tcBorders>
          </w:tcPr>
          <w:p w14:paraId="51B2757A" w14:textId="77777777" w:rsidR="008B72E7" w:rsidRDefault="008B72E7">
            <w:pPr>
              <w:pStyle w:val="Body"/>
            </w:pPr>
            <w:r>
              <w:t>Network Element</w:t>
            </w:r>
          </w:p>
        </w:tc>
        <w:tc>
          <w:tcPr>
            <w:tcW w:w="1350" w:type="dxa"/>
            <w:tcBorders>
              <w:bottom w:val="single" w:sz="12" w:space="0" w:color="auto"/>
            </w:tcBorders>
          </w:tcPr>
          <w:p w14:paraId="4651B49E" w14:textId="77777777" w:rsidR="008B72E7" w:rsidRDefault="008B72E7">
            <w:pPr>
              <w:pStyle w:val="Body"/>
            </w:pPr>
            <w:r>
              <w:t>FTSS CSCI</w:t>
            </w:r>
          </w:p>
        </w:tc>
      </w:tr>
      <w:tr w:rsidR="008B72E7" w14:paraId="548D2B3D" w14:textId="77777777">
        <w:tblPrEx>
          <w:tblCellMar>
            <w:top w:w="0" w:type="dxa"/>
            <w:bottom w:w="0" w:type="dxa"/>
          </w:tblCellMar>
        </w:tblPrEx>
        <w:tc>
          <w:tcPr>
            <w:tcW w:w="2214" w:type="dxa"/>
            <w:tcBorders>
              <w:bottom w:val="nil"/>
            </w:tcBorders>
          </w:tcPr>
          <w:p w14:paraId="38104D97" w14:textId="77777777" w:rsidR="008B72E7" w:rsidRDefault="008B72E7">
            <w:pPr>
              <w:pStyle w:val="TableBody"/>
            </w:pPr>
            <w:r>
              <w:t>RESULT</w:t>
            </w:r>
          </w:p>
        </w:tc>
        <w:tc>
          <w:tcPr>
            <w:tcW w:w="3204" w:type="dxa"/>
            <w:tcBorders>
              <w:bottom w:val="nil"/>
            </w:tcBorders>
          </w:tcPr>
          <w:p w14:paraId="647D72A5" w14:textId="77777777" w:rsidR="008B72E7" w:rsidRDefault="008B72E7">
            <w:pPr>
              <w:pStyle w:val="TableBody"/>
            </w:pPr>
            <w:r>
              <w:t>A byte indicating which NEs sourced the expected TNR message.</w:t>
            </w:r>
          </w:p>
        </w:tc>
        <w:tc>
          <w:tcPr>
            <w:tcW w:w="1170" w:type="dxa"/>
            <w:tcBorders>
              <w:bottom w:val="nil"/>
            </w:tcBorders>
          </w:tcPr>
          <w:p w14:paraId="3BA40726" w14:textId="77777777" w:rsidR="008B72E7" w:rsidRDefault="008B72E7">
            <w:pPr>
              <w:pStyle w:val="Body"/>
            </w:pPr>
            <w:r>
              <w:t>Network Element</w:t>
            </w:r>
          </w:p>
        </w:tc>
        <w:tc>
          <w:tcPr>
            <w:tcW w:w="1350" w:type="dxa"/>
            <w:tcBorders>
              <w:bottom w:val="nil"/>
            </w:tcBorders>
          </w:tcPr>
          <w:p w14:paraId="1EB3032A" w14:textId="77777777" w:rsidR="008B72E7" w:rsidRDefault="008B72E7">
            <w:pPr>
              <w:pStyle w:val="Body"/>
            </w:pPr>
            <w:r>
              <w:t>FTSS CSCI</w:t>
            </w:r>
          </w:p>
        </w:tc>
      </w:tr>
      <w:tr w:rsidR="008B72E7" w14:paraId="6C5C2633" w14:textId="77777777">
        <w:tblPrEx>
          <w:tblCellMar>
            <w:top w:w="0" w:type="dxa"/>
            <w:bottom w:w="0" w:type="dxa"/>
          </w:tblCellMar>
        </w:tblPrEx>
        <w:tc>
          <w:tcPr>
            <w:tcW w:w="2214" w:type="dxa"/>
            <w:tcBorders>
              <w:top w:val="single" w:sz="12" w:space="0" w:color="auto"/>
              <w:bottom w:val="single" w:sz="6" w:space="0" w:color="auto"/>
            </w:tcBorders>
          </w:tcPr>
          <w:p w14:paraId="46C099DA" w14:textId="77777777" w:rsidR="008B72E7" w:rsidRDefault="008B72E7">
            <w:pPr>
              <w:pStyle w:val="TableBody"/>
              <w:keepNext/>
              <w:widowControl w:val="0"/>
              <w:rPr>
                <w:b/>
              </w:rPr>
            </w:pPr>
            <w:r>
              <w:rPr>
                <w:b/>
              </w:rPr>
              <w:t>Configuration Table Update Packet:</w:t>
            </w:r>
          </w:p>
        </w:tc>
        <w:tc>
          <w:tcPr>
            <w:tcW w:w="3204" w:type="dxa"/>
            <w:tcBorders>
              <w:top w:val="single" w:sz="12" w:space="0" w:color="auto"/>
              <w:bottom w:val="single" w:sz="6" w:space="0" w:color="auto"/>
            </w:tcBorders>
          </w:tcPr>
          <w:p w14:paraId="65DB201A" w14:textId="77777777" w:rsidR="008B72E7" w:rsidRDefault="008B72E7">
            <w:pPr>
              <w:pStyle w:val="TableBody"/>
              <w:keepNext/>
              <w:widowControl w:val="0"/>
              <w:rPr>
                <w:b/>
              </w:rPr>
            </w:pPr>
          </w:p>
        </w:tc>
        <w:tc>
          <w:tcPr>
            <w:tcW w:w="1170" w:type="dxa"/>
            <w:tcBorders>
              <w:top w:val="single" w:sz="12" w:space="0" w:color="auto"/>
              <w:bottom w:val="single" w:sz="6" w:space="0" w:color="auto"/>
            </w:tcBorders>
          </w:tcPr>
          <w:p w14:paraId="226B7278" w14:textId="77777777" w:rsidR="008B72E7" w:rsidRDefault="008B72E7">
            <w:pPr>
              <w:pStyle w:val="TableBody"/>
              <w:keepNext/>
              <w:widowControl w:val="0"/>
              <w:rPr>
                <w:b/>
              </w:rPr>
            </w:pPr>
          </w:p>
        </w:tc>
        <w:tc>
          <w:tcPr>
            <w:tcW w:w="1350" w:type="dxa"/>
            <w:tcBorders>
              <w:top w:val="single" w:sz="12" w:space="0" w:color="auto"/>
              <w:bottom w:val="single" w:sz="6" w:space="0" w:color="auto"/>
            </w:tcBorders>
          </w:tcPr>
          <w:p w14:paraId="0F132416" w14:textId="77777777" w:rsidR="008B72E7" w:rsidRDefault="008B72E7">
            <w:pPr>
              <w:pStyle w:val="TableBody"/>
              <w:keepNext/>
              <w:widowControl w:val="0"/>
              <w:rPr>
                <w:b/>
              </w:rPr>
            </w:pPr>
          </w:p>
        </w:tc>
      </w:tr>
      <w:tr w:rsidR="008B72E7" w14:paraId="68CEAD06" w14:textId="77777777">
        <w:tblPrEx>
          <w:tblCellMar>
            <w:top w:w="0" w:type="dxa"/>
            <w:bottom w:w="0" w:type="dxa"/>
          </w:tblCellMar>
        </w:tblPrEx>
        <w:tc>
          <w:tcPr>
            <w:tcW w:w="2214" w:type="dxa"/>
            <w:tcBorders>
              <w:top w:val="nil"/>
              <w:bottom w:val="single" w:sz="12" w:space="0" w:color="auto"/>
            </w:tcBorders>
          </w:tcPr>
          <w:p w14:paraId="263253F0" w14:textId="77777777" w:rsidR="008B72E7" w:rsidRDefault="008B72E7">
            <w:pPr>
              <w:pStyle w:val="TableBody"/>
            </w:pPr>
            <w:r>
              <w:t>VID</w:t>
            </w:r>
          </w:p>
        </w:tc>
        <w:tc>
          <w:tcPr>
            <w:tcW w:w="3204" w:type="dxa"/>
            <w:tcBorders>
              <w:top w:val="nil"/>
              <w:bottom w:val="single" w:sz="12" w:space="0" w:color="auto"/>
            </w:tcBorders>
          </w:tcPr>
          <w:p w14:paraId="73CAD6C1" w14:textId="77777777" w:rsidR="008B72E7" w:rsidRDefault="008B72E7">
            <w:pPr>
              <w:pStyle w:val="TableBody"/>
            </w:pPr>
            <w:r>
              <w:t>The virtual group to be updated (VID 255 is reserved for NE and Clock masks).</w:t>
            </w:r>
          </w:p>
        </w:tc>
        <w:tc>
          <w:tcPr>
            <w:tcW w:w="1170" w:type="dxa"/>
            <w:tcBorders>
              <w:top w:val="nil"/>
              <w:bottom w:val="single" w:sz="12" w:space="0" w:color="auto"/>
            </w:tcBorders>
          </w:tcPr>
          <w:p w14:paraId="479DAFA3" w14:textId="77777777" w:rsidR="008B72E7" w:rsidRDefault="008B72E7">
            <w:pPr>
              <w:pStyle w:val="TableBody"/>
            </w:pPr>
            <w:r>
              <w:t>Network Element/</w:t>
            </w:r>
          </w:p>
          <w:p w14:paraId="0767CDEB" w14:textId="77777777" w:rsidR="008B72E7" w:rsidRDefault="008B72E7">
            <w:pPr>
              <w:pStyle w:val="Body"/>
            </w:pPr>
            <w:r>
              <w:t>FTSS CSCI</w:t>
            </w:r>
          </w:p>
        </w:tc>
        <w:tc>
          <w:tcPr>
            <w:tcW w:w="1350" w:type="dxa"/>
            <w:tcBorders>
              <w:top w:val="nil"/>
              <w:bottom w:val="single" w:sz="12" w:space="0" w:color="auto"/>
            </w:tcBorders>
          </w:tcPr>
          <w:p w14:paraId="345371B6" w14:textId="77777777" w:rsidR="008B72E7" w:rsidRDefault="008B72E7">
            <w:pPr>
              <w:pStyle w:val="TableBody"/>
            </w:pPr>
            <w:r>
              <w:t>FTSS CSCI/</w:t>
            </w:r>
          </w:p>
          <w:p w14:paraId="003E1595" w14:textId="77777777" w:rsidR="008B72E7" w:rsidRDefault="008B72E7">
            <w:pPr>
              <w:pStyle w:val="Body"/>
            </w:pPr>
            <w:r>
              <w:t>Network Element</w:t>
            </w:r>
          </w:p>
        </w:tc>
      </w:tr>
      <w:tr w:rsidR="008B72E7" w14:paraId="76072FD2" w14:textId="77777777">
        <w:tblPrEx>
          <w:tblCellMar>
            <w:top w:w="0" w:type="dxa"/>
            <w:bottom w:w="0" w:type="dxa"/>
          </w:tblCellMar>
        </w:tblPrEx>
        <w:tc>
          <w:tcPr>
            <w:tcW w:w="2214" w:type="dxa"/>
            <w:tcBorders>
              <w:bottom w:val="single" w:sz="12" w:space="0" w:color="auto"/>
            </w:tcBorders>
          </w:tcPr>
          <w:p w14:paraId="5BD0AC5A" w14:textId="77777777" w:rsidR="008B72E7" w:rsidRDefault="008B72E7">
            <w:pPr>
              <w:pStyle w:val="TableBody"/>
            </w:pPr>
            <w:r>
              <w:t>Redundancy Level</w:t>
            </w:r>
          </w:p>
        </w:tc>
        <w:tc>
          <w:tcPr>
            <w:tcW w:w="3204" w:type="dxa"/>
            <w:tcBorders>
              <w:bottom w:val="single" w:sz="12" w:space="0" w:color="auto"/>
            </w:tcBorders>
          </w:tcPr>
          <w:p w14:paraId="6F70D381" w14:textId="77777777" w:rsidR="008B72E7" w:rsidRDefault="008B72E7">
            <w:pPr>
              <w:pStyle w:val="TableBody"/>
            </w:pPr>
            <w:r>
              <w:t>The redundancy level to be used for the virtual group.</w:t>
            </w:r>
          </w:p>
        </w:tc>
        <w:tc>
          <w:tcPr>
            <w:tcW w:w="1170" w:type="dxa"/>
            <w:tcBorders>
              <w:bottom w:val="single" w:sz="12" w:space="0" w:color="auto"/>
            </w:tcBorders>
          </w:tcPr>
          <w:p w14:paraId="566F01C2" w14:textId="77777777" w:rsidR="008B72E7" w:rsidRDefault="008B72E7">
            <w:pPr>
              <w:pStyle w:val="TableBody"/>
            </w:pPr>
            <w:r>
              <w:t>Network Element/</w:t>
            </w:r>
          </w:p>
          <w:p w14:paraId="7BA36017" w14:textId="77777777" w:rsidR="008B72E7" w:rsidRDefault="008B72E7">
            <w:pPr>
              <w:pStyle w:val="Body"/>
            </w:pPr>
            <w:r>
              <w:t>FTSS CSCI</w:t>
            </w:r>
          </w:p>
        </w:tc>
        <w:tc>
          <w:tcPr>
            <w:tcW w:w="1350" w:type="dxa"/>
            <w:tcBorders>
              <w:bottom w:val="single" w:sz="12" w:space="0" w:color="auto"/>
            </w:tcBorders>
          </w:tcPr>
          <w:p w14:paraId="45AA52C8" w14:textId="77777777" w:rsidR="008B72E7" w:rsidRDefault="008B72E7">
            <w:pPr>
              <w:pStyle w:val="TableBody"/>
            </w:pPr>
            <w:r>
              <w:t>FTSS CSCI/</w:t>
            </w:r>
          </w:p>
          <w:p w14:paraId="3236A93C" w14:textId="77777777" w:rsidR="008B72E7" w:rsidRDefault="008B72E7">
            <w:pPr>
              <w:pStyle w:val="Body"/>
            </w:pPr>
            <w:r>
              <w:t>Network Element</w:t>
            </w:r>
          </w:p>
        </w:tc>
      </w:tr>
      <w:tr w:rsidR="008B72E7" w14:paraId="55AC34D5" w14:textId="77777777">
        <w:tblPrEx>
          <w:tblCellMar>
            <w:top w:w="0" w:type="dxa"/>
            <w:bottom w:w="0" w:type="dxa"/>
          </w:tblCellMar>
        </w:tblPrEx>
        <w:tc>
          <w:tcPr>
            <w:tcW w:w="2214" w:type="dxa"/>
            <w:tcBorders>
              <w:bottom w:val="single" w:sz="12" w:space="0" w:color="auto"/>
            </w:tcBorders>
          </w:tcPr>
          <w:p w14:paraId="0CC28101" w14:textId="77777777" w:rsidR="008B72E7" w:rsidRDefault="008B72E7">
            <w:pPr>
              <w:pStyle w:val="TableBody"/>
            </w:pPr>
            <w:r>
              <w:t>Processing Element Mask</w:t>
            </w:r>
          </w:p>
        </w:tc>
        <w:tc>
          <w:tcPr>
            <w:tcW w:w="3204" w:type="dxa"/>
            <w:tcBorders>
              <w:bottom w:val="single" w:sz="12" w:space="0" w:color="auto"/>
            </w:tcBorders>
          </w:tcPr>
          <w:p w14:paraId="1CDBC4A1" w14:textId="77777777" w:rsidR="008B72E7" w:rsidRDefault="008B72E7">
            <w:pPr>
              <w:pStyle w:val="TableBody"/>
            </w:pPr>
            <w:r>
              <w:t>Used to mask in selected members of the virtual group during data voting (VID 255 – NE mask).</w:t>
            </w:r>
          </w:p>
        </w:tc>
        <w:tc>
          <w:tcPr>
            <w:tcW w:w="1170" w:type="dxa"/>
            <w:tcBorders>
              <w:bottom w:val="single" w:sz="12" w:space="0" w:color="auto"/>
            </w:tcBorders>
          </w:tcPr>
          <w:p w14:paraId="36130FFB" w14:textId="77777777" w:rsidR="008B72E7" w:rsidRDefault="008B72E7">
            <w:pPr>
              <w:pStyle w:val="TableBody"/>
            </w:pPr>
            <w:r>
              <w:t>Network Element/</w:t>
            </w:r>
          </w:p>
          <w:p w14:paraId="1458F291" w14:textId="77777777" w:rsidR="008B72E7" w:rsidRDefault="008B72E7">
            <w:pPr>
              <w:pStyle w:val="Body"/>
            </w:pPr>
            <w:r>
              <w:t>FTSS CSCI</w:t>
            </w:r>
          </w:p>
        </w:tc>
        <w:tc>
          <w:tcPr>
            <w:tcW w:w="1350" w:type="dxa"/>
            <w:tcBorders>
              <w:bottom w:val="single" w:sz="12" w:space="0" w:color="auto"/>
            </w:tcBorders>
          </w:tcPr>
          <w:p w14:paraId="335E6B1C" w14:textId="77777777" w:rsidR="008B72E7" w:rsidRDefault="008B72E7">
            <w:pPr>
              <w:pStyle w:val="TableBody"/>
            </w:pPr>
            <w:r>
              <w:t>FTSS CSCI/</w:t>
            </w:r>
          </w:p>
          <w:p w14:paraId="483FE11F" w14:textId="77777777" w:rsidR="008B72E7" w:rsidRDefault="008B72E7">
            <w:pPr>
              <w:pStyle w:val="Body"/>
            </w:pPr>
            <w:r>
              <w:t>Network Element</w:t>
            </w:r>
          </w:p>
        </w:tc>
      </w:tr>
      <w:tr w:rsidR="008B72E7" w14:paraId="4DAC9BFF" w14:textId="77777777">
        <w:tblPrEx>
          <w:tblCellMar>
            <w:top w:w="0" w:type="dxa"/>
            <w:bottom w:w="0" w:type="dxa"/>
          </w:tblCellMar>
        </w:tblPrEx>
        <w:tc>
          <w:tcPr>
            <w:tcW w:w="2214" w:type="dxa"/>
            <w:tcBorders>
              <w:bottom w:val="single" w:sz="12" w:space="0" w:color="auto"/>
            </w:tcBorders>
          </w:tcPr>
          <w:p w14:paraId="4A73AFA9" w14:textId="77777777" w:rsidR="008B72E7" w:rsidRDefault="008B72E7">
            <w:pPr>
              <w:pStyle w:val="TableBody"/>
            </w:pPr>
            <w:r>
              <w:t>Time-out</w:t>
            </w:r>
          </w:p>
        </w:tc>
        <w:tc>
          <w:tcPr>
            <w:tcW w:w="3204" w:type="dxa"/>
            <w:tcBorders>
              <w:bottom w:val="single" w:sz="12" w:space="0" w:color="auto"/>
            </w:tcBorders>
          </w:tcPr>
          <w:p w14:paraId="5326CFE5" w14:textId="77777777" w:rsidR="008B72E7" w:rsidRDefault="008B72E7">
            <w:pPr>
              <w:pStyle w:val="TableBody"/>
            </w:pPr>
            <w:r>
              <w:t>Selects the time-out to be used for the virtual group when calculating the OBNE and IBNF conditions (VID 255 – clock mask).</w:t>
            </w:r>
          </w:p>
        </w:tc>
        <w:tc>
          <w:tcPr>
            <w:tcW w:w="1170" w:type="dxa"/>
            <w:tcBorders>
              <w:bottom w:val="single" w:sz="12" w:space="0" w:color="auto"/>
            </w:tcBorders>
          </w:tcPr>
          <w:p w14:paraId="13025471" w14:textId="77777777" w:rsidR="008B72E7" w:rsidRDefault="008B72E7">
            <w:pPr>
              <w:pStyle w:val="TableBody"/>
            </w:pPr>
            <w:r>
              <w:t>Network Element/</w:t>
            </w:r>
          </w:p>
          <w:p w14:paraId="5B6E3B21" w14:textId="77777777" w:rsidR="008B72E7" w:rsidRDefault="008B72E7">
            <w:pPr>
              <w:pStyle w:val="Body"/>
            </w:pPr>
            <w:r>
              <w:t>FTSS CSCI</w:t>
            </w:r>
          </w:p>
        </w:tc>
        <w:tc>
          <w:tcPr>
            <w:tcW w:w="1350" w:type="dxa"/>
            <w:tcBorders>
              <w:bottom w:val="single" w:sz="12" w:space="0" w:color="auto"/>
            </w:tcBorders>
          </w:tcPr>
          <w:p w14:paraId="2EDF5727" w14:textId="77777777" w:rsidR="008B72E7" w:rsidRDefault="008B72E7">
            <w:pPr>
              <w:pStyle w:val="TableBody"/>
            </w:pPr>
            <w:r>
              <w:t>FTSS CSCI/</w:t>
            </w:r>
          </w:p>
          <w:p w14:paraId="491F37CD" w14:textId="77777777" w:rsidR="008B72E7" w:rsidRDefault="008B72E7">
            <w:pPr>
              <w:pStyle w:val="Body"/>
            </w:pPr>
            <w:r>
              <w:t>Network Element</w:t>
            </w:r>
          </w:p>
        </w:tc>
      </w:tr>
      <w:tr w:rsidR="008B72E7" w14:paraId="6F54B143" w14:textId="77777777">
        <w:tblPrEx>
          <w:tblCellMar>
            <w:top w:w="0" w:type="dxa"/>
            <w:bottom w:w="0" w:type="dxa"/>
          </w:tblCellMar>
        </w:tblPrEx>
        <w:tc>
          <w:tcPr>
            <w:tcW w:w="2214" w:type="dxa"/>
            <w:tcBorders>
              <w:bottom w:val="single" w:sz="12" w:space="0" w:color="auto"/>
            </w:tcBorders>
          </w:tcPr>
          <w:p w14:paraId="71E96E62" w14:textId="77777777" w:rsidR="008B72E7" w:rsidRDefault="008B72E7">
            <w:pPr>
              <w:pStyle w:val="TableBody"/>
            </w:pPr>
            <w:r>
              <w:t>Member 0</w:t>
            </w:r>
          </w:p>
        </w:tc>
        <w:tc>
          <w:tcPr>
            <w:tcW w:w="3204" w:type="dxa"/>
            <w:tcBorders>
              <w:bottom w:val="single" w:sz="12" w:space="0" w:color="auto"/>
            </w:tcBorders>
          </w:tcPr>
          <w:p w14:paraId="233CA342" w14:textId="77777777" w:rsidR="008B72E7" w:rsidRDefault="008B72E7">
            <w:pPr>
              <w:pStyle w:val="TableBody"/>
            </w:pPr>
            <w:r>
              <w:t>Processor in the virtual group.</w:t>
            </w:r>
          </w:p>
        </w:tc>
        <w:tc>
          <w:tcPr>
            <w:tcW w:w="1170" w:type="dxa"/>
            <w:tcBorders>
              <w:bottom w:val="single" w:sz="12" w:space="0" w:color="auto"/>
            </w:tcBorders>
          </w:tcPr>
          <w:p w14:paraId="684FE5FA" w14:textId="77777777" w:rsidR="008B72E7" w:rsidRDefault="008B72E7">
            <w:pPr>
              <w:pStyle w:val="TableBody"/>
            </w:pPr>
            <w:r>
              <w:t>Network Element/</w:t>
            </w:r>
          </w:p>
          <w:p w14:paraId="5C36A134" w14:textId="77777777" w:rsidR="008B72E7" w:rsidRDefault="008B72E7">
            <w:pPr>
              <w:pStyle w:val="Body"/>
            </w:pPr>
            <w:r>
              <w:t>FTSS CSCI</w:t>
            </w:r>
          </w:p>
        </w:tc>
        <w:tc>
          <w:tcPr>
            <w:tcW w:w="1350" w:type="dxa"/>
            <w:tcBorders>
              <w:bottom w:val="single" w:sz="12" w:space="0" w:color="auto"/>
            </w:tcBorders>
          </w:tcPr>
          <w:p w14:paraId="36D32B9F" w14:textId="77777777" w:rsidR="008B72E7" w:rsidRDefault="008B72E7">
            <w:pPr>
              <w:pStyle w:val="TableBody"/>
            </w:pPr>
            <w:r>
              <w:t>FTSS CSCI/</w:t>
            </w:r>
          </w:p>
          <w:p w14:paraId="5E3D4388" w14:textId="77777777" w:rsidR="008B72E7" w:rsidRDefault="008B72E7">
            <w:pPr>
              <w:pStyle w:val="Body"/>
            </w:pPr>
            <w:r>
              <w:t>Network Element</w:t>
            </w:r>
          </w:p>
        </w:tc>
      </w:tr>
      <w:tr w:rsidR="008B72E7" w14:paraId="2EDB43BD" w14:textId="77777777">
        <w:tblPrEx>
          <w:tblCellMar>
            <w:top w:w="0" w:type="dxa"/>
            <w:bottom w:w="0" w:type="dxa"/>
          </w:tblCellMar>
        </w:tblPrEx>
        <w:tc>
          <w:tcPr>
            <w:tcW w:w="2214" w:type="dxa"/>
            <w:tcBorders>
              <w:bottom w:val="single" w:sz="12" w:space="0" w:color="auto"/>
            </w:tcBorders>
          </w:tcPr>
          <w:p w14:paraId="1F215705" w14:textId="77777777" w:rsidR="008B72E7" w:rsidRDefault="008B72E7">
            <w:pPr>
              <w:pStyle w:val="TableBody"/>
            </w:pPr>
            <w:r>
              <w:t>Member 1</w:t>
            </w:r>
          </w:p>
        </w:tc>
        <w:tc>
          <w:tcPr>
            <w:tcW w:w="3204" w:type="dxa"/>
            <w:tcBorders>
              <w:bottom w:val="single" w:sz="12" w:space="0" w:color="auto"/>
            </w:tcBorders>
          </w:tcPr>
          <w:p w14:paraId="5D142212" w14:textId="77777777" w:rsidR="008B72E7" w:rsidRDefault="008B72E7">
            <w:pPr>
              <w:pStyle w:val="TableBody"/>
            </w:pPr>
            <w:r>
              <w:t>Processor in the virtual group.</w:t>
            </w:r>
          </w:p>
        </w:tc>
        <w:tc>
          <w:tcPr>
            <w:tcW w:w="1170" w:type="dxa"/>
            <w:tcBorders>
              <w:bottom w:val="single" w:sz="12" w:space="0" w:color="auto"/>
            </w:tcBorders>
          </w:tcPr>
          <w:p w14:paraId="686C02C6" w14:textId="77777777" w:rsidR="008B72E7" w:rsidRDefault="008B72E7">
            <w:pPr>
              <w:pStyle w:val="TableBody"/>
            </w:pPr>
            <w:r>
              <w:t>Network Element/</w:t>
            </w:r>
          </w:p>
          <w:p w14:paraId="12B357E6" w14:textId="77777777" w:rsidR="008B72E7" w:rsidRDefault="008B72E7">
            <w:pPr>
              <w:pStyle w:val="Body"/>
            </w:pPr>
            <w:r>
              <w:t>FTSS CSCI</w:t>
            </w:r>
          </w:p>
        </w:tc>
        <w:tc>
          <w:tcPr>
            <w:tcW w:w="1350" w:type="dxa"/>
            <w:tcBorders>
              <w:bottom w:val="single" w:sz="12" w:space="0" w:color="auto"/>
            </w:tcBorders>
          </w:tcPr>
          <w:p w14:paraId="053FD099" w14:textId="77777777" w:rsidR="008B72E7" w:rsidRDefault="008B72E7">
            <w:pPr>
              <w:pStyle w:val="TableBody"/>
            </w:pPr>
            <w:r>
              <w:t>FTSS CSCI/</w:t>
            </w:r>
          </w:p>
          <w:p w14:paraId="7C324057" w14:textId="77777777" w:rsidR="008B72E7" w:rsidRDefault="008B72E7">
            <w:pPr>
              <w:pStyle w:val="Body"/>
            </w:pPr>
            <w:r>
              <w:t>Network Element</w:t>
            </w:r>
          </w:p>
        </w:tc>
      </w:tr>
      <w:tr w:rsidR="008B72E7" w14:paraId="2C3E659E" w14:textId="77777777">
        <w:tblPrEx>
          <w:tblCellMar>
            <w:top w:w="0" w:type="dxa"/>
            <w:bottom w:w="0" w:type="dxa"/>
          </w:tblCellMar>
        </w:tblPrEx>
        <w:tc>
          <w:tcPr>
            <w:tcW w:w="2214" w:type="dxa"/>
            <w:tcBorders>
              <w:bottom w:val="nil"/>
            </w:tcBorders>
          </w:tcPr>
          <w:p w14:paraId="2CC28659" w14:textId="77777777" w:rsidR="008B72E7" w:rsidRDefault="008B72E7">
            <w:pPr>
              <w:pStyle w:val="TableBody"/>
            </w:pPr>
            <w:r>
              <w:t>Member 2</w:t>
            </w:r>
          </w:p>
        </w:tc>
        <w:tc>
          <w:tcPr>
            <w:tcW w:w="3204" w:type="dxa"/>
            <w:tcBorders>
              <w:bottom w:val="nil"/>
            </w:tcBorders>
          </w:tcPr>
          <w:p w14:paraId="3DA8D242" w14:textId="77777777" w:rsidR="008B72E7" w:rsidRDefault="008B72E7">
            <w:pPr>
              <w:pStyle w:val="TableBody"/>
            </w:pPr>
            <w:r>
              <w:t>Processor in the virtual group.</w:t>
            </w:r>
          </w:p>
        </w:tc>
        <w:tc>
          <w:tcPr>
            <w:tcW w:w="1170" w:type="dxa"/>
            <w:tcBorders>
              <w:bottom w:val="nil"/>
            </w:tcBorders>
          </w:tcPr>
          <w:p w14:paraId="10970439" w14:textId="77777777" w:rsidR="008B72E7" w:rsidRDefault="008B72E7">
            <w:pPr>
              <w:pStyle w:val="TableBody"/>
            </w:pPr>
            <w:r>
              <w:t>Network Element/</w:t>
            </w:r>
          </w:p>
          <w:p w14:paraId="0C89B4CF" w14:textId="77777777" w:rsidR="008B72E7" w:rsidRDefault="008B72E7">
            <w:pPr>
              <w:pStyle w:val="Body"/>
            </w:pPr>
            <w:r>
              <w:lastRenderedPageBreak/>
              <w:t>FTSS CSCI</w:t>
            </w:r>
          </w:p>
        </w:tc>
        <w:tc>
          <w:tcPr>
            <w:tcW w:w="1350" w:type="dxa"/>
            <w:tcBorders>
              <w:bottom w:val="nil"/>
            </w:tcBorders>
          </w:tcPr>
          <w:p w14:paraId="19EA2239" w14:textId="77777777" w:rsidR="008B72E7" w:rsidRDefault="008B72E7">
            <w:pPr>
              <w:pStyle w:val="TableBody"/>
            </w:pPr>
            <w:r>
              <w:lastRenderedPageBreak/>
              <w:t>FTSS CSCI/</w:t>
            </w:r>
          </w:p>
          <w:p w14:paraId="462FA0F3" w14:textId="77777777" w:rsidR="008B72E7" w:rsidRDefault="008B72E7">
            <w:pPr>
              <w:pStyle w:val="Body"/>
            </w:pPr>
            <w:r>
              <w:lastRenderedPageBreak/>
              <w:t>Network Element</w:t>
            </w:r>
          </w:p>
        </w:tc>
      </w:tr>
      <w:tr w:rsidR="008B72E7" w14:paraId="7CCDFFB2" w14:textId="77777777">
        <w:tblPrEx>
          <w:tblCellMar>
            <w:top w:w="0" w:type="dxa"/>
            <w:bottom w:w="0" w:type="dxa"/>
          </w:tblCellMar>
        </w:tblPrEx>
        <w:tc>
          <w:tcPr>
            <w:tcW w:w="2214" w:type="dxa"/>
            <w:tcBorders>
              <w:bottom w:val="nil"/>
            </w:tcBorders>
          </w:tcPr>
          <w:p w14:paraId="70CD21FB" w14:textId="77777777" w:rsidR="008B72E7" w:rsidRDefault="008B72E7">
            <w:pPr>
              <w:pStyle w:val="TableBody"/>
            </w:pPr>
            <w:r>
              <w:lastRenderedPageBreak/>
              <w:t>Member 3</w:t>
            </w:r>
          </w:p>
        </w:tc>
        <w:tc>
          <w:tcPr>
            <w:tcW w:w="3204" w:type="dxa"/>
            <w:tcBorders>
              <w:bottom w:val="nil"/>
            </w:tcBorders>
          </w:tcPr>
          <w:p w14:paraId="089D943F" w14:textId="77777777" w:rsidR="008B72E7" w:rsidRDefault="008B72E7">
            <w:pPr>
              <w:pStyle w:val="TableBody"/>
            </w:pPr>
            <w:r>
              <w:t>Processor in the virtual group.</w:t>
            </w:r>
          </w:p>
        </w:tc>
        <w:tc>
          <w:tcPr>
            <w:tcW w:w="1170" w:type="dxa"/>
            <w:tcBorders>
              <w:bottom w:val="nil"/>
            </w:tcBorders>
          </w:tcPr>
          <w:p w14:paraId="204CE452" w14:textId="77777777" w:rsidR="008B72E7" w:rsidRDefault="008B72E7">
            <w:pPr>
              <w:pStyle w:val="TableBody"/>
            </w:pPr>
            <w:r>
              <w:t>Network Element/</w:t>
            </w:r>
          </w:p>
          <w:p w14:paraId="40DFD071" w14:textId="77777777" w:rsidR="008B72E7" w:rsidRDefault="008B72E7">
            <w:pPr>
              <w:pStyle w:val="Body"/>
            </w:pPr>
            <w:r>
              <w:t>FTSS CSCI</w:t>
            </w:r>
          </w:p>
        </w:tc>
        <w:tc>
          <w:tcPr>
            <w:tcW w:w="1350" w:type="dxa"/>
            <w:tcBorders>
              <w:bottom w:val="nil"/>
            </w:tcBorders>
          </w:tcPr>
          <w:p w14:paraId="654C50CC" w14:textId="77777777" w:rsidR="008B72E7" w:rsidRDefault="008B72E7">
            <w:pPr>
              <w:pStyle w:val="TableBody"/>
            </w:pPr>
            <w:r>
              <w:t>FTSS CSCI/</w:t>
            </w:r>
          </w:p>
          <w:p w14:paraId="3BC48278" w14:textId="77777777" w:rsidR="008B72E7" w:rsidRDefault="008B72E7">
            <w:pPr>
              <w:pStyle w:val="Body"/>
            </w:pPr>
            <w:r>
              <w:t>Network Element</w:t>
            </w:r>
          </w:p>
        </w:tc>
      </w:tr>
      <w:tr w:rsidR="008B72E7" w14:paraId="0404E07E" w14:textId="77777777">
        <w:tblPrEx>
          <w:tblCellMar>
            <w:top w:w="0" w:type="dxa"/>
            <w:bottom w:w="0" w:type="dxa"/>
          </w:tblCellMar>
        </w:tblPrEx>
        <w:tc>
          <w:tcPr>
            <w:tcW w:w="2214" w:type="dxa"/>
            <w:tcBorders>
              <w:top w:val="single" w:sz="12" w:space="0" w:color="auto"/>
            </w:tcBorders>
          </w:tcPr>
          <w:p w14:paraId="05D74229" w14:textId="77777777" w:rsidR="008B72E7" w:rsidRDefault="008B72E7">
            <w:pPr>
              <w:pStyle w:val="TableBody"/>
              <w:keepNext/>
              <w:widowControl w:val="0"/>
              <w:rPr>
                <w:b/>
              </w:rPr>
            </w:pPr>
            <w:r>
              <w:rPr>
                <w:b/>
              </w:rPr>
              <w:t>Voted Reset Packet:</w:t>
            </w:r>
          </w:p>
        </w:tc>
        <w:tc>
          <w:tcPr>
            <w:tcW w:w="3204" w:type="dxa"/>
            <w:tcBorders>
              <w:top w:val="single" w:sz="12" w:space="0" w:color="auto"/>
            </w:tcBorders>
          </w:tcPr>
          <w:p w14:paraId="2E11C0FD" w14:textId="77777777" w:rsidR="008B72E7" w:rsidRDefault="008B72E7">
            <w:pPr>
              <w:pStyle w:val="TableBody"/>
              <w:keepNext/>
              <w:widowControl w:val="0"/>
              <w:rPr>
                <w:b/>
              </w:rPr>
            </w:pPr>
          </w:p>
        </w:tc>
        <w:tc>
          <w:tcPr>
            <w:tcW w:w="1170" w:type="dxa"/>
            <w:tcBorders>
              <w:top w:val="single" w:sz="12" w:space="0" w:color="auto"/>
            </w:tcBorders>
          </w:tcPr>
          <w:p w14:paraId="7A25762F" w14:textId="77777777" w:rsidR="008B72E7" w:rsidRDefault="008B72E7">
            <w:pPr>
              <w:pStyle w:val="TableBody"/>
              <w:keepNext/>
              <w:widowControl w:val="0"/>
              <w:rPr>
                <w:b/>
              </w:rPr>
            </w:pPr>
          </w:p>
        </w:tc>
        <w:tc>
          <w:tcPr>
            <w:tcW w:w="1350" w:type="dxa"/>
            <w:tcBorders>
              <w:top w:val="single" w:sz="12" w:space="0" w:color="auto"/>
            </w:tcBorders>
          </w:tcPr>
          <w:p w14:paraId="0A33E5D5" w14:textId="77777777" w:rsidR="008B72E7" w:rsidRDefault="008B72E7">
            <w:pPr>
              <w:pStyle w:val="TableBody"/>
              <w:keepNext/>
              <w:widowControl w:val="0"/>
              <w:rPr>
                <w:b/>
              </w:rPr>
            </w:pPr>
          </w:p>
        </w:tc>
      </w:tr>
      <w:tr w:rsidR="008B72E7" w14:paraId="4291C44D" w14:textId="77777777">
        <w:tblPrEx>
          <w:tblCellMar>
            <w:top w:w="0" w:type="dxa"/>
            <w:bottom w:w="0" w:type="dxa"/>
          </w:tblCellMar>
        </w:tblPrEx>
        <w:tc>
          <w:tcPr>
            <w:tcW w:w="2214" w:type="dxa"/>
            <w:tcBorders>
              <w:top w:val="nil"/>
              <w:bottom w:val="nil"/>
            </w:tcBorders>
          </w:tcPr>
          <w:p w14:paraId="4A24F985" w14:textId="77777777" w:rsidR="008B72E7" w:rsidRDefault="008B72E7">
            <w:pPr>
              <w:pStyle w:val="TableBody"/>
              <w:rPr>
                <w:b/>
              </w:rPr>
            </w:pPr>
            <w:r>
              <w:t>VRESET Command</w:t>
            </w:r>
          </w:p>
        </w:tc>
        <w:tc>
          <w:tcPr>
            <w:tcW w:w="3204" w:type="dxa"/>
            <w:tcBorders>
              <w:top w:val="nil"/>
              <w:bottom w:val="nil"/>
            </w:tcBorders>
          </w:tcPr>
          <w:p w14:paraId="0785428E" w14:textId="77777777" w:rsidR="008B72E7" w:rsidRDefault="008B72E7">
            <w:pPr>
              <w:pStyle w:val="TableBody"/>
            </w:pPr>
            <w:r>
              <w:t>Byte 1- Command to perform the voted reset operation.</w:t>
            </w:r>
          </w:p>
        </w:tc>
        <w:tc>
          <w:tcPr>
            <w:tcW w:w="1170" w:type="dxa"/>
            <w:tcBorders>
              <w:top w:val="nil"/>
              <w:bottom w:val="nil"/>
            </w:tcBorders>
          </w:tcPr>
          <w:p w14:paraId="1E56EFE5" w14:textId="77777777" w:rsidR="008B72E7" w:rsidRDefault="008B72E7">
            <w:pPr>
              <w:pStyle w:val="TableBody"/>
            </w:pPr>
            <w:r>
              <w:t>Network Element/</w:t>
            </w:r>
          </w:p>
          <w:p w14:paraId="083DE169" w14:textId="77777777" w:rsidR="008B72E7" w:rsidRDefault="008B72E7">
            <w:pPr>
              <w:pStyle w:val="Body"/>
            </w:pPr>
            <w:r>
              <w:t>FTSS CSCI</w:t>
            </w:r>
          </w:p>
        </w:tc>
        <w:tc>
          <w:tcPr>
            <w:tcW w:w="1350" w:type="dxa"/>
            <w:tcBorders>
              <w:top w:val="nil"/>
              <w:bottom w:val="nil"/>
            </w:tcBorders>
          </w:tcPr>
          <w:p w14:paraId="48FD3BFB" w14:textId="77777777" w:rsidR="008B72E7" w:rsidRDefault="008B72E7">
            <w:pPr>
              <w:pStyle w:val="TableBody"/>
            </w:pPr>
            <w:r>
              <w:t>FTSS CSCI/</w:t>
            </w:r>
          </w:p>
          <w:p w14:paraId="35F2E6EC" w14:textId="77777777" w:rsidR="008B72E7" w:rsidRDefault="008B72E7">
            <w:pPr>
              <w:pStyle w:val="Body"/>
            </w:pPr>
            <w:r>
              <w:t>Network Element</w:t>
            </w:r>
          </w:p>
        </w:tc>
      </w:tr>
      <w:tr w:rsidR="008B72E7" w14:paraId="245623A5" w14:textId="77777777">
        <w:tblPrEx>
          <w:tblCellMar>
            <w:top w:w="0" w:type="dxa"/>
            <w:bottom w:w="0" w:type="dxa"/>
          </w:tblCellMar>
        </w:tblPrEx>
        <w:tc>
          <w:tcPr>
            <w:tcW w:w="2214" w:type="dxa"/>
            <w:tcBorders>
              <w:top w:val="single" w:sz="4" w:space="0" w:color="auto"/>
              <w:left w:val="single" w:sz="4" w:space="0" w:color="auto"/>
              <w:bottom w:val="single" w:sz="4" w:space="0" w:color="auto"/>
            </w:tcBorders>
          </w:tcPr>
          <w:p w14:paraId="6D248C45" w14:textId="77777777" w:rsidR="008B72E7" w:rsidRDefault="008B72E7">
            <w:pPr>
              <w:pStyle w:val="TableBody"/>
              <w:rPr>
                <w:b/>
              </w:rPr>
            </w:pPr>
            <w:r>
              <w:t>User (FTSS) defined</w:t>
            </w:r>
          </w:p>
        </w:tc>
        <w:tc>
          <w:tcPr>
            <w:tcW w:w="3204" w:type="dxa"/>
            <w:tcBorders>
              <w:top w:val="single" w:sz="4" w:space="0" w:color="auto"/>
              <w:bottom w:val="single" w:sz="4" w:space="0" w:color="auto"/>
            </w:tcBorders>
          </w:tcPr>
          <w:p w14:paraId="2E262C27" w14:textId="77777777" w:rsidR="008B72E7" w:rsidRDefault="008B72E7">
            <w:pPr>
              <w:pStyle w:val="TableBody"/>
            </w:pPr>
            <w:r>
              <w:t>Remaining 63 bytes (unused).</w:t>
            </w:r>
          </w:p>
        </w:tc>
        <w:tc>
          <w:tcPr>
            <w:tcW w:w="1170" w:type="dxa"/>
            <w:tcBorders>
              <w:top w:val="single" w:sz="4" w:space="0" w:color="auto"/>
              <w:bottom w:val="single" w:sz="4" w:space="0" w:color="auto"/>
            </w:tcBorders>
          </w:tcPr>
          <w:p w14:paraId="09789C07" w14:textId="77777777" w:rsidR="008B72E7" w:rsidRDefault="008B72E7">
            <w:pPr>
              <w:pStyle w:val="TableBody"/>
            </w:pPr>
            <w:r>
              <w:t>Network Element/</w:t>
            </w:r>
          </w:p>
          <w:p w14:paraId="7306736F" w14:textId="77777777" w:rsidR="008B72E7" w:rsidRDefault="008B72E7">
            <w:pPr>
              <w:pStyle w:val="Body"/>
            </w:pPr>
            <w:r>
              <w:t>FTSS CSCI</w:t>
            </w:r>
          </w:p>
        </w:tc>
        <w:tc>
          <w:tcPr>
            <w:tcW w:w="1350" w:type="dxa"/>
            <w:tcBorders>
              <w:top w:val="single" w:sz="4" w:space="0" w:color="auto"/>
              <w:bottom w:val="single" w:sz="4" w:space="0" w:color="auto"/>
              <w:right w:val="single" w:sz="4" w:space="0" w:color="auto"/>
            </w:tcBorders>
          </w:tcPr>
          <w:p w14:paraId="598760AF" w14:textId="77777777" w:rsidR="008B72E7" w:rsidRDefault="008B72E7">
            <w:pPr>
              <w:pStyle w:val="TableBody"/>
            </w:pPr>
            <w:r>
              <w:t>FTSS CSCI/</w:t>
            </w:r>
          </w:p>
          <w:p w14:paraId="3995010D" w14:textId="77777777" w:rsidR="008B72E7" w:rsidRDefault="008B72E7">
            <w:pPr>
              <w:pStyle w:val="Body"/>
            </w:pPr>
            <w:r>
              <w:t>Network Element</w:t>
            </w:r>
          </w:p>
        </w:tc>
      </w:tr>
    </w:tbl>
    <w:p w14:paraId="17A23534" w14:textId="77777777" w:rsidR="008B72E7" w:rsidRDefault="008B72E7">
      <w:pPr>
        <w:pStyle w:val="TableBody"/>
      </w:pPr>
    </w:p>
    <w:p w14:paraId="44DFD193" w14:textId="77777777" w:rsidR="008B72E7" w:rsidRDefault="008B72E7">
      <w:pPr>
        <w:pStyle w:val="Heading3"/>
      </w:pPr>
      <w:bookmarkStart w:id="186" w:name="_Toc518715604"/>
      <w:r>
        <w:t>Radstone/FTSS Interfaces</w:t>
      </w:r>
      <w:bookmarkEnd w:id="186"/>
    </w:p>
    <w:p w14:paraId="5977CB65" w14:textId="77777777" w:rsidR="008B72E7" w:rsidRDefault="008B72E7">
      <w:pPr>
        <w:pStyle w:val="Body"/>
      </w:pPr>
      <w:r>
        <w:t>The Radstone firmware provides BIT capability on all Radstone boards on power up or reset. At the end of BIT the Radstone firmware saves the fault log.</w:t>
      </w:r>
    </w:p>
    <w:p w14:paraId="63C2B71C" w14:textId="77777777" w:rsidR="008B72E7" w:rsidRDefault="008B72E7">
      <w:pPr>
        <w:pStyle w:val="Body"/>
      </w:pPr>
      <w:r>
        <w:t>Data element definitions for the Radstone/FTSS interface are shown in Table 3.3-3.</w:t>
      </w:r>
    </w:p>
    <w:p w14:paraId="3FF789B5" w14:textId="77777777" w:rsidR="008B72E7" w:rsidRDefault="008B72E7">
      <w:pPr>
        <w:pStyle w:val="tablecaption"/>
        <w:outlineLvl w:val="0"/>
      </w:pPr>
      <w:bookmarkStart w:id="187" w:name="_Toc427398578"/>
      <w:bookmarkStart w:id="188" w:name="_Toc440419682"/>
      <w:bookmarkStart w:id="189" w:name="_Ref427651311"/>
      <w:bookmarkStart w:id="190" w:name="_Toc515875727"/>
      <w:bookmarkStart w:id="191" w:name="_Toc515935961"/>
      <w:bookmarkStart w:id="192" w:name="_Toc518707786"/>
      <w:r>
        <w:t>Table 3.3-3.  Data Element Definition Table for Radstone/FTSS Interfaces.</w:t>
      </w:r>
      <w:bookmarkEnd w:id="187"/>
      <w:bookmarkEnd w:id="188"/>
      <w:bookmarkEnd w:id="189"/>
      <w:bookmarkEnd w:id="190"/>
      <w:bookmarkEnd w:id="191"/>
      <w:bookmarkEnd w:id="192"/>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368"/>
        <w:gridCol w:w="1780"/>
        <w:gridCol w:w="1335"/>
        <w:gridCol w:w="2285"/>
        <w:gridCol w:w="1170"/>
        <w:gridCol w:w="1350"/>
      </w:tblGrid>
      <w:tr w:rsidR="008B72E7" w14:paraId="069C7EE3" w14:textId="77777777">
        <w:tblPrEx>
          <w:tblCellMar>
            <w:top w:w="0" w:type="dxa"/>
            <w:bottom w:w="0" w:type="dxa"/>
          </w:tblCellMar>
        </w:tblPrEx>
        <w:tc>
          <w:tcPr>
            <w:tcW w:w="1368" w:type="dxa"/>
            <w:tcBorders>
              <w:bottom w:val="nil"/>
            </w:tcBorders>
          </w:tcPr>
          <w:p w14:paraId="166ACB1C" w14:textId="77777777" w:rsidR="008B72E7" w:rsidRDefault="008B72E7">
            <w:pPr>
              <w:pStyle w:val="TableBody"/>
              <w:rPr>
                <w:b/>
              </w:rPr>
            </w:pPr>
            <w:r>
              <w:rPr>
                <w:b/>
              </w:rPr>
              <w:t>Identifier</w:t>
            </w:r>
          </w:p>
        </w:tc>
        <w:tc>
          <w:tcPr>
            <w:tcW w:w="1780" w:type="dxa"/>
            <w:tcBorders>
              <w:bottom w:val="nil"/>
            </w:tcBorders>
          </w:tcPr>
          <w:p w14:paraId="19FEA94C" w14:textId="77777777" w:rsidR="008B72E7" w:rsidRDefault="008B72E7">
            <w:pPr>
              <w:pStyle w:val="TableBody"/>
              <w:rPr>
                <w:b/>
              </w:rPr>
            </w:pPr>
            <w:r>
              <w:rPr>
                <w:b/>
              </w:rPr>
              <w:t>Description</w:t>
            </w:r>
          </w:p>
        </w:tc>
        <w:tc>
          <w:tcPr>
            <w:tcW w:w="1335" w:type="dxa"/>
            <w:tcBorders>
              <w:bottom w:val="nil"/>
            </w:tcBorders>
          </w:tcPr>
          <w:p w14:paraId="59B17DF5" w14:textId="77777777" w:rsidR="008B72E7" w:rsidRDefault="008B72E7">
            <w:pPr>
              <w:pStyle w:val="TableBody"/>
              <w:rPr>
                <w:b/>
              </w:rPr>
            </w:pPr>
            <w:r>
              <w:rPr>
                <w:b/>
              </w:rPr>
              <w:t>Data Type</w:t>
            </w:r>
          </w:p>
        </w:tc>
        <w:tc>
          <w:tcPr>
            <w:tcW w:w="2285" w:type="dxa"/>
            <w:tcBorders>
              <w:bottom w:val="nil"/>
            </w:tcBorders>
          </w:tcPr>
          <w:p w14:paraId="093A066F" w14:textId="77777777" w:rsidR="008B72E7" w:rsidRDefault="008B72E7">
            <w:pPr>
              <w:pStyle w:val="TableBody"/>
              <w:rPr>
                <w:b/>
              </w:rPr>
            </w:pPr>
            <w:r>
              <w:rPr>
                <w:b/>
              </w:rPr>
              <w:t>Limit/ Range</w:t>
            </w:r>
          </w:p>
        </w:tc>
        <w:tc>
          <w:tcPr>
            <w:tcW w:w="1170" w:type="dxa"/>
            <w:tcBorders>
              <w:bottom w:val="nil"/>
            </w:tcBorders>
          </w:tcPr>
          <w:p w14:paraId="12158F6B" w14:textId="77777777" w:rsidR="008B72E7" w:rsidRDefault="008B72E7">
            <w:pPr>
              <w:pStyle w:val="TableBody"/>
              <w:rPr>
                <w:b/>
              </w:rPr>
            </w:pPr>
            <w:r>
              <w:rPr>
                <w:b/>
              </w:rPr>
              <w:t>Source</w:t>
            </w:r>
          </w:p>
        </w:tc>
        <w:tc>
          <w:tcPr>
            <w:tcW w:w="1350" w:type="dxa"/>
            <w:tcBorders>
              <w:bottom w:val="nil"/>
            </w:tcBorders>
          </w:tcPr>
          <w:p w14:paraId="602BAD19" w14:textId="77777777" w:rsidR="008B72E7" w:rsidRDefault="008B72E7">
            <w:pPr>
              <w:pStyle w:val="TableBody"/>
              <w:rPr>
                <w:b/>
              </w:rPr>
            </w:pPr>
            <w:r>
              <w:rPr>
                <w:b/>
              </w:rPr>
              <w:t>Destination</w:t>
            </w:r>
          </w:p>
        </w:tc>
      </w:tr>
      <w:tr w:rsidR="008B72E7" w14:paraId="5A4BC303" w14:textId="77777777">
        <w:tblPrEx>
          <w:tblCellMar>
            <w:top w:w="0" w:type="dxa"/>
            <w:bottom w:w="0" w:type="dxa"/>
          </w:tblCellMar>
        </w:tblPrEx>
        <w:tc>
          <w:tcPr>
            <w:tcW w:w="3148" w:type="dxa"/>
            <w:gridSpan w:val="2"/>
            <w:tcBorders>
              <w:bottom w:val="single" w:sz="6" w:space="0" w:color="auto"/>
              <w:right w:val="nil"/>
            </w:tcBorders>
          </w:tcPr>
          <w:p w14:paraId="3CBC8609" w14:textId="77777777" w:rsidR="008B72E7" w:rsidRDefault="008B72E7">
            <w:pPr>
              <w:pStyle w:val="TableBody"/>
              <w:rPr>
                <w:b/>
              </w:rPr>
            </w:pPr>
            <w:r>
              <w:rPr>
                <w:b/>
              </w:rPr>
              <w:t>Time Services:</w:t>
            </w:r>
          </w:p>
        </w:tc>
        <w:tc>
          <w:tcPr>
            <w:tcW w:w="1335" w:type="dxa"/>
            <w:tcBorders>
              <w:left w:val="nil"/>
              <w:bottom w:val="single" w:sz="6" w:space="0" w:color="auto"/>
              <w:right w:val="nil"/>
            </w:tcBorders>
          </w:tcPr>
          <w:p w14:paraId="276ECA42" w14:textId="77777777" w:rsidR="008B72E7" w:rsidRDefault="008B72E7">
            <w:pPr>
              <w:pStyle w:val="TableBody"/>
              <w:rPr>
                <w:b/>
              </w:rPr>
            </w:pPr>
          </w:p>
        </w:tc>
        <w:tc>
          <w:tcPr>
            <w:tcW w:w="2285" w:type="dxa"/>
            <w:tcBorders>
              <w:left w:val="nil"/>
              <w:bottom w:val="single" w:sz="6" w:space="0" w:color="auto"/>
              <w:right w:val="nil"/>
            </w:tcBorders>
          </w:tcPr>
          <w:p w14:paraId="60520849" w14:textId="77777777" w:rsidR="008B72E7" w:rsidRDefault="008B72E7">
            <w:pPr>
              <w:pStyle w:val="TableBody"/>
              <w:rPr>
                <w:b/>
              </w:rPr>
            </w:pPr>
          </w:p>
        </w:tc>
        <w:tc>
          <w:tcPr>
            <w:tcW w:w="1170" w:type="dxa"/>
            <w:tcBorders>
              <w:left w:val="nil"/>
              <w:bottom w:val="single" w:sz="6" w:space="0" w:color="auto"/>
              <w:right w:val="nil"/>
            </w:tcBorders>
          </w:tcPr>
          <w:p w14:paraId="4614CF35" w14:textId="77777777" w:rsidR="008B72E7" w:rsidRDefault="008B72E7">
            <w:pPr>
              <w:pStyle w:val="TableBody"/>
              <w:rPr>
                <w:b/>
              </w:rPr>
            </w:pPr>
          </w:p>
        </w:tc>
        <w:tc>
          <w:tcPr>
            <w:tcW w:w="1350" w:type="dxa"/>
            <w:tcBorders>
              <w:left w:val="nil"/>
              <w:bottom w:val="single" w:sz="6" w:space="0" w:color="auto"/>
            </w:tcBorders>
          </w:tcPr>
          <w:p w14:paraId="275DF34E" w14:textId="77777777" w:rsidR="008B72E7" w:rsidRDefault="008B72E7">
            <w:pPr>
              <w:pStyle w:val="TableBody"/>
              <w:rPr>
                <w:b/>
              </w:rPr>
            </w:pPr>
          </w:p>
        </w:tc>
      </w:tr>
      <w:tr w:rsidR="008B72E7" w14:paraId="08A28EA2" w14:textId="77777777">
        <w:tblPrEx>
          <w:tblCellMar>
            <w:top w:w="0" w:type="dxa"/>
            <w:bottom w:w="0" w:type="dxa"/>
          </w:tblCellMar>
        </w:tblPrEx>
        <w:tc>
          <w:tcPr>
            <w:tcW w:w="1368" w:type="dxa"/>
            <w:tcBorders>
              <w:top w:val="nil"/>
            </w:tcBorders>
          </w:tcPr>
          <w:p w14:paraId="27853577" w14:textId="77777777" w:rsidR="008B72E7" w:rsidRDefault="008B72E7">
            <w:pPr>
              <w:pStyle w:val="TableBody"/>
            </w:pPr>
            <w:r>
              <w:t>start_minor_cycle</w:t>
            </w:r>
          </w:p>
        </w:tc>
        <w:tc>
          <w:tcPr>
            <w:tcW w:w="1780" w:type="dxa"/>
            <w:tcBorders>
              <w:top w:val="nil"/>
            </w:tcBorders>
          </w:tcPr>
          <w:p w14:paraId="3C60D4DF" w14:textId="77777777" w:rsidR="008B72E7" w:rsidRDefault="008B72E7">
            <w:pPr>
              <w:pStyle w:val="TableBody"/>
            </w:pPr>
            <w:r>
              <w:t>count down timer interrupt</w:t>
            </w:r>
          </w:p>
        </w:tc>
        <w:tc>
          <w:tcPr>
            <w:tcW w:w="1335" w:type="dxa"/>
            <w:tcBorders>
              <w:top w:val="nil"/>
            </w:tcBorders>
          </w:tcPr>
          <w:p w14:paraId="69D34327" w14:textId="77777777" w:rsidR="008B72E7" w:rsidRDefault="008B72E7">
            <w:pPr>
              <w:pStyle w:val="TableBody"/>
            </w:pPr>
            <w:r>
              <w:t>interrupt</w:t>
            </w:r>
          </w:p>
        </w:tc>
        <w:tc>
          <w:tcPr>
            <w:tcW w:w="2285" w:type="dxa"/>
            <w:tcBorders>
              <w:top w:val="nil"/>
            </w:tcBorders>
          </w:tcPr>
          <w:p w14:paraId="68C42EB2" w14:textId="77777777" w:rsidR="008B72E7" w:rsidRDefault="008B72E7">
            <w:pPr>
              <w:pStyle w:val="TableBody"/>
            </w:pPr>
            <w:r>
              <w:t>NA</w:t>
            </w:r>
          </w:p>
        </w:tc>
        <w:tc>
          <w:tcPr>
            <w:tcW w:w="1170" w:type="dxa"/>
            <w:tcBorders>
              <w:top w:val="nil"/>
            </w:tcBorders>
          </w:tcPr>
          <w:p w14:paraId="49404259" w14:textId="77777777" w:rsidR="008B72E7" w:rsidRDefault="008B72E7">
            <w:pPr>
              <w:pStyle w:val="TableBody"/>
            </w:pPr>
            <w:r>
              <w:t>ISABridge HW timer</w:t>
            </w:r>
          </w:p>
        </w:tc>
        <w:tc>
          <w:tcPr>
            <w:tcW w:w="1350" w:type="dxa"/>
            <w:tcBorders>
              <w:top w:val="nil"/>
            </w:tcBorders>
          </w:tcPr>
          <w:p w14:paraId="413E2873" w14:textId="77777777" w:rsidR="008B72E7" w:rsidRDefault="008B72E7">
            <w:pPr>
              <w:pStyle w:val="TableBody"/>
            </w:pPr>
            <w:r>
              <w:t xml:space="preserve">FTSS </w:t>
            </w:r>
          </w:p>
        </w:tc>
      </w:tr>
      <w:tr w:rsidR="008B72E7" w14:paraId="36ABC4D2" w14:textId="77777777">
        <w:tblPrEx>
          <w:tblCellMar>
            <w:top w:w="0" w:type="dxa"/>
            <w:bottom w:w="0" w:type="dxa"/>
          </w:tblCellMar>
        </w:tblPrEx>
        <w:tc>
          <w:tcPr>
            <w:tcW w:w="1368" w:type="dxa"/>
          </w:tcPr>
          <w:p w14:paraId="5F46A1EF" w14:textId="77777777" w:rsidR="008B72E7" w:rsidRDefault="008B72E7">
            <w:pPr>
              <w:pStyle w:val="TableBody"/>
            </w:pPr>
            <w:r>
              <w:t>utility_timer_value</w:t>
            </w:r>
          </w:p>
        </w:tc>
        <w:tc>
          <w:tcPr>
            <w:tcW w:w="1780" w:type="dxa"/>
          </w:tcPr>
          <w:p w14:paraId="33BF39CC" w14:textId="77777777" w:rsidR="008B72E7" w:rsidRDefault="008B72E7">
            <w:pPr>
              <w:pStyle w:val="TableBody"/>
            </w:pPr>
            <w:r>
              <w:t>Utility timer output</w:t>
            </w:r>
          </w:p>
        </w:tc>
        <w:tc>
          <w:tcPr>
            <w:tcW w:w="1335" w:type="dxa"/>
          </w:tcPr>
          <w:p w14:paraId="4A191722" w14:textId="77777777" w:rsidR="008B72E7" w:rsidRDefault="008B72E7">
            <w:pPr>
              <w:pStyle w:val="TableBody"/>
            </w:pPr>
            <w:r>
              <w:t>uword32</w:t>
            </w:r>
          </w:p>
        </w:tc>
        <w:tc>
          <w:tcPr>
            <w:tcW w:w="2285" w:type="dxa"/>
          </w:tcPr>
          <w:p w14:paraId="3F994CE4" w14:textId="77777777" w:rsidR="008B72E7" w:rsidRDefault="008B72E7">
            <w:pPr>
              <w:pStyle w:val="TableBody"/>
            </w:pPr>
            <w:r>
              <w:t>2^32</w:t>
            </w:r>
          </w:p>
        </w:tc>
        <w:tc>
          <w:tcPr>
            <w:tcW w:w="1170" w:type="dxa"/>
          </w:tcPr>
          <w:p w14:paraId="7727A2FD" w14:textId="77777777" w:rsidR="008B72E7" w:rsidRDefault="008B72E7">
            <w:pPr>
              <w:pStyle w:val="TableBody"/>
            </w:pPr>
            <w:r>
              <w:t>PPC time base register</w:t>
            </w:r>
          </w:p>
        </w:tc>
        <w:tc>
          <w:tcPr>
            <w:tcW w:w="1350" w:type="dxa"/>
          </w:tcPr>
          <w:p w14:paraId="46A4ADC9" w14:textId="77777777" w:rsidR="008B72E7" w:rsidRDefault="008B72E7">
            <w:pPr>
              <w:pStyle w:val="TableBody"/>
            </w:pPr>
            <w:r>
              <w:t>FTSS</w:t>
            </w:r>
          </w:p>
        </w:tc>
      </w:tr>
      <w:tr w:rsidR="008B72E7" w14:paraId="07C49735" w14:textId="77777777">
        <w:tblPrEx>
          <w:tblCellMar>
            <w:top w:w="0" w:type="dxa"/>
            <w:bottom w:w="0" w:type="dxa"/>
          </w:tblCellMar>
        </w:tblPrEx>
        <w:tc>
          <w:tcPr>
            <w:tcW w:w="1368" w:type="dxa"/>
          </w:tcPr>
          <w:p w14:paraId="76AA8D18" w14:textId="77777777" w:rsidR="008B72E7" w:rsidRDefault="008B72E7">
            <w:pPr>
              <w:pStyle w:val="TableBody"/>
            </w:pPr>
            <w:r>
              <w:t>ticks</w:t>
            </w:r>
          </w:p>
        </w:tc>
        <w:tc>
          <w:tcPr>
            <w:tcW w:w="1780" w:type="dxa"/>
          </w:tcPr>
          <w:p w14:paraId="07F3C5A3" w14:textId="77777777" w:rsidR="008B72E7" w:rsidRDefault="008B72E7">
            <w:pPr>
              <w:pStyle w:val="TableBody"/>
            </w:pPr>
            <w:r>
              <w:t>count down value for next minor cycle interrupt</w:t>
            </w:r>
          </w:p>
        </w:tc>
        <w:tc>
          <w:tcPr>
            <w:tcW w:w="1335" w:type="dxa"/>
          </w:tcPr>
          <w:p w14:paraId="2DF1B1B1" w14:textId="77777777" w:rsidR="008B72E7" w:rsidRDefault="008B72E7">
            <w:pPr>
              <w:pStyle w:val="TableBody"/>
            </w:pPr>
            <w:r>
              <w:t>uword16</w:t>
            </w:r>
          </w:p>
        </w:tc>
        <w:tc>
          <w:tcPr>
            <w:tcW w:w="2285" w:type="dxa"/>
          </w:tcPr>
          <w:p w14:paraId="2C3AA4F9" w14:textId="77777777" w:rsidR="008B72E7" w:rsidRDefault="008B72E7">
            <w:pPr>
              <w:pStyle w:val="TableBody"/>
            </w:pPr>
            <w:r>
              <w:t>65536</w:t>
            </w:r>
          </w:p>
        </w:tc>
        <w:tc>
          <w:tcPr>
            <w:tcW w:w="1170" w:type="dxa"/>
          </w:tcPr>
          <w:p w14:paraId="60D7BDD8" w14:textId="77777777" w:rsidR="008B72E7" w:rsidRDefault="008B72E7">
            <w:pPr>
              <w:pStyle w:val="TableBody"/>
            </w:pPr>
            <w:r>
              <w:t xml:space="preserve">FTSS </w:t>
            </w:r>
          </w:p>
        </w:tc>
        <w:tc>
          <w:tcPr>
            <w:tcW w:w="1350" w:type="dxa"/>
          </w:tcPr>
          <w:p w14:paraId="4F9AFC0E" w14:textId="77777777" w:rsidR="008B72E7" w:rsidRDefault="008B72E7">
            <w:pPr>
              <w:pStyle w:val="TableBody"/>
            </w:pPr>
            <w:r>
              <w:t>ISABridge HW timer</w:t>
            </w:r>
          </w:p>
        </w:tc>
      </w:tr>
      <w:tr w:rsidR="008B72E7" w14:paraId="65C23287" w14:textId="77777777">
        <w:tblPrEx>
          <w:tblCellMar>
            <w:top w:w="0" w:type="dxa"/>
            <w:bottom w:w="0" w:type="dxa"/>
          </w:tblCellMar>
        </w:tblPrEx>
        <w:tc>
          <w:tcPr>
            <w:tcW w:w="9288" w:type="dxa"/>
            <w:gridSpan w:val="6"/>
          </w:tcPr>
          <w:p w14:paraId="1BE971DF" w14:textId="77777777" w:rsidR="008B72E7" w:rsidRDefault="008B72E7">
            <w:pPr>
              <w:pStyle w:val="TableBody"/>
              <w:rPr>
                <w:b/>
              </w:rPr>
            </w:pPr>
            <w:r>
              <w:rPr>
                <w:b/>
              </w:rPr>
              <w:t>Fault Detection and Isolation Services:</w:t>
            </w:r>
          </w:p>
        </w:tc>
      </w:tr>
      <w:tr w:rsidR="008B72E7" w14:paraId="5FD13A52" w14:textId="77777777">
        <w:tblPrEx>
          <w:tblCellMar>
            <w:top w:w="0" w:type="dxa"/>
            <w:bottom w:w="0" w:type="dxa"/>
          </w:tblCellMar>
        </w:tblPrEx>
        <w:tc>
          <w:tcPr>
            <w:tcW w:w="1368" w:type="dxa"/>
          </w:tcPr>
          <w:p w14:paraId="66195FEC" w14:textId="77777777" w:rsidR="008B72E7" w:rsidRDefault="008B72E7">
            <w:pPr>
              <w:pStyle w:val="TableBody"/>
            </w:pPr>
            <w:r>
              <w:t>rad_fault_log</w:t>
            </w:r>
          </w:p>
        </w:tc>
        <w:tc>
          <w:tcPr>
            <w:tcW w:w="1780" w:type="dxa"/>
          </w:tcPr>
          <w:p w14:paraId="7681DCBD" w14:textId="77777777" w:rsidR="008B72E7" w:rsidRDefault="008B72E7">
            <w:pPr>
              <w:pStyle w:val="TableBody"/>
            </w:pPr>
            <w:r>
              <w:t>Radstone self-test log</w:t>
            </w:r>
          </w:p>
        </w:tc>
        <w:tc>
          <w:tcPr>
            <w:tcW w:w="1335" w:type="dxa"/>
          </w:tcPr>
          <w:p w14:paraId="6EFE3019" w14:textId="77777777" w:rsidR="008B72E7" w:rsidRDefault="008B72E7">
            <w:pPr>
              <w:pStyle w:val="TableBody"/>
            </w:pPr>
            <w:r>
              <w:t>char []</w:t>
            </w:r>
          </w:p>
        </w:tc>
        <w:tc>
          <w:tcPr>
            <w:tcW w:w="2285" w:type="dxa"/>
          </w:tcPr>
          <w:p w14:paraId="28882F70" w14:textId="77777777" w:rsidR="008B72E7" w:rsidRDefault="008B72E7">
            <w:pPr>
              <w:pStyle w:val="TableBody"/>
            </w:pPr>
          </w:p>
        </w:tc>
        <w:tc>
          <w:tcPr>
            <w:tcW w:w="1170" w:type="dxa"/>
          </w:tcPr>
          <w:p w14:paraId="0B909503" w14:textId="77777777" w:rsidR="008B72E7" w:rsidRDefault="008B72E7">
            <w:pPr>
              <w:pStyle w:val="TableBody"/>
            </w:pPr>
            <w:r>
              <w:t>Radstone firmware</w:t>
            </w:r>
          </w:p>
        </w:tc>
        <w:tc>
          <w:tcPr>
            <w:tcW w:w="1350" w:type="dxa"/>
          </w:tcPr>
          <w:p w14:paraId="44B145D8" w14:textId="77777777" w:rsidR="008B72E7" w:rsidRDefault="008B72E7">
            <w:pPr>
              <w:pStyle w:val="TableBody"/>
            </w:pPr>
            <w:r>
              <w:t>FTSS</w:t>
            </w:r>
          </w:p>
        </w:tc>
      </w:tr>
    </w:tbl>
    <w:p w14:paraId="78B7473C" w14:textId="77777777" w:rsidR="008B72E7" w:rsidRDefault="008B72E7">
      <w:pPr>
        <w:pStyle w:val="Body"/>
      </w:pPr>
    </w:p>
    <w:p w14:paraId="2A34B4C5" w14:textId="77777777" w:rsidR="008B72E7" w:rsidRDefault="008B72E7">
      <w:pPr>
        <w:pStyle w:val="Heading3"/>
      </w:pPr>
      <w:bookmarkStart w:id="193" w:name="_Toc518715605"/>
      <w:r>
        <w:t>VxWorks/FTSS Interfaces</w:t>
      </w:r>
      <w:bookmarkEnd w:id="193"/>
    </w:p>
    <w:p w14:paraId="4307B9AA" w14:textId="77777777" w:rsidR="008B72E7" w:rsidRDefault="008B72E7">
      <w:pPr>
        <w:pStyle w:val="Body"/>
      </w:pPr>
      <w:r>
        <w:t>For VxWorks/FTSS interfaces see VxWorks Reference Manual. Appendix A of the API manual defines the allowable subset of VxWorks calls that can be safely used by the FCP application software.</w:t>
      </w:r>
    </w:p>
    <w:p w14:paraId="1A6A8F45" w14:textId="77777777" w:rsidR="008B72E7" w:rsidRDefault="008B72E7">
      <w:pPr>
        <w:pStyle w:val="Heading3"/>
      </w:pPr>
      <w:bookmarkStart w:id="194" w:name="_Toc518715606"/>
      <w:r>
        <w:lastRenderedPageBreak/>
        <w:t>Multi-Protocol Communications Controller (MPCC)/FTSS Interfaces</w:t>
      </w:r>
      <w:bookmarkEnd w:id="194"/>
    </w:p>
    <w:p w14:paraId="0506FBBF" w14:textId="77777777" w:rsidR="008B72E7" w:rsidRDefault="008B72E7">
      <w:pPr>
        <w:pStyle w:val="Body"/>
      </w:pPr>
      <w:r>
        <w:t>For MPCC/FTSS interfaces see the Radstone MPCC01 Firmware Manual, Pub #YD681MPCC1, and Radstone MPCC01 Hardware Manual, Pub #HH681MPCC1.</w:t>
      </w:r>
    </w:p>
    <w:p w14:paraId="77F49245" w14:textId="77777777" w:rsidR="008B72E7" w:rsidRDefault="008B72E7">
      <w:pPr>
        <w:pStyle w:val="Body"/>
      </w:pPr>
      <w:r>
        <w:t>The telemetry serial line on the MPCC cards will be configured as follows:</w:t>
      </w:r>
    </w:p>
    <w:p w14:paraId="7C9C50A2" w14:textId="77777777" w:rsidR="008B72E7" w:rsidRDefault="008B72E7">
      <w:pPr>
        <w:pStyle w:val="Body"/>
        <w:numPr>
          <w:ilvl w:val="0"/>
          <w:numId w:val="36"/>
        </w:numPr>
      </w:pPr>
      <w:r>
        <w:t>Mode: 0x1103</w:t>
      </w:r>
    </w:p>
    <w:p w14:paraId="13CE4287" w14:textId="77777777" w:rsidR="008B72E7" w:rsidRDefault="008B72E7">
      <w:pPr>
        <w:pStyle w:val="Body"/>
        <w:numPr>
          <w:ilvl w:val="1"/>
          <w:numId w:val="36"/>
        </w:numPr>
      </w:pPr>
      <w:r>
        <w:t>SLDC Mode</w:t>
      </w:r>
    </w:p>
    <w:p w14:paraId="6ADAE944" w14:textId="77777777" w:rsidR="008B72E7" w:rsidRDefault="008B72E7">
      <w:pPr>
        <w:pStyle w:val="Body"/>
        <w:numPr>
          <w:ilvl w:val="1"/>
          <w:numId w:val="36"/>
        </w:numPr>
      </w:pPr>
      <w:r>
        <w:t>Buffered Transfer</w:t>
      </w:r>
    </w:p>
    <w:p w14:paraId="6B33C6B1" w14:textId="77777777" w:rsidR="008B72E7" w:rsidRDefault="008B72E7">
      <w:pPr>
        <w:pStyle w:val="Body"/>
        <w:numPr>
          <w:ilvl w:val="1"/>
          <w:numId w:val="36"/>
        </w:numPr>
      </w:pPr>
      <w:r>
        <w:t>Single Frame Transfer</w:t>
      </w:r>
    </w:p>
    <w:p w14:paraId="3C5A7135" w14:textId="77777777" w:rsidR="008B72E7" w:rsidRDefault="008B72E7">
      <w:pPr>
        <w:pStyle w:val="Body"/>
        <w:numPr>
          <w:ilvl w:val="1"/>
          <w:numId w:val="36"/>
        </w:numPr>
      </w:pPr>
      <w:r>
        <w:t>Report a Break character, but do not close the RX channel</w:t>
      </w:r>
    </w:p>
    <w:p w14:paraId="74B5D04C" w14:textId="77777777" w:rsidR="008B72E7" w:rsidRDefault="008B72E7">
      <w:pPr>
        <w:pStyle w:val="Body"/>
        <w:numPr>
          <w:ilvl w:val="1"/>
          <w:numId w:val="36"/>
        </w:numPr>
      </w:pPr>
      <w:r>
        <w:t>Normal Operation</w:t>
      </w:r>
    </w:p>
    <w:p w14:paraId="7E04EFD6" w14:textId="77777777" w:rsidR="008B72E7" w:rsidRDefault="008B72E7">
      <w:pPr>
        <w:pStyle w:val="Body"/>
        <w:numPr>
          <w:ilvl w:val="2"/>
          <w:numId w:val="36"/>
        </w:numPr>
      </w:pPr>
      <w:r>
        <w:t>Note: CRC is always generated in SDLC mode</w:t>
      </w:r>
    </w:p>
    <w:p w14:paraId="1E71EB17" w14:textId="77777777" w:rsidR="008B72E7" w:rsidRDefault="008B72E7">
      <w:pPr>
        <w:pStyle w:val="Body"/>
        <w:numPr>
          <w:ilvl w:val="0"/>
          <w:numId w:val="36"/>
        </w:numPr>
      </w:pPr>
      <w:r>
        <w:t>Baud Speed: 2,097,152 bps</w:t>
      </w:r>
    </w:p>
    <w:p w14:paraId="13549F0F" w14:textId="77777777" w:rsidR="008B72E7" w:rsidRDefault="008B72E7">
      <w:pPr>
        <w:pStyle w:val="Body"/>
        <w:numPr>
          <w:ilvl w:val="0"/>
          <w:numId w:val="36"/>
        </w:numPr>
      </w:pPr>
      <w:r>
        <w:t>Buffer size: 13,000 bytes</w:t>
      </w:r>
    </w:p>
    <w:p w14:paraId="3066C3CA" w14:textId="77777777" w:rsidR="008B72E7" w:rsidRDefault="008B72E7">
      <w:pPr>
        <w:pStyle w:val="Body"/>
        <w:numPr>
          <w:ilvl w:val="0"/>
          <w:numId w:val="36"/>
        </w:numPr>
      </w:pPr>
      <w:r>
        <w:t>No parity, 1 stop bit, 8 bit chars: 0x80</w:t>
      </w:r>
    </w:p>
    <w:p w14:paraId="7171DED7" w14:textId="77777777" w:rsidR="008B72E7" w:rsidRDefault="008B72E7">
      <w:pPr>
        <w:pStyle w:val="Body"/>
      </w:pPr>
      <w:r>
        <w:t>The command serial line on the MPCC cards will be configured as follows:</w:t>
      </w:r>
    </w:p>
    <w:p w14:paraId="387EE2BB" w14:textId="77777777" w:rsidR="008B72E7" w:rsidRDefault="008B72E7">
      <w:pPr>
        <w:pStyle w:val="Body"/>
        <w:numPr>
          <w:ilvl w:val="0"/>
          <w:numId w:val="36"/>
        </w:numPr>
      </w:pPr>
      <w:r>
        <w:t>Mode: 0x1103</w:t>
      </w:r>
    </w:p>
    <w:p w14:paraId="76CCE6BD" w14:textId="77777777" w:rsidR="008B72E7" w:rsidRDefault="008B72E7">
      <w:pPr>
        <w:pStyle w:val="Body"/>
        <w:numPr>
          <w:ilvl w:val="1"/>
          <w:numId w:val="36"/>
        </w:numPr>
      </w:pPr>
      <w:r>
        <w:t>SLDC Mode</w:t>
      </w:r>
    </w:p>
    <w:p w14:paraId="2DBCD374" w14:textId="77777777" w:rsidR="008B72E7" w:rsidRDefault="008B72E7">
      <w:pPr>
        <w:pStyle w:val="Body"/>
        <w:numPr>
          <w:ilvl w:val="1"/>
          <w:numId w:val="36"/>
        </w:numPr>
      </w:pPr>
      <w:r>
        <w:t>Buffered Transfer</w:t>
      </w:r>
    </w:p>
    <w:p w14:paraId="4008C71B" w14:textId="77777777" w:rsidR="008B72E7" w:rsidRDefault="008B72E7">
      <w:pPr>
        <w:pStyle w:val="Body"/>
        <w:numPr>
          <w:ilvl w:val="1"/>
          <w:numId w:val="36"/>
        </w:numPr>
      </w:pPr>
      <w:r>
        <w:t>Single Frame Transfer</w:t>
      </w:r>
    </w:p>
    <w:p w14:paraId="2BCB38F7" w14:textId="77777777" w:rsidR="008B72E7" w:rsidRDefault="008B72E7">
      <w:pPr>
        <w:pStyle w:val="Body"/>
        <w:numPr>
          <w:ilvl w:val="1"/>
          <w:numId w:val="36"/>
        </w:numPr>
      </w:pPr>
      <w:r>
        <w:t>Report a Break character, but do not close the RX channel</w:t>
      </w:r>
    </w:p>
    <w:p w14:paraId="2E55339F" w14:textId="77777777" w:rsidR="008B72E7" w:rsidRDefault="008B72E7">
      <w:pPr>
        <w:pStyle w:val="Body"/>
        <w:numPr>
          <w:ilvl w:val="1"/>
          <w:numId w:val="36"/>
        </w:numPr>
      </w:pPr>
      <w:r>
        <w:t>Normal Operation</w:t>
      </w:r>
    </w:p>
    <w:p w14:paraId="15AA3714" w14:textId="77777777" w:rsidR="008B72E7" w:rsidRDefault="008B72E7">
      <w:pPr>
        <w:pStyle w:val="Body"/>
        <w:numPr>
          <w:ilvl w:val="2"/>
          <w:numId w:val="36"/>
        </w:numPr>
      </w:pPr>
      <w:r>
        <w:t>Note: CRC is always generated in SDLC mode</w:t>
      </w:r>
    </w:p>
    <w:p w14:paraId="3E0FA55A" w14:textId="77777777" w:rsidR="008B72E7" w:rsidRDefault="008B72E7">
      <w:pPr>
        <w:pStyle w:val="Body"/>
        <w:numPr>
          <w:ilvl w:val="0"/>
          <w:numId w:val="36"/>
        </w:numPr>
      </w:pPr>
      <w:r>
        <w:t>Buffer size: 332 bytes</w:t>
      </w:r>
    </w:p>
    <w:p w14:paraId="7947322D" w14:textId="77777777" w:rsidR="008B72E7" w:rsidRDefault="008B72E7">
      <w:pPr>
        <w:pStyle w:val="Body"/>
        <w:numPr>
          <w:ilvl w:val="0"/>
          <w:numId w:val="36"/>
        </w:numPr>
      </w:pPr>
      <w:r>
        <w:t>Baud Speed: 1,048,576 bps</w:t>
      </w:r>
    </w:p>
    <w:p w14:paraId="3B5CE94D" w14:textId="77777777" w:rsidR="008B72E7" w:rsidRDefault="008B72E7">
      <w:pPr>
        <w:pStyle w:val="Body"/>
        <w:numPr>
          <w:ilvl w:val="0"/>
          <w:numId w:val="36"/>
        </w:numPr>
      </w:pPr>
      <w:r>
        <w:t>No parity, 1 stop bit, 8 bit chars: 0x80</w:t>
      </w:r>
    </w:p>
    <w:p w14:paraId="766EF9AC" w14:textId="77777777" w:rsidR="008B72E7" w:rsidRDefault="008B72E7">
      <w:pPr>
        <w:pStyle w:val="Heading3"/>
      </w:pPr>
      <w:bookmarkStart w:id="195" w:name="_Toc518715607"/>
      <w:r>
        <w:lastRenderedPageBreak/>
        <w:t>FCP-ICP/FTSS Interfaces</w:t>
      </w:r>
      <w:bookmarkEnd w:id="195"/>
    </w:p>
    <w:p w14:paraId="1A6D3F5C" w14:textId="77777777" w:rsidR="008B72E7" w:rsidRDefault="008B72E7">
      <w:pPr>
        <w:pStyle w:val="Body"/>
      </w:pPr>
      <w:r>
        <w:t>The scheduler will populate shared memory with the data defined in Section 3.2.2.1, Item 21. The scheduler will issue a VME interrupt to the ICP every FCP 50 Hz minor frame. This interrupt will alert the ICP to enter a new ICP 50 Hz minor frame cycle. The minor frame number the ICP should be executing on is denoted by the value of the minor_frame identifier in shared memory.</w:t>
      </w:r>
    </w:p>
    <w:p w14:paraId="6C247A45" w14:textId="77777777" w:rsidR="008B72E7" w:rsidRDefault="008B72E7">
      <w:pPr>
        <w:pStyle w:val="Body"/>
      </w:pPr>
      <w:r>
        <w:t>Data element definitions for the ICP/FCP FTSS interface are shown in Table 3.3-4.</w:t>
      </w:r>
    </w:p>
    <w:p w14:paraId="4E739EB4" w14:textId="77777777" w:rsidR="008B72E7" w:rsidRDefault="008B72E7"/>
    <w:p w14:paraId="449C3FF9" w14:textId="77777777" w:rsidR="008B72E7" w:rsidRDefault="008B72E7">
      <w:pPr>
        <w:pStyle w:val="tablecaption"/>
        <w:outlineLvl w:val="0"/>
      </w:pPr>
      <w:bookmarkStart w:id="196" w:name="_Toc427398579"/>
      <w:bookmarkStart w:id="197" w:name="_Toc440419683"/>
      <w:bookmarkStart w:id="198" w:name="_Ref469114201"/>
      <w:bookmarkStart w:id="199" w:name="_Toc515875728"/>
      <w:bookmarkStart w:id="200" w:name="_Toc515935962"/>
      <w:bookmarkStart w:id="201" w:name="_Toc518707787"/>
      <w:r>
        <w:t>Table 3.3-4.  Data Element Definition Table for FTSS Scheduler Interface.</w:t>
      </w:r>
      <w:bookmarkEnd w:id="196"/>
      <w:bookmarkEnd w:id="197"/>
      <w:bookmarkEnd w:id="198"/>
      <w:bookmarkEnd w:id="199"/>
      <w:bookmarkEnd w:id="200"/>
      <w:bookmarkEnd w:id="201"/>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458"/>
        <w:gridCol w:w="1710"/>
        <w:gridCol w:w="1350"/>
        <w:gridCol w:w="2250"/>
        <w:gridCol w:w="1170"/>
        <w:gridCol w:w="1350"/>
      </w:tblGrid>
      <w:tr w:rsidR="008B72E7" w14:paraId="246CDF67" w14:textId="77777777">
        <w:tblPrEx>
          <w:tblCellMar>
            <w:top w:w="0" w:type="dxa"/>
            <w:bottom w:w="0" w:type="dxa"/>
          </w:tblCellMar>
        </w:tblPrEx>
        <w:trPr>
          <w:tblHeader/>
        </w:trPr>
        <w:tc>
          <w:tcPr>
            <w:tcW w:w="1458" w:type="dxa"/>
            <w:tcBorders>
              <w:bottom w:val="nil"/>
            </w:tcBorders>
          </w:tcPr>
          <w:p w14:paraId="394F1278" w14:textId="77777777" w:rsidR="008B72E7" w:rsidRDefault="008B72E7">
            <w:pPr>
              <w:pStyle w:val="TableBody"/>
              <w:rPr>
                <w:b/>
              </w:rPr>
            </w:pPr>
            <w:r>
              <w:rPr>
                <w:b/>
              </w:rPr>
              <w:t>Identifier</w:t>
            </w:r>
          </w:p>
        </w:tc>
        <w:tc>
          <w:tcPr>
            <w:tcW w:w="1710" w:type="dxa"/>
            <w:tcBorders>
              <w:bottom w:val="nil"/>
            </w:tcBorders>
          </w:tcPr>
          <w:p w14:paraId="2984455C" w14:textId="77777777" w:rsidR="008B72E7" w:rsidRDefault="008B72E7">
            <w:pPr>
              <w:pStyle w:val="TableBody"/>
              <w:rPr>
                <w:b/>
              </w:rPr>
            </w:pPr>
            <w:r>
              <w:rPr>
                <w:b/>
              </w:rPr>
              <w:t>Description</w:t>
            </w:r>
          </w:p>
        </w:tc>
        <w:tc>
          <w:tcPr>
            <w:tcW w:w="1350" w:type="dxa"/>
            <w:tcBorders>
              <w:bottom w:val="nil"/>
            </w:tcBorders>
          </w:tcPr>
          <w:p w14:paraId="5265A400" w14:textId="77777777" w:rsidR="008B72E7" w:rsidRDefault="008B72E7">
            <w:pPr>
              <w:pStyle w:val="TableBody"/>
              <w:rPr>
                <w:b/>
              </w:rPr>
            </w:pPr>
            <w:r>
              <w:rPr>
                <w:b/>
              </w:rPr>
              <w:t>Data Type</w:t>
            </w:r>
          </w:p>
        </w:tc>
        <w:tc>
          <w:tcPr>
            <w:tcW w:w="2250" w:type="dxa"/>
            <w:tcBorders>
              <w:bottom w:val="nil"/>
            </w:tcBorders>
          </w:tcPr>
          <w:p w14:paraId="20517C14" w14:textId="77777777" w:rsidR="008B72E7" w:rsidRDefault="008B72E7">
            <w:pPr>
              <w:pStyle w:val="TableBody"/>
              <w:rPr>
                <w:b/>
              </w:rPr>
            </w:pPr>
            <w:r>
              <w:rPr>
                <w:b/>
              </w:rPr>
              <w:t>Limit/ Range</w:t>
            </w:r>
          </w:p>
        </w:tc>
        <w:tc>
          <w:tcPr>
            <w:tcW w:w="1170" w:type="dxa"/>
            <w:tcBorders>
              <w:bottom w:val="nil"/>
            </w:tcBorders>
          </w:tcPr>
          <w:p w14:paraId="7111CA34" w14:textId="77777777" w:rsidR="008B72E7" w:rsidRDefault="008B72E7">
            <w:pPr>
              <w:pStyle w:val="TableBody"/>
              <w:rPr>
                <w:b/>
              </w:rPr>
            </w:pPr>
            <w:r>
              <w:rPr>
                <w:b/>
              </w:rPr>
              <w:t>Source</w:t>
            </w:r>
          </w:p>
        </w:tc>
        <w:tc>
          <w:tcPr>
            <w:tcW w:w="1350" w:type="dxa"/>
            <w:tcBorders>
              <w:bottom w:val="nil"/>
            </w:tcBorders>
          </w:tcPr>
          <w:p w14:paraId="52871CE8" w14:textId="77777777" w:rsidR="008B72E7" w:rsidRDefault="008B72E7">
            <w:pPr>
              <w:pStyle w:val="TableBody"/>
              <w:rPr>
                <w:b/>
              </w:rPr>
            </w:pPr>
            <w:r>
              <w:rPr>
                <w:b/>
              </w:rPr>
              <w:t>Destination</w:t>
            </w:r>
          </w:p>
        </w:tc>
      </w:tr>
      <w:tr w:rsidR="008B72E7" w14:paraId="3F0D50C2" w14:textId="77777777">
        <w:tblPrEx>
          <w:tblCellMar>
            <w:top w:w="0" w:type="dxa"/>
            <w:bottom w:w="0" w:type="dxa"/>
          </w:tblCellMar>
        </w:tblPrEx>
        <w:tc>
          <w:tcPr>
            <w:tcW w:w="1458" w:type="dxa"/>
          </w:tcPr>
          <w:p w14:paraId="7FC33434" w14:textId="77777777" w:rsidR="008B72E7" w:rsidRDefault="008B72E7">
            <w:pPr>
              <w:pStyle w:val="TableBody"/>
            </w:pPr>
            <w:r>
              <w:t>minor_frame number</w:t>
            </w:r>
          </w:p>
        </w:tc>
        <w:tc>
          <w:tcPr>
            <w:tcW w:w="1710" w:type="dxa"/>
          </w:tcPr>
          <w:p w14:paraId="7EB69B29" w14:textId="77777777" w:rsidR="008B72E7" w:rsidRDefault="008B72E7">
            <w:pPr>
              <w:pStyle w:val="TableBody"/>
            </w:pPr>
            <w:r>
              <w:t>Minor Frame FCP is currently executing</w:t>
            </w:r>
          </w:p>
        </w:tc>
        <w:tc>
          <w:tcPr>
            <w:tcW w:w="1350" w:type="dxa"/>
          </w:tcPr>
          <w:p w14:paraId="3E6B5FDE" w14:textId="77777777" w:rsidR="008B72E7" w:rsidRDefault="008B72E7">
            <w:pPr>
              <w:pStyle w:val="TableBody"/>
            </w:pPr>
            <w:r>
              <w:t>int</w:t>
            </w:r>
          </w:p>
        </w:tc>
        <w:tc>
          <w:tcPr>
            <w:tcW w:w="2250" w:type="dxa"/>
          </w:tcPr>
          <w:p w14:paraId="384997BF" w14:textId="77777777" w:rsidR="008B72E7" w:rsidRDefault="008B72E7">
            <w:pPr>
              <w:pStyle w:val="TableBody"/>
            </w:pPr>
            <w:r>
              <w:t>0 to 49</w:t>
            </w:r>
          </w:p>
        </w:tc>
        <w:tc>
          <w:tcPr>
            <w:tcW w:w="1170" w:type="dxa"/>
          </w:tcPr>
          <w:p w14:paraId="7A4F5AE4" w14:textId="77777777" w:rsidR="008B72E7" w:rsidRDefault="008B72E7">
            <w:pPr>
              <w:pStyle w:val="TableBody"/>
            </w:pPr>
            <w:r>
              <w:t>FTSS CSCI</w:t>
            </w:r>
          </w:p>
        </w:tc>
        <w:tc>
          <w:tcPr>
            <w:tcW w:w="1350" w:type="dxa"/>
          </w:tcPr>
          <w:p w14:paraId="515EDB3B" w14:textId="77777777" w:rsidR="008B72E7" w:rsidRDefault="008B72E7">
            <w:pPr>
              <w:pStyle w:val="TableBody"/>
            </w:pPr>
            <w:r>
              <w:t>ICP</w:t>
            </w:r>
          </w:p>
        </w:tc>
      </w:tr>
      <w:tr w:rsidR="008B72E7" w14:paraId="0167F7E7" w14:textId="77777777">
        <w:tblPrEx>
          <w:tblCellMar>
            <w:top w:w="0" w:type="dxa"/>
            <w:bottom w:w="0" w:type="dxa"/>
          </w:tblCellMar>
        </w:tblPrEx>
        <w:tc>
          <w:tcPr>
            <w:tcW w:w="1458" w:type="dxa"/>
          </w:tcPr>
          <w:p w14:paraId="7CDFF2A5" w14:textId="77777777" w:rsidR="008B72E7" w:rsidRDefault="008B72E7">
            <w:pPr>
              <w:pStyle w:val="TableBody"/>
            </w:pPr>
            <w:r>
              <w:t>vehicle_mode</w:t>
            </w:r>
          </w:p>
        </w:tc>
        <w:tc>
          <w:tcPr>
            <w:tcW w:w="1710" w:type="dxa"/>
          </w:tcPr>
          <w:p w14:paraId="366CB1C8" w14:textId="77777777" w:rsidR="008B72E7" w:rsidRDefault="008B72E7">
            <w:pPr>
              <w:pStyle w:val="TableBody"/>
            </w:pPr>
            <w:r>
              <w:t>Current vehicle mode used to change tasking.</w:t>
            </w:r>
          </w:p>
        </w:tc>
        <w:tc>
          <w:tcPr>
            <w:tcW w:w="1350" w:type="dxa"/>
          </w:tcPr>
          <w:p w14:paraId="02ED19A8" w14:textId="77777777" w:rsidR="008B72E7" w:rsidRDefault="008B72E7">
            <w:pPr>
              <w:pStyle w:val="TableBody"/>
            </w:pPr>
            <w:r>
              <w:t>ulong</w:t>
            </w:r>
          </w:p>
        </w:tc>
        <w:tc>
          <w:tcPr>
            <w:tcW w:w="2250" w:type="dxa"/>
          </w:tcPr>
          <w:p w14:paraId="5CFDE6E5" w14:textId="77777777" w:rsidR="008B72E7" w:rsidRDefault="008B72E7">
            <w:pPr>
              <w:pStyle w:val="Body"/>
              <w:jc w:val="left"/>
              <w:rPr>
                <w:sz w:val="18"/>
              </w:rPr>
            </w:pPr>
            <w:r>
              <w:rPr>
                <w:sz w:val="18"/>
              </w:rPr>
              <w:t>&gt; 0</w:t>
            </w:r>
          </w:p>
        </w:tc>
        <w:tc>
          <w:tcPr>
            <w:tcW w:w="1170" w:type="dxa"/>
          </w:tcPr>
          <w:p w14:paraId="138FC71F" w14:textId="77777777" w:rsidR="008B72E7" w:rsidRDefault="008B72E7">
            <w:pPr>
              <w:pStyle w:val="TableBody"/>
            </w:pPr>
            <w:r>
              <w:t>FTSS CSCI</w:t>
            </w:r>
          </w:p>
        </w:tc>
        <w:tc>
          <w:tcPr>
            <w:tcW w:w="1350" w:type="dxa"/>
          </w:tcPr>
          <w:p w14:paraId="0DD6B845" w14:textId="77777777" w:rsidR="008B72E7" w:rsidRDefault="008B72E7">
            <w:pPr>
              <w:pStyle w:val="TableBody"/>
            </w:pPr>
            <w:r>
              <w:t>ICP</w:t>
            </w:r>
          </w:p>
        </w:tc>
      </w:tr>
      <w:tr w:rsidR="008B72E7" w14:paraId="4FE682FA" w14:textId="77777777">
        <w:tblPrEx>
          <w:tblCellMar>
            <w:top w:w="0" w:type="dxa"/>
            <w:bottom w:w="0" w:type="dxa"/>
          </w:tblCellMar>
        </w:tblPrEx>
        <w:tc>
          <w:tcPr>
            <w:tcW w:w="1458" w:type="dxa"/>
          </w:tcPr>
          <w:p w14:paraId="0C9DFB50" w14:textId="77777777" w:rsidR="008B72E7" w:rsidRDefault="008B72E7">
            <w:pPr>
              <w:pStyle w:val="TableBody"/>
            </w:pPr>
            <w:r>
              <w:t>met</w:t>
            </w:r>
          </w:p>
        </w:tc>
        <w:tc>
          <w:tcPr>
            <w:tcW w:w="1710" w:type="dxa"/>
          </w:tcPr>
          <w:p w14:paraId="23BEEDDA" w14:textId="77777777" w:rsidR="008B72E7" w:rsidRDefault="008B72E7">
            <w:pPr>
              <w:pStyle w:val="TableBody"/>
            </w:pPr>
            <w:r>
              <w:t>FCP mission elapsed time</w:t>
            </w:r>
          </w:p>
        </w:tc>
        <w:tc>
          <w:tcPr>
            <w:tcW w:w="1350" w:type="dxa"/>
          </w:tcPr>
          <w:p w14:paraId="6EB7959A" w14:textId="77777777" w:rsidR="008B72E7" w:rsidRDefault="008B72E7">
            <w:pPr>
              <w:pStyle w:val="TableBody"/>
            </w:pPr>
            <w:r>
              <w:t>unsigned int</w:t>
            </w:r>
          </w:p>
        </w:tc>
        <w:tc>
          <w:tcPr>
            <w:tcW w:w="2250" w:type="dxa"/>
          </w:tcPr>
          <w:p w14:paraId="13F32F7E" w14:textId="77777777" w:rsidR="008B72E7" w:rsidRDefault="008B72E7">
            <w:pPr>
              <w:pStyle w:val="TableBody"/>
            </w:pPr>
            <w:r>
              <w:t>&gt;0</w:t>
            </w:r>
          </w:p>
        </w:tc>
        <w:tc>
          <w:tcPr>
            <w:tcW w:w="1170" w:type="dxa"/>
          </w:tcPr>
          <w:p w14:paraId="7371BE46" w14:textId="77777777" w:rsidR="008B72E7" w:rsidRDefault="008B72E7">
            <w:pPr>
              <w:pStyle w:val="TableBody"/>
            </w:pPr>
            <w:r>
              <w:t>FTSS CSCI</w:t>
            </w:r>
          </w:p>
        </w:tc>
        <w:tc>
          <w:tcPr>
            <w:tcW w:w="1350" w:type="dxa"/>
          </w:tcPr>
          <w:p w14:paraId="6D9D8AE6" w14:textId="77777777" w:rsidR="008B72E7" w:rsidRDefault="008B72E7">
            <w:pPr>
              <w:pStyle w:val="TableBody"/>
            </w:pPr>
            <w:r>
              <w:t>ICP</w:t>
            </w:r>
          </w:p>
        </w:tc>
      </w:tr>
      <w:tr w:rsidR="008B72E7" w14:paraId="5CC50FD9" w14:textId="77777777">
        <w:tblPrEx>
          <w:tblCellMar>
            <w:top w:w="0" w:type="dxa"/>
            <w:bottom w:w="0" w:type="dxa"/>
          </w:tblCellMar>
        </w:tblPrEx>
        <w:tc>
          <w:tcPr>
            <w:tcW w:w="1458" w:type="dxa"/>
          </w:tcPr>
          <w:p w14:paraId="593BA08A" w14:textId="77777777" w:rsidR="008B72E7" w:rsidRDefault="008B72E7">
            <w:pPr>
              <w:pStyle w:val="TableBody"/>
            </w:pPr>
            <w:r>
              <w:t>sep</w:t>
            </w:r>
          </w:p>
        </w:tc>
        <w:tc>
          <w:tcPr>
            <w:tcW w:w="1710" w:type="dxa"/>
          </w:tcPr>
          <w:p w14:paraId="5F8AA14D" w14:textId="77777777" w:rsidR="008B72E7" w:rsidRDefault="008B72E7">
            <w:pPr>
              <w:pStyle w:val="TableBody"/>
            </w:pPr>
            <w:r>
              <w:t>FCP separation elapsed time</w:t>
            </w:r>
          </w:p>
        </w:tc>
        <w:tc>
          <w:tcPr>
            <w:tcW w:w="1350" w:type="dxa"/>
          </w:tcPr>
          <w:p w14:paraId="645AF8A3" w14:textId="77777777" w:rsidR="008B72E7" w:rsidRDefault="008B72E7">
            <w:pPr>
              <w:pStyle w:val="TableBody"/>
            </w:pPr>
            <w:r>
              <w:t>unsigned int</w:t>
            </w:r>
          </w:p>
        </w:tc>
        <w:tc>
          <w:tcPr>
            <w:tcW w:w="2250" w:type="dxa"/>
          </w:tcPr>
          <w:p w14:paraId="1101741D" w14:textId="77777777" w:rsidR="008B72E7" w:rsidRDefault="008B72E7">
            <w:pPr>
              <w:pStyle w:val="TableBody"/>
            </w:pPr>
            <w:r>
              <w:t>&gt;0</w:t>
            </w:r>
          </w:p>
        </w:tc>
        <w:tc>
          <w:tcPr>
            <w:tcW w:w="1170" w:type="dxa"/>
          </w:tcPr>
          <w:p w14:paraId="7FD0296A" w14:textId="77777777" w:rsidR="008B72E7" w:rsidRDefault="008B72E7">
            <w:pPr>
              <w:pStyle w:val="TableBody"/>
            </w:pPr>
            <w:r>
              <w:t>FTSS CSCI</w:t>
            </w:r>
          </w:p>
        </w:tc>
        <w:tc>
          <w:tcPr>
            <w:tcW w:w="1350" w:type="dxa"/>
          </w:tcPr>
          <w:p w14:paraId="6FD1C024" w14:textId="77777777" w:rsidR="008B72E7" w:rsidRDefault="008B72E7">
            <w:pPr>
              <w:pStyle w:val="TableBody"/>
            </w:pPr>
            <w:r>
              <w:t>ICP</w:t>
            </w:r>
          </w:p>
        </w:tc>
      </w:tr>
      <w:tr w:rsidR="008B72E7" w14:paraId="182F0476" w14:textId="77777777">
        <w:tblPrEx>
          <w:tblCellMar>
            <w:top w:w="0" w:type="dxa"/>
            <w:bottom w:w="0" w:type="dxa"/>
          </w:tblCellMar>
        </w:tblPrEx>
        <w:tc>
          <w:tcPr>
            <w:tcW w:w="1458" w:type="dxa"/>
          </w:tcPr>
          <w:p w14:paraId="0EFDF1E5" w14:textId="77777777" w:rsidR="008B72E7" w:rsidRDefault="008B72E7">
            <w:pPr>
              <w:pStyle w:val="TableBody"/>
            </w:pPr>
            <w:r>
              <w:t>VME Interrupt</w:t>
            </w:r>
          </w:p>
        </w:tc>
        <w:tc>
          <w:tcPr>
            <w:tcW w:w="1710" w:type="dxa"/>
          </w:tcPr>
          <w:p w14:paraId="3F358D8C" w14:textId="77777777" w:rsidR="008B72E7" w:rsidRDefault="008B72E7">
            <w:pPr>
              <w:pStyle w:val="TableBody"/>
            </w:pPr>
            <w:r>
              <w:t>Interrupt raised from FCP side to vector an ISR on ICP side. This is for 50 Hz minor frame sync across processors</w:t>
            </w:r>
          </w:p>
        </w:tc>
        <w:tc>
          <w:tcPr>
            <w:tcW w:w="1350" w:type="dxa"/>
          </w:tcPr>
          <w:p w14:paraId="048405E9" w14:textId="77777777" w:rsidR="008B72E7" w:rsidRDefault="008B72E7">
            <w:pPr>
              <w:pStyle w:val="TableBody"/>
            </w:pPr>
            <w:r>
              <w:t>n/a</w:t>
            </w:r>
          </w:p>
        </w:tc>
        <w:tc>
          <w:tcPr>
            <w:tcW w:w="2250" w:type="dxa"/>
          </w:tcPr>
          <w:p w14:paraId="57E36B26" w14:textId="77777777" w:rsidR="008B72E7" w:rsidRDefault="008B72E7">
            <w:pPr>
              <w:pStyle w:val="TableBody"/>
            </w:pPr>
            <w:r>
              <w:t>n/a</w:t>
            </w:r>
          </w:p>
        </w:tc>
        <w:tc>
          <w:tcPr>
            <w:tcW w:w="1170" w:type="dxa"/>
          </w:tcPr>
          <w:p w14:paraId="4A9270CA" w14:textId="77777777" w:rsidR="008B72E7" w:rsidRDefault="008B72E7">
            <w:pPr>
              <w:pStyle w:val="TableBody"/>
            </w:pPr>
            <w:r>
              <w:t xml:space="preserve">FCP </w:t>
            </w:r>
          </w:p>
        </w:tc>
        <w:tc>
          <w:tcPr>
            <w:tcW w:w="1350" w:type="dxa"/>
          </w:tcPr>
          <w:p w14:paraId="6EFDC302" w14:textId="77777777" w:rsidR="008B72E7" w:rsidRDefault="008B72E7">
            <w:pPr>
              <w:pStyle w:val="TableBody"/>
            </w:pPr>
            <w:r>
              <w:t>ICP</w:t>
            </w:r>
          </w:p>
        </w:tc>
      </w:tr>
    </w:tbl>
    <w:p w14:paraId="5ECAE986" w14:textId="77777777" w:rsidR="008B72E7" w:rsidRDefault="008B72E7">
      <w:pPr>
        <w:pStyle w:val="Body"/>
      </w:pPr>
    </w:p>
    <w:p w14:paraId="296D9E89" w14:textId="77777777" w:rsidR="008B72E7" w:rsidRDefault="008B72E7">
      <w:pPr>
        <w:pStyle w:val="Heading2"/>
      </w:pPr>
      <w:bookmarkStart w:id="202" w:name="_Toc518715608"/>
      <w:r>
        <w:t>CSCI Internal Interface Requirements</w:t>
      </w:r>
      <w:bookmarkEnd w:id="202"/>
    </w:p>
    <w:p w14:paraId="6D67B3FA" w14:textId="77777777" w:rsidR="008B72E7" w:rsidRDefault="008B72E7">
      <w:pPr>
        <w:pStyle w:val="Body"/>
      </w:pPr>
      <w:r>
        <w:t>There are no requirements for internal interfaces.</w:t>
      </w:r>
    </w:p>
    <w:p w14:paraId="3E705F3A" w14:textId="77777777" w:rsidR="008B72E7" w:rsidRDefault="008B72E7">
      <w:pPr>
        <w:pStyle w:val="Heading2"/>
      </w:pPr>
      <w:bookmarkStart w:id="203" w:name="_Toc518715609"/>
      <w:r>
        <w:t>CSCI Internal Data Requirements</w:t>
      </w:r>
      <w:bookmarkEnd w:id="203"/>
    </w:p>
    <w:p w14:paraId="78021300" w14:textId="77777777" w:rsidR="008B72E7" w:rsidRDefault="008B72E7">
      <w:pPr>
        <w:pStyle w:val="Body"/>
      </w:pPr>
      <w:r>
        <w:t>There are no requirements for internal data.</w:t>
      </w:r>
    </w:p>
    <w:p w14:paraId="029FEC87" w14:textId="77777777" w:rsidR="008B72E7" w:rsidRDefault="008B72E7">
      <w:pPr>
        <w:pStyle w:val="Heading2"/>
      </w:pPr>
      <w:bookmarkStart w:id="204" w:name="_Toc518715610"/>
      <w:r>
        <w:t>Adaptation Requirements</w:t>
      </w:r>
      <w:bookmarkEnd w:id="204"/>
    </w:p>
    <w:p w14:paraId="4C419E61" w14:textId="77777777" w:rsidR="008B72E7" w:rsidRDefault="008B72E7">
      <w:pPr>
        <w:pStyle w:val="Body"/>
      </w:pPr>
      <w:r>
        <w:t>No requirements related to installation-dependent data or operational parameters have been identified.</w:t>
      </w:r>
    </w:p>
    <w:p w14:paraId="0C65D6F2" w14:textId="77777777" w:rsidR="008B72E7" w:rsidRDefault="008B72E7">
      <w:pPr>
        <w:pStyle w:val="Heading2"/>
      </w:pPr>
      <w:bookmarkStart w:id="205" w:name="_Toc518715611"/>
      <w:r>
        <w:t>Safety Requirements</w:t>
      </w:r>
      <w:bookmarkEnd w:id="205"/>
    </w:p>
    <w:p w14:paraId="39F3B504" w14:textId="77777777" w:rsidR="008B72E7" w:rsidRDefault="008B72E7">
      <w:pPr>
        <w:pStyle w:val="Body"/>
      </w:pPr>
      <w:r>
        <w:t>No safety requirements have been identified.</w:t>
      </w:r>
    </w:p>
    <w:p w14:paraId="55742FA5" w14:textId="77777777" w:rsidR="008B72E7" w:rsidRDefault="008B72E7">
      <w:pPr>
        <w:pStyle w:val="Heading2"/>
      </w:pPr>
      <w:bookmarkStart w:id="206" w:name="_Toc518715612"/>
      <w:r>
        <w:t>Security and Privacy Requirements</w:t>
      </w:r>
      <w:bookmarkEnd w:id="206"/>
    </w:p>
    <w:p w14:paraId="6554BAEF" w14:textId="77777777" w:rsidR="008B72E7" w:rsidRDefault="008B72E7">
      <w:pPr>
        <w:pStyle w:val="Body"/>
      </w:pPr>
      <w:r>
        <w:t>No security requirements have been identified.</w:t>
      </w:r>
    </w:p>
    <w:p w14:paraId="7E945589" w14:textId="77777777" w:rsidR="008B72E7" w:rsidRDefault="008B72E7">
      <w:pPr>
        <w:pStyle w:val="Heading2"/>
      </w:pPr>
      <w:bookmarkStart w:id="207" w:name="_Toc518715613"/>
      <w:r>
        <w:lastRenderedPageBreak/>
        <w:t>CSCI Environment Requirements</w:t>
      </w:r>
      <w:bookmarkEnd w:id="207"/>
    </w:p>
    <w:p w14:paraId="1BA26C7F" w14:textId="77777777" w:rsidR="008B72E7" w:rsidRDefault="008B72E7">
      <w:pPr>
        <w:pStyle w:val="Body"/>
      </w:pPr>
      <w:r>
        <w:t>See Section 3.10.3.</w:t>
      </w:r>
    </w:p>
    <w:p w14:paraId="4129040D" w14:textId="77777777" w:rsidR="008B72E7" w:rsidRDefault="008B72E7">
      <w:pPr>
        <w:pStyle w:val="Heading2"/>
      </w:pPr>
      <w:bookmarkStart w:id="208" w:name="_Toc518715614"/>
      <w:r>
        <w:t>Computer Resource Requirements</w:t>
      </w:r>
      <w:bookmarkEnd w:id="208"/>
    </w:p>
    <w:p w14:paraId="5D8D3E3D" w14:textId="77777777" w:rsidR="008B72E7" w:rsidRDefault="008B72E7">
      <w:pPr>
        <w:pStyle w:val="Heading3"/>
      </w:pPr>
      <w:bookmarkStart w:id="209" w:name="_Toc518715615"/>
      <w:r>
        <w:t>Computer Hardware Requirements</w:t>
      </w:r>
      <w:bookmarkEnd w:id="209"/>
    </w:p>
    <w:p w14:paraId="0E9989FF" w14:textId="77777777" w:rsidR="008B72E7" w:rsidRDefault="008B72E7">
      <w:pPr>
        <w:pStyle w:val="Body"/>
      </w:pPr>
      <w:r>
        <w:t>The FTSS shall [SRS</w:t>
      </w:r>
      <w:r>
        <w:rPr>
          <w:noProof/>
        </w:rPr>
        <w:t>158</w:t>
      </w:r>
      <w:r>
        <w:t>] execute on the Radstone Power PC 604R.</w:t>
      </w:r>
    </w:p>
    <w:p w14:paraId="334FBB54" w14:textId="77777777" w:rsidR="008B72E7" w:rsidRDefault="008B72E7">
      <w:pPr>
        <w:pStyle w:val="Heading3"/>
      </w:pPr>
      <w:bookmarkStart w:id="210" w:name="_Toc518715616"/>
      <w:r>
        <w:t>Computer Hardware Resource Utilization Requirements</w:t>
      </w:r>
      <w:bookmarkEnd w:id="210"/>
    </w:p>
    <w:p w14:paraId="14D24821" w14:textId="77777777" w:rsidR="008B72E7" w:rsidRDefault="008B72E7">
      <w:pPr>
        <w:pStyle w:val="Body"/>
      </w:pPr>
      <w:r>
        <w:t>The FTSS software and the VxWorks operating system, together shall [SRS193] utilize no more than 3 megabytes of ROM.</w:t>
      </w:r>
    </w:p>
    <w:p w14:paraId="6225DFD2" w14:textId="77777777" w:rsidR="008B72E7" w:rsidRDefault="008B72E7">
      <w:pPr>
        <w:pStyle w:val="Body"/>
      </w:pPr>
      <w:r>
        <w:t>The largest single block of data transmitted on the VME Bus by the FTSS shall [SRS223] transmit in no longer than 100 microseconds.</w:t>
      </w:r>
    </w:p>
    <w:p w14:paraId="62086037" w14:textId="77777777" w:rsidR="008B72E7" w:rsidRDefault="008B72E7">
      <w:pPr>
        <w:pStyle w:val="Body"/>
      </w:pPr>
      <w:r>
        <w:t xml:space="preserve">All FTSS data provided for telemetry (as specified in the requirements) shall [SRS250] fit within the allocated budget of 5000 bits per second.  </w:t>
      </w:r>
    </w:p>
    <w:p w14:paraId="76601184" w14:textId="77777777" w:rsidR="008B72E7" w:rsidRDefault="008B72E7">
      <w:pPr>
        <w:pStyle w:val="Body"/>
      </w:pPr>
      <w:r>
        <w:t>In addition, the FTSS software shall [SRS280] provide up to 600 bits of start-up data that indicates the state of the FTPP system during start-up.</w:t>
      </w:r>
    </w:p>
    <w:p w14:paraId="5E8CF89A" w14:textId="77777777" w:rsidR="008B72E7" w:rsidRDefault="008B72E7">
      <w:pPr>
        <w:pStyle w:val="Body"/>
      </w:pPr>
      <w:r>
        <w:t>Note that CPU usage limits, where needed, have been included in each of the sections with the requirements for the services provided.  It is not possible to limit the total CPU usage of all services provided by the FTSS since the application calls the services an unknown number of times per major cycle.</w:t>
      </w:r>
    </w:p>
    <w:p w14:paraId="612A0B54" w14:textId="77777777" w:rsidR="008B72E7" w:rsidRDefault="008B72E7">
      <w:pPr>
        <w:pStyle w:val="Heading3"/>
      </w:pPr>
      <w:r>
        <w:br w:type="page"/>
      </w:r>
      <w:bookmarkStart w:id="211" w:name="_Toc518715617"/>
      <w:r>
        <w:lastRenderedPageBreak/>
        <w:t>Computer Software Requirements</w:t>
      </w:r>
      <w:bookmarkEnd w:id="211"/>
    </w:p>
    <w:p w14:paraId="25017820" w14:textId="77777777" w:rsidR="008B72E7" w:rsidRDefault="008B72E7">
      <w:pPr>
        <w:pStyle w:val="Body"/>
      </w:pPr>
      <w:r>
        <w:t>The FTSS software shall [SRS</w:t>
      </w:r>
      <w:r>
        <w:rPr>
          <w:noProof/>
        </w:rPr>
        <w:t>159</w:t>
      </w:r>
      <w:r>
        <w:t>] be written in the C programming language.</w:t>
      </w:r>
    </w:p>
    <w:p w14:paraId="446A1899" w14:textId="77777777" w:rsidR="008B72E7" w:rsidRDefault="008B72E7">
      <w:pPr>
        <w:pStyle w:val="Body"/>
      </w:pPr>
      <w:r>
        <w:t>FTSS shall [SRS</w:t>
      </w:r>
      <w:r>
        <w:rPr>
          <w:noProof/>
        </w:rPr>
        <w:t>160</w:t>
      </w:r>
      <w:r>
        <w:t>] use the VxWorks Operating System version 5.4.</w:t>
      </w:r>
    </w:p>
    <w:p w14:paraId="353E8F88" w14:textId="77777777" w:rsidR="008B72E7" w:rsidRDefault="008B72E7">
      <w:r>
        <w:t>The FTSS software and the VxWorks operating system shall [SRS258]</w:t>
      </w:r>
      <w:r>
        <w:rPr>
          <w:b/>
        </w:rPr>
        <w:t xml:space="preserve"> </w:t>
      </w:r>
      <w:r>
        <w:t xml:space="preserve">utilize no more than 9 Megabytes of DRAM code and data space.  </w:t>
      </w:r>
    </w:p>
    <w:p w14:paraId="3C15281A" w14:textId="77777777" w:rsidR="008B72E7" w:rsidRDefault="008B72E7"/>
    <w:p w14:paraId="12B0432B" w14:textId="77777777" w:rsidR="008B72E7" w:rsidRDefault="008B72E7">
      <w:r>
        <w:t>Of the 9 Megabytes of DRAM allocation, only 4 Megabytes of FTSS/VxWork’s DRAM shall [SRS259] be re-aligned during any re-alignment attempts.</w:t>
      </w:r>
    </w:p>
    <w:p w14:paraId="0F0D744F" w14:textId="77777777" w:rsidR="008B72E7" w:rsidRDefault="008B72E7">
      <w:pPr>
        <w:pStyle w:val="Body"/>
      </w:pPr>
    </w:p>
    <w:p w14:paraId="1233AA35" w14:textId="77777777" w:rsidR="008B72E7" w:rsidRDefault="008B72E7">
      <w:pPr>
        <w:pStyle w:val="Body"/>
      </w:pPr>
      <w:r>
        <w:t>FTSS shall [SRS253] be compiled, linked and downloaded using Tornado 2 for the NT environment prior to delivery, for all engineering and formal releases.</w:t>
      </w:r>
    </w:p>
    <w:p w14:paraId="63156CDF" w14:textId="77777777" w:rsidR="008B72E7" w:rsidRDefault="008B72E7">
      <w:pPr>
        <w:pStyle w:val="Body"/>
      </w:pPr>
      <w:r>
        <w:t>FTSS object modules linked to the application on the four FCPs shall [SRS166] be identical.</w:t>
      </w:r>
    </w:p>
    <w:p w14:paraId="47FE9B00" w14:textId="77777777" w:rsidR="008B72E7" w:rsidRDefault="008B72E7">
      <w:pPr>
        <w:pStyle w:val="Body"/>
      </w:pPr>
      <w:r>
        <w:t>After initial synchronization, the FCPs shall [SRS168] remain synchronized until a hardware fault occurs.  For example, asymmetric I/O calls will not be allowed to induce a large enough skew to force the FCPs to desynchronize.</w:t>
      </w:r>
    </w:p>
    <w:p w14:paraId="0D8D2FBC" w14:textId="77777777" w:rsidR="008B72E7" w:rsidRDefault="008B72E7">
      <w:pPr>
        <w:pStyle w:val="Heading3"/>
      </w:pPr>
      <w:bookmarkStart w:id="212" w:name="_Toc518715618"/>
      <w:r>
        <w:t>Computer Communications Requirements</w:t>
      </w:r>
      <w:bookmarkEnd w:id="212"/>
    </w:p>
    <w:p w14:paraId="7C6D05E0" w14:textId="77777777" w:rsidR="008B72E7" w:rsidRDefault="008B72E7">
      <w:pPr>
        <w:pStyle w:val="Body"/>
      </w:pPr>
      <w:r>
        <w:t>NA</w:t>
      </w:r>
    </w:p>
    <w:p w14:paraId="7D87669F" w14:textId="77777777" w:rsidR="008B72E7" w:rsidRDefault="008B72E7">
      <w:pPr>
        <w:pStyle w:val="Heading2"/>
      </w:pPr>
      <w:bookmarkStart w:id="213" w:name="_Toc518715619"/>
      <w:r>
        <w:t>Software Quality Factors</w:t>
      </w:r>
      <w:bookmarkEnd w:id="213"/>
    </w:p>
    <w:p w14:paraId="4E78D287" w14:textId="77777777" w:rsidR="008B72E7" w:rsidRDefault="008B72E7">
      <w:pPr>
        <w:pStyle w:val="Body"/>
      </w:pPr>
      <w:r>
        <w:t>NA</w:t>
      </w:r>
    </w:p>
    <w:p w14:paraId="0C316D1F" w14:textId="77777777" w:rsidR="008B72E7" w:rsidRDefault="008B72E7">
      <w:pPr>
        <w:pStyle w:val="Heading2"/>
      </w:pPr>
      <w:bookmarkStart w:id="214" w:name="_Toc518715620"/>
      <w:r>
        <w:t>Design and Implementation Constraints</w:t>
      </w:r>
      <w:bookmarkEnd w:id="214"/>
    </w:p>
    <w:p w14:paraId="5F33FD33" w14:textId="77777777" w:rsidR="008B72E7" w:rsidRDefault="008B72E7">
      <w:pPr>
        <w:pStyle w:val="Body"/>
      </w:pPr>
      <w:r>
        <w:t>See Section 3.10.3.</w:t>
      </w:r>
    </w:p>
    <w:p w14:paraId="68857D8B" w14:textId="77777777" w:rsidR="008B72E7" w:rsidRDefault="008B72E7">
      <w:pPr>
        <w:pStyle w:val="Heading2"/>
      </w:pPr>
      <w:bookmarkStart w:id="215" w:name="_Toc518715621"/>
      <w:r>
        <w:t>Personnel-related Requirements</w:t>
      </w:r>
      <w:bookmarkEnd w:id="215"/>
    </w:p>
    <w:p w14:paraId="642E2C8A" w14:textId="77777777" w:rsidR="008B72E7" w:rsidRDefault="008B72E7">
      <w:pPr>
        <w:pStyle w:val="Body"/>
      </w:pPr>
      <w:r>
        <w:t>No personnel-related requirements have been identified.</w:t>
      </w:r>
    </w:p>
    <w:p w14:paraId="5A6F8B50" w14:textId="77777777" w:rsidR="008B72E7" w:rsidRDefault="008B72E7">
      <w:pPr>
        <w:pStyle w:val="Heading2"/>
      </w:pPr>
      <w:bookmarkStart w:id="216" w:name="_Toc518715622"/>
      <w:r>
        <w:t>Training-related Requirements</w:t>
      </w:r>
      <w:bookmarkEnd w:id="216"/>
    </w:p>
    <w:p w14:paraId="04406C75" w14:textId="77777777" w:rsidR="008B72E7" w:rsidRDefault="008B72E7">
      <w:pPr>
        <w:pStyle w:val="Body"/>
      </w:pPr>
      <w:r>
        <w:t>No training-related requirements have been identified.</w:t>
      </w:r>
    </w:p>
    <w:p w14:paraId="368D89AA" w14:textId="77777777" w:rsidR="008B72E7" w:rsidRDefault="008B72E7">
      <w:pPr>
        <w:pStyle w:val="Heading2"/>
      </w:pPr>
      <w:bookmarkStart w:id="217" w:name="_Toc518715623"/>
      <w:r>
        <w:t>Logistics-related Requirements</w:t>
      </w:r>
      <w:bookmarkEnd w:id="217"/>
    </w:p>
    <w:p w14:paraId="6EE70B55" w14:textId="77777777" w:rsidR="008B72E7" w:rsidRDefault="008B72E7">
      <w:pPr>
        <w:pStyle w:val="Body"/>
      </w:pPr>
      <w:r>
        <w:t>NA</w:t>
      </w:r>
    </w:p>
    <w:p w14:paraId="30AAAE25" w14:textId="77777777" w:rsidR="008B72E7" w:rsidRDefault="008B72E7">
      <w:pPr>
        <w:pStyle w:val="Heading2"/>
      </w:pPr>
      <w:bookmarkStart w:id="218" w:name="_Toc518715624"/>
      <w:r>
        <w:t>Other Requirements</w:t>
      </w:r>
      <w:bookmarkEnd w:id="218"/>
    </w:p>
    <w:p w14:paraId="1EE79B6F" w14:textId="77777777" w:rsidR="008B72E7" w:rsidRDefault="008B72E7">
      <w:pPr>
        <w:pStyle w:val="Body"/>
      </w:pPr>
      <w:r>
        <w:t>This section contains the requirements for the ICP.</w:t>
      </w:r>
    </w:p>
    <w:p w14:paraId="3642AA92" w14:textId="77777777" w:rsidR="008B72E7" w:rsidRDefault="008B72E7">
      <w:pPr>
        <w:pStyle w:val="Heading3"/>
      </w:pPr>
      <w:bookmarkStart w:id="219" w:name="_Toc518715625"/>
      <w:r>
        <w:lastRenderedPageBreak/>
        <w:t>ICP Services</w:t>
      </w:r>
      <w:bookmarkEnd w:id="219"/>
    </w:p>
    <w:p w14:paraId="36967430" w14:textId="77777777" w:rsidR="008B72E7" w:rsidRDefault="008B72E7">
      <w:pPr>
        <w:pStyle w:val="Body"/>
      </w:pPr>
      <w:r>
        <w:t>FTSS shall [SRS303] provide an API call to allow the ICP application to determine on which channel it resides.</w:t>
      </w:r>
    </w:p>
    <w:p w14:paraId="44F42469" w14:textId="77777777" w:rsidR="008B72E7" w:rsidRDefault="008B72E7">
      <w:pPr>
        <w:pStyle w:val="Body"/>
      </w:pPr>
      <w:r>
        <w:t>FTSS shall [SRS225] provide an API call to allow applications to send a status message to FDIR running on the FCP.</w:t>
      </w:r>
    </w:p>
    <w:p w14:paraId="6525BB37" w14:textId="77777777" w:rsidR="008B72E7" w:rsidRDefault="008B72E7">
      <w:pPr>
        <w:pStyle w:val="Body"/>
      </w:pPr>
      <w:r>
        <w:t>FTSS shall [SRS</w:t>
      </w:r>
      <w:r>
        <w:rPr>
          <w:noProof/>
        </w:rPr>
        <w:t>226</w:t>
      </w:r>
      <w:r>
        <w:t>] provide "immediate" message passing services in the form of "pipes". "Pipes" provide fast data throughput between virtual groups or within a virtual group when minimal data latency is necessary.</w:t>
      </w:r>
    </w:p>
    <w:p w14:paraId="738C1C79" w14:textId="77777777" w:rsidR="008B72E7" w:rsidRDefault="008B72E7">
      <w:pPr>
        <w:pStyle w:val="Body"/>
      </w:pPr>
      <w:r>
        <w:t>FTSS shall [SRS</w:t>
      </w:r>
      <w:r>
        <w:rPr>
          <w:noProof/>
        </w:rPr>
        <w:t>227</w:t>
      </w:r>
      <w:r>
        <w:t>] route messages to the proper virtual group(s) and socket.</w:t>
      </w:r>
    </w:p>
    <w:p w14:paraId="612D3296" w14:textId="77777777" w:rsidR="008B72E7" w:rsidRDefault="008B72E7">
      <w:pPr>
        <w:pStyle w:val="Body"/>
      </w:pPr>
      <w:r>
        <w:t>If there is insufficient space to enqueue a message for transmission, FTSS shall [SRS</w:t>
      </w:r>
      <w:r>
        <w:rPr>
          <w:noProof/>
        </w:rPr>
        <w:t>228</w:t>
      </w:r>
      <w:r>
        <w:t>] return an error to the corresponding task. Sockets are non-blocking and place the burden of polling on the application task.</w:t>
      </w:r>
    </w:p>
    <w:p w14:paraId="1DFA7C3C" w14:textId="77777777" w:rsidR="008B72E7" w:rsidRDefault="008B72E7">
      <w:pPr>
        <w:pStyle w:val="Body"/>
      </w:pPr>
      <w:r>
        <w:t>FTSS shall [SRS</w:t>
      </w:r>
      <w:r>
        <w:rPr>
          <w:noProof/>
        </w:rPr>
        <w:t>229</w:t>
      </w:r>
      <w:r>
        <w:t>] provide the following error handling information as feedback to the "pipe" API calls:</w:t>
      </w:r>
    </w:p>
    <w:p w14:paraId="2D7CD82C" w14:textId="77777777" w:rsidR="008B72E7" w:rsidRDefault="008B72E7">
      <w:pPr>
        <w:pStyle w:val="list1"/>
        <w:numPr>
          <w:ilvl w:val="1"/>
          <w:numId w:val="20"/>
        </w:numPr>
      </w:pPr>
      <w:r>
        <w:t>notification of invalid or out of range application specified parameters on all operations,</w:t>
      </w:r>
    </w:p>
    <w:p w14:paraId="297DE9AD" w14:textId="77777777" w:rsidR="008B72E7" w:rsidRDefault="008B72E7">
      <w:pPr>
        <w:pStyle w:val="list1"/>
        <w:numPr>
          <w:ilvl w:val="1"/>
          <w:numId w:val="20"/>
        </w:numPr>
      </w:pPr>
      <w:r>
        <w:t>pipe "open" of end point ( SENDER/RECEIVER ) by non-assigned virtual group,</w:t>
      </w:r>
    </w:p>
    <w:p w14:paraId="5E7A5595" w14:textId="77777777" w:rsidR="008B72E7" w:rsidRDefault="008B72E7">
      <w:pPr>
        <w:pStyle w:val="list1"/>
        <w:numPr>
          <w:ilvl w:val="1"/>
          <w:numId w:val="20"/>
        </w:numPr>
      </w:pPr>
      <w:r>
        <w:t>notification upon receiving a message that the previous message was overwritten,</w:t>
      </w:r>
    </w:p>
    <w:p w14:paraId="163216C3" w14:textId="77777777" w:rsidR="008B72E7" w:rsidRDefault="008B72E7">
      <w:pPr>
        <w:pStyle w:val="list1"/>
        <w:numPr>
          <w:ilvl w:val="1"/>
          <w:numId w:val="20"/>
        </w:numPr>
      </w:pPr>
      <w:r>
        <w:t>connection/transmission error,</w:t>
      </w:r>
    </w:p>
    <w:p w14:paraId="1AA00451" w14:textId="77777777" w:rsidR="008B72E7" w:rsidRDefault="008B72E7">
      <w:pPr>
        <w:pStyle w:val="list1"/>
        <w:numPr>
          <w:ilvl w:val="1"/>
          <w:numId w:val="20"/>
        </w:numPr>
      </w:pPr>
      <w:r>
        <w:t>FTSS unable to create/open pipe, and</w:t>
      </w:r>
    </w:p>
    <w:p w14:paraId="07D26A3A" w14:textId="77777777" w:rsidR="008B72E7" w:rsidRDefault="008B72E7">
      <w:pPr>
        <w:pStyle w:val="list1"/>
        <w:numPr>
          <w:ilvl w:val="1"/>
          <w:numId w:val="20"/>
        </w:numPr>
      </w:pPr>
      <w:r>
        <w:t>notification that a received message was truncated to the buffer size provided.</w:t>
      </w:r>
    </w:p>
    <w:p w14:paraId="2E41DB88" w14:textId="77777777" w:rsidR="008B72E7" w:rsidRDefault="008B72E7">
      <w:pPr>
        <w:pStyle w:val="Body"/>
      </w:pPr>
      <w:r>
        <w:t>FTSS shall [SRS</w:t>
      </w:r>
      <w:r>
        <w:rPr>
          <w:noProof/>
        </w:rPr>
        <w:t>230</w:t>
      </w:r>
      <w:r>
        <w:t>] only allow a single task residing on each specified virtual group to "open" the respective end of the pipe.</w:t>
      </w:r>
    </w:p>
    <w:p w14:paraId="2F8FCD8B" w14:textId="77777777" w:rsidR="008B72E7" w:rsidRDefault="008B72E7">
      <w:pPr>
        <w:pStyle w:val="Body"/>
      </w:pPr>
      <w:r>
        <w:t>The presence or absence of an NEFU ICP shall [SRS220] not impact the FTSS software (i.e. the FTSS ICP load will not be different).</w:t>
      </w:r>
    </w:p>
    <w:p w14:paraId="3ACD1EDE" w14:textId="77777777" w:rsidR="008B72E7" w:rsidRDefault="008B72E7">
      <w:pPr>
        <w:pStyle w:val="Body"/>
      </w:pPr>
      <w:r>
        <w:t>The FTSS shall [SRS231] provide an API call to retrieve the current minor frame number sent from the FCP over the VME interface.  Note that the NEFU ICP will not have this information since it does not have an FCP processor.</w:t>
      </w:r>
    </w:p>
    <w:p w14:paraId="6A260E87" w14:textId="77777777" w:rsidR="008B72E7" w:rsidRDefault="008B72E7">
      <w:pPr>
        <w:pStyle w:val="Body"/>
      </w:pPr>
      <w:r>
        <w:t>The FTSS shall [SRS232] provide an API call to retrieve the current MET value sent from the FCP over the VME interface.  Note that the NEFU ICP will not have this information since it does not have an FCP processor.</w:t>
      </w:r>
    </w:p>
    <w:p w14:paraId="51082FC0" w14:textId="77777777" w:rsidR="008B72E7" w:rsidRDefault="008B72E7">
      <w:pPr>
        <w:pStyle w:val="Body"/>
      </w:pPr>
      <w:r>
        <w:lastRenderedPageBreak/>
        <w:t>The FTSS shall [SRS233] provide an API call to retrieve the current SEP value sent from the FCP over the VME interface.  Note that the NEFU ICP will not have this information since it does not have an FCP processor.</w:t>
      </w:r>
    </w:p>
    <w:p w14:paraId="421CC95E" w14:textId="77777777" w:rsidR="008B72E7" w:rsidRDefault="008B72E7">
      <w:pPr>
        <w:pStyle w:val="Body"/>
      </w:pPr>
      <w:r>
        <w:t>The FTSS shall [SRS295] notify the application on the ICP, via an API call, 2 minor frames prior to an alignment.</w:t>
      </w:r>
    </w:p>
    <w:p w14:paraId="6565F536" w14:textId="77777777" w:rsidR="008B72E7" w:rsidRDefault="008B72E7">
      <w:pPr>
        <w:pStyle w:val="Heading2"/>
      </w:pPr>
      <w:bookmarkStart w:id="220" w:name="_Toc518715626"/>
      <w:r>
        <w:t>Packaging Requirements</w:t>
      </w:r>
      <w:bookmarkEnd w:id="220"/>
    </w:p>
    <w:p w14:paraId="137CFF32" w14:textId="77777777" w:rsidR="008B72E7" w:rsidRDefault="008B72E7">
      <w:pPr>
        <w:pStyle w:val="Body"/>
      </w:pPr>
      <w:r>
        <w:t>FTSS deliveries shall [SRS252] be made using CD ROM media.</w:t>
      </w:r>
    </w:p>
    <w:p w14:paraId="3D56EE31" w14:textId="77777777" w:rsidR="008B72E7" w:rsidRDefault="008B72E7">
      <w:pPr>
        <w:pStyle w:val="Heading2"/>
      </w:pPr>
      <w:bookmarkStart w:id="221" w:name="_Toc518715627"/>
      <w:r>
        <w:t>Precedence and Criticality of Requirements</w:t>
      </w:r>
      <w:bookmarkEnd w:id="221"/>
    </w:p>
    <w:p w14:paraId="4AFC9D26" w14:textId="77777777" w:rsidR="008B72E7" w:rsidRDefault="008B72E7">
      <w:pPr>
        <w:pStyle w:val="Body"/>
      </w:pPr>
      <w:r>
        <w:t>No precedence or criticality of requirements has been identified.</w:t>
      </w:r>
    </w:p>
    <w:p w14:paraId="5825A25B" w14:textId="77777777" w:rsidR="008B72E7" w:rsidRDefault="008B72E7">
      <w:pPr>
        <w:pStyle w:val="Heading1"/>
      </w:pPr>
      <w:bookmarkStart w:id="222" w:name="_Ref427651554"/>
      <w:bookmarkStart w:id="223" w:name="_Toc518715628"/>
      <w:r>
        <w:lastRenderedPageBreak/>
        <w:t>Qualification Provisions</w:t>
      </w:r>
      <w:bookmarkEnd w:id="222"/>
      <w:bookmarkEnd w:id="223"/>
    </w:p>
    <w:p w14:paraId="36D257F3" w14:textId="77777777" w:rsidR="008B72E7" w:rsidRDefault="008B72E7">
      <w:pPr>
        <w:pStyle w:val="Body"/>
      </w:pPr>
      <w:r>
        <w:t xml:space="preserve">The following qualification methods will be used for the FTSS software. </w:t>
      </w:r>
    </w:p>
    <w:p w14:paraId="3E84C56B" w14:textId="77777777" w:rsidR="008B72E7" w:rsidRDefault="008B72E7">
      <w:pPr>
        <w:pStyle w:val="Body"/>
      </w:pPr>
      <w:r>
        <w:t>Demonstration (D) - The operation of the CSCI (or some part of the CSCI) to observe its functional operation. The functional operation is directly observable, and it requires no elaborate instrumentation or special test equipment.</w:t>
      </w:r>
    </w:p>
    <w:p w14:paraId="06965FEF" w14:textId="77777777" w:rsidR="008B72E7" w:rsidRDefault="008B72E7">
      <w:pPr>
        <w:pStyle w:val="Body"/>
      </w:pPr>
      <w:r>
        <w:t>Test (T) - The operation of the CSCI (or a part of the CSCI) using instrumentation or other special test equipment to collect data for later analysis.</w:t>
      </w:r>
    </w:p>
    <w:p w14:paraId="51EB00EE" w14:textId="77777777" w:rsidR="008B72E7" w:rsidRDefault="008B72E7">
      <w:pPr>
        <w:pStyle w:val="Body"/>
      </w:pPr>
      <w:r>
        <w:t>Analysis (A) - The processing of data accumulated from other qualification methods to determine correct results (e.g., interpretation of data collected by special test equipment).</w:t>
      </w:r>
    </w:p>
    <w:p w14:paraId="3F8F91A3" w14:textId="77777777" w:rsidR="008B72E7" w:rsidRDefault="008B72E7">
      <w:pPr>
        <w:pStyle w:val="Body"/>
      </w:pPr>
      <w:r>
        <w:t>Inspection (I) - The visual examination of CSCI code, documentation, etc.</w:t>
      </w:r>
    </w:p>
    <w:p w14:paraId="01D2F8A1" w14:textId="77777777" w:rsidR="008B72E7" w:rsidRDefault="008B72E7">
      <w:pPr>
        <w:pStyle w:val="Body"/>
      </w:pPr>
      <w:r>
        <w:t>The qualification methods that will be used for each software requirement are specified in the Certification Test Procedures document.</w:t>
      </w:r>
    </w:p>
    <w:p w14:paraId="1598E6DF" w14:textId="77777777" w:rsidR="008B72E7" w:rsidRDefault="008B72E7">
      <w:pPr>
        <w:pStyle w:val="Heading1"/>
      </w:pPr>
      <w:bookmarkStart w:id="224" w:name="_Ref427651597"/>
      <w:bookmarkStart w:id="225" w:name="_Toc518715629"/>
      <w:r>
        <w:lastRenderedPageBreak/>
        <w:t>Requirements traceability</w:t>
      </w:r>
      <w:bookmarkEnd w:id="224"/>
      <w:bookmarkEnd w:id="225"/>
    </w:p>
    <w:p w14:paraId="25DDBD33" w14:textId="77777777" w:rsidR="008B72E7" w:rsidRDefault="008B72E7">
      <w:pPr>
        <w:pStyle w:val="Body"/>
      </w:pPr>
      <w:r>
        <w:t>Table 5-1 provides the traceability between the X-38 Fault Tolerant Parallel Processor (FTPP) Requirements document number JSC 28671, and this document. The FTPP Requirements document specifies the FTSS system requirements.  Table 5-1 is sorted by the system requirement number.</w:t>
      </w:r>
    </w:p>
    <w:p w14:paraId="46B0233F" w14:textId="77777777" w:rsidR="008B72E7" w:rsidRDefault="008B72E7">
      <w:pPr>
        <w:pStyle w:val="Body"/>
      </w:pPr>
    </w:p>
    <w:p w14:paraId="6E44F9EE" w14:textId="77777777" w:rsidR="008B72E7" w:rsidRDefault="008B72E7">
      <w:pPr>
        <w:pStyle w:val="Caption"/>
        <w:keepNext/>
      </w:pPr>
      <w:bookmarkStart w:id="226" w:name="_Toc515875729"/>
      <w:bookmarkStart w:id="227" w:name="_Toc515935963"/>
      <w:bookmarkStart w:id="228" w:name="_Toc518707788"/>
      <w:r>
        <w:t>Table 5-1.  FTPP to SRS Trace Table.</w:t>
      </w:r>
      <w:bookmarkEnd w:id="226"/>
      <w:bookmarkEnd w:id="227"/>
      <w:bookmarkEnd w:id="22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30"/>
        <w:gridCol w:w="2520"/>
        <w:gridCol w:w="2430"/>
        <w:gridCol w:w="2430"/>
      </w:tblGrid>
      <w:tr w:rsidR="008B72E7" w14:paraId="1D63F7EF" w14:textId="77777777">
        <w:tblPrEx>
          <w:tblCellMar>
            <w:top w:w="0" w:type="dxa"/>
            <w:bottom w:w="0" w:type="dxa"/>
          </w:tblCellMar>
        </w:tblPrEx>
        <w:trPr>
          <w:tblHeader/>
        </w:trPr>
        <w:tc>
          <w:tcPr>
            <w:tcW w:w="2430" w:type="dxa"/>
          </w:tcPr>
          <w:p w14:paraId="67351BB1" w14:textId="77777777" w:rsidR="008B72E7" w:rsidRDefault="008B72E7">
            <w:pPr>
              <w:pStyle w:val="PlainText"/>
              <w:rPr>
                <w:rFonts w:ascii="Arial" w:hAnsi="Arial"/>
                <w:b/>
              </w:rPr>
            </w:pPr>
            <w:r>
              <w:rPr>
                <w:rFonts w:ascii="Arial" w:hAnsi="Arial"/>
                <w:b/>
              </w:rPr>
              <w:t>FTPP Section #</w:t>
            </w:r>
          </w:p>
        </w:tc>
        <w:tc>
          <w:tcPr>
            <w:tcW w:w="2520" w:type="dxa"/>
          </w:tcPr>
          <w:p w14:paraId="7B743548" w14:textId="77777777" w:rsidR="008B72E7" w:rsidRDefault="008B72E7">
            <w:pPr>
              <w:pStyle w:val="PlainText"/>
              <w:rPr>
                <w:rFonts w:ascii="Arial" w:hAnsi="Arial"/>
                <w:b/>
              </w:rPr>
            </w:pPr>
            <w:r>
              <w:rPr>
                <w:rFonts w:ascii="Arial" w:hAnsi="Arial"/>
                <w:b/>
              </w:rPr>
              <w:t>FTPP Section Name</w:t>
            </w:r>
          </w:p>
        </w:tc>
        <w:tc>
          <w:tcPr>
            <w:tcW w:w="2430" w:type="dxa"/>
          </w:tcPr>
          <w:p w14:paraId="342CFF25" w14:textId="77777777" w:rsidR="008B72E7" w:rsidRDefault="008B72E7">
            <w:pPr>
              <w:pStyle w:val="PlainText"/>
              <w:rPr>
                <w:rFonts w:ascii="Arial" w:hAnsi="Arial"/>
                <w:b/>
              </w:rPr>
            </w:pPr>
            <w:r>
              <w:rPr>
                <w:rFonts w:ascii="Arial" w:hAnsi="Arial"/>
                <w:b/>
              </w:rPr>
              <w:t>FTPP Requirement</w:t>
            </w:r>
          </w:p>
        </w:tc>
        <w:tc>
          <w:tcPr>
            <w:tcW w:w="2430" w:type="dxa"/>
          </w:tcPr>
          <w:p w14:paraId="3D450F2D" w14:textId="77777777" w:rsidR="008B72E7" w:rsidRDefault="008B72E7">
            <w:pPr>
              <w:pStyle w:val="PlainText"/>
              <w:rPr>
                <w:rFonts w:ascii="Arial" w:hAnsi="Arial"/>
                <w:b/>
              </w:rPr>
            </w:pPr>
            <w:r>
              <w:rPr>
                <w:rFonts w:ascii="Arial" w:hAnsi="Arial"/>
                <w:b/>
              </w:rPr>
              <w:t>SRS Req #s</w:t>
            </w:r>
          </w:p>
        </w:tc>
      </w:tr>
      <w:tr w:rsidR="008B72E7" w14:paraId="2728657D" w14:textId="77777777">
        <w:tblPrEx>
          <w:tblCellMar>
            <w:top w:w="0" w:type="dxa"/>
            <w:bottom w:w="0" w:type="dxa"/>
          </w:tblCellMar>
        </w:tblPrEx>
        <w:tc>
          <w:tcPr>
            <w:tcW w:w="2430" w:type="dxa"/>
          </w:tcPr>
          <w:p w14:paraId="1F2B4359" w14:textId="77777777" w:rsidR="008B72E7" w:rsidRDefault="008B72E7">
            <w:pPr>
              <w:rPr>
                <w:rFonts w:ascii="Arial" w:hAnsi="Arial"/>
                <w:snapToGrid w:val="0"/>
                <w:color w:val="000000"/>
              </w:rPr>
            </w:pPr>
            <w:r>
              <w:rPr>
                <w:rFonts w:ascii="Arial" w:hAnsi="Arial"/>
                <w:snapToGrid w:val="0"/>
                <w:color w:val="000000"/>
              </w:rPr>
              <w:t>3.1</w:t>
            </w:r>
          </w:p>
        </w:tc>
        <w:tc>
          <w:tcPr>
            <w:tcW w:w="2520" w:type="dxa"/>
          </w:tcPr>
          <w:p w14:paraId="59C377A9" w14:textId="77777777" w:rsidR="008B72E7" w:rsidRDefault="008B72E7">
            <w:pPr>
              <w:rPr>
                <w:rFonts w:ascii="Arial" w:hAnsi="Arial"/>
                <w:snapToGrid w:val="0"/>
                <w:color w:val="000000"/>
              </w:rPr>
            </w:pPr>
            <w:r>
              <w:rPr>
                <w:rFonts w:ascii="Arial" w:hAnsi="Arial"/>
                <w:snapToGrid w:val="0"/>
                <w:color w:val="000000"/>
              </w:rPr>
              <w:t>FTPP System Requirements</w:t>
            </w:r>
          </w:p>
        </w:tc>
        <w:tc>
          <w:tcPr>
            <w:tcW w:w="2430" w:type="dxa"/>
          </w:tcPr>
          <w:p w14:paraId="3AD26F6D" w14:textId="77777777" w:rsidR="008B72E7" w:rsidRDefault="008B72E7">
            <w:pPr>
              <w:rPr>
                <w:rFonts w:ascii="Arial" w:hAnsi="Arial"/>
                <w:snapToGrid w:val="0"/>
                <w:color w:val="000000"/>
              </w:rPr>
            </w:pPr>
            <w:r>
              <w:rPr>
                <w:rFonts w:ascii="Arial" w:hAnsi="Arial"/>
                <w:snapToGrid w:val="0"/>
                <w:color w:val="000000"/>
              </w:rPr>
              <w:t>Each FTPP shall  (3.1.1) consist of five (5) NEs (one for each FCC and one for the NEFU) and FTSS software.</w:t>
            </w:r>
          </w:p>
        </w:tc>
        <w:tc>
          <w:tcPr>
            <w:tcW w:w="2430" w:type="dxa"/>
          </w:tcPr>
          <w:p w14:paraId="36098B0E" w14:textId="77777777" w:rsidR="008B72E7" w:rsidRDefault="008B72E7">
            <w:pPr>
              <w:rPr>
                <w:rFonts w:ascii="Arial" w:hAnsi="Arial"/>
                <w:snapToGrid w:val="0"/>
                <w:color w:val="000000"/>
              </w:rPr>
            </w:pPr>
            <w:r>
              <w:rPr>
                <w:rFonts w:ascii="Arial" w:hAnsi="Arial"/>
                <w:snapToGrid w:val="0"/>
                <w:color w:val="000000"/>
              </w:rPr>
              <w:t>NA</w:t>
            </w:r>
          </w:p>
        </w:tc>
      </w:tr>
      <w:tr w:rsidR="008B72E7" w14:paraId="7B3E16F1" w14:textId="77777777">
        <w:tblPrEx>
          <w:tblCellMar>
            <w:top w:w="0" w:type="dxa"/>
            <w:bottom w:w="0" w:type="dxa"/>
          </w:tblCellMar>
        </w:tblPrEx>
        <w:tc>
          <w:tcPr>
            <w:tcW w:w="2430" w:type="dxa"/>
          </w:tcPr>
          <w:p w14:paraId="53CA383D" w14:textId="77777777" w:rsidR="008B72E7" w:rsidRDefault="008B72E7">
            <w:pPr>
              <w:rPr>
                <w:rFonts w:ascii="Arial" w:hAnsi="Arial"/>
                <w:snapToGrid w:val="0"/>
                <w:color w:val="000000"/>
              </w:rPr>
            </w:pPr>
            <w:r>
              <w:rPr>
                <w:rFonts w:ascii="Arial" w:hAnsi="Arial"/>
                <w:snapToGrid w:val="0"/>
                <w:color w:val="000000"/>
              </w:rPr>
              <w:t>3.1</w:t>
            </w:r>
          </w:p>
        </w:tc>
        <w:tc>
          <w:tcPr>
            <w:tcW w:w="2520" w:type="dxa"/>
          </w:tcPr>
          <w:p w14:paraId="0FDC4F1C" w14:textId="77777777" w:rsidR="008B72E7" w:rsidRDefault="008B72E7">
            <w:pPr>
              <w:rPr>
                <w:rFonts w:ascii="Arial" w:hAnsi="Arial"/>
                <w:snapToGrid w:val="0"/>
                <w:color w:val="000000"/>
              </w:rPr>
            </w:pPr>
            <w:r>
              <w:rPr>
                <w:rFonts w:ascii="Arial" w:hAnsi="Arial"/>
                <w:snapToGrid w:val="0"/>
                <w:color w:val="000000"/>
              </w:rPr>
              <w:t>FTPP System Requirements</w:t>
            </w:r>
          </w:p>
        </w:tc>
        <w:tc>
          <w:tcPr>
            <w:tcW w:w="2430" w:type="dxa"/>
          </w:tcPr>
          <w:p w14:paraId="11D39B93" w14:textId="77777777" w:rsidR="008B72E7" w:rsidRDefault="008B72E7">
            <w:pPr>
              <w:rPr>
                <w:rFonts w:ascii="Arial" w:hAnsi="Arial"/>
                <w:snapToGrid w:val="0"/>
                <w:color w:val="000000"/>
              </w:rPr>
            </w:pPr>
            <w:r>
              <w:rPr>
                <w:rFonts w:ascii="Arial" w:hAnsi="Arial"/>
                <w:snapToGrid w:val="0"/>
                <w:color w:val="000000"/>
              </w:rPr>
              <w:t>For the FTPP system (5 NEs per flight system), the contractor shall (3.1.2) deliver the following end products:</w:t>
            </w:r>
          </w:p>
        </w:tc>
        <w:tc>
          <w:tcPr>
            <w:tcW w:w="2430" w:type="dxa"/>
          </w:tcPr>
          <w:p w14:paraId="7E0404EE" w14:textId="77777777" w:rsidR="008B72E7" w:rsidRDefault="008B72E7">
            <w:pPr>
              <w:rPr>
                <w:rFonts w:ascii="Arial" w:hAnsi="Arial"/>
                <w:snapToGrid w:val="0"/>
                <w:color w:val="000000"/>
              </w:rPr>
            </w:pPr>
            <w:r>
              <w:rPr>
                <w:rFonts w:ascii="Arial" w:hAnsi="Arial"/>
                <w:snapToGrid w:val="0"/>
                <w:color w:val="000000"/>
              </w:rPr>
              <w:t>NA</w:t>
            </w:r>
          </w:p>
        </w:tc>
      </w:tr>
      <w:tr w:rsidR="008B72E7" w14:paraId="78169539" w14:textId="77777777">
        <w:tblPrEx>
          <w:tblCellMar>
            <w:top w:w="0" w:type="dxa"/>
            <w:bottom w:w="0" w:type="dxa"/>
          </w:tblCellMar>
        </w:tblPrEx>
        <w:tc>
          <w:tcPr>
            <w:tcW w:w="2430" w:type="dxa"/>
          </w:tcPr>
          <w:p w14:paraId="18031EC1" w14:textId="77777777" w:rsidR="008B72E7" w:rsidRDefault="008B72E7">
            <w:pPr>
              <w:rPr>
                <w:rFonts w:ascii="Arial" w:hAnsi="Arial"/>
                <w:snapToGrid w:val="0"/>
                <w:color w:val="000000"/>
              </w:rPr>
            </w:pPr>
            <w:r>
              <w:rPr>
                <w:rFonts w:ascii="Arial" w:hAnsi="Arial"/>
                <w:snapToGrid w:val="0"/>
                <w:color w:val="000000"/>
              </w:rPr>
              <w:t>3.1</w:t>
            </w:r>
          </w:p>
        </w:tc>
        <w:tc>
          <w:tcPr>
            <w:tcW w:w="2520" w:type="dxa"/>
          </w:tcPr>
          <w:p w14:paraId="4ABF87B0" w14:textId="77777777" w:rsidR="008B72E7" w:rsidRDefault="008B72E7">
            <w:pPr>
              <w:rPr>
                <w:rFonts w:ascii="Arial" w:hAnsi="Arial"/>
                <w:snapToGrid w:val="0"/>
                <w:color w:val="000000"/>
              </w:rPr>
            </w:pPr>
            <w:r>
              <w:rPr>
                <w:rFonts w:ascii="Arial" w:hAnsi="Arial"/>
                <w:snapToGrid w:val="0"/>
                <w:color w:val="000000"/>
              </w:rPr>
              <w:t>FTPP System Requirements</w:t>
            </w:r>
          </w:p>
        </w:tc>
        <w:tc>
          <w:tcPr>
            <w:tcW w:w="2430" w:type="dxa"/>
          </w:tcPr>
          <w:p w14:paraId="30C53FE8" w14:textId="77777777" w:rsidR="008B72E7" w:rsidRDefault="008B72E7">
            <w:pPr>
              <w:rPr>
                <w:rFonts w:ascii="Arial" w:hAnsi="Arial"/>
                <w:snapToGrid w:val="0"/>
                <w:color w:val="000000"/>
              </w:rPr>
            </w:pPr>
            <w:r>
              <w:rPr>
                <w:rFonts w:ascii="Arial" w:hAnsi="Arial"/>
                <w:snapToGrid w:val="0"/>
                <w:color w:val="000000"/>
              </w:rPr>
              <w:t>The FTPP spare hardware shall (3.1.28) include one (1) radiation hardened FTPP set (5 NEs) and three (3) individual NEs including all optical connects, cables, and required accessories which are flight certified to meet the requirements specified herein for the X-38 space flight vehicles.</w:t>
            </w:r>
          </w:p>
        </w:tc>
        <w:tc>
          <w:tcPr>
            <w:tcW w:w="2430" w:type="dxa"/>
          </w:tcPr>
          <w:p w14:paraId="1A318060" w14:textId="77777777" w:rsidR="008B72E7" w:rsidRDefault="008B72E7">
            <w:pPr>
              <w:rPr>
                <w:rFonts w:ascii="Arial" w:hAnsi="Arial"/>
                <w:snapToGrid w:val="0"/>
                <w:color w:val="000000"/>
              </w:rPr>
            </w:pPr>
            <w:r>
              <w:rPr>
                <w:rFonts w:ascii="Arial" w:hAnsi="Arial"/>
                <w:snapToGrid w:val="0"/>
                <w:color w:val="000000"/>
              </w:rPr>
              <w:t>NA</w:t>
            </w:r>
          </w:p>
        </w:tc>
      </w:tr>
      <w:tr w:rsidR="008B72E7" w14:paraId="7129A2EE" w14:textId="77777777">
        <w:tblPrEx>
          <w:tblCellMar>
            <w:top w:w="0" w:type="dxa"/>
            <w:bottom w:w="0" w:type="dxa"/>
          </w:tblCellMar>
        </w:tblPrEx>
        <w:tc>
          <w:tcPr>
            <w:tcW w:w="2430" w:type="dxa"/>
          </w:tcPr>
          <w:p w14:paraId="1567AE4F" w14:textId="77777777" w:rsidR="008B72E7" w:rsidRDefault="008B72E7">
            <w:pPr>
              <w:rPr>
                <w:rFonts w:ascii="Arial" w:hAnsi="Arial"/>
                <w:snapToGrid w:val="0"/>
                <w:color w:val="000000"/>
              </w:rPr>
            </w:pPr>
            <w:r>
              <w:rPr>
                <w:rFonts w:ascii="Arial" w:hAnsi="Arial"/>
                <w:snapToGrid w:val="0"/>
                <w:color w:val="000000"/>
              </w:rPr>
              <w:t>3.1</w:t>
            </w:r>
          </w:p>
        </w:tc>
        <w:tc>
          <w:tcPr>
            <w:tcW w:w="2520" w:type="dxa"/>
          </w:tcPr>
          <w:p w14:paraId="4596D741" w14:textId="77777777" w:rsidR="008B72E7" w:rsidRDefault="008B72E7">
            <w:pPr>
              <w:rPr>
                <w:rFonts w:ascii="Arial" w:hAnsi="Arial"/>
                <w:snapToGrid w:val="0"/>
                <w:color w:val="000000"/>
              </w:rPr>
            </w:pPr>
            <w:r>
              <w:rPr>
                <w:rFonts w:ascii="Arial" w:hAnsi="Arial"/>
                <w:snapToGrid w:val="0"/>
                <w:color w:val="000000"/>
              </w:rPr>
              <w:t>FTPP System Requirements</w:t>
            </w:r>
          </w:p>
        </w:tc>
        <w:tc>
          <w:tcPr>
            <w:tcW w:w="2430" w:type="dxa"/>
          </w:tcPr>
          <w:p w14:paraId="46CCA830" w14:textId="77777777" w:rsidR="008B72E7" w:rsidRDefault="008B72E7">
            <w:pPr>
              <w:rPr>
                <w:rFonts w:ascii="Arial" w:hAnsi="Arial"/>
                <w:snapToGrid w:val="0"/>
                <w:color w:val="000000"/>
              </w:rPr>
            </w:pPr>
            <w:r>
              <w:rPr>
                <w:rFonts w:ascii="Arial" w:hAnsi="Arial"/>
                <w:snapToGrid w:val="0"/>
                <w:color w:val="000000"/>
              </w:rPr>
              <w:t>The contractor shall (3.1.3) develop a preliminary design for the FTPP Architecture.</w:t>
            </w:r>
          </w:p>
        </w:tc>
        <w:tc>
          <w:tcPr>
            <w:tcW w:w="2430" w:type="dxa"/>
          </w:tcPr>
          <w:p w14:paraId="345D0F88" w14:textId="77777777" w:rsidR="008B72E7" w:rsidRDefault="008B72E7">
            <w:pPr>
              <w:rPr>
                <w:rFonts w:ascii="Arial" w:hAnsi="Arial"/>
                <w:snapToGrid w:val="0"/>
                <w:color w:val="000000"/>
              </w:rPr>
            </w:pPr>
            <w:r>
              <w:rPr>
                <w:rFonts w:ascii="Arial" w:hAnsi="Arial"/>
                <w:snapToGrid w:val="0"/>
                <w:color w:val="000000"/>
              </w:rPr>
              <w:t>NA</w:t>
            </w:r>
          </w:p>
        </w:tc>
      </w:tr>
      <w:tr w:rsidR="008B72E7" w14:paraId="79B562A8" w14:textId="77777777">
        <w:tblPrEx>
          <w:tblCellMar>
            <w:top w:w="0" w:type="dxa"/>
            <w:bottom w:w="0" w:type="dxa"/>
          </w:tblCellMar>
        </w:tblPrEx>
        <w:tc>
          <w:tcPr>
            <w:tcW w:w="2430" w:type="dxa"/>
          </w:tcPr>
          <w:p w14:paraId="655C6C16" w14:textId="77777777" w:rsidR="008B72E7" w:rsidRDefault="008B72E7">
            <w:pPr>
              <w:rPr>
                <w:rFonts w:ascii="Arial" w:hAnsi="Arial"/>
                <w:snapToGrid w:val="0"/>
                <w:color w:val="000000"/>
              </w:rPr>
            </w:pPr>
            <w:r>
              <w:rPr>
                <w:rFonts w:ascii="Arial" w:hAnsi="Arial"/>
                <w:snapToGrid w:val="0"/>
                <w:color w:val="000000"/>
              </w:rPr>
              <w:t>3.1</w:t>
            </w:r>
          </w:p>
        </w:tc>
        <w:tc>
          <w:tcPr>
            <w:tcW w:w="2520" w:type="dxa"/>
          </w:tcPr>
          <w:p w14:paraId="25AB69ED" w14:textId="77777777" w:rsidR="008B72E7" w:rsidRDefault="008B72E7">
            <w:pPr>
              <w:rPr>
                <w:rFonts w:ascii="Arial" w:hAnsi="Arial"/>
                <w:snapToGrid w:val="0"/>
                <w:color w:val="000000"/>
              </w:rPr>
            </w:pPr>
            <w:r>
              <w:rPr>
                <w:rFonts w:ascii="Arial" w:hAnsi="Arial"/>
                <w:snapToGrid w:val="0"/>
                <w:color w:val="000000"/>
              </w:rPr>
              <w:t>FTPP System Requirements</w:t>
            </w:r>
          </w:p>
        </w:tc>
        <w:tc>
          <w:tcPr>
            <w:tcW w:w="2430" w:type="dxa"/>
          </w:tcPr>
          <w:p w14:paraId="3C0B6C16" w14:textId="77777777" w:rsidR="008B72E7" w:rsidRDefault="008B72E7">
            <w:pPr>
              <w:rPr>
                <w:rFonts w:ascii="Arial" w:hAnsi="Arial"/>
                <w:snapToGrid w:val="0"/>
                <w:color w:val="000000"/>
              </w:rPr>
            </w:pPr>
            <w:r>
              <w:rPr>
                <w:rFonts w:ascii="Arial" w:hAnsi="Arial"/>
                <w:snapToGrid w:val="0"/>
                <w:color w:val="000000"/>
              </w:rPr>
              <w:t xml:space="preserve">This system shall (3.1.4) provide real time redundancy and fault tolerance among the four FCCs and the </w:t>
            </w:r>
            <w:r>
              <w:rPr>
                <w:rFonts w:ascii="Arial" w:hAnsi="Arial"/>
                <w:snapToGrid w:val="0"/>
                <w:color w:val="000000"/>
              </w:rPr>
              <w:lastRenderedPageBreak/>
              <w:t>NEFU.</w:t>
            </w:r>
          </w:p>
        </w:tc>
        <w:tc>
          <w:tcPr>
            <w:tcW w:w="2430" w:type="dxa"/>
          </w:tcPr>
          <w:p w14:paraId="1D3E4A4E" w14:textId="77777777" w:rsidR="008B72E7" w:rsidRDefault="008B72E7">
            <w:pPr>
              <w:rPr>
                <w:rFonts w:ascii="Arial" w:hAnsi="Arial"/>
                <w:snapToGrid w:val="0"/>
                <w:color w:val="000000"/>
              </w:rPr>
            </w:pPr>
            <w:r>
              <w:rPr>
                <w:rFonts w:ascii="Arial" w:hAnsi="Arial"/>
                <w:snapToGrid w:val="0"/>
                <w:color w:val="000000"/>
              </w:rPr>
              <w:lastRenderedPageBreak/>
              <w:t xml:space="preserve">SRS043, SRS091, SRS093, SRS094, SRS095, SRS096, SRS102, SRS104, SRS106, SRS109, </w:t>
            </w:r>
            <w:r>
              <w:rPr>
                <w:rFonts w:ascii="Arial" w:hAnsi="Arial"/>
                <w:snapToGrid w:val="0"/>
                <w:color w:val="000000"/>
              </w:rPr>
              <w:lastRenderedPageBreak/>
              <w:t>SRS128, SRS183, SRS184, SRS187, SRS235, SRS282, SRS283</w:t>
            </w:r>
          </w:p>
        </w:tc>
      </w:tr>
      <w:tr w:rsidR="008B72E7" w14:paraId="51E945C0" w14:textId="77777777">
        <w:tblPrEx>
          <w:tblCellMar>
            <w:top w:w="0" w:type="dxa"/>
            <w:bottom w:w="0" w:type="dxa"/>
          </w:tblCellMar>
        </w:tblPrEx>
        <w:tc>
          <w:tcPr>
            <w:tcW w:w="2430" w:type="dxa"/>
          </w:tcPr>
          <w:p w14:paraId="3E96BC72" w14:textId="77777777" w:rsidR="008B72E7" w:rsidRDefault="008B72E7">
            <w:pPr>
              <w:rPr>
                <w:rFonts w:ascii="Arial" w:hAnsi="Arial"/>
                <w:snapToGrid w:val="0"/>
                <w:color w:val="000000"/>
              </w:rPr>
            </w:pPr>
            <w:r>
              <w:rPr>
                <w:rFonts w:ascii="Arial" w:hAnsi="Arial"/>
                <w:snapToGrid w:val="0"/>
                <w:color w:val="000000"/>
              </w:rPr>
              <w:lastRenderedPageBreak/>
              <w:t>3.1</w:t>
            </w:r>
          </w:p>
        </w:tc>
        <w:tc>
          <w:tcPr>
            <w:tcW w:w="2520" w:type="dxa"/>
          </w:tcPr>
          <w:p w14:paraId="37C82D2B" w14:textId="77777777" w:rsidR="008B72E7" w:rsidRDefault="008B72E7">
            <w:pPr>
              <w:rPr>
                <w:rFonts w:ascii="Arial" w:hAnsi="Arial"/>
                <w:snapToGrid w:val="0"/>
                <w:color w:val="000000"/>
              </w:rPr>
            </w:pPr>
            <w:r>
              <w:rPr>
                <w:rFonts w:ascii="Arial" w:hAnsi="Arial"/>
                <w:snapToGrid w:val="0"/>
                <w:color w:val="000000"/>
              </w:rPr>
              <w:t>FTPP System Requirements</w:t>
            </w:r>
          </w:p>
        </w:tc>
        <w:tc>
          <w:tcPr>
            <w:tcW w:w="2430" w:type="dxa"/>
          </w:tcPr>
          <w:p w14:paraId="1579969A" w14:textId="77777777" w:rsidR="008B72E7" w:rsidRDefault="008B72E7">
            <w:pPr>
              <w:rPr>
                <w:rFonts w:ascii="Arial" w:hAnsi="Arial"/>
                <w:snapToGrid w:val="0"/>
                <w:color w:val="000000"/>
              </w:rPr>
            </w:pPr>
            <w:r>
              <w:rPr>
                <w:rFonts w:ascii="Arial" w:hAnsi="Arial"/>
                <w:snapToGrid w:val="0"/>
                <w:color w:val="000000"/>
              </w:rPr>
              <w:t>The FTPP system shall not (3.1.5) solely exceed these timing requirement budgets.</w:t>
            </w:r>
          </w:p>
        </w:tc>
        <w:tc>
          <w:tcPr>
            <w:tcW w:w="2430" w:type="dxa"/>
          </w:tcPr>
          <w:p w14:paraId="74934C76" w14:textId="77777777" w:rsidR="008B72E7" w:rsidRDefault="008B72E7">
            <w:pPr>
              <w:rPr>
                <w:rFonts w:ascii="Arial" w:hAnsi="Arial"/>
                <w:snapToGrid w:val="0"/>
                <w:color w:val="000000"/>
              </w:rPr>
            </w:pPr>
            <w:r>
              <w:rPr>
                <w:rFonts w:ascii="Arial" w:hAnsi="Arial"/>
                <w:snapToGrid w:val="0"/>
                <w:color w:val="000000"/>
              </w:rPr>
              <w:t>SRS034, SRS035</w:t>
            </w:r>
          </w:p>
        </w:tc>
      </w:tr>
      <w:tr w:rsidR="008B72E7" w14:paraId="09571E51" w14:textId="77777777">
        <w:tblPrEx>
          <w:tblCellMar>
            <w:top w:w="0" w:type="dxa"/>
            <w:bottom w:w="0" w:type="dxa"/>
          </w:tblCellMar>
        </w:tblPrEx>
        <w:tc>
          <w:tcPr>
            <w:tcW w:w="2430" w:type="dxa"/>
          </w:tcPr>
          <w:p w14:paraId="7D25AC64" w14:textId="77777777" w:rsidR="008B72E7" w:rsidRDefault="008B72E7">
            <w:pPr>
              <w:rPr>
                <w:rFonts w:ascii="Arial" w:hAnsi="Arial"/>
                <w:snapToGrid w:val="0"/>
                <w:color w:val="000000"/>
              </w:rPr>
            </w:pPr>
            <w:r>
              <w:rPr>
                <w:rFonts w:ascii="Arial" w:hAnsi="Arial"/>
                <w:snapToGrid w:val="0"/>
                <w:color w:val="000000"/>
              </w:rPr>
              <w:t>3.1</w:t>
            </w:r>
          </w:p>
        </w:tc>
        <w:tc>
          <w:tcPr>
            <w:tcW w:w="2520" w:type="dxa"/>
          </w:tcPr>
          <w:p w14:paraId="295369C5" w14:textId="77777777" w:rsidR="008B72E7" w:rsidRDefault="008B72E7">
            <w:pPr>
              <w:rPr>
                <w:rFonts w:ascii="Arial" w:hAnsi="Arial"/>
                <w:snapToGrid w:val="0"/>
                <w:color w:val="000000"/>
              </w:rPr>
            </w:pPr>
            <w:r>
              <w:rPr>
                <w:rFonts w:ascii="Arial" w:hAnsi="Arial"/>
                <w:snapToGrid w:val="0"/>
                <w:color w:val="000000"/>
              </w:rPr>
              <w:t>FTPP System Requirements</w:t>
            </w:r>
          </w:p>
        </w:tc>
        <w:tc>
          <w:tcPr>
            <w:tcW w:w="2430" w:type="dxa"/>
          </w:tcPr>
          <w:p w14:paraId="000D848F" w14:textId="77777777" w:rsidR="008B72E7" w:rsidRDefault="008B72E7">
            <w:pPr>
              <w:rPr>
                <w:rFonts w:ascii="Arial" w:hAnsi="Arial"/>
                <w:snapToGrid w:val="0"/>
                <w:color w:val="000000"/>
              </w:rPr>
            </w:pPr>
            <w:r>
              <w:rPr>
                <w:rFonts w:ascii="Arial" w:hAnsi="Arial"/>
                <w:snapToGrid w:val="0"/>
                <w:color w:val="000000"/>
              </w:rPr>
              <w:t>In the presence of a maximum 2.5 second power-on skew, the FTPP system shall (3.1.6) be capable of completing FCC system power-up and initialization without synchronization errors.</w:t>
            </w:r>
          </w:p>
        </w:tc>
        <w:tc>
          <w:tcPr>
            <w:tcW w:w="2430" w:type="dxa"/>
          </w:tcPr>
          <w:p w14:paraId="21A31B32" w14:textId="77777777" w:rsidR="008B72E7" w:rsidRDefault="008B72E7">
            <w:pPr>
              <w:rPr>
                <w:rFonts w:ascii="Arial" w:hAnsi="Arial"/>
                <w:snapToGrid w:val="0"/>
                <w:color w:val="000000"/>
              </w:rPr>
            </w:pPr>
            <w:r>
              <w:rPr>
                <w:rFonts w:ascii="Arial" w:hAnsi="Arial"/>
                <w:snapToGrid w:val="0"/>
                <w:color w:val="000000"/>
              </w:rPr>
              <w:t>SRS008</w:t>
            </w:r>
          </w:p>
        </w:tc>
      </w:tr>
      <w:tr w:rsidR="008B72E7" w14:paraId="1DA702D5" w14:textId="77777777">
        <w:tblPrEx>
          <w:tblCellMar>
            <w:top w:w="0" w:type="dxa"/>
            <w:bottom w:w="0" w:type="dxa"/>
          </w:tblCellMar>
        </w:tblPrEx>
        <w:tc>
          <w:tcPr>
            <w:tcW w:w="2430" w:type="dxa"/>
          </w:tcPr>
          <w:p w14:paraId="6E32BFAC" w14:textId="77777777" w:rsidR="008B72E7" w:rsidRDefault="008B72E7">
            <w:pPr>
              <w:rPr>
                <w:rFonts w:ascii="Arial" w:hAnsi="Arial"/>
                <w:snapToGrid w:val="0"/>
                <w:color w:val="000000"/>
              </w:rPr>
            </w:pPr>
            <w:r>
              <w:rPr>
                <w:rFonts w:ascii="Arial" w:hAnsi="Arial"/>
                <w:snapToGrid w:val="0"/>
                <w:color w:val="000000"/>
              </w:rPr>
              <w:t>3.1</w:t>
            </w:r>
          </w:p>
        </w:tc>
        <w:tc>
          <w:tcPr>
            <w:tcW w:w="2520" w:type="dxa"/>
          </w:tcPr>
          <w:p w14:paraId="2BF016CE" w14:textId="77777777" w:rsidR="008B72E7" w:rsidRDefault="008B72E7">
            <w:pPr>
              <w:rPr>
                <w:rFonts w:ascii="Arial" w:hAnsi="Arial"/>
                <w:snapToGrid w:val="0"/>
                <w:color w:val="000000"/>
              </w:rPr>
            </w:pPr>
            <w:r>
              <w:rPr>
                <w:rFonts w:ascii="Arial" w:hAnsi="Arial"/>
                <w:snapToGrid w:val="0"/>
                <w:color w:val="000000"/>
              </w:rPr>
              <w:t>FTPP System Requirements</w:t>
            </w:r>
          </w:p>
        </w:tc>
        <w:tc>
          <w:tcPr>
            <w:tcW w:w="2430" w:type="dxa"/>
          </w:tcPr>
          <w:p w14:paraId="34A7B747" w14:textId="77777777" w:rsidR="008B72E7" w:rsidRDefault="008B72E7">
            <w:pPr>
              <w:rPr>
                <w:rFonts w:ascii="Arial" w:hAnsi="Arial"/>
                <w:snapToGrid w:val="0"/>
                <w:color w:val="000000"/>
              </w:rPr>
            </w:pPr>
            <w:r>
              <w:rPr>
                <w:rFonts w:ascii="Arial" w:hAnsi="Arial"/>
                <w:snapToGrid w:val="0"/>
                <w:color w:val="000000"/>
              </w:rPr>
              <w:t>Following power being applied to all five chassis, the FTPP system shall (3.1.7) become operational in at most 1.5 minutes.</w:t>
            </w:r>
          </w:p>
        </w:tc>
        <w:tc>
          <w:tcPr>
            <w:tcW w:w="2430" w:type="dxa"/>
          </w:tcPr>
          <w:p w14:paraId="212EDB7D" w14:textId="77777777" w:rsidR="008B72E7" w:rsidRDefault="008B72E7">
            <w:pPr>
              <w:rPr>
                <w:rFonts w:ascii="Arial" w:hAnsi="Arial"/>
                <w:snapToGrid w:val="0"/>
                <w:color w:val="000000"/>
              </w:rPr>
            </w:pPr>
            <w:r>
              <w:rPr>
                <w:rFonts w:ascii="Arial" w:hAnsi="Arial"/>
                <w:snapToGrid w:val="0"/>
                <w:color w:val="000000"/>
              </w:rPr>
              <w:t>SRS015</w:t>
            </w:r>
          </w:p>
        </w:tc>
      </w:tr>
      <w:tr w:rsidR="008B72E7" w14:paraId="510EF3FB" w14:textId="77777777">
        <w:tblPrEx>
          <w:tblCellMar>
            <w:top w:w="0" w:type="dxa"/>
            <w:bottom w:w="0" w:type="dxa"/>
          </w:tblCellMar>
        </w:tblPrEx>
        <w:tc>
          <w:tcPr>
            <w:tcW w:w="2430" w:type="dxa"/>
          </w:tcPr>
          <w:p w14:paraId="2B24769A" w14:textId="77777777" w:rsidR="008B72E7" w:rsidRDefault="008B72E7">
            <w:pPr>
              <w:rPr>
                <w:rFonts w:ascii="Arial" w:hAnsi="Arial"/>
                <w:snapToGrid w:val="0"/>
                <w:color w:val="000000"/>
              </w:rPr>
            </w:pPr>
            <w:r>
              <w:rPr>
                <w:rFonts w:ascii="Arial" w:hAnsi="Arial"/>
                <w:snapToGrid w:val="0"/>
                <w:color w:val="000000"/>
              </w:rPr>
              <w:t>3.1</w:t>
            </w:r>
          </w:p>
        </w:tc>
        <w:tc>
          <w:tcPr>
            <w:tcW w:w="2520" w:type="dxa"/>
          </w:tcPr>
          <w:p w14:paraId="30E6C7E4" w14:textId="77777777" w:rsidR="008B72E7" w:rsidRDefault="008B72E7">
            <w:pPr>
              <w:rPr>
                <w:rFonts w:ascii="Arial" w:hAnsi="Arial"/>
                <w:snapToGrid w:val="0"/>
                <w:color w:val="000000"/>
              </w:rPr>
            </w:pPr>
            <w:r>
              <w:rPr>
                <w:rFonts w:ascii="Arial" w:hAnsi="Arial"/>
                <w:snapToGrid w:val="0"/>
                <w:color w:val="000000"/>
              </w:rPr>
              <w:t>FTPP System Requirements</w:t>
            </w:r>
          </w:p>
        </w:tc>
        <w:tc>
          <w:tcPr>
            <w:tcW w:w="2430" w:type="dxa"/>
          </w:tcPr>
          <w:p w14:paraId="208F366B" w14:textId="77777777" w:rsidR="008B72E7" w:rsidRDefault="008B72E7">
            <w:pPr>
              <w:rPr>
                <w:rFonts w:ascii="Arial" w:hAnsi="Arial"/>
                <w:snapToGrid w:val="0"/>
                <w:color w:val="000000"/>
              </w:rPr>
            </w:pPr>
            <w:r>
              <w:rPr>
                <w:rFonts w:ascii="Arial" w:hAnsi="Arial"/>
                <w:snapToGrid w:val="0"/>
                <w:color w:val="000000"/>
              </w:rPr>
              <w:t>The FTPP shall (3.1.26) detect a babbling NE or ICP within 20 milliseconds of the receipt of the first erroneous packet.</w:t>
            </w:r>
          </w:p>
        </w:tc>
        <w:tc>
          <w:tcPr>
            <w:tcW w:w="2430" w:type="dxa"/>
          </w:tcPr>
          <w:p w14:paraId="31277061" w14:textId="77777777" w:rsidR="008B72E7" w:rsidRDefault="008B72E7">
            <w:pPr>
              <w:rPr>
                <w:rFonts w:ascii="Arial" w:hAnsi="Arial"/>
                <w:snapToGrid w:val="0"/>
                <w:color w:val="000000"/>
              </w:rPr>
            </w:pPr>
            <w:r>
              <w:rPr>
                <w:rFonts w:ascii="Arial" w:hAnsi="Arial"/>
                <w:snapToGrid w:val="0"/>
                <w:color w:val="000000"/>
              </w:rPr>
              <w:t>SRS235</w:t>
            </w:r>
          </w:p>
        </w:tc>
      </w:tr>
      <w:tr w:rsidR="008B72E7" w14:paraId="2827B839" w14:textId="77777777">
        <w:tblPrEx>
          <w:tblCellMar>
            <w:top w:w="0" w:type="dxa"/>
            <w:bottom w:w="0" w:type="dxa"/>
          </w:tblCellMar>
        </w:tblPrEx>
        <w:tc>
          <w:tcPr>
            <w:tcW w:w="2430" w:type="dxa"/>
          </w:tcPr>
          <w:p w14:paraId="45B2CD9C" w14:textId="77777777" w:rsidR="008B72E7" w:rsidRDefault="008B72E7">
            <w:pPr>
              <w:rPr>
                <w:rFonts w:ascii="Arial" w:hAnsi="Arial"/>
                <w:snapToGrid w:val="0"/>
                <w:color w:val="000000"/>
              </w:rPr>
            </w:pPr>
            <w:r>
              <w:rPr>
                <w:rFonts w:ascii="Arial" w:hAnsi="Arial"/>
                <w:snapToGrid w:val="0"/>
                <w:color w:val="000000"/>
              </w:rPr>
              <w:t>3.1</w:t>
            </w:r>
          </w:p>
        </w:tc>
        <w:tc>
          <w:tcPr>
            <w:tcW w:w="2520" w:type="dxa"/>
          </w:tcPr>
          <w:p w14:paraId="7786A2F3" w14:textId="77777777" w:rsidR="008B72E7" w:rsidRDefault="008B72E7">
            <w:pPr>
              <w:rPr>
                <w:rFonts w:ascii="Arial" w:hAnsi="Arial"/>
                <w:snapToGrid w:val="0"/>
                <w:color w:val="000000"/>
              </w:rPr>
            </w:pPr>
            <w:r>
              <w:rPr>
                <w:rFonts w:ascii="Arial" w:hAnsi="Arial"/>
                <w:snapToGrid w:val="0"/>
                <w:color w:val="000000"/>
              </w:rPr>
              <w:t>FTPP System Requirements</w:t>
            </w:r>
          </w:p>
        </w:tc>
        <w:tc>
          <w:tcPr>
            <w:tcW w:w="2430" w:type="dxa"/>
          </w:tcPr>
          <w:p w14:paraId="032636D9" w14:textId="77777777" w:rsidR="008B72E7" w:rsidRDefault="008B72E7">
            <w:pPr>
              <w:rPr>
                <w:rFonts w:ascii="Arial" w:hAnsi="Arial"/>
                <w:snapToGrid w:val="0"/>
                <w:color w:val="000000"/>
              </w:rPr>
            </w:pPr>
            <w:r>
              <w:rPr>
                <w:rFonts w:ascii="Arial" w:hAnsi="Arial"/>
                <w:snapToGrid w:val="0"/>
                <w:color w:val="000000"/>
              </w:rPr>
              <w:t>The FTPP shall (3.1.27) recover from a babbling NE or ICP within 40 milliseconds after it is detected.</w:t>
            </w:r>
          </w:p>
        </w:tc>
        <w:tc>
          <w:tcPr>
            <w:tcW w:w="2430" w:type="dxa"/>
          </w:tcPr>
          <w:p w14:paraId="6C12CBF7" w14:textId="77777777" w:rsidR="008B72E7" w:rsidRDefault="008B72E7">
            <w:pPr>
              <w:rPr>
                <w:rFonts w:ascii="Arial" w:hAnsi="Arial"/>
                <w:snapToGrid w:val="0"/>
                <w:color w:val="000000"/>
              </w:rPr>
            </w:pPr>
            <w:r>
              <w:rPr>
                <w:rFonts w:ascii="Arial" w:hAnsi="Arial"/>
                <w:snapToGrid w:val="0"/>
                <w:color w:val="000000"/>
              </w:rPr>
              <w:t>SRS255</w:t>
            </w:r>
          </w:p>
        </w:tc>
      </w:tr>
      <w:tr w:rsidR="008B72E7" w14:paraId="65E6FF8E" w14:textId="77777777">
        <w:tblPrEx>
          <w:tblCellMar>
            <w:top w:w="0" w:type="dxa"/>
            <w:bottom w:w="0" w:type="dxa"/>
          </w:tblCellMar>
        </w:tblPrEx>
        <w:tc>
          <w:tcPr>
            <w:tcW w:w="2430" w:type="dxa"/>
          </w:tcPr>
          <w:p w14:paraId="16D325EC" w14:textId="77777777" w:rsidR="008B72E7" w:rsidRDefault="008B72E7">
            <w:pPr>
              <w:rPr>
                <w:rFonts w:ascii="Arial" w:hAnsi="Arial"/>
                <w:snapToGrid w:val="0"/>
                <w:color w:val="000000"/>
              </w:rPr>
            </w:pPr>
            <w:r>
              <w:rPr>
                <w:rFonts w:ascii="Arial" w:hAnsi="Arial"/>
                <w:snapToGrid w:val="0"/>
                <w:color w:val="000000"/>
              </w:rPr>
              <w:t>3.1</w:t>
            </w:r>
          </w:p>
        </w:tc>
        <w:tc>
          <w:tcPr>
            <w:tcW w:w="2520" w:type="dxa"/>
          </w:tcPr>
          <w:p w14:paraId="3D627F97" w14:textId="77777777" w:rsidR="008B72E7" w:rsidRDefault="008B72E7">
            <w:pPr>
              <w:rPr>
                <w:rFonts w:ascii="Arial" w:hAnsi="Arial"/>
                <w:snapToGrid w:val="0"/>
                <w:color w:val="000000"/>
              </w:rPr>
            </w:pPr>
            <w:r>
              <w:rPr>
                <w:rFonts w:ascii="Arial" w:hAnsi="Arial"/>
                <w:snapToGrid w:val="0"/>
                <w:color w:val="000000"/>
              </w:rPr>
              <w:t>FTPP System Requirements</w:t>
            </w:r>
          </w:p>
        </w:tc>
        <w:tc>
          <w:tcPr>
            <w:tcW w:w="2430" w:type="dxa"/>
          </w:tcPr>
          <w:p w14:paraId="06C587D2" w14:textId="77777777" w:rsidR="008B72E7" w:rsidRDefault="008B72E7">
            <w:pPr>
              <w:rPr>
                <w:rFonts w:ascii="Arial" w:hAnsi="Arial"/>
                <w:snapToGrid w:val="0"/>
                <w:color w:val="000000"/>
              </w:rPr>
            </w:pPr>
            <w:r>
              <w:rPr>
                <w:rFonts w:ascii="Arial" w:hAnsi="Arial"/>
                <w:snapToGrid w:val="0"/>
                <w:color w:val="000000"/>
              </w:rPr>
              <w:t>An exchange of a single packet of data from an ICP to the FCPs via the NE shall (3.1.8) take no longer than 200 microseconds.</w:t>
            </w:r>
          </w:p>
        </w:tc>
        <w:tc>
          <w:tcPr>
            <w:tcW w:w="2430" w:type="dxa"/>
          </w:tcPr>
          <w:p w14:paraId="62F82D19" w14:textId="77777777" w:rsidR="008B72E7" w:rsidRDefault="008B72E7">
            <w:pPr>
              <w:rPr>
                <w:rFonts w:ascii="Arial" w:hAnsi="Arial"/>
                <w:snapToGrid w:val="0"/>
                <w:color w:val="000000"/>
              </w:rPr>
            </w:pPr>
            <w:r>
              <w:rPr>
                <w:rFonts w:ascii="Arial" w:hAnsi="Arial"/>
                <w:snapToGrid w:val="0"/>
                <w:color w:val="000000"/>
              </w:rPr>
              <w:t>hw</w:t>
            </w:r>
          </w:p>
        </w:tc>
      </w:tr>
      <w:tr w:rsidR="008B72E7" w14:paraId="20EECD77" w14:textId="77777777">
        <w:tblPrEx>
          <w:tblCellMar>
            <w:top w:w="0" w:type="dxa"/>
            <w:bottom w:w="0" w:type="dxa"/>
          </w:tblCellMar>
        </w:tblPrEx>
        <w:tc>
          <w:tcPr>
            <w:tcW w:w="2430" w:type="dxa"/>
          </w:tcPr>
          <w:p w14:paraId="69E6E4DE" w14:textId="77777777" w:rsidR="008B72E7" w:rsidRDefault="008B72E7">
            <w:pPr>
              <w:rPr>
                <w:rFonts w:ascii="Arial" w:hAnsi="Arial"/>
                <w:snapToGrid w:val="0"/>
                <w:color w:val="000000"/>
              </w:rPr>
            </w:pPr>
            <w:r>
              <w:rPr>
                <w:rFonts w:ascii="Arial" w:hAnsi="Arial"/>
                <w:snapToGrid w:val="0"/>
                <w:color w:val="000000"/>
              </w:rPr>
              <w:t>3.1</w:t>
            </w:r>
          </w:p>
        </w:tc>
        <w:tc>
          <w:tcPr>
            <w:tcW w:w="2520" w:type="dxa"/>
          </w:tcPr>
          <w:p w14:paraId="59E70345" w14:textId="77777777" w:rsidR="008B72E7" w:rsidRDefault="008B72E7">
            <w:pPr>
              <w:rPr>
                <w:rFonts w:ascii="Arial" w:hAnsi="Arial"/>
                <w:snapToGrid w:val="0"/>
                <w:color w:val="000000"/>
              </w:rPr>
            </w:pPr>
            <w:r>
              <w:rPr>
                <w:rFonts w:ascii="Arial" w:hAnsi="Arial"/>
                <w:snapToGrid w:val="0"/>
                <w:color w:val="000000"/>
              </w:rPr>
              <w:t>FTPP System Requirements</w:t>
            </w:r>
          </w:p>
        </w:tc>
        <w:tc>
          <w:tcPr>
            <w:tcW w:w="2430" w:type="dxa"/>
          </w:tcPr>
          <w:p w14:paraId="0E755A1E" w14:textId="77777777" w:rsidR="008B72E7" w:rsidRDefault="008B72E7">
            <w:pPr>
              <w:rPr>
                <w:rFonts w:ascii="Arial" w:hAnsi="Arial"/>
                <w:snapToGrid w:val="0"/>
                <w:color w:val="000000"/>
              </w:rPr>
            </w:pPr>
            <w:r>
              <w:rPr>
                <w:rFonts w:ascii="Arial" w:hAnsi="Arial"/>
                <w:snapToGrid w:val="0"/>
                <w:color w:val="000000"/>
              </w:rPr>
              <w:t xml:space="preserve">An exchange and broadcast of a single packet of data from the FCPs to the ICPs and the FCPs via the NE shall (3.1.9) take </w:t>
            </w:r>
            <w:r>
              <w:rPr>
                <w:rFonts w:ascii="Arial" w:hAnsi="Arial"/>
                <w:snapToGrid w:val="0"/>
                <w:color w:val="000000"/>
              </w:rPr>
              <w:lastRenderedPageBreak/>
              <w:t>no longer than 150 microseconds.  A packet size is assumed to be 60 bytes</w:t>
            </w:r>
          </w:p>
        </w:tc>
        <w:tc>
          <w:tcPr>
            <w:tcW w:w="2430" w:type="dxa"/>
          </w:tcPr>
          <w:p w14:paraId="470EE187" w14:textId="77777777" w:rsidR="008B72E7" w:rsidRDefault="008B72E7">
            <w:pPr>
              <w:rPr>
                <w:rFonts w:ascii="Arial" w:hAnsi="Arial"/>
                <w:snapToGrid w:val="0"/>
                <w:color w:val="000000"/>
              </w:rPr>
            </w:pPr>
            <w:r>
              <w:rPr>
                <w:rFonts w:ascii="Arial" w:hAnsi="Arial"/>
                <w:snapToGrid w:val="0"/>
                <w:color w:val="000000"/>
              </w:rPr>
              <w:lastRenderedPageBreak/>
              <w:t>hw</w:t>
            </w:r>
          </w:p>
        </w:tc>
      </w:tr>
      <w:tr w:rsidR="008B72E7" w14:paraId="16A0CFC1" w14:textId="77777777">
        <w:tblPrEx>
          <w:tblCellMar>
            <w:top w:w="0" w:type="dxa"/>
            <w:bottom w:w="0" w:type="dxa"/>
          </w:tblCellMar>
        </w:tblPrEx>
        <w:tc>
          <w:tcPr>
            <w:tcW w:w="2430" w:type="dxa"/>
          </w:tcPr>
          <w:p w14:paraId="044D0468" w14:textId="77777777" w:rsidR="008B72E7" w:rsidRDefault="008B72E7">
            <w:pPr>
              <w:rPr>
                <w:rFonts w:ascii="Arial" w:hAnsi="Arial"/>
                <w:snapToGrid w:val="0"/>
                <w:color w:val="000000"/>
              </w:rPr>
            </w:pPr>
            <w:r>
              <w:rPr>
                <w:rFonts w:ascii="Arial" w:hAnsi="Arial"/>
                <w:snapToGrid w:val="0"/>
                <w:color w:val="000000"/>
              </w:rPr>
              <w:t>3.1</w:t>
            </w:r>
          </w:p>
        </w:tc>
        <w:tc>
          <w:tcPr>
            <w:tcW w:w="2520" w:type="dxa"/>
          </w:tcPr>
          <w:p w14:paraId="19AEC9C6" w14:textId="77777777" w:rsidR="008B72E7" w:rsidRDefault="008B72E7">
            <w:pPr>
              <w:rPr>
                <w:rFonts w:ascii="Arial" w:hAnsi="Arial"/>
                <w:snapToGrid w:val="0"/>
                <w:color w:val="000000"/>
              </w:rPr>
            </w:pPr>
            <w:r>
              <w:rPr>
                <w:rFonts w:ascii="Arial" w:hAnsi="Arial"/>
                <w:snapToGrid w:val="0"/>
                <w:color w:val="000000"/>
              </w:rPr>
              <w:t>FTPP System Requirements</w:t>
            </w:r>
          </w:p>
        </w:tc>
        <w:tc>
          <w:tcPr>
            <w:tcW w:w="2430" w:type="dxa"/>
          </w:tcPr>
          <w:p w14:paraId="617F690D" w14:textId="77777777" w:rsidR="008B72E7" w:rsidRDefault="008B72E7">
            <w:pPr>
              <w:rPr>
                <w:rFonts w:ascii="Arial" w:hAnsi="Arial"/>
                <w:snapToGrid w:val="0"/>
                <w:color w:val="000000"/>
              </w:rPr>
            </w:pPr>
            <w:r>
              <w:rPr>
                <w:rFonts w:ascii="Arial" w:hAnsi="Arial"/>
                <w:snapToGrid w:val="0"/>
                <w:color w:val="000000"/>
              </w:rPr>
              <w:t>Under no fault conditions, after initial power on, the FTPP system shall (3.1.10) create six Virtual Groups (VGs), a fault masking FCP, and the five ICPs, and enter the data in the NE Configuration Table (CT).</w:t>
            </w:r>
          </w:p>
        </w:tc>
        <w:tc>
          <w:tcPr>
            <w:tcW w:w="2430" w:type="dxa"/>
          </w:tcPr>
          <w:p w14:paraId="6FEDF36F" w14:textId="77777777" w:rsidR="008B72E7" w:rsidRDefault="008B72E7">
            <w:pPr>
              <w:rPr>
                <w:rFonts w:ascii="Arial" w:hAnsi="Arial"/>
                <w:snapToGrid w:val="0"/>
                <w:color w:val="000000"/>
              </w:rPr>
            </w:pPr>
            <w:r>
              <w:rPr>
                <w:rFonts w:ascii="Arial" w:hAnsi="Arial"/>
                <w:snapToGrid w:val="0"/>
                <w:color w:val="000000"/>
              </w:rPr>
              <w:t>SRS101, SRS296</w:t>
            </w:r>
          </w:p>
        </w:tc>
      </w:tr>
      <w:tr w:rsidR="008B72E7" w14:paraId="39CC3A8A" w14:textId="77777777">
        <w:tblPrEx>
          <w:tblCellMar>
            <w:top w:w="0" w:type="dxa"/>
            <w:bottom w:w="0" w:type="dxa"/>
          </w:tblCellMar>
        </w:tblPrEx>
        <w:tc>
          <w:tcPr>
            <w:tcW w:w="2430" w:type="dxa"/>
          </w:tcPr>
          <w:p w14:paraId="324EDE47" w14:textId="77777777" w:rsidR="008B72E7" w:rsidRDefault="008B72E7">
            <w:pPr>
              <w:rPr>
                <w:rFonts w:ascii="Arial" w:hAnsi="Arial"/>
                <w:snapToGrid w:val="0"/>
                <w:color w:val="000000"/>
              </w:rPr>
            </w:pPr>
            <w:r>
              <w:rPr>
                <w:rFonts w:ascii="Arial" w:hAnsi="Arial"/>
                <w:snapToGrid w:val="0"/>
                <w:color w:val="000000"/>
              </w:rPr>
              <w:t>3.1</w:t>
            </w:r>
          </w:p>
        </w:tc>
        <w:tc>
          <w:tcPr>
            <w:tcW w:w="2520" w:type="dxa"/>
          </w:tcPr>
          <w:p w14:paraId="16B2285B" w14:textId="77777777" w:rsidR="008B72E7" w:rsidRDefault="008B72E7">
            <w:pPr>
              <w:rPr>
                <w:rFonts w:ascii="Arial" w:hAnsi="Arial"/>
                <w:snapToGrid w:val="0"/>
                <w:color w:val="000000"/>
              </w:rPr>
            </w:pPr>
            <w:r>
              <w:rPr>
                <w:rFonts w:ascii="Arial" w:hAnsi="Arial"/>
                <w:snapToGrid w:val="0"/>
                <w:color w:val="000000"/>
              </w:rPr>
              <w:t>FTPP System Requirements</w:t>
            </w:r>
          </w:p>
        </w:tc>
        <w:tc>
          <w:tcPr>
            <w:tcW w:w="2430" w:type="dxa"/>
          </w:tcPr>
          <w:p w14:paraId="4BC2E760" w14:textId="77777777" w:rsidR="008B72E7" w:rsidRDefault="008B72E7">
            <w:pPr>
              <w:rPr>
                <w:rFonts w:ascii="Arial" w:hAnsi="Arial"/>
                <w:snapToGrid w:val="0"/>
                <w:color w:val="000000"/>
              </w:rPr>
            </w:pPr>
            <w:r>
              <w:rPr>
                <w:rFonts w:ascii="Arial" w:hAnsi="Arial"/>
                <w:snapToGrid w:val="0"/>
                <w:color w:val="000000"/>
              </w:rPr>
              <w:t>From the time that the NE failure has been identified, and the NE is recoverable, to the time the NE is recovered shall (3.1.11) be no more than 1.5 minutes.</w:t>
            </w:r>
          </w:p>
        </w:tc>
        <w:tc>
          <w:tcPr>
            <w:tcW w:w="2430" w:type="dxa"/>
          </w:tcPr>
          <w:p w14:paraId="0F33302F" w14:textId="77777777" w:rsidR="008B72E7" w:rsidRDefault="008B72E7">
            <w:pPr>
              <w:rPr>
                <w:rFonts w:ascii="Arial" w:hAnsi="Arial"/>
                <w:snapToGrid w:val="0"/>
                <w:color w:val="000000"/>
              </w:rPr>
            </w:pPr>
            <w:r>
              <w:rPr>
                <w:rFonts w:ascii="Arial" w:hAnsi="Arial"/>
                <w:snapToGrid w:val="0"/>
                <w:color w:val="000000"/>
              </w:rPr>
              <w:t>SRS205</w:t>
            </w:r>
          </w:p>
        </w:tc>
      </w:tr>
      <w:tr w:rsidR="008B72E7" w14:paraId="7098D475" w14:textId="77777777">
        <w:tblPrEx>
          <w:tblCellMar>
            <w:top w:w="0" w:type="dxa"/>
            <w:bottom w:w="0" w:type="dxa"/>
          </w:tblCellMar>
        </w:tblPrEx>
        <w:tc>
          <w:tcPr>
            <w:tcW w:w="2430" w:type="dxa"/>
          </w:tcPr>
          <w:p w14:paraId="6AEE9433" w14:textId="77777777" w:rsidR="008B72E7" w:rsidRDefault="008B72E7">
            <w:pPr>
              <w:rPr>
                <w:rFonts w:ascii="Arial" w:hAnsi="Arial"/>
                <w:snapToGrid w:val="0"/>
                <w:color w:val="000000"/>
              </w:rPr>
            </w:pPr>
            <w:r>
              <w:rPr>
                <w:rFonts w:ascii="Arial" w:hAnsi="Arial"/>
                <w:snapToGrid w:val="0"/>
                <w:color w:val="000000"/>
              </w:rPr>
              <w:t>3.1</w:t>
            </w:r>
          </w:p>
        </w:tc>
        <w:tc>
          <w:tcPr>
            <w:tcW w:w="2520" w:type="dxa"/>
          </w:tcPr>
          <w:p w14:paraId="5DB86116" w14:textId="77777777" w:rsidR="008B72E7" w:rsidRDefault="008B72E7">
            <w:pPr>
              <w:rPr>
                <w:rFonts w:ascii="Arial" w:hAnsi="Arial"/>
                <w:snapToGrid w:val="0"/>
                <w:color w:val="000000"/>
              </w:rPr>
            </w:pPr>
            <w:r>
              <w:rPr>
                <w:rFonts w:ascii="Arial" w:hAnsi="Arial"/>
                <w:snapToGrid w:val="0"/>
                <w:color w:val="000000"/>
              </w:rPr>
              <w:t>FTPP System Requirements</w:t>
            </w:r>
          </w:p>
        </w:tc>
        <w:tc>
          <w:tcPr>
            <w:tcW w:w="2430" w:type="dxa"/>
          </w:tcPr>
          <w:p w14:paraId="05716CE0" w14:textId="77777777" w:rsidR="008B72E7" w:rsidRDefault="008B72E7">
            <w:pPr>
              <w:rPr>
                <w:rFonts w:ascii="Arial" w:hAnsi="Arial"/>
                <w:snapToGrid w:val="0"/>
                <w:color w:val="000000"/>
              </w:rPr>
            </w:pPr>
            <w:r>
              <w:rPr>
                <w:rFonts w:ascii="Arial" w:hAnsi="Arial"/>
                <w:snapToGrid w:val="0"/>
                <w:color w:val="000000"/>
              </w:rPr>
              <w:t>The FTPP shall (3.1.12) be capable of restoring a corrected faulty computer into the flight critical computer set.</w:t>
            </w:r>
          </w:p>
        </w:tc>
        <w:tc>
          <w:tcPr>
            <w:tcW w:w="2430" w:type="dxa"/>
          </w:tcPr>
          <w:p w14:paraId="6B6A85B8" w14:textId="77777777" w:rsidR="008B72E7" w:rsidRDefault="008B72E7">
            <w:pPr>
              <w:rPr>
                <w:rFonts w:ascii="Arial" w:hAnsi="Arial"/>
                <w:snapToGrid w:val="0"/>
                <w:color w:val="000000"/>
              </w:rPr>
            </w:pPr>
            <w:r>
              <w:rPr>
                <w:rFonts w:ascii="Arial" w:hAnsi="Arial"/>
                <w:snapToGrid w:val="0"/>
                <w:color w:val="000000"/>
              </w:rPr>
              <w:t>SRS124, SRS214</w:t>
            </w:r>
          </w:p>
        </w:tc>
      </w:tr>
      <w:tr w:rsidR="008B72E7" w14:paraId="255EAF26" w14:textId="77777777">
        <w:tblPrEx>
          <w:tblCellMar>
            <w:top w:w="0" w:type="dxa"/>
            <w:bottom w:w="0" w:type="dxa"/>
          </w:tblCellMar>
        </w:tblPrEx>
        <w:tc>
          <w:tcPr>
            <w:tcW w:w="2430" w:type="dxa"/>
          </w:tcPr>
          <w:p w14:paraId="321B8D02" w14:textId="77777777" w:rsidR="008B72E7" w:rsidRDefault="008B72E7">
            <w:pPr>
              <w:rPr>
                <w:rFonts w:ascii="Arial" w:hAnsi="Arial"/>
                <w:snapToGrid w:val="0"/>
                <w:color w:val="000000"/>
              </w:rPr>
            </w:pPr>
            <w:r>
              <w:rPr>
                <w:rFonts w:ascii="Arial" w:hAnsi="Arial"/>
                <w:snapToGrid w:val="0"/>
                <w:color w:val="000000"/>
              </w:rPr>
              <w:t>3.1</w:t>
            </w:r>
          </w:p>
        </w:tc>
        <w:tc>
          <w:tcPr>
            <w:tcW w:w="2520" w:type="dxa"/>
          </w:tcPr>
          <w:p w14:paraId="65FD4CFB" w14:textId="77777777" w:rsidR="008B72E7" w:rsidRDefault="008B72E7">
            <w:pPr>
              <w:rPr>
                <w:rFonts w:ascii="Arial" w:hAnsi="Arial"/>
                <w:snapToGrid w:val="0"/>
                <w:color w:val="000000"/>
              </w:rPr>
            </w:pPr>
            <w:r>
              <w:rPr>
                <w:rFonts w:ascii="Arial" w:hAnsi="Arial"/>
                <w:snapToGrid w:val="0"/>
                <w:color w:val="000000"/>
              </w:rPr>
              <w:t>FTPP System Requirements</w:t>
            </w:r>
          </w:p>
        </w:tc>
        <w:tc>
          <w:tcPr>
            <w:tcW w:w="2430" w:type="dxa"/>
          </w:tcPr>
          <w:p w14:paraId="417F2F6C" w14:textId="77777777" w:rsidR="008B72E7" w:rsidRDefault="008B72E7">
            <w:pPr>
              <w:rPr>
                <w:rFonts w:ascii="Arial" w:hAnsi="Arial"/>
                <w:snapToGrid w:val="0"/>
                <w:color w:val="000000"/>
              </w:rPr>
            </w:pPr>
            <w:r>
              <w:rPr>
                <w:rFonts w:ascii="Arial" w:hAnsi="Arial"/>
                <w:snapToGrid w:val="0"/>
                <w:color w:val="000000"/>
              </w:rPr>
              <w:t>The FTPP shall (3.1.14) take no more than 1 second per Megabyte of data to be realigned.</w:t>
            </w:r>
          </w:p>
        </w:tc>
        <w:tc>
          <w:tcPr>
            <w:tcW w:w="2430" w:type="dxa"/>
          </w:tcPr>
          <w:p w14:paraId="474B0DD6" w14:textId="77777777" w:rsidR="008B72E7" w:rsidRDefault="008B72E7">
            <w:pPr>
              <w:rPr>
                <w:rFonts w:ascii="Arial" w:hAnsi="Arial"/>
                <w:snapToGrid w:val="0"/>
                <w:color w:val="000000"/>
              </w:rPr>
            </w:pPr>
            <w:r>
              <w:rPr>
                <w:rFonts w:ascii="Arial" w:hAnsi="Arial"/>
                <w:snapToGrid w:val="0"/>
                <w:color w:val="000000"/>
              </w:rPr>
              <w:t>SRS203</w:t>
            </w:r>
          </w:p>
        </w:tc>
      </w:tr>
      <w:tr w:rsidR="008B72E7" w14:paraId="097378B4" w14:textId="77777777">
        <w:tblPrEx>
          <w:tblCellMar>
            <w:top w:w="0" w:type="dxa"/>
            <w:bottom w:w="0" w:type="dxa"/>
          </w:tblCellMar>
        </w:tblPrEx>
        <w:tc>
          <w:tcPr>
            <w:tcW w:w="2430" w:type="dxa"/>
          </w:tcPr>
          <w:p w14:paraId="3C720791" w14:textId="77777777" w:rsidR="008B72E7" w:rsidRDefault="008B72E7">
            <w:pPr>
              <w:rPr>
                <w:rFonts w:ascii="Arial" w:hAnsi="Arial"/>
                <w:snapToGrid w:val="0"/>
                <w:color w:val="000000"/>
              </w:rPr>
            </w:pPr>
            <w:r>
              <w:rPr>
                <w:rFonts w:ascii="Arial" w:hAnsi="Arial"/>
                <w:snapToGrid w:val="0"/>
                <w:color w:val="000000"/>
              </w:rPr>
              <w:t>3.1</w:t>
            </w:r>
          </w:p>
        </w:tc>
        <w:tc>
          <w:tcPr>
            <w:tcW w:w="2520" w:type="dxa"/>
          </w:tcPr>
          <w:p w14:paraId="7D991971" w14:textId="77777777" w:rsidR="008B72E7" w:rsidRDefault="008B72E7">
            <w:pPr>
              <w:rPr>
                <w:rFonts w:ascii="Arial" w:hAnsi="Arial"/>
                <w:snapToGrid w:val="0"/>
                <w:color w:val="000000"/>
              </w:rPr>
            </w:pPr>
            <w:r>
              <w:rPr>
                <w:rFonts w:ascii="Arial" w:hAnsi="Arial"/>
                <w:snapToGrid w:val="0"/>
                <w:color w:val="000000"/>
              </w:rPr>
              <w:t>FTPP System Requirements</w:t>
            </w:r>
          </w:p>
        </w:tc>
        <w:tc>
          <w:tcPr>
            <w:tcW w:w="2430" w:type="dxa"/>
          </w:tcPr>
          <w:p w14:paraId="75720719" w14:textId="77777777" w:rsidR="008B72E7" w:rsidRDefault="008B72E7">
            <w:pPr>
              <w:rPr>
                <w:rFonts w:ascii="Arial" w:hAnsi="Arial"/>
                <w:snapToGrid w:val="0"/>
                <w:color w:val="000000"/>
              </w:rPr>
            </w:pPr>
            <w:r>
              <w:rPr>
                <w:rFonts w:ascii="Arial" w:hAnsi="Arial"/>
                <w:snapToGrid w:val="0"/>
                <w:color w:val="000000"/>
              </w:rPr>
              <w:t>The failed channel, provided it is recoverable, shall (3.1.15) be recovered in less than 1.5 minutes.</w:t>
            </w:r>
          </w:p>
        </w:tc>
        <w:tc>
          <w:tcPr>
            <w:tcW w:w="2430" w:type="dxa"/>
          </w:tcPr>
          <w:p w14:paraId="32873E72" w14:textId="77777777" w:rsidR="008B72E7" w:rsidRDefault="008B72E7">
            <w:pPr>
              <w:rPr>
                <w:rFonts w:ascii="Arial" w:hAnsi="Arial"/>
                <w:snapToGrid w:val="0"/>
                <w:color w:val="000000"/>
              </w:rPr>
            </w:pPr>
            <w:r>
              <w:rPr>
                <w:rFonts w:ascii="Arial" w:hAnsi="Arial"/>
                <w:snapToGrid w:val="0"/>
                <w:color w:val="000000"/>
              </w:rPr>
              <w:t>SRS205</w:t>
            </w:r>
          </w:p>
        </w:tc>
      </w:tr>
      <w:tr w:rsidR="008B72E7" w14:paraId="1CE943E1" w14:textId="77777777">
        <w:tblPrEx>
          <w:tblCellMar>
            <w:top w:w="0" w:type="dxa"/>
            <w:bottom w:w="0" w:type="dxa"/>
          </w:tblCellMar>
        </w:tblPrEx>
        <w:tc>
          <w:tcPr>
            <w:tcW w:w="2430" w:type="dxa"/>
          </w:tcPr>
          <w:p w14:paraId="2DEA4A56" w14:textId="77777777" w:rsidR="008B72E7" w:rsidRDefault="008B72E7">
            <w:pPr>
              <w:rPr>
                <w:rFonts w:ascii="Arial" w:hAnsi="Arial"/>
                <w:snapToGrid w:val="0"/>
                <w:color w:val="000000"/>
              </w:rPr>
            </w:pPr>
            <w:r>
              <w:rPr>
                <w:rFonts w:ascii="Arial" w:hAnsi="Arial"/>
                <w:snapToGrid w:val="0"/>
                <w:color w:val="000000"/>
              </w:rPr>
              <w:t>3.1</w:t>
            </w:r>
          </w:p>
        </w:tc>
        <w:tc>
          <w:tcPr>
            <w:tcW w:w="2520" w:type="dxa"/>
          </w:tcPr>
          <w:p w14:paraId="1032A0E2" w14:textId="77777777" w:rsidR="008B72E7" w:rsidRDefault="008B72E7">
            <w:pPr>
              <w:rPr>
                <w:rFonts w:ascii="Arial" w:hAnsi="Arial"/>
                <w:snapToGrid w:val="0"/>
                <w:color w:val="000000"/>
              </w:rPr>
            </w:pPr>
            <w:r>
              <w:rPr>
                <w:rFonts w:ascii="Arial" w:hAnsi="Arial"/>
                <w:snapToGrid w:val="0"/>
                <w:color w:val="000000"/>
              </w:rPr>
              <w:t>FTPP System Requirements</w:t>
            </w:r>
          </w:p>
        </w:tc>
        <w:tc>
          <w:tcPr>
            <w:tcW w:w="2430" w:type="dxa"/>
          </w:tcPr>
          <w:p w14:paraId="0152B733" w14:textId="77777777" w:rsidR="008B72E7" w:rsidRDefault="008B72E7">
            <w:pPr>
              <w:rPr>
                <w:rFonts w:ascii="Arial" w:hAnsi="Arial"/>
                <w:snapToGrid w:val="0"/>
                <w:color w:val="000000"/>
              </w:rPr>
            </w:pPr>
            <w:r>
              <w:rPr>
                <w:rFonts w:ascii="Arial" w:hAnsi="Arial"/>
                <w:snapToGrid w:val="0"/>
                <w:color w:val="000000"/>
              </w:rPr>
              <w:t xml:space="preserve">The FTPP voting implementation shall (3.1.16) isolate and remove a faulty computer from the flight critical computer set within 60 milliseconds, once the </w:t>
            </w:r>
            <w:r>
              <w:rPr>
                <w:rFonts w:ascii="Arial" w:hAnsi="Arial"/>
                <w:snapToGrid w:val="0"/>
                <w:color w:val="000000"/>
              </w:rPr>
              <w:lastRenderedPageBreak/>
              <w:t>fault has manifested itself.</w:t>
            </w:r>
          </w:p>
        </w:tc>
        <w:tc>
          <w:tcPr>
            <w:tcW w:w="2430" w:type="dxa"/>
          </w:tcPr>
          <w:p w14:paraId="5D4AE2BD" w14:textId="77777777" w:rsidR="008B72E7" w:rsidRDefault="008B72E7">
            <w:pPr>
              <w:rPr>
                <w:rFonts w:ascii="Arial" w:hAnsi="Arial"/>
                <w:snapToGrid w:val="0"/>
                <w:color w:val="000000"/>
              </w:rPr>
            </w:pPr>
            <w:r>
              <w:rPr>
                <w:rFonts w:ascii="Arial" w:hAnsi="Arial"/>
                <w:snapToGrid w:val="0"/>
                <w:color w:val="000000"/>
              </w:rPr>
              <w:lastRenderedPageBreak/>
              <w:t>SRS109</w:t>
            </w:r>
          </w:p>
        </w:tc>
      </w:tr>
      <w:tr w:rsidR="008B72E7" w14:paraId="6C3DCB3C" w14:textId="77777777">
        <w:tblPrEx>
          <w:tblCellMar>
            <w:top w:w="0" w:type="dxa"/>
            <w:bottom w:w="0" w:type="dxa"/>
          </w:tblCellMar>
        </w:tblPrEx>
        <w:tc>
          <w:tcPr>
            <w:tcW w:w="2430" w:type="dxa"/>
          </w:tcPr>
          <w:p w14:paraId="3BDDDE2A" w14:textId="77777777" w:rsidR="008B72E7" w:rsidRDefault="008B72E7">
            <w:pPr>
              <w:rPr>
                <w:rFonts w:ascii="Arial" w:hAnsi="Arial"/>
                <w:snapToGrid w:val="0"/>
                <w:color w:val="000000"/>
              </w:rPr>
            </w:pPr>
            <w:r>
              <w:rPr>
                <w:rFonts w:ascii="Arial" w:hAnsi="Arial"/>
                <w:snapToGrid w:val="0"/>
                <w:color w:val="000000"/>
              </w:rPr>
              <w:t>3.1</w:t>
            </w:r>
          </w:p>
        </w:tc>
        <w:tc>
          <w:tcPr>
            <w:tcW w:w="2520" w:type="dxa"/>
          </w:tcPr>
          <w:p w14:paraId="49A0B96A" w14:textId="77777777" w:rsidR="008B72E7" w:rsidRDefault="008B72E7">
            <w:pPr>
              <w:rPr>
                <w:rFonts w:ascii="Arial" w:hAnsi="Arial"/>
                <w:snapToGrid w:val="0"/>
                <w:color w:val="000000"/>
              </w:rPr>
            </w:pPr>
            <w:r>
              <w:rPr>
                <w:rFonts w:ascii="Arial" w:hAnsi="Arial"/>
                <w:snapToGrid w:val="0"/>
                <w:color w:val="000000"/>
              </w:rPr>
              <w:t>FTPP System Requirements</w:t>
            </w:r>
          </w:p>
        </w:tc>
        <w:tc>
          <w:tcPr>
            <w:tcW w:w="2430" w:type="dxa"/>
          </w:tcPr>
          <w:p w14:paraId="35F5EE47" w14:textId="77777777" w:rsidR="008B72E7" w:rsidRDefault="008B72E7">
            <w:pPr>
              <w:rPr>
                <w:rFonts w:ascii="Arial" w:hAnsi="Arial"/>
                <w:snapToGrid w:val="0"/>
                <w:color w:val="000000"/>
              </w:rPr>
            </w:pPr>
            <w:r>
              <w:rPr>
                <w:rFonts w:ascii="Arial" w:hAnsi="Arial"/>
                <w:snapToGrid w:val="0"/>
                <w:color w:val="000000"/>
              </w:rPr>
              <w:t>The FTPP system shall (3.1.17) be two fault tolerant for any two non-simultaneous hardware faults through out all phases of the X-38 mission (i.e., from power on to power off, without degradation).</w:t>
            </w:r>
          </w:p>
        </w:tc>
        <w:tc>
          <w:tcPr>
            <w:tcW w:w="2430" w:type="dxa"/>
          </w:tcPr>
          <w:p w14:paraId="36C2DA4F" w14:textId="77777777" w:rsidR="008B72E7" w:rsidRDefault="008B72E7">
            <w:pPr>
              <w:rPr>
                <w:rFonts w:ascii="Arial" w:hAnsi="Arial"/>
                <w:snapToGrid w:val="0"/>
                <w:color w:val="000000"/>
              </w:rPr>
            </w:pPr>
            <w:r>
              <w:rPr>
                <w:rFonts w:ascii="Arial" w:hAnsi="Arial"/>
                <w:snapToGrid w:val="0"/>
                <w:color w:val="000000"/>
              </w:rPr>
              <w:t>SRS043, SRS091, SRS093, SRS094, SRS095, SRS096, SRS102, SRS104, SRS106, SRS109, SRS128, SRS183, SRS184, SRS187 SRS235, SRS282, SRS283, SRS281</w:t>
            </w:r>
          </w:p>
        </w:tc>
      </w:tr>
      <w:tr w:rsidR="008B72E7" w14:paraId="17E10F24" w14:textId="77777777">
        <w:tblPrEx>
          <w:tblCellMar>
            <w:top w:w="0" w:type="dxa"/>
            <w:bottom w:w="0" w:type="dxa"/>
          </w:tblCellMar>
        </w:tblPrEx>
        <w:tc>
          <w:tcPr>
            <w:tcW w:w="2430" w:type="dxa"/>
          </w:tcPr>
          <w:p w14:paraId="19AAA207" w14:textId="77777777" w:rsidR="008B72E7" w:rsidRDefault="008B72E7">
            <w:pPr>
              <w:rPr>
                <w:rFonts w:ascii="Arial" w:hAnsi="Arial"/>
                <w:snapToGrid w:val="0"/>
                <w:color w:val="000000"/>
              </w:rPr>
            </w:pPr>
            <w:r>
              <w:rPr>
                <w:rFonts w:ascii="Arial" w:hAnsi="Arial"/>
                <w:snapToGrid w:val="0"/>
                <w:color w:val="000000"/>
              </w:rPr>
              <w:t>3.1</w:t>
            </w:r>
          </w:p>
        </w:tc>
        <w:tc>
          <w:tcPr>
            <w:tcW w:w="2520" w:type="dxa"/>
          </w:tcPr>
          <w:p w14:paraId="4216A94E" w14:textId="77777777" w:rsidR="008B72E7" w:rsidRDefault="008B72E7">
            <w:pPr>
              <w:rPr>
                <w:rFonts w:ascii="Arial" w:hAnsi="Arial"/>
                <w:snapToGrid w:val="0"/>
                <w:color w:val="000000"/>
              </w:rPr>
            </w:pPr>
            <w:r>
              <w:rPr>
                <w:rFonts w:ascii="Arial" w:hAnsi="Arial"/>
                <w:snapToGrid w:val="0"/>
                <w:color w:val="000000"/>
              </w:rPr>
              <w:t>FTPP System Requirements</w:t>
            </w:r>
          </w:p>
        </w:tc>
        <w:tc>
          <w:tcPr>
            <w:tcW w:w="2430" w:type="dxa"/>
          </w:tcPr>
          <w:p w14:paraId="7A69E91A" w14:textId="77777777" w:rsidR="008B72E7" w:rsidRDefault="008B72E7">
            <w:pPr>
              <w:rPr>
                <w:rFonts w:ascii="Arial" w:hAnsi="Arial"/>
                <w:snapToGrid w:val="0"/>
                <w:color w:val="000000"/>
              </w:rPr>
            </w:pPr>
            <w:r>
              <w:rPr>
                <w:rFonts w:ascii="Arial" w:hAnsi="Arial"/>
                <w:snapToGrid w:val="0"/>
                <w:color w:val="000000"/>
              </w:rPr>
              <w:t>The FTPP system shall (3.1.18) be capable of powering up and operating with any combination of 3 of the 5 FCR's active.</w:t>
            </w:r>
          </w:p>
        </w:tc>
        <w:tc>
          <w:tcPr>
            <w:tcW w:w="2430" w:type="dxa"/>
          </w:tcPr>
          <w:p w14:paraId="4C208D7F" w14:textId="77777777" w:rsidR="008B72E7" w:rsidRDefault="008B72E7">
            <w:pPr>
              <w:rPr>
                <w:rFonts w:ascii="Arial" w:hAnsi="Arial"/>
                <w:snapToGrid w:val="0"/>
                <w:color w:val="000000"/>
              </w:rPr>
            </w:pPr>
            <w:r>
              <w:rPr>
                <w:rFonts w:ascii="Arial" w:hAnsi="Arial"/>
                <w:snapToGrid w:val="0"/>
                <w:color w:val="000000"/>
              </w:rPr>
              <w:t>SRS010, SRS102</w:t>
            </w:r>
          </w:p>
        </w:tc>
      </w:tr>
      <w:tr w:rsidR="008B72E7" w14:paraId="69603B3B" w14:textId="77777777">
        <w:tblPrEx>
          <w:tblCellMar>
            <w:top w:w="0" w:type="dxa"/>
            <w:bottom w:w="0" w:type="dxa"/>
          </w:tblCellMar>
        </w:tblPrEx>
        <w:tc>
          <w:tcPr>
            <w:tcW w:w="2430" w:type="dxa"/>
          </w:tcPr>
          <w:p w14:paraId="300E8EED" w14:textId="77777777" w:rsidR="008B72E7" w:rsidRDefault="008B72E7">
            <w:pPr>
              <w:rPr>
                <w:rFonts w:ascii="Arial" w:hAnsi="Arial"/>
                <w:snapToGrid w:val="0"/>
                <w:color w:val="000000"/>
              </w:rPr>
            </w:pPr>
            <w:r>
              <w:rPr>
                <w:rFonts w:ascii="Arial" w:hAnsi="Arial"/>
                <w:snapToGrid w:val="0"/>
                <w:color w:val="000000"/>
              </w:rPr>
              <w:t>3.1</w:t>
            </w:r>
          </w:p>
        </w:tc>
        <w:tc>
          <w:tcPr>
            <w:tcW w:w="2520" w:type="dxa"/>
          </w:tcPr>
          <w:p w14:paraId="398DF270" w14:textId="77777777" w:rsidR="008B72E7" w:rsidRDefault="008B72E7">
            <w:pPr>
              <w:rPr>
                <w:rFonts w:ascii="Arial" w:hAnsi="Arial"/>
                <w:snapToGrid w:val="0"/>
                <w:color w:val="000000"/>
              </w:rPr>
            </w:pPr>
            <w:r>
              <w:rPr>
                <w:rFonts w:ascii="Arial" w:hAnsi="Arial"/>
                <w:snapToGrid w:val="0"/>
                <w:color w:val="000000"/>
              </w:rPr>
              <w:t>FTPP System Requirements</w:t>
            </w:r>
          </w:p>
        </w:tc>
        <w:tc>
          <w:tcPr>
            <w:tcW w:w="2430" w:type="dxa"/>
          </w:tcPr>
          <w:p w14:paraId="159A9273" w14:textId="77777777" w:rsidR="008B72E7" w:rsidRDefault="008B72E7">
            <w:pPr>
              <w:rPr>
                <w:rFonts w:ascii="Arial" w:hAnsi="Arial"/>
                <w:snapToGrid w:val="0"/>
                <w:color w:val="000000"/>
              </w:rPr>
            </w:pPr>
            <w:r>
              <w:rPr>
                <w:rFonts w:ascii="Arial" w:hAnsi="Arial"/>
                <w:snapToGrid w:val="0"/>
                <w:color w:val="000000"/>
              </w:rPr>
              <w:t>The FTPP system shall (3.1.19) be able to accommodate power up of all 5 channels and maintain all 5 NEs active, assuming no failures.</w:t>
            </w:r>
          </w:p>
        </w:tc>
        <w:tc>
          <w:tcPr>
            <w:tcW w:w="2430" w:type="dxa"/>
          </w:tcPr>
          <w:p w14:paraId="65F0FE7F" w14:textId="77777777" w:rsidR="008B72E7" w:rsidRDefault="008B72E7">
            <w:pPr>
              <w:rPr>
                <w:rFonts w:ascii="Arial" w:hAnsi="Arial"/>
                <w:snapToGrid w:val="0"/>
                <w:color w:val="000000"/>
              </w:rPr>
            </w:pPr>
            <w:r>
              <w:rPr>
                <w:rFonts w:ascii="Arial" w:hAnsi="Arial"/>
                <w:snapToGrid w:val="0"/>
                <w:color w:val="000000"/>
              </w:rPr>
              <w:t>SRS201</w:t>
            </w:r>
          </w:p>
        </w:tc>
      </w:tr>
      <w:tr w:rsidR="008B72E7" w14:paraId="5D549A59" w14:textId="77777777">
        <w:tblPrEx>
          <w:tblCellMar>
            <w:top w:w="0" w:type="dxa"/>
            <w:bottom w:w="0" w:type="dxa"/>
          </w:tblCellMar>
        </w:tblPrEx>
        <w:tc>
          <w:tcPr>
            <w:tcW w:w="2430" w:type="dxa"/>
          </w:tcPr>
          <w:p w14:paraId="2BCD3242" w14:textId="77777777" w:rsidR="008B72E7" w:rsidRDefault="008B72E7">
            <w:pPr>
              <w:rPr>
                <w:rFonts w:ascii="Arial" w:hAnsi="Arial"/>
                <w:snapToGrid w:val="0"/>
                <w:color w:val="000000"/>
              </w:rPr>
            </w:pPr>
            <w:r>
              <w:rPr>
                <w:rFonts w:ascii="Arial" w:hAnsi="Arial"/>
                <w:snapToGrid w:val="0"/>
                <w:color w:val="000000"/>
              </w:rPr>
              <w:t>3.1</w:t>
            </w:r>
          </w:p>
        </w:tc>
        <w:tc>
          <w:tcPr>
            <w:tcW w:w="2520" w:type="dxa"/>
          </w:tcPr>
          <w:p w14:paraId="7A0DD00F" w14:textId="77777777" w:rsidR="008B72E7" w:rsidRDefault="008B72E7">
            <w:pPr>
              <w:rPr>
                <w:rFonts w:ascii="Arial" w:hAnsi="Arial"/>
                <w:snapToGrid w:val="0"/>
                <w:color w:val="000000"/>
              </w:rPr>
            </w:pPr>
            <w:r>
              <w:rPr>
                <w:rFonts w:ascii="Arial" w:hAnsi="Arial"/>
                <w:snapToGrid w:val="0"/>
                <w:color w:val="000000"/>
              </w:rPr>
              <w:t>FTPP System Requirements</w:t>
            </w:r>
          </w:p>
        </w:tc>
        <w:tc>
          <w:tcPr>
            <w:tcW w:w="2430" w:type="dxa"/>
          </w:tcPr>
          <w:p w14:paraId="7EF3D797" w14:textId="77777777" w:rsidR="008B72E7" w:rsidRDefault="008B72E7">
            <w:pPr>
              <w:rPr>
                <w:rFonts w:ascii="Arial" w:hAnsi="Arial"/>
                <w:snapToGrid w:val="0"/>
                <w:color w:val="000000"/>
              </w:rPr>
            </w:pPr>
            <w:r>
              <w:rPr>
                <w:rFonts w:ascii="Arial" w:hAnsi="Arial"/>
                <w:snapToGrid w:val="0"/>
                <w:color w:val="000000"/>
              </w:rPr>
              <w:t>The FTPP system shall (3.1.20) incorporate additional channels in the active set as they are powered-on by the application software.</w:t>
            </w:r>
          </w:p>
        </w:tc>
        <w:tc>
          <w:tcPr>
            <w:tcW w:w="2430" w:type="dxa"/>
          </w:tcPr>
          <w:p w14:paraId="6BA2BDB4" w14:textId="77777777" w:rsidR="008B72E7" w:rsidRDefault="008B72E7">
            <w:pPr>
              <w:rPr>
                <w:rFonts w:ascii="Arial" w:hAnsi="Arial"/>
                <w:snapToGrid w:val="0"/>
                <w:color w:val="000000"/>
              </w:rPr>
            </w:pPr>
            <w:r>
              <w:rPr>
                <w:rFonts w:ascii="Arial" w:hAnsi="Arial"/>
                <w:snapToGrid w:val="0"/>
                <w:color w:val="000000"/>
              </w:rPr>
              <w:t>SRS124, SRS125, SRS126, SRS214</w:t>
            </w:r>
          </w:p>
        </w:tc>
      </w:tr>
      <w:tr w:rsidR="008B72E7" w14:paraId="72211354" w14:textId="77777777">
        <w:tblPrEx>
          <w:tblCellMar>
            <w:top w:w="0" w:type="dxa"/>
            <w:bottom w:w="0" w:type="dxa"/>
          </w:tblCellMar>
        </w:tblPrEx>
        <w:tc>
          <w:tcPr>
            <w:tcW w:w="2430" w:type="dxa"/>
          </w:tcPr>
          <w:p w14:paraId="11B24132" w14:textId="77777777" w:rsidR="008B72E7" w:rsidRDefault="008B72E7">
            <w:pPr>
              <w:rPr>
                <w:rFonts w:ascii="Arial" w:hAnsi="Arial"/>
                <w:snapToGrid w:val="0"/>
                <w:color w:val="000000"/>
              </w:rPr>
            </w:pPr>
            <w:r>
              <w:rPr>
                <w:rFonts w:ascii="Arial" w:hAnsi="Arial"/>
                <w:snapToGrid w:val="0"/>
                <w:color w:val="000000"/>
              </w:rPr>
              <w:t>3.1</w:t>
            </w:r>
          </w:p>
        </w:tc>
        <w:tc>
          <w:tcPr>
            <w:tcW w:w="2520" w:type="dxa"/>
          </w:tcPr>
          <w:p w14:paraId="7E7BCE1D" w14:textId="77777777" w:rsidR="008B72E7" w:rsidRDefault="008B72E7">
            <w:pPr>
              <w:rPr>
                <w:rFonts w:ascii="Arial" w:hAnsi="Arial"/>
                <w:snapToGrid w:val="0"/>
                <w:color w:val="000000"/>
              </w:rPr>
            </w:pPr>
            <w:r>
              <w:rPr>
                <w:rFonts w:ascii="Arial" w:hAnsi="Arial"/>
                <w:snapToGrid w:val="0"/>
                <w:color w:val="000000"/>
              </w:rPr>
              <w:t>FTPP System Requirements</w:t>
            </w:r>
          </w:p>
        </w:tc>
        <w:tc>
          <w:tcPr>
            <w:tcW w:w="2430" w:type="dxa"/>
          </w:tcPr>
          <w:p w14:paraId="6E9F1C27" w14:textId="77777777" w:rsidR="008B72E7" w:rsidRDefault="008B72E7">
            <w:pPr>
              <w:rPr>
                <w:rFonts w:ascii="Arial" w:hAnsi="Arial"/>
                <w:snapToGrid w:val="0"/>
                <w:color w:val="000000"/>
              </w:rPr>
            </w:pPr>
            <w:r>
              <w:rPr>
                <w:rFonts w:ascii="Arial" w:hAnsi="Arial"/>
                <w:snapToGrid w:val="0"/>
                <w:color w:val="000000"/>
              </w:rPr>
              <w:t>After the initial power-up of only two FCRs and the NEFU, the FTPP system shall (3.1.25) be able to incorporate two more FCRs, upon their simultaneous or separate power-up.</w:t>
            </w:r>
          </w:p>
        </w:tc>
        <w:tc>
          <w:tcPr>
            <w:tcW w:w="2430" w:type="dxa"/>
          </w:tcPr>
          <w:p w14:paraId="6907FA7A" w14:textId="77777777" w:rsidR="008B72E7" w:rsidRDefault="008B72E7">
            <w:pPr>
              <w:rPr>
                <w:rFonts w:ascii="Arial" w:hAnsi="Arial"/>
                <w:snapToGrid w:val="0"/>
                <w:color w:val="000000"/>
              </w:rPr>
            </w:pPr>
            <w:r>
              <w:rPr>
                <w:rFonts w:ascii="Arial" w:hAnsi="Arial"/>
                <w:snapToGrid w:val="0"/>
                <w:color w:val="000000"/>
              </w:rPr>
              <w:t>SRS236</w:t>
            </w:r>
          </w:p>
        </w:tc>
      </w:tr>
      <w:tr w:rsidR="008B72E7" w14:paraId="2A801DCE" w14:textId="77777777">
        <w:tblPrEx>
          <w:tblCellMar>
            <w:top w:w="0" w:type="dxa"/>
            <w:bottom w:w="0" w:type="dxa"/>
          </w:tblCellMar>
        </w:tblPrEx>
        <w:tc>
          <w:tcPr>
            <w:tcW w:w="2430" w:type="dxa"/>
          </w:tcPr>
          <w:p w14:paraId="79EF64C3" w14:textId="77777777" w:rsidR="008B72E7" w:rsidRDefault="008B72E7">
            <w:pPr>
              <w:rPr>
                <w:rFonts w:ascii="Arial" w:hAnsi="Arial"/>
                <w:snapToGrid w:val="0"/>
                <w:color w:val="000000"/>
              </w:rPr>
            </w:pPr>
            <w:r>
              <w:rPr>
                <w:rFonts w:ascii="Arial" w:hAnsi="Arial"/>
                <w:snapToGrid w:val="0"/>
                <w:color w:val="000000"/>
              </w:rPr>
              <w:t>3.1</w:t>
            </w:r>
          </w:p>
        </w:tc>
        <w:tc>
          <w:tcPr>
            <w:tcW w:w="2520" w:type="dxa"/>
          </w:tcPr>
          <w:p w14:paraId="6FF99894" w14:textId="77777777" w:rsidR="008B72E7" w:rsidRDefault="008B72E7">
            <w:pPr>
              <w:rPr>
                <w:rFonts w:ascii="Arial" w:hAnsi="Arial"/>
                <w:snapToGrid w:val="0"/>
                <w:color w:val="000000"/>
              </w:rPr>
            </w:pPr>
            <w:r>
              <w:rPr>
                <w:rFonts w:ascii="Arial" w:hAnsi="Arial"/>
                <w:snapToGrid w:val="0"/>
                <w:color w:val="000000"/>
              </w:rPr>
              <w:t>FTPP System Requirements</w:t>
            </w:r>
          </w:p>
        </w:tc>
        <w:tc>
          <w:tcPr>
            <w:tcW w:w="2430" w:type="dxa"/>
          </w:tcPr>
          <w:p w14:paraId="555F5CD3" w14:textId="77777777" w:rsidR="008B72E7" w:rsidRDefault="008B72E7">
            <w:pPr>
              <w:rPr>
                <w:rFonts w:ascii="Arial" w:hAnsi="Arial"/>
                <w:snapToGrid w:val="0"/>
                <w:color w:val="000000"/>
              </w:rPr>
            </w:pPr>
            <w:r>
              <w:rPr>
                <w:rFonts w:ascii="Arial" w:hAnsi="Arial"/>
                <w:snapToGrid w:val="0"/>
                <w:color w:val="000000"/>
              </w:rPr>
              <w:t>The FTPP system shall (3.1.21) monitor for the presence of new channels at a 1 Hz periodic rate.</w:t>
            </w:r>
          </w:p>
        </w:tc>
        <w:tc>
          <w:tcPr>
            <w:tcW w:w="2430" w:type="dxa"/>
          </w:tcPr>
          <w:p w14:paraId="4678FC9E" w14:textId="77777777" w:rsidR="008B72E7" w:rsidRDefault="008B72E7">
            <w:pPr>
              <w:rPr>
                <w:rFonts w:ascii="Arial" w:hAnsi="Arial"/>
                <w:snapToGrid w:val="0"/>
                <w:color w:val="000000"/>
              </w:rPr>
            </w:pPr>
            <w:r>
              <w:rPr>
                <w:rFonts w:ascii="Arial" w:hAnsi="Arial"/>
                <w:snapToGrid w:val="0"/>
                <w:color w:val="000000"/>
              </w:rPr>
              <w:t>SRS124</w:t>
            </w:r>
          </w:p>
        </w:tc>
      </w:tr>
      <w:tr w:rsidR="008B72E7" w14:paraId="34D76A49" w14:textId="77777777">
        <w:tblPrEx>
          <w:tblCellMar>
            <w:top w:w="0" w:type="dxa"/>
            <w:bottom w:w="0" w:type="dxa"/>
          </w:tblCellMar>
        </w:tblPrEx>
        <w:tc>
          <w:tcPr>
            <w:tcW w:w="2430" w:type="dxa"/>
          </w:tcPr>
          <w:p w14:paraId="10042A9A" w14:textId="77777777" w:rsidR="008B72E7" w:rsidRDefault="008B72E7">
            <w:pPr>
              <w:rPr>
                <w:rFonts w:ascii="Arial" w:hAnsi="Arial"/>
                <w:snapToGrid w:val="0"/>
                <w:color w:val="000000"/>
              </w:rPr>
            </w:pPr>
            <w:r>
              <w:rPr>
                <w:rFonts w:ascii="Arial" w:hAnsi="Arial"/>
                <w:snapToGrid w:val="0"/>
                <w:color w:val="000000"/>
              </w:rPr>
              <w:t>3.1</w:t>
            </w:r>
          </w:p>
        </w:tc>
        <w:tc>
          <w:tcPr>
            <w:tcW w:w="2520" w:type="dxa"/>
          </w:tcPr>
          <w:p w14:paraId="0AE3035B" w14:textId="77777777" w:rsidR="008B72E7" w:rsidRDefault="008B72E7">
            <w:pPr>
              <w:rPr>
                <w:rFonts w:ascii="Arial" w:hAnsi="Arial"/>
                <w:snapToGrid w:val="0"/>
                <w:color w:val="000000"/>
              </w:rPr>
            </w:pPr>
            <w:r>
              <w:rPr>
                <w:rFonts w:ascii="Arial" w:hAnsi="Arial"/>
                <w:snapToGrid w:val="0"/>
                <w:color w:val="000000"/>
              </w:rPr>
              <w:t>FTPP System Requirements</w:t>
            </w:r>
          </w:p>
        </w:tc>
        <w:tc>
          <w:tcPr>
            <w:tcW w:w="2430" w:type="dxa"/>
          </w:tcPr>
          <w:p w14:paraId="42047062" w14:textId="77777777" w:rsidR="008B72E7" w:rsidRDefault="008B72E7">
            <w:pPr>
              <w:rPr>
                <w:rFonts w:ascii="Arial" w:hAnsi="Arial"/>
                <w:snapToGrid w:val="0"/>
                <w:color w:val="000000"/>
              </w:rPr>
            </w:pPr>
            <w:r>
              <w:rPr>
                <w:rFonts w:ascii="Arial" w:hAnsi="Arial"/>
                <w:snapToGrid w:val="0"/>
                <w:color w:val="000000"/>
              </w:rPr>
              <w:t xml:space="preserve">All healthy FCRs shall (3.1.22) be </w:t>
            </w:r>
            <w:r>
              <w:rPr>
                <w:rFonts w:ascii="Arial" w:hAnsi="Arial"/>
                <w:snapToGrid w:val="0"/>
                <w:color w:val="000000"/>
              </w:rPr>
              <w:lastRenderedPageBreak/>
              <w:t>incorporated as they become available.</w:t>
            </w:r>
          </w:p>
        </w:tc>
        <w:tc>
          <w:tcPr>
            <w:tcW w:w="2430" w:type="dxa"/>
          </w:tcPr>
          <w:p w14:paraId="3F582D87" w14:textId="77777777" w:rsidR="008B72E7" w:rsidRDefault="008B72E7">
            <w:pPr>
              <w:rPr>
                <w:rFonts w:ascii="Arial" w:hAnsi="Arial"/>
                <w:snapToGrid w:val="0"/>
                <w:color w:val="000000"/>
              </w:rPr>
            </w:pPr>
            <w:r>
              <w:rPr>
                <w:rFonts w:ascii="Arial" w:hAnsi="Arial"/>
                <w:snapToGrid w:val="0"/>
                <w:color w:val="000000"/>
              </w:rPr>
              <w:lastRenderedPageBreak/>
              <w:t>SRS125, SRS126, SRS214</w:t>
            </w:r>
          </w:p>
        </w:tc>
      </w:tr>
      <w:tr w:rsidR="008B72E7" w14:paraId="7BEE1BB8" w14:textId="77777777">
        <w:tblPrEx>
          <w:tblCellMar>
            <w:top w:w="0" w:type="dxa"/>
            <w:bottom w:w="0" w:type="dxa"/>
          </w:tblCellMar>
        </w:tblPrEx>
        <w:tc>
          <w:tcPr>
            <w:tcW w:w="2430" w:type="dxa"/>
          </w:tcPr>
          <w:p w14:paraId="47154EFB" w14:textId="77777777" w:rsidR="008B72E7" w:rsidRDefault="008B72E7">
            <w:pPr>
              <w:rPr>
                <w:rFonts w:ascii="Arial" w:hAnsi="Arial"/>
                <w:snapToGrid w:val="0"/>
                <w:color w:val="000000"/>
              </w:rPr>
            </w:pPr>
            <w:r>
              <w:rPr>
                <w:rFonts w:ascii="Arial" w:hAnsi="Arial"/>
                <w:snapToGrid w:val="0"/>
                <w:color w:val="000000"/>
              </w:rPr>
              <w:t>3.1</w:t>
            </w:r>
          </w:p>
        </w:tc>
        <w:tc>
          <w:tcPr>
            <w:tcW w:w="2520" w:type="dxa"/>
          </w:tcPr>
          <w:p w14:paraId="1783D292" w14:textId="77777777" w:rsidR="008B72E7" w:rsidRDefault="008B72E7">
            <w:pPr>
              <w:rPr>
                <w:rFonts w:ascii="Arial" w:hAnsi="Arial"/>
                <w:snapToGrid w:val="0"/>
                <w:color w:val="000000"/>
              </w:rPr>
            </w:pPr>
            <w:r>
              <w:rPr>
                <w:rFonts w:ascii="Arial" w:hAnsi="Arial"/>
                <w:snapToGrid w:val="0"/>
                <w:color w:val="000000"/>
              </w:rPr>
              <w:t>FTPP System Requirements</w:t>
            </w:r>
          </w:p>
        </w:tc>
        <w:tc>
          <w:tcPr>
            <w:tcW w:w="2430" w:type="dxa"/>
          </w:tcPr>
          <w:p w14:paraId="3731E748" w14:textId="77777777" w:rsidR="008B72E7" w:rsidRDefault="008B72E7">
            <w:pPr>
              <w:rPr>
                <w:rFonts w:ascii="Arial" w:hAnsi="Arial"/>
                <w:snapToGrid w:val="0"/>
                <w:color w:val="000000"/>
              </w:rPr>
            </w:pPr>
            <w:r>
              <w:rPr>
                <w:rFonts w:ascii="Arial" w:hAnsi="Arial"/>
                <w:snapToGrid w:val="0"/>
                <w:color w:val="000000"/>
              </w:rPr>
              <w:t>All FCP processing channels (up to 4) shall (3.1.23) be incorporated into the FCP virtual group as they become available, provided that recovery and memory alignment is allowed by the application software.</w:t>
            </w:r>
          </w:p>
        </w:tc>
        <w:tc>
          <w:tcPr>
            <w:tcW w:w="2430" w:type="dxa"/>
          </w:tcPr>
          <w:p w14:paraId="1082907F" w14:textId="77777777" w:rsidR="008B72E7" w:rsidRDefault="008B72E7">
            <w:pPr>
              <w:rPr>
                <w:rFonts w:ascii="Arial" w:hAnsi="Arial"/>
                <w:snapToGrid w:val="0"/>
                <w:color w:val="000000"/>
              </w:rPr>
            </w:pPr>
            <w:r>
              <w:rPr>
                <w:rFonts w:ascii="Arial" w:hAnsi="Arial"/>
                <w:snapToGrid w:val="0"/>
                <w:color w:val="000000"/>
              </w:rPr>
              <w:t>SRS123, SRS124, SRS125, SRS126, SRS214</w:t>
            </w:r>
          </w:p>
        </w:tc>
      </w:tr>
      <w:tr w:rsidR="008B72E7" w14:paraId="6A6EEC54" w14:textId="77777777">
        <w:tblPrEx>
          <w:tblCellMar>
            <w:top w:w="0" w:type="dxa"/>
            <w:bottom w:w="0" w:type="dxa"/>
          </w:tblCellMar>
        </w:tblPrEx>
        <w:tc>
          <w:tcPr>
            <w:tcW w:w="2430" w:type="dxa"/>
          </w:tcPr>
          <w:p w14:paraId="78AA5BE6" w14:textId="77777777" w:rsidR="008B72E7" w:rsidRDefault="008B72E7">
            <w:pPr>
              <w:rPr>
                <w:rFonts w:ascii="Arial" w:hAnsi="Arial"/>
                <w:snapToGrid w:val="0"/>
                <w:color w:val="000000"/>
              </w:rPr>
            </w:pPr>
            <w:r>
              <w:rPr>
                <w:rFonts w:ascii="Arial" w:hAnsi="Arial"/>
                <w:snapToGrid w:val="0"/>
                <w:color w:val="000000"/>
              </w:rPr>
              <w:t>3.1</w:t>
            </w:r>
          </w:p>
        </w:tc>
        <w:tc>
          <w:tcPr>
            <w:tcW w:w="2520" w:type="dxa"/>
          </w:tcPr>
          <w:p w14:paraId="3A9482B6" w14:textId="77777777" w:rsidR="008B72E7" w:rsidRDefault="008B72E7">
            <w:pPr>
              <w:rPr>
                <w:rFonts w:ascii="Arial" w:hAnsi="Arial"/>
                <w:snapToGrid w:val="0"/>
                <w:color w:val="000000"/>
              </w:rPr>
            </w:pPr>
            <w:r>
              <w:rPr>
                <w:rFonts w:ascii="Arial" w:hAnsi="Arial"/>
                <w:snapToGrid w:val="0"/>
                <w:color w:val="000000"/>
              </w:rPr>
              <w:t>FTPP System Requirements</w:t>
            </w:r>
          </w:p>
        </w:tc>
        <w:tc>
          <w:tcPr>
            <w:tcW w:w="2430" w:type="dxa"/>
          </w:tcPr>
          <w:p w14:paraId="6E675934" w14:textId="77777777" w:rsidR="008B72E7" w:rsidRDefault="008B72E7">
            <w:pPr>
              <w:rPr>
                <w:rFonts w:ascii="Arial" w:hAnsi="Arial"/>
                <w:snapToGrid w:val="0"/>
                <w:color w:val="000000"/>
              </w:rPr>
            </w:pPr>
            <w:r>
              <w:rPr>
                <w:rFonts w:ascii="Arial" w:hAnsi="Arial"/>
                <w:snapToGrid w:val="0"/>
                <w:color w:val="000000"/>
              </w:rPr>
              <w:t>When memory realignment is not permitted, the FTPP system shall (3.1.24) maintain, at a minimum, 3 channels of I/O or 2 channels of I/O and the NEFU.</w:t>
            </w:r>
          </w:p>
        </w:tc>
        <w:tc>
          <w:tcPr>
            <w:tcW w:w="2430" w:type="dxa"/>
          </w:tcPr>
          <w:p w14:paraId="0DD61EF9" w14:textId="77777777" w:rsidR="008B72E7" w:rsidRDefault="008B72E7">
            <w:pPr>
              <w:rPr>
                <w:rFonts w:ascii="Arial" w:hAnsi="Arial"/>
                <w:snapToGrid w:val="0"/>
                <w:color w:val="000000"/>
              </w:rPr>
            </w:pPr>
            <w:r>
              <w:rPr>
                <w:rFonts w:ascii="Arial" w:hAnsi="Arial"/>
                <w:snapToGrid w:val="0"/>
                <w:color w:val="000000"/>
              </w:rPr>
              <w:t>SRS254</w:t>
            </w:r>
          </w:p>
        </w:tc>
      </w:tr>
      <w:tr w:rsidR="008B72E7" w14:paraId="1610685A" w14:textId="77777777">
        <w:tblPrEx>
          <w:tblCellMar>
            <w:top w:w="0" w:type="dxa"/>
            <w:bottom w:w="0" w:type="dxa"/>
          </w:tblCellMar>
        </w:tblPrEx>
        <w:tc>
          <w:tcPr>
            <w:tcW w:w="2430" w:type="dxa"/>
          </w:tcPr>
          <w:p w14:paraId="3C6D435C" w14:textId="77777777" w:rsidR="008B72E7" w:rsidRDefault="008B72E7">
            <w:pPr>
              <w:rPr>
                <w:rFonts w:ascii="Arial" w:hAnsi="Arial"/>
                <w:snapToGrid w:val="0"/>
                <w:color w:val="000000"/>
              </w:rPr>
            </w:pPr>
            <w:r>
              <w:rPr>
                <w:rFonts w:ascii="Arial" w:hAnsi="Arial"/>
                <w:snapToGrid w:val="0"/>
                <w:color w:val="000000"/>
              </w:rPr>
              <w:t>3.2.1</w:t>
            </w:r>
          </w:p>
        </w:tc>
        <w:tc>
          <w:tcPr>
            <w:tcW w:w="2520" w:type="dxa"/>
          </w:tcPr>
          <w:p w14:paraId="46BDE907" w14:textId="77777777" w:rsidR="008B72E7" w:rsidRDefault="008B72E7">
            <w:pPr>
              <w:rPr>
                <w:rFonts w:ascii="Arial" w:hAnsi="Arial"/>
                <w:snapToGrid w:val="0"/>
                <w:color w:val="000000"/>
              </w:rPr>
            </w:pPr>
            <w:r>
              <w:rPr>
                <w:rFonts w:ascii="Arial" w:hAnsi="Arial"/>
                <w:snapToGrid w:val="0"/>
                <w:color w:val="000000"/>
              </w:rPr>
              <w:t>Network Element Addressing Convention</w:t>
            </w:r>
          </w:p>
        </w:tc>
        <w:tc>
          <w:tcPr>
            <w:tcW w:w="2430" w:type="dxa"/>
          </w:tcPr>
          <w:p w14:paraId="7EA18BC1" w14:textId="77777777" w:rsidR="008B72E7" w:rsidRDefault="008B72E7">
            <w:pPr>
              <w:rPr>
                <w:rFonts w:ascii="Arial" w:hAnsi="Arial"/>
                <w:snapToGrid w:val="0"/>
                <w:color w:val="000000"/>
              </w:rPr>
            </w:pPr>
            <w:r>
              <w:rPr>
                <w:rFonts w:ascii="Arial" w:hAnsi="Arial"/>
                <w:snapToGrid w:val="0"/>
                <w:color w:val="000000"/>
              </w:rPr>
              <w:t>The FCC hardware shall (3.2.1.1) use 3-digit binary numbers as outlined above for both addresses.</w:t>
            </w:r>
          </w:p>
        </w:tc>
        <w:tc>
          <w:tcPr>
            <w:tcW w:w="2430" w:type="dxa"/>
          </w:tcPr>
          <w:p w14:paraId="167B5FA1" w14:textId="77777777" w:rsidR="008B72E7" w:rsidRDefault="008B72E7">
            <w:pPr>
              <w:rPr>
                <w:rFonts w:ascii="Arial" w:hAnsi="Arial"/>
                <w:snapToGrid w:val="0"/>
                <w:color w:val="000000"/>
              </w:rPr>
            </w:pPr>
            <w:r>
              <w:rPr>
                <w:rFonts w:ascii="Arial" w:hAnsi="Arial"/>
                <w:snapToGrid w:val="0"/>
                <w:color w:val="000000"/>
              </w:rPr>
              <w:t>hw</w:t>
            </w:r>
          </w:p>
        </w:tc>
      </w:tr>
      <w:tr w:rsidR="008B72E7" w14:paraId="39E87DF8" w14:textId="77777777">
        <w:tblPrEx>
          <w:tblCellMar>
            <w:top w:w="0" w:type="dxa"/>
            <w:bottom w:w="0" w:type="dxa"/>
          </w:tblCellMar>
        </w:tblPrEx>
        <w:tc>
          <w:tcPr>
            <w:tcW w:w="2430" w:type="dxa"/>
          </w:tcPr>
          <w:p w14:paraId="0E7FF567" w14:textId="77777777" w:rsidR="008B72E7" w:rsidRDefault="008B72E7">
            <w:pPr>
              <w:rPr>
                <w:rFonts w:ascii="Arial" w:hAnsi="Arial"/>
                <w:snapToGrid w:val="0"/>
                <w:color w:val="000000"/>
              </w:rPr>
            </w:pPr>
            <w:r>
              <w:rPr>
                <w:rFonts w:ascii="Arial" w:hAnsi="Arial"/>
                <w:snapToGrid w:val="0"/>
                <w:color w:val="000000"/>
              </w:rPr>
              <w:t>3.2.2.1</w:t>
            </w:r>
          </w:p>
        </w:tc>
        <w:tc>
          <w:tcPr>
            <w:tcW w:w="2520" w:type="dxa"/>
          </w:tcPr>
          <w:p w14:paraId="5DF62671" w14:textId="77777777" w:rsidR="008B72E7" w:rsidRDefault="008B72E7">
            <w:pPr>
              <w:rPr>
                <w:rFonts w:ascii="Arial" w:hAnsi="Arial"/>
                <w:snapToGrid w:val="0"/>
                <w:color w:val="000000"/>
              </w:rPr>
            </w:pPr>
            <w:r>
              <w:rPr>
                <w:rFonts w:ascii="Arial" w:hAnsi="Arial"/>
                <w:snapToGrid w:val="0"/>
                <w:color w:val="000000"/>
              </w:rPr>
              <w:t>Data Exchange Primitives</w:t>
            </w:r>
          </w:p>
        </w:tc>
        <w:tc>
          <w:tcPr>
            <w:tcW w:w="2430" w:type="dxa"/>
          </w:tcPr>
          <w:p w14:paraId="472D9577" w14:textId="77777777" w:rsidR="008B72E7" w:rsidRDefault="008B72E7">
            <w:pPr>
              <w:rPr>
                <w:rFonts w:ascii="Arial" w:hAnsi="Arial"/>
                <w:snapToGrid w:val="0"/>
                <w:color w:val="000000"/>
              </w:rPr>
            </w:pPr>
            <w:r>
              <w:rPr>
                <w:rFonts w:ascii="Arial" w:hAnsi="Arial"/>
                <w:snapToGrid w:val="0"/>
                <w:color w:val="000000"/>
              </w:rPr>
              <w:t>The X-38 NE shall (3.2.2.1.1) provide four types of data exchange primitives as described below, in accordance with the Byzantine-resilient replicated determinism requirements described in [1]. (Class 0, 1, 2, Broadcast)</w:t>
            </w:r>
          </w:p>
        </w:tc>
        <w:tc>
          <w:tcPr>
            <w:tcW w:w="2430" w:type="dxa"/>
          </w:tcPr>
          <w:p w14:paraId="3ACBDCF5" w14:textId="77777777" w:rsidR="008B72E7" w:rsidRDefault="008B72E7">
            <w:pPr>
              <w:rPr>
                <w:rFonts w:ascii="Arial" w:hAnsi="Arial"/>
                <w:snapToGrid w:val="0"/>
                <w:color w:val="000000"/>
              </w:rPr>
            </w:pPr>
            <w:r>
              <w:rPr>
                <w:rFonts w:ascii="Arial" w:hAnsi="Arial"/>
                <w:snapToGrid w:val="0"/>
                <w:color w:val="000000"/>
              </w:rPr>
              <w:t>hw</w:t>
            </w:r>
          </w:p>
        </w:tc>
      </w:tr>
      <w:tr w:rsidR="008B72E7" w14:paraId="26141492" w14:textId="77777777">
        <w:tblPrEx>
          <w:tblCellMar>
            <w:top w:w="0" w:type="dxa"/>
            <w:bottom w:w="0" w:type="dxa"/>
          </w:tblCellMar>
        </w:tblPrEx>
        <w:tc>
          <w:tcPr>
            <w:tcW w:w="2430" w:type="dxa"/>
          </w:tcPr>
          <w:p w14:paraId="27355A34" w14:textId="77777777" w:rsidR="008B72E7" w:rsidRDefault="008B72E7">
            <w:pPr>
              <w:rPr>
                <w:rFonts w:ascii="Arial" w:hAnsi="Arial"/>
                <w:snapToGrid w:val="0"/>
                <w:color w:val="000000"/>
              </w:rPr>
            </w:pPr>
            <w:r>
              <w:rPr>
                <w:rFonts w:ascii="Arial" w:hAnsi="Arial"/>
                <w:snapToGrid w:val="0"/>
                <w:color w:val="000000"/>
              </w:rPr>
              <w:t>3.2.2.2</w:t>
            </w:r>
          </w:p>
        </w:tc>
        <w:tc>
          <w:tcPr>
            <w:tcW w:w="2520" w:type="dxa"/>
          </w:tcPr>
          <w:p w14:paraId="44D23ED4" w14:textId="77777777" w:rsidR="008B72E7" w:rsidRDefault="008B72E7">
            <w:pPr>
              <w:rPr>
                <w:rFonts w:ascii="Arial" w:hAnsi="Arial"/>
                <w:snapToGrid w:val="0"/>
                <w:color w:val="000000"/>
              </w:rPr>
            </w:pPr>
            <w:r>
              <w:rPr>
                <w:rFonts w:ascii="Arial" w:hAnsi="Arial"/>
                <w:snapToGrid w:val="0"/>
                <w:color w:val="000000"/>
              </w:rPr>
              <w:t>Configuration Table Updates</w:t>
            </w:r>
          </w:p>
        </w:tc>
        <w:tc>
          <w:tcPr>
            <w:tcW w:w="2430" w:type="dxa"/>
          </w:tcPr>
          <w:p w14:paraId="50C11EDC" w14:textId="77777777" w:rsidR="008B72E7" w:rsidRDefault="008B72E7">
            <w:pPr>
              <w:rPr>
                <w:rFonts w:ascii="Arial" w:hAnsi="Arial"/>
                <w:snapToGrid w:val="0"/>
                <w:color w:val="000000"/>
              </w:rPr>
            </w:pPr>
            <w:r>
              <w:rPr>
                <w:rFonts w:ascii="Arial" w:hAnsi="Arial"/>
                <w:snapToGrid w:val="0"/>
                <w:color w:val="000000"/>
              </w:rPr>
              <w:t>The NE shall (3.2.2.2.1) keep track of the grouping of physical processors into virtual groups. This mapping is contained in the Configuration Table (CT).</w:t>
            </w:r>
          </w:p>
        </w:tc>
        <w:tc>
          <w:tcPr>
            <w:tcW w:w="2430" w:type="dxa"/>
          </w:tcPr>
          <w:p w14:paraId="1BC9C194" w14:textId="77777777" w:rsidR="008B72E7" w:rsidRDefault="008B72E7">
            <w:pPr>
              <w:rPr>
                <w:rFonts w:ascii="Arial" w:hAnsi="Arial"/>
                <w:snapToGrid w:val="0"/>
                <w:color w:val="000000"/>
              </w:rPr>
            </w:pPr>
            <w:r>
              <w:rPr>
                <w:rFonts w:ascii="Arial" w:hAnsi="Arial"/>
                <w:snapToGrid w:val="0"/>
                <w:color w:val="000000"/>
              </w:rPr>
              <w:t>hw</w:t>
            </w:r>
          </w:p>
        </w:tc>
      </w:tr>
      <w:tr w:rsidR="008B72E7" w14:paraId="0E08286B" w14:textId="77777777">
        <w:tblPrEx>
          <w:tblCellMar>
            <w:top w:w="0" w:type="dxa"/>
            <w:bottom w:w="0" w:type="dxa"/>
          </w:tblCellMar>
        </w:tblPrEx>
        <w:tc>
          <w:tcPr>
            <w:tcW w:w="2430" w:type="dxa"/>
          </w:tcPr>
          <w:p w14:paraId="6B65FBA7" w14:textId="77777777" w:rsidR="008B72E7" w:rsidRDefault="008B72E7">
            <w:pPr>
              <w:rPr>
                <w:rFonts w:ascii="Arial" w:hAnsi="Arial"/>
                <w:snapToGrid w:val="0"/>
                <w:color w:val="000000"/>
              </w:rPr>
            </w:pPr>
            <w:r>
              <w:rPr>
                <w:rFonts w:ascii="Arial" w:hAnsi="Arial"/>
                <w:snapToGrid w:val="0"/>
                <w:color w:val="000000"/>
              </w:rPr>
              <w:t>3.2.2.2</w:t>
            </w:r>
          </w:p>
        </w:tc>
        <w:tc>
          <w:tcPr>
            <w:tcW w:w="2520" w:type="dxa"/>
          </w:tcPr>
          <w:p w14:paraId="427434F9" w14:textId="77777777" w:rsidR="008B72E7" w:rsidRDefault="008B72E7">
            <w:pPr>
              <w:rPr>
                <w:rFonts w:ascii="Arial" w:hAnsi="Arial"/>
                <w:snapToGrid w:val="0"/>
                <w:color w:val="000000"/>
              </w:rPr>
            </w:pPr>
            <w:r>
              <w:rPr>
                <w:rFonts w:ascii="Arial" w:hAnsi="Arial"/>
                <w:snapToGrid w:val="0"/>
                <w:color w:val="000000"/>
              </w:rPr>
              <w:t>Configuration Table Updates</w:t>
            </w:r>
          </w:p>
        </w:tc>
        <w:tc>
          <w:tcPr>
            <w:tcW w:w="2430" w:type="dxa"/>
          </w:tcPr>
          <w:p w14:paraId="7F20FF4F" w14:textId="77777777" w:rsidR="008B72E7" w:rsidRDefault="008B72E7">
            <w:pPr>
              <w:rPr>
                <w:rFonts w:ascii="Arial" w:hAnsi="Arial"/>
                <w:snapToGrid w:val="0"/>
                <w:color w:val="000000"/>
              </w:rPr>
            </w:pPr>
            <w:r>
              <w:rPr>
                <w:rFonts w:ascii="Arial" w:hAnsi="Arial"/>
                <w:snapToGrid w:val="0"/>
                <w:color w:val="000000"/>
              </w:rPr>
              <w:t xml:space="preserve">The CT shall (3.2.2.2.2) also </w:t>
            </w:r>
            <w:r>
              <w:rPr>
                <w:rFonts w:ascii="Arial" w:hAnsi="Arial"/>
                <w:snapToGrid w:val="0"/>
                <w:color w:val="000000"/>
              </w:rPr>
              <w:lastRenderedPageBreak/>
              <w:t>contain time-outs and vote masks.</w:t>
            </w:r>
          </w:p>
        </w:tc>
        <w:tc>
          <w:tcPr>
            <w:tcW w:w="2430" w:type="dxa"/>
          </w:tcPr>
          <w:p w14:paraId="2FEF6526" w14:textId="77777777" w:rsidR="008B72E7" w:rsidRDefault="008B72E7">
            <w:pPr>
              <w:rPr>
                <w:rFonts w:ascii="Arial" w:hAnsi="Arial"/>
                <w:snapToGrid w:val="0"/>
                <w:color w:val="000000"/>
              </w:rPr>
            </w:pPr>
            <w:r>
              <w:rPr>
                <w:rFonts w:ascii="Arial" w:hAnsi="Arial"/>
                <w:snapToGrid w:val="0"/>
                <w:color w:val="000000"/>
              </w:rPr>
              <w:lastRenderedPageBreak/>
              <w:t>hw</w:t>
            </w:r>
          </w:p>
        </w:tc>
      </w:tr>
      <w:tr w:rsidR="008B72E7" w14:paraId="28D0B505" w14:textId="77777777">
        <w:tblPrEx>
          <w:tblCellMar>
            <w:top w:w="0" w:type="dxa"/>
            <w:bottom w:w="0" w:type="dxa"/>
          </w:tblCellMar>
        </w:tblPrEx>
        <w:tc>
          <w:tcPr>
            <w:tcW w:w="2430" w:type="dxa"/>
          </w:tcPr>
          <w:p w14:paraId="6A033A87" w14:textId="77777777" w:rsidR="008B72E7" w:rsidRDefault="008B72E7">
            <w:pPr>
              <w:rPr>
                <w:rFonts w:ascii="Arial" w:hAnsi="Arial"/>
                <w:snapToGrid w:val="0"/>
                <w:color w:val="000000"/>
              </w:rPr>
            </w:pPr>
            <w:r>
              <w:rPr>
                <w:rFonts w:ascii="Arial" w:hAnsi="Arial"/>
                <w:snapToGrid w:val="0"/>
                <w:color w:val="000000"/>
              </w:rPr>
              <w:t>3.2.2.2</w:t>
            </w:r>
          </w:p>
        </w:tc>
        <w:tc>
          <w:tcPr>
            <w:tcW w:w="2520" w:type="dxa"/>
          </w:tcPr>
          <w:p w14:paraId="18E94CF3" w14:textId="77777777" w:rsidR="008B72E7" w:rsidRDefault="008B72E7">
            <w:pPr>
              <w:rPr>
                <w:rFonts w:ascii="Arial" w:hAnsi="Arial"/>
                <w:snapToGrid w:val="0"/>
                <w:color w:val="000000"/>
              </w:rPr>
            </w:pPr>
            <w:r>
              <w:rPr>
                <w:rFonts w:ascii="Arial" w:hAnsi="Arial"/>
                <w:snapToGrid w:val="0"/>
                <w:color w:val="000000"/>
              </w:rPr>
              <w:t>Configuration Table Updates</w:t>
            </w:r>
          </w:p>
        </w:tc>
        <w:tc>
          <w:tcPr>
            <w:tcW w:w="2430" w:type="dxa"/>
          </w:tcPr>
          <w:p w14:paraId="4939BC13" w14:textId="77777777" w:rsidR="008B72E7" w:rsidRDefault="008B72E7">
            <w:pPr>
              <w:rPr>
                <w:rFonts w:ascii="Arial" w:hAnsi="Arial"/>
                <w:snapToGrid w:val="0"/>
                <w:color w:val="000000"/>
              </w:rPr>
            </w:pPr>
            <w:r>
              <w:rPr>
                <w:rFonts w:ascii="Arial" w:hAnsi="Arial"/>
                <w:snapToGrid w:val="0"/>
                <w:color w:val="000000"/>
              </w:rPr>
              <w:t>It shall (3.2.2.2.3) be possible to modify the CT whenever any of this information is changed by using a CT update primitive in a synchronous and atomic manner.</w:t>
            </w:r>
          </w:p>
        </w:tc>
        <w:tc>
          <w:tcPr>
            <w:tcW w:w="2430" w:type="dxa"/>
          </w:tcPr>
          <w:p w14:paraId="46F10EC7" w14:textId="77777777" w:rsidR="008B72E7" w:rsidRDefault="008B72E7">
            <w:pPr>
              <w:rPr>
                <w:rFonts w:ascii="Arial" w:hAnsi="Arial"/>
                <w:snapToGrid w:val="0"/>
                <w:color w:val="000000"/>
              </w:rPr>
            </w:pPr>
            <w:r>
              <w:rPr>
                <w:rFonts w:ascii="Arial" w:hAnsi="Arial"/>
                <w:snapToGrid w:val="0"/>
                <w:color w:val="000000"/>
              </w:rPr>
              <w:t>hw</w:t>
            </w:r>
          </w:p>
        </w:tc>
      </w:tr>
      <w:tr w:rsidR="008B72E7" w14:paraId="0C64E9DC" w14:textId="77777777">
        <w:tblPrEx>
          <w:tblCellMar>
            <w:top w:w="0" w:type="dxa"/>
            <w:bottom w:w="0" w:type="dxa"/>
          </w:tblCellMar>
        </w:tblPrEx>
        <w:tc>
          <w:tcPr>
            <w:tcW w:w="2430" w:type="dxa"/>
          </w:tcPr>
          <w:p w14:paraId="69BD5AA7" w14:textId="77777777" w:rsidR="008B72E7" w:rsidRDefault="008B72E7">
            <w:pPr>
              <w:rPr>
                <w:rFonts w:ascii="Arial" w:hAnsi="Arial"/>
                <w:snapToGrid w:val="0"/>
                <w:color w:val="000000"/>
              </w:rPr>
            </w:pPr>
            <w:r>
              <w:rPr>
                <w:rFonts w:ascii="Arial" w:hAnsi="Arial"/>
                <w:snapToGrid w:val="0"/>
                <w:color w:val="000000"/>
              </w:rPr>
              <w:t>3.2.2.3</w:t>
            </w:r>
          </w:p>
        </w:tc>
        <w:tc>
          <w:tcPr>
            <w:tcW w:w="2520" w:type="dxa"/>
          </w:tcPr>
          <w:p w14:paraId="204BB0B5" w14:textId="77777777" w:rsidR="008B72E7" w:rsidRDefault="008B72E7">
            <w:pPr>
              <w:rPr>
                <w:rFonts w:ascii="Arial" w:hAnsi="Arial"/>
                <w:snapToGrid w:val="0"/>
                <w:color w:val="000000"/>
              </w:rPr>
            </w:pPr>
            <w:r>
              <w:rPr>
                <w:rFonts w:ascii="Arial" w:hAnsi="Arial"/>
                <w:snapToGrid w:val="0"/>
                <w:color w:val="000000"/>
              </w:rPr>
              <w:t>Initial Synchronization (ISYNC)</w:t>
            </w:r>
          </w:p>
        </w:tc>
        <w:tc>
          <w:tcPr>
            <w:tcW w:w="2430" w:type="dxa"/>
          </w:tcPr>
          <w:p w14:paraId="12C6C2C8" w14:textId="77777777" w:rsidR="008B72E7" w:rsidRDefault="008B72E7">
            <w:pPr>
              <w:rPr>
                <w:rFonts w:ascii="Arial" w:hAnsi="Arial"/>
                <w:snapToGrid w:val="0"/>
                <w:color w:val="000000"/>
              </w:rPr>
            </w:pPr>
            <w:r>
              <w:rPr>
                <w:rFonts w:ascii="Arial" w:hAnsi="Arial"/>
                <w:snapToGrid w:val="0"/>
                <w:color w:val="000000"/>
              </w:rPr>
              <w:t>The NE shall (3.2.2.3.1) be configured to automatically enter ISYNC microcode following power on.</w:t>
            </w:r>
          </w:p>
        </w:tc>
        <w:tc>
          <w:tcPr>
            <w:tcW w:w="2430" w:type="dxa"/>
          </w:tcPr>
          <w:p w14:paraId="6E2B40E1" w14:textId="77777777" w:rsidR="008B72E7" w:rsidRDefault="008B72E7">
            <w:pPr>
              <w:rPr>
                <w:rFonts w:ascii="Arial" w:hAnsi="Arial"/>
                <w:snapToGrid w:val="0"/>
                <w:color w:val="000000"/>
              </w:rPr>
            </w:pPr>
            <w:r>
              <w:rPr>
                <w:rFonts w:ascii="Arial" w:hAnsi="Arial"/>
                <w:snapToGrid w:val="0"/>
                <w:color w:val="000000"/>
              </w:rPr>
              <w:t>hw</w:t>
            </w:r>
          </w:p>
        </w:tc>
      </w:tr>
      <w:tr w:rsidR="008B72E7" w14:paraId="0F403014" w14:textId="77777777">
        <w:tblPrEx>
          <w:tblCellMar>
            <w:top w:w="0" w:type="dxa"/>
            <w:bottom w:w="0" w:type="dxa"/>
          </w:tblCellMar>
        </w:tblPrEx>
        <w:tc>
          <w:tcPr>
            <w:tcW w:w="2430" w:type="dxa"/>
          </w:tcPr>
          <w:p w14:paraId="166C429D" w14:textId="77777777" w:rsidR="008B72E7" w:rsidRDefault="008B72E7">
            <w:pPr>
              <w:rPr>
                <w:rFonts w:ascii="Arial" w:hAnsi="Arial"/>
                <w:snapToGrid w:val="0"/>
                <w:color w:val="000000"/>
              </w:rPr>
            </w:pPr>
            <w:r>
              <w:rPr>
                <w:rFonts w:ascii="Arial" w:hAnsi="Arial"/>
                <w:snapToGrid w:val="0"/>
                <w:color w:val="000000"/>
              </w:rPr>
              <w:t>3.2.2.3</w:t>
            </w:r>
          </w:p>
        </w:tc>
        <w:tc>
          <w:tcPr>
            <w:tcW w:w="2520" w:type="dxa"/>
          </w:tcPr>
          <w:p w14:paraId="52444286" w14:textId="77777777" w:rsidR="008B72E7" w:rsidRDefault="008B72E7">
            <w:pPr>
              <w:rPr>
                <w:rFonts w:ascii="Arial" w:hAnsi="Arial"/>
                <w:snapToGrid w:val="0"/>
                <w:color w:val="000000"/>
              </w:rPr>
            </w:pPr>
            <w:r>
              <w:rPr>
                <w:rFonts w:ascii="Arial" w:hAnsi="Arial"/>
                <w:snapToGrid w:val="0"/>
                <w:color w:val="000000"/>
              </w:rPr>
              <w:t>Initial Synchronization (ISYNC)</w:t>
            </w:r>
          </w:p>
        </w:tc>
        <w:tc>
          <w:tcPr>
            <w:tcW w:w="2430" w:type="dxa"/>
          </w:tcPr>
          <w:p w14:paraId="1FB8DF14" w14:textId="77777777" w:rsidR="008B72E7" w:rsidRDefault="008B72E7">
            <w:pPr>
              <w:rPr>
                <w:rFonts w:ascii="Arial" w:hAnsi="Arial"/>
                <w:snapToGrid w:val="0"/>
                <w:color w:val="000000"/>
              </w:rPr>
            </w:pPr>
            <w:r>
              <w:rPr>
                <w:rFonts w:ascii="Arial" w:hAnsi="Arial"/>
                <w:snapToGrid w:val="0"/>
                <w:color w:val="000000"/>
              </w:rPr>
              <w:t>The NE shall (3.2.2.3.2) start transmitting a sync message using class 2 exchanges once 3 fault tolerant clocks have synchronized, thus enabling inter-NE data exchanges.</w:t>
            </w:r>
          </w:p>
        </w:tc>
        <w:tc>
          <w:tcPr>
            <w:tcW w:w="2430" w:type="dxa"/>
          </w:tcPr>
          <w:p w14:paraId="1252D849" w14:textId="77777777" w:rsidR="008B72E7" w:rsidRDefault="008B72E7">
            <w:pPr>
              <w:rPr>
                <w:rFonts w:ascii="Arial" w:hAnsi="Arial"/>
                <w:snapToGrid w:val="0"/>
                <w:color w:val="000000"/>
              </w:rPr>
            </w:pPr>
            <w:r>
              <w:rPr>
                <w:rFonts w:ascii="Arial" w:hAnsi="Arial"/>
                <w:snapToGrid w:val="0"/>
                <w:color w:val="000000"/>
              </w:rPr>
              <w:t>hw</w:t>
            </w:r>
          </w:p>
        </w:tc>
      </w:tr>
      <w:tr w:rsidR="008B72E7" w14:paraId="21A52F02" w14:textId="77777777">
        <w:tblPrEx>
          <w:tblCellMar>
            <w:top w:w="0" w:type="dxa"/>
            <w:bottom w:w="0" w:type="dxa"/>
          </w:tblCellMar>
        </w:tblPrEx>
        <w:tc>
          <w:tcPr>
            <w:tcW w:w="2430" w:type="dxa"/>
          </w:tcPr>
          <w:p w14:paraId="2C8134A7" w14:textId="77777777" w:rsidR="008B72E7" w:rsidRDefault="008B72E7">
            <w:pPr>
              <w:rPr>
                <w:rFonts w:ascii="Arial" w:hAnsi="Arial"/>
                <w:snapToGrid w:val="0"/>
                <w:color w:val="000000"/>
              </w:rPr>
            </w:pPr>
            <w:r>
              <w:rPr>
                <w:rFonts w:ascii="Arial" w:hAnsi="Arial"/>
                <w:snapToGrid w:val="0"/>
                <w:color w:val="000000"/>
              </w:rPr>
              <w:t>3.2.2.3</w:t>
            </w:r>
          </w:p>
        </w:tc>
        <w:tc>
          <w:tcPr>
            <w:tcW w:w="2520" w:type="dxa"/>
          </w:tcPr>
          <w:p w14:paraId="73CDA5C9" w14:textId="77777777" w:rsidR="008B72E7" w:rsidRDefault="008B72E7">
            <w:pPr>
              <w:rPr>
                <w:rFonts w:ascii="Arial" w:hAnsi="Arial"/>
                <w:snapToGrid w:val="0"/>
                <w:color w:val="000000"/>
              </w:rPr>
            </w:pPr>
            <w:r>
              <w:rPr>
                <w:rFonts w:ascii="Arial" w:hAnsi="Arial"/>
                <w:snapToGrid w:val="0"/>
                <w:color w:val="000000"/>
              </w:rPr>
              <w:t>Initial Synchronization (ISYNC)</w:t>
            </w:r>
          </w:p>
        </w:tc>
        <w:tc>
          <w:tcPr>
            <w:tcW w:w="2430" w:type="dxa"/>
          </w:tcPr>
          <w:p w14:paraId="335DF5EC" w14:textId="77777777" w:rsidR="008B72E7" w:rsidRDefault="008B72E7">
            <w:pPr>
              <w:rPr>
                <w:rFonts w:ascii="Arial" w:hAnsi="Arial"/>
                <w:snapToGrid w:val="0"/>
                <w:color w:val="000000"/>
              </w:rPr>
            </w:pPr>
            <w:r>
              <w:rPr>
                <w:rFonts w:ascii="Arial" w:hAnsi="Arial"/>
                <w:snapToGrid w:val="0"/>
                <w:color w:val="000000"/>
              </w:rPr>
              <w:t xml:space="preserve"> A time-out period shall (3.2.2.3.3) be started when 3 NEs have joined in.</w:t>
            </w:r>
          </w:p>
        </w:tc>
        <w:tc>
          <w:tcPr>
            <w:tcW w:w="2430" w:type="dxa"/>
          </w:tcPr>
          <w:p w14:paraId="36B039C6" w14:textId="77777777" w:rsidR="008B72E7" w:rsidRDefault="008B72E7">
            <w:pPr>
              <w:rPr>
                <w:rFonts w:ascii="Arial" w:hAnsi="Arial"/>
                <w:snapToGrid w:val="0"/>
                <w:color w:val="000000"/>
              </w:rPr>
            </w:pPr>
            <w:r>
              <w:rPr>
                <w:rFonts w:ascii="Arial" w:hAnsi="Arial"/>
                <w:snapToGrid w:val="0"/>
                <w:color w:val="000000"/>
              </w:rPr>
              <w:t>hw</w:t>
            </w:r>
          </w:p>
        </w:tc>
      </w:tr>
      <w:tr w:rsidR="008B72E7" w14:paraId="6AAB0112" w14:textId="77777777">
        <w:tblPrEx>
          <w:tblCellMar>
            <w:top w:w="0" w:type="dxa"/>
            <w:bottom w:w="0" w:type="dxa"/>
          </w:tblCellMar>
        </w:tblPrEx>
        <w:tc>
          <w:tcPr>
            <w:tcW w:w="2430" w:type="dxa"/>
          </w:tcPr>
          <w:p w14:paraId="59091D8B" w14:textId="77777777" w:rsidR="008B72E7" w:rsidRDefault="008B72E7">
            <w:pPr>
              <w:rPr>
                <w:rFonts w:ascii="Arial" w:hAnsi="Arial"/>
                <w:snapToGrid w:val="0"/>
                <w:color w:val="000000"/>
              </w:rPr>
            </w:pPr>
            <w:r>
              <w:rPr>
                <w:rFonts w:ascii="Arial" w:hAnsi="Arial"/>
                <w:snapToGrid w:val="0"/>
                <w:color w:val="000000"/>
              </w:rPr>
              <w:t>3.2.2.3</w:t>
            </w:r>
          </w:p>
        </w:tc>
        <w:tc>
          <w:tcPr>
            <w:tcW w:w="2520" w:type="dxa"/>
          </w:tcPr>
          <w:p w14:paraId="4DBF31B7" w14:textId="77777777" w:rsidR="008B72E7" w:rsidRDefault="008B72E7">
            <w:pPr>
              <w:rPr>
                <w:rFonts w:ascii="Arial" w:hAnsi="Arial"/>
                <w:snapToGrid w:val="0"/>
                <w:color w:val="000000"/>
              </w:rPr>
            </w:pPr>
            <w:r>
              <w:rPr>
                <w:rFonts w:ascii="Arial" w:hAnsi="Arial"/>
                <w:snapToGrid w:val="0"/>
                <w:color w:val="000000"/>
              </w:rPr>
              <w:t>Initial Synchronization (ISYNC)</w:t>
            </w:r>
          </w:p>
        </w:tc>
        <w:tc>
          <w:tcPr>
            <w:tcW w:w="2430" w:type="dxa"/>
          </w:tcPr>
          <w:p w14:paraId="3AE3199D" w14:textId="77777777" w:rsidR="008B72E7" w:rsidRDefault="008B72E7">
            <w:pPr>
              <w:rPr>
                <w:rFonts w:ascii="Arial" w:hAnsi="Arial"/>
                <w:snapToGrid w:val="0"/>
                <w:color w:val="000000"/>
              </w:rPr>
            </w:pPr>
            <w:r>
              <w:rPr>
                <w:rFonts w:ascii="Arial" w:hAnsi="Arial"/>
                <w:snapToGrid w:val="0"/>
                <w:color w:val="000000"/>
              </w:rPr>
              <w:t>The ISYNC procedure shall (3.2.2.3.4) terminate when all 5 NEs are synchronized, four NEs are synchronized (when only four NEs are powered), or after the time-out period.</w:t>
            </w:r>
          </w:p>
        </w:tc>
        <w:tc>
          <w:tcPr>
            <w:tcW w:w="2430" w:type="dxa"/>
          </w:tcPr>
          <w:p w14:paraId="355A7799" w14:textId="77777777" w:rsidR="008B72E7" w:rsidRDefault="008B72E7">
            <w:pPr>
              <w:rPr>
                <w:rFonts w:ascii="Arial" w:hAnsi="Arial"/>
                <w:snapToGrid w:val="0"/>
                <w:color w:val="000000"/>
              </w:rPr>
            </w:pPr>
            <w:r>
              <w:rPr>
                <w:rFonts w:ascii="Arial" w:hAnsi="Arial"/>
                <w:snapToGrid w:val="0"/>
                <w:color w:val="000000"/>
              </w:rPr>
              <w:t>hw</w:t>
            </w:r>
          </w:p>
        </w:tc>
      </w:tr>
      <w:tr w:rsidR="008B72E7" w14:paraId="2DABDA23" w14:textId="77777777">
        <w:tblPrEx>
          <w:tblCellMar>
            <w:top w:w="0" w:type="dxa"/>
            <w:bottom w:w="0" w:type="dxa"/>
          </w:tblCellMar>
        </w:tblPrEx>
        <w:tc>
          <w:tcPr>
            <w:tcW w:w="2430" w:type="dxa"/>
          </w:tcPr>
          <w:p w14:paraId="3D54FD3C" w14:textId="77777777" w:rsidR="008B72E7" w:rsidRDefault="008B72E7">
            <w:pPr>
              <w:rPr>
                <w:rFonts w:ascii="Arial" w:hAnsi="Arial"/>
                <w:snapToGrid w:val="0"/>
                <w:color w:val="000000"/>
              </w:rPr>
            </w:pPr>
            <w:r>
              <w:rPr>
                <w:rFonts w:ascii="Arial" w:hAnsi="Arial"/>
                <w:snapToGrid w:val="0"/>
                <w:color w:val="000000"/>
              </w:rPr>
              <w:t>3.2.2.3</w:t>
            </w:r>
          </w:p>
        </w:tc>
        <w:tc>
          <w:tcPr>
            <w:tcW w:w="2520" w:type="dxa"/>
          </w:tcPr>
          <w:p w14:paraId="0083BDA5" w14:textId="77777777" w:rsidR="008B72E7" w:rsidRDefault="008B72E7">
            <w:pPr>
              <w:rPr>
                <w:rFonts w:ascii="Arial" w:hAnsi="Arial"/>
                <w:snapToGrid w:val="0"/>
                <w:color w:val="000000"/>
              </w:rPr>
            </w:pPr>
            <w:r>
              <w:rPr>
                <w:rFonts w:ascii="Arial" w:hAnsi="Arial"/>
                <w:snapToGrid w:val="0"/>
                <w:color w:val="000000"/>
              </w:rPr>
              <w:t>Initial Synchronization (ISYNC)</w:t>
            </w:r>
          </w:p>
        </w:tc>
        <w:tc>
          <w:tcPr>
            <w:tcW w:w="2430" w:type="dxa"/>
          </w:tcPr>
          <w:p w14:paraId="590F040F" w14:textId="77777777" w:rsidR="008B72E7" w:rsidRDefault="008B72E7">
            <w:pPr>
              <w:rPr>
                <w:rFonts w:ascii="Arial" w:hAnsi="Arial"/>
                <w:snapToGrid w:val="0"/>
                <w:color w:val="000000"/>
              </w:rPr>
            </w:pPr>
            <w:r>
              <w:rPr>
                <w:rFonts w:ascii="Arial" w:hAnsi="Arial"/>
                <w:snapToGrid w:val="0"/>
                <w:color w:val="000000"/>
              </w:rPr>
              <w:t>The NE microcode shall (3.2.2.3.6) initialize the time-outs and vote masks in the NE CT using values stored in the NE.</w:t>
            </w:r>
          </w:p>
        </w:tc>
        <w:tc>
          <w:tcPr>
            <w:tcW w:w="2430" w:type="dxa"/>
          </w:tcPr>
          <w:p w14:paraId="301B983B" w14:textId="77777777" w:rsidR="008B72E7" w:rsidRDefault="008B72E7">
            <w:pPr>
              <w:rPr>
                <w:rFonts w:ascii="Arial" w:hAnsi="Arial"/>
                <w:snapToGrid w:val="0"/>
                <w:color w:val="000000"/>
              </w:rPr>
            </w:pPr>
            <w:r>
              <w:rPr>
                <w:rFonts w:ascii="Arial" w:hAnsi="Arial"/>
                <w:snapToGrid w:val="0"/>
                <w:color w:val="000000"/>
              </w:rPr>
              <w:t>hw</w:t>
            </w:r>
          </w:p>
        </w:tc>
      </w:tr>
      <w:tr w:rsidR="008B72E7" w14:paraId="17B59EB7" w14:textId="77777777">
        <w:tblPrEx>
          <w:tblCellMar>
            <w:top w:w="0" w:type="dxa"/>
            <w:bottom w:w="0" w:type="dxa"/>
          </w:tblCellMar>
        </w:tblPrEx>
        <w:tc>
          <w:tcPr>
            <w:tcW w:w="2430" w:type="dxa"/>
          </w:tcPr>
          <w:p w14:paraId="34DC4E3A" w14:textId="77777777" w:rsidR="008B72E7" w:rsidRDefault="008B72E7">
            <w:pPr>
              <w:rPr>
                <w:rFonts w:ascii="Arial" w:hAnsi="Arial"/>
                <w:snapToGrid w:val="0"/>
                <w:color w:val="000000"/>
              </w:rPr>
            </w:pPr>
            <w:r>
              <w:rPr>
                <w:rFonts w:ascii="Arial" w:hAnsi="Arial"/>
                <w:snapToGrid w:val="0"/>
                <w:color w:val="000000"/>
              </w:rPr>
              <w:t>3.2.2.3</w:t>
            </w:r>
          </w:p>
        </w:tc>
        <w:tc>
          <w:tcPr>
            <w:tcW w:w="2520" w:type="dxa"/>
          </w:tcPr>
          <w:p w14:paraId="02B1D4ED" w14:textId="77777777" w:rsidR="008B72E7" w:rsidRDefault="008B72E7">
            <w:pPr>
              <w:rPr>
                <w:rFonts w:ascii="Arial" w:hAnsi="Arial"/>
                <w:snapToGrid w:val="0"/>
                <w:color w:val="000000"/>
              </w:rPr>
            </w:pPr>
            <w:r>
              <w:rPr>
                <w:rFonts w:ascii="Arial" w:hAnsi="Arial"/>
                <w:snapToGrid w:val="0"/>
                <w:color w:val="000000"/>
              </w:rPr>
              <w:t>Initial Synchronization (ISYNC)</w:t>
            </w:r>
          </w:p>
        </w:tc>
        <w:tc>
          <w:tcPr>
            <w:tcW w:w="2430" w:type="dxa"/>
          </w:tcPr>
          <w:p w14:paraId="7B423101" w14:textId="77777777" w:rsidR="008B72E7" w:rsidRDefault="008B72E7">
            <w:pPr>
              <w:rPr>
                <w:rFonts w:ascii="Arial" w:hAnsi="Arial"/>
                <w:snapToGrid w:val="0"/>
                <w:color w:val="000000"/>
              </w:rPr>
            </w:pPr>
            <w:r>
              <w:rPr>
                <w:rFonts w:ascii="Arial" w:hAnsi="Arial"/>
                <w:snapToGrid w:val="0"/>
                <w:color w:val="000000"/>
              </w:rPr>
              <w:t xml:space="preserve">The maximum time-out value shall (3.2.2.3.7) be 327.68 microseconds (256 </w:t>
            </w:r>
            <w:r>
              <w:rPr>
                <w:rFonts w:ascii="Arial" w:hAnsi="Arial"/>
                <w:snapToGrid w:val="0"/>
                <w:color w:val="000000"/>
              </w:rPr>
              <w:lastRenderedPageBreak/>
              <w:t>counts of the least significant bit of the fault tolerant clock which is 1.28 microseconds).</w:t>
            </w:r>
          </w:p>
        </w:tc>
        <w:tc>
          <w:tcPr>
            <w:tcW w:w="2430" w:type="dxa"/>
          </w:tcPr>
          <w:p w14:paraId="355EFA50" w14:textId="77777777" w:rsidR="008B72E7" w:rsidRDefault="008B72E7">
            <w:pPr>
              <w:rPr>
                <w:rFonts w:ascii="Arial" w:hAnsi="Arial"/>
                <w:snapToGrid w:val="0"/>
                <w:color w:val="000000"/>
              </w:rPr>
            </w:pPr>
            <w:r>
              <w:rPr>
                <w:rFonts w:ascii="Arial" w:hAnsi="Arial"/>
                <w:snapToGrid w:val="0"/>
                <w:color w:val="000000"/>
              </w:rPr>
              <w:lastRenderedPageBreak/>
              <w:t>hw</w:t>
            </w:r>
          </w:p>
        </w:tc>
      </w:tr>
      <w:tr w:rsidR="008B72E7" w14:paraId="36418295" w14:textId="77777777">
        <w:tblPrEx>
          <w:tblCellMar>
            <w:top w:w="0" w:type="dxa"/>
            <w:bottom w:w="0" w:type="dxa"/>
          </w:tblCellMar>
        </w:tblPrEx>
        <w:tc>
          <w:tcPr>
            <w:tcW w:w="2430" w:type="dxa"/>
          </w:tcPr>
          <w:p w14:paraId="2D96892E" w14:textId="77777777" w:rsidR="008B72E7" w:rsidRDefault="008B72E7">
            <w:pPr>
              <w:rPr>
                <w:rFonts w:ascii="Arial" w:hAnsi="Arial"/>
                <w:snapToGrid w:val="0"/>
                <w:color w:val="000000"/>
              </w:rPr>
            </w:pPr>
            <w:r>
              <w:rPr>
                <w:rFonts w:ascii="Arial" w:hAnsi="Arial"/>
                <w:snapToGrid w:val="0"/>
                <w:color w:val="000000"/>
              </w:rPr>
              <w:t>3.2.2.4</w:t>
            </w:r>
          </w:p>
        </w:tc>
        <w:tc>
          <w:tcPr>
            <w:tcW w:w="2520" w:type="dxa"/>
          </w:tcPr>
          <w:p w14:paraId="0319741E" w14:textId="77777777" w:rsidR="008B72E7" w:rsidRDefault="008B72E7">
            <w:pPr>
              <w:rPr>
                <w:rFonts w:ascii="Arial" w:hAnsi="Arial"/>
                <w:snapToGrid w:val="0"/>
                <w:color w:val="000000"/>
              </w:rPr>
            </w:pPr>
            <w:r>
              <w:rPr>
                <w:rFonts w:ascii="Arial" w:hAnsi="Arial"/>
                <w:snapToGrid w:val="0"/>
                <w:color w:val="000000"/>
              </w:rPr>
              <w:t>Transient NE Recovery (TNR)</w:t>
            </w:r>
          </w:p>
        </w:tc>
        <w:tc>
          <w:tcPr>
            <w:tcW w:w="2430" w:type="dxa"/>
          </w:tcPr>
          <w:p w14:paraId="0288648A" w14:textId="77777777" w:rsidR="008B72E7" w:rsidRDefault="008B72E7">
            <w:pPr>
              <w:rPr>
                <w:rFonts w:ascii="Arial" w:hAnsi="Arial"/>
                <w:snapToGrid w:val="0"/>
                <w:color w:val="000000"/>
              </w:rPr>
            </w:pPr>
            <w:r>
              <w:rPr>
                <w:rFonts w:ascii="Arial" w:hAnsi="Arial"/>
                <w:snapToGrid w:val="0"/>
                <w:color w:val="000000"/>
              </w:rPr>
              <w:t>An NE that fails to synchronize with other NEs during ISYNC after a pre-defined time-out period shall (3.2.2.4.1) then enter TNR microcode.</w:t>
            </w:r>
          </w:p>
        </w:tc>
        <w:tc>
          <w:tcPr>
            <w:tcW w:w="2430" w:type="dxa"/>
          </w:tcPr>
          <w:p w14:paraId="4585BA1B" w14:textId="77777777" w:rsidR="008B72E7" w:rsidRDefault="008B72E7">
            <w:pPr>
              <w:rPr>
                <w:rFonts w:ascii="Arial" w:hAnsi="Arial"/>
                <w:snapToGrid w:val="0"/>
                <w:color w:val="000000"/>
              </w:rPr>
            </w:pPr>
            <w:r>
              <w:rPr>
                <w:rFonts w:ascii="Arial" w:hAnsi="Arial"/>
                <w:snapToGrid w:val="0"/>
                <w:color w:val="000000"/>
              </w:rPr>
              <w:t>hw</w:t>
            </w:r>
          </w:p>
        </w:tc>
      </w:tr>
      <w:tr w:rsidR="008B72E7" w14:paraId="09373D77" w14:textId="77777777">
        <w:tblPrEx>
          <w:tblCellMar>
            <w:top w:w="0" w:type="dxa"/>
            <w:bottom w:w="0" w:type="dxa"/>
          </w:tblCellMar>
        </w:tblPrEx>
        <w:tc>
          <w:tcPr>
            <w:tcW w:w="2430" w:type="dxa"/>
          </w:tcPr>
          <w:p w14:paraId="0A3B6C18" w14:textId="77777777" w:rsidR="008B72E7" w:rsidRDefault="008B72E7">
            <w:pPr>
              <w:rPr>
                <w:rFonts w:ascii="Arial" w:hAnsi="Arial"/>
                <w:snapToGrid w:val="0"/>
                <w:color w:val="000000"/>
              </w:rPr>
            </w:pPr>
            <w:r>
              <w:rPr>
                <w:rFonts w:ascii="Arial" w:hAnsi="Arial"/>
                <w:snapToGrid w:val="0"/>
                <w:color w:val="000000"/>
              </w:rPr>
              <w:t>3.2.2.4</w:t>
            </w:r>
          </w:p>
        </w:tc>
        <w:tc>
          <w:tcPr>
            <w:tcW w:w="2520" w:type="dxa"/>
          </w:tcPr>
          <w:p w14:paraId="24AE7FA8" w14:textId="77777777" w:rsidR="008B72E7" w:rsidRDefault="008B72E7">
            <w:pPr>
              <w:rPr>
                <w:rFonts w:ascii="Arial" w:hAnsi="Arial"/>
                <w:snapToGrid w:val="0"/>
                <w:color w:val="000000"/>
              </w:rPr>
            </w:pPr>
            <w:r>
              <w:rPr>
                <w:rFonts w:ascii="Arial" w:hAnsi="Arial"/>
                <w:snapToGrid w:val="0"/>
                <w:color w:val="000000"/>
              </w:rPr>
              <w:t>Transient NE Recovery (TNR)</w:t>
            </w:r>
          </w:p>
        </w:tc>
        <w:tc>
          <w:tcPr>
            <w:tcW w:w="2430" w:type="dxa"/>
          </w:tcPr>
          <w:p w14:paraId="55640694" w14:textId="77777777" w:rsidR="008B72E7" w:rsidRDefault="008B72E7">
            <w:pPr>
              <w:rPr>
                <w:rFonts w:ascii="Arial" w:hAnsi="Arial"/>
                <w:snapToGrid w:val="0"/>
                <w:color w:val="000000"/>
              </w:rPr>
            </w:pPr>
            <w:r>
              <w:rPr>
                <w:rFonts w:ascii="Arial" w:hAnsi="Arial"/>
                <w:snapToGrid w:val="0"/>
                <w:color w:val="000000"/>
              </w:rPr>
              <w:t>An NE shall (3.2.2.4.12) directly enter TNR microcode after a voted reset or an NE watchdog timer reset.</w:t>
            </w:r>
          </w:p>
        </w:tc>
        <w:tc>
          <w:tcPr>
            <w:tcW w:w="2430" w:type="dxa"/>
          </w:tcPr>
          <w:p w14:paraId="795D3E98" w14:textId="77777777" w:rsidR="008B72E7" w:rsidRDefault="008B72E7">
            <w:pPr>
              <w:rPr>
                <w:rFonts w:ascii="Arial" w:hAnsi="Arial"/>
                <w:snapToGrid w:val="0"/>
                <w:color w:val="000000"/>
              </w:rPr>
            </w:pPr>
            <w:r>
              <w:rPr>
                <w:rFonts w:ascii="Arial" w:hAnsi="Arial"/>
                <w:snapToGrid w:val="0"/>
                <w:color w:val="000000"/>
              </w:rPr>
              <w:t>hw</w:t>
            </w:r>
          </w:p>
        </w:tc>
      </w:tr>
      <w:tr w:rsidR="008B72E7" w14:paraId="50BC46EB" w14:textId="77777777">
        <w:tblPrEx>
          <w:tblCellMar>
            <w:top w:w="0" w:type="dxa"/>
            <w:bottom w:w="0" w:type="dxa"/>
          </w:tblCellMar>
        </w:tblPrEx>
        <w:tc>
          <w:tcPr>
            <w:tcW w:w="2430" w:type="dxa"/>
          </w:tcPr>
          <w:p w14:paraId="273DB574" w14:textId="77777777" w:rsidR="008B72E7" w:rsidRDefault="008B72E7">
            <w:pPr>
              <w:rPr>
                <w:rFonts w:ascii="Arial" w:hAnsi="Arial"/>
                <w:snapToGrid w:val="0"/>
                <w:color w:val="000000"/>
              </w:rPr>
            </w:pPr>
            <w:r>
              <w:rPr>
                <w:rFonts w:ascii="Arial" w:hAnsi="Arial"/>
                <w:snapToGrid w:val="0"/>
                <w:color w:val="000000"/>
              </w:rPr>
              <w:t>3.2.2.4</w:t>
            </w:r>
          </w:p>
        </w:tc>
        <w:tc>
          <w:tcPr>
            <w:tcW w:w="2520" w:type="dxa"/>
          </w:tcPr>
          <w:p w14:paraId="0566F7F7" w14:textId="77777777" w:rsidR="008B72E7" w:rsidRDefault="008B72E7">
            <w:pPr>
              <w:rPr>
                <w:rFonts w:ascii="Arial" w:hAnsi="Arial"/>
                <w:snapToGrid w:val="0"/>
                <w:color w:val="000000"/>
              </w:rPr>
            </w:pPr>
            <w:r>
              <w:rPr>
                <w:rFonts w:ascii="Arial" w:hAnsi="Arial"/>
                <w:snapToGrid w:val="0"/>
                <w:color w:val="000000"/>
              </w:rPr>
              <w:t>Transient NE Recovery (TNR)</w:t>
            </w:r>
          </w:p>
        </w:tc>
        <w:tc>
          <w:tcPr>
            <w:tcW w:w="2430" w:type="dxa"/>
          </w:tcPr>
          <w:p w14:paraId="5A436385" w14:textId="77777777" w:rsidR="008B72E7" w:rsidRDefault="008B72E7">
            <w:pPr>
              <w:rPr>
                <w:rFonts w:ascii="Arial" w:hAnsi="Arial"/>
                <w:snapToGrid w:val="0"/>
                <w:color w:val="000000"/>
              </w:rPr>
            </w:pPr>
            <w:r>
              <w:rPr>
                <w:rFonts w:ascii="Arial" w:hAnsi="Arial"/>
                <w:snapToGrid w:val="0"/>
                <w:color w:val="000000"/>
              </w:rPr>
              <w:t>It shall (3.2.2.4.2) stay in TNR mode indefinitely until a successful TNR exchange is observed.</w:t>
            </w:r>
          </w:p>
        </w:tc>
        <w:tc>
          <w:tcPr>
            <w:tcW w:w="2430" w:type="dxa"/>
          </w:tcPr>
          <w:p w14:paraId="664DC646" w14:textId="77777777" w:rsidR="008B72E7" w:rsidRDefault="008B72E7">
            <w:pPr>
              <w:rPr>
                <w:rFonts w:ascii="Arial" w:hAnsi="Arial"/>
                <w:snapToGrid w:val="0"/>
                <w:color w:val="000000"/>
              </w:rPr>
            </w:pPr>
            <w:r>
              <w:rPr>
                <w:rFonts w:ascii="Arial" w:hAnsi="Arial"/>
                <w:snapToGrid w:val="0"/>
                <w:color w:val="000000"/>
              </w:rPr>
              <w:t>hw</w:t>
            </w:r>
          </w:p>
        </w:tc>
      </w:tr>
      <w:tr w:rsidR="008B72E7" w14:paraId="313681D4" w14:textId="77777777">
        <w:tblPrEx>
          <w:tblCellMar>
            <w:top w:w="0" w:type="dxa"/>
            <w:bottom w:w="0" w:type="dxa"/>
          </w:tblCellMar>
        </w:tblPrEx>
        <w:tc>
          <w:tcPr>
            <w:tcW w:w="2430" w:type="dxa"/>
          </w:tcPr>
          <w:p w14:paraId="61F976E4" w14:textId="77777777" w:rsidR="008B72E7" w:rsidRDefault="008B72E7">
            <w:pPr>
              <w:rPr>
                <w:rFonts w:ascii="Arial" w:hAnsi="Arial"/>
                <w:snapToGrid w:val="0"/>
                <w:color w:val="000000"/>
              </w:rPr>
            </w:pPr>
            <w:r>
              <w:rPr>
                <w:rFonts w:ascii="Arial" w:hAnsi="Arial"/>
                <w:snapToGrid w:val="0"/>
                <w:color w:val="000000"/>
              </w:rPr>
              <w:t>3.2.2.4</w:t>
            </w:r>
          </w:p>
        </w:tc>
        <w:tc>
          <w:tcPr>
            <w:tcW w:w="2520" w:type="dxa"/>
          </w:tcPr>
          <w:p w14:paraId="3A52FAA5" w14:textId="77777777" w:rsidR="008B72E7" w:rsidRDefault="008B72E7">
            <w:pPr>
              <w:rPr>
                <w:rFonts w:ascii="Arial" w:hAnsi="Arial"/>
                <w:snapToGrid w:val="0"/>
                <w:color w:val="000000"/>
              </w:rPr>
            </w:pPr>
            <w:r>
              <w:rPr>
                <w:rFonts w:ascii="Arial" w:hAnsi="Arial"/>
                <w:snapToGrid w:val="0"/>
                <w:color w:val="000000"/>
              </w:rPr>
              <w:t>Transient NE Recovery (TNR)</w:t>
            </w:r>
          </w:p>
        </w:tc>
        <w:tc>
          <w:tcPr>
            <w:tcW w:w="2430" w:type="dxa"/>
          </w:tcPr>
          <w:p w14:paraId="1C666269" w14:textId="77777777" w:rsidR="008B72E7" w:rsidRDefault="008B72E7">
            <w:pPr>
              <w:rPr>
                <w:rFonts w:ascii="Arial" w:hAnsi="Arial"/>
                <w:snapToGrid w:val="0"/>
                <w:color w:val="000000"/>
              </w:rPr>
            </w:pPr>
            <w:r>
              <w:rPr>
                <w:rFonts w:ascii="Arial" w:hAnsi="Arial"/>
                <w:snapToGrid w:val="0"/>
                <w:color w:val="000000"/>
              </w:rPr>
              <w:t>The operational NEs shall (3.2.2.4.3) enter a "working group" TNR routine when the FCPs request to send a TNR packet.</w:t>
            </w:r>
          </w:p>
        </w:tc>
        <w:tc>
          <w:tcPr>
            <w:tcW w:w="2430" w:type="dxa"/>
          </w:tcPr>
          <w:p w14:paraId="1EDA2126" w14:textId="77777777" w:rsidR="008B72E7" w:rsidRDefault="008B72E7">
            <w:pPr>
              <w:rPr>
                <w:rFonts w:ascii="Arial" w:hAnsi="Arial"/>
                <w:snapToGrid w:val="0"/>
                <w:color w:val="000000"/>
              </w:rPr>
            </w:pPr>
            <w:r>
              <w:rPr>
                <w:rFonts w:ascii="Arial" w:hAnsi="Arial"/>
                <w:snapToGrid w:val="0"/>
                <w:color w:val="000000"/>
              </w:rPr>
              <w:t>hw</w:t>
            </w:r>
          </w:p>
        </w:tc>
      </w:tr>
      <w:tr w:rsidR="008B72E7" w14:paraId="01FDD947" w14:textId="77777777">
        <w:tblPrEx>
          <w:tblCellMar>
            <w:top w:w="0" w:type="dxa"/>
            <w:bottom w:w="0" w:type="dxa"/>
          </w:tblCellMar>
        </w:tblPrEx>
        <w:tc>
          <w:tcPr>
            <w:tcW w:w="2430" w:type="dxa"/>
          </w:tcPr>
          <w:p w14:paraId="131F5F63" w14:textId="77777777" w:rsidR="008B72E7" w:rsidRDefault="008B72E7">
            <w:pPr>
              <w:rPr>
                <w:rFonts w:ascii="Arial" w:hAnsi="Arial"/>
                <w:snapToGrid w:val="0"/>
                <w:color w:val="000000"/>
              </w:rPr>
            </w:pPr>
            <w:r>
              <w:rPr>
                <w:rFonts w:ascii="Arial" w:hAnsi="Arial"/>
                <w:snapToGrid w:val="0"/>
                <w:color w:val="000000"/>
              </w:rPr>
              <w:t>3.2.2.4</w:t>
            </w:r>
          </w:p>
        </w:tc>
        <w:tc>
          <w:tcPr>
            <w:tcW w:w="2520" w:type="dxa"/>
          </w:tcPr>
          <w:p w14:paraId="359B0360" w14:textId="77777777" w:rsidR="008B72E7" w:rsidRDefault="008B72E7">
            <w:pPr>
              <w:rPr>
                <w:rFonts w:ascii="Arial" w:hAnsi="Arial"/>
                <w:snapToGrid w:val="0"/>
                <w:color w:val="000000"/>
              </w:rPr>
            </w:pPr>
            <w:r>
              <w:rPr>
                <w:rFonts w:ascii="Arial" w:hAnsi="Arial"/>
                <w:snapToGrid w:val="0"/>
                <w:color w:val="000000"/>
              </w:rPr>
              <w:t>Transient NE Recovery (TNR)</w:t>
            </w:r>
          </w:p>
        </w:tc>
        <w:tc>
          <w:tcPr>
            <w:tcW w:w="2430" w:type="dxa"/>
          </w:tcPr>
          <w:p w14:paraId="16DD4C60" w14:textId="77777777" w:rsidR="008B72E7" w:rsidRDefault="008B72E7">
            <w:pPr>
              <w:rPr>
                <w:rFonts w:ascii="Arial" w:hAnsi="Arial"/>
                <w:snapToGrid w:val="0"/>
                <w:color w:val="000000"/>
              </w:rPr>
            </w:pPr>
            <w:r>
              <w:rPr>
                <w:rFonts w:ascii="Arial" w:hAnsi="Arial"/>
                <w:snapToGrid w:val="0"/>
                <w:color w:val="000000"/>
              </w:rPr>
              <w:t>If no new NE is observed, the functioning NEs shall (3.2.2.4.6) return to the operational mode within 500 microseconds.</w:t>
            </w:r>
          </w:p>
        </w:tc>
        <w:tc>
          <w:tcPr>
            <w:tcW w:w="2430" w:type="dxa"/>
          </w:tcPr>
          <w:p w14:paraId="42C7B1D4" w14:textId="77777777" w:rsidR="008B72E7" w:rsidRDefault="008B72E7">
            <w:pPr>
              <w:rPr>
                <w:rFonts w:ascii="Arial" w:hAnsi="Arial"/>
                <w:snapToGrid w:val="0"/>
                <w:color w:val="000000"/>
              </w:rPr>
            </w:pPr>
            <w:r>
              <w:rPr>
                <w:rFonts w:ascii="Arial" w:hAnsi="Arial"/>
                <w:snapToGrid w:val="0"/>
                <w:color w:val="000000"/>
              </w:rPr>
              <w:t>hw</w:t>
            </w:r>
          </w:p>
        </w:tc>
      </w:tr>
      <w:tr w:rsidR="008B72E7" w14:paraId="2CF95DCB" w14:textId="77777777">
        <w:tblPrEx>
          <w:tblCellMar>
            <w:top w:w="0" w:type="dxa"/>
            <w:bottom w:w="0" w:type="dxa"/>
          </w:tblCellMar>
        </w:tblPrEx>
        <w:tc>
          <w:tcPr>
            <w:tcW w:w="2430" w:type="dxa"/>
          </w:tcPr>
          <w:p w14:paraId="0285224F" w14:textId="77777777" w:rsidR="008B72E7" w:rsidRDefault="008B72E7">
            <w:pPr>
              <w:rPr>
                <w:rFonts w:ascii="Arial" w:hAnsi="Arial"/>
                <w:snapToGrid w:val="0"/>
                <w:color w:val="000000"/>
              </w:rPr>
            </w:pPr>
            <w:r>
              <w:rPr>
                <w:rFonts w:ascii="Arial" w:hAnsi="Arial"/>
                <w:snapToGrid w:val="0"/>
                <w:color w:val="000000"/>
              </w:rPr>
              <w:t>3.2.2.4</w:t>
            </w:r>
          </w:p>
        </w:tc>
        <w:tc>
          <w:tcPr>
            <w:tcW w:w="2520" w:type="dxa"/>
          </w:tcPr>
          <w:p w14:paraId="4881D5F1" w14:textId="77777777" w:rsidR="008B72E7" w:rsidRDefault="008B72E7">
            <w:pPr>
              <w:rPr>
                <w:rFonts w:ascii="Arial" w:hAnsi="Arial"/>
                <w:snapToGrid w:val="0"/>
                <w:color w:val="000000"/>
              </w:rPr>
            </w:pPr>
            <w:r>
              <w:rPr>
                <w:rFonts w:ascii="Arial" w:hAnsi="Arial"/>
                <w:snapToGrid w:val="0"/>
                <w:color w:val="000000"/>
              </w:rPr>
              <w:t>Transient NE Recovery (TNR)</w:t>
            </w:r>
          </w:p>
        </w:tc>
        <w:tc>
          <w:tcPr>
            <w:tcW w:w="2430" w:type="dxa"/>
          </w:tcPr>
          <w:p w14:paraId="37F95397" w14:textId="77777777" w:rsidR="008B72E7" w:rsidRDefault="008B72E7">
            <w:pPr>
              <w:rPr>
                <w:rFonts w:ascii="Arial" w:hAnsi="Arial"/>
                <w:snapToGrid w:val="0"/>
                <w:color w:val="000000"/>
              </w:rPr>
            </w:pPr>
            <w:r>
              <w:rPr>
                <w:rFonts w:ascii="Arial" w:hAnsi="Arial"/>
                <w:snapToGrid w:val="0"/>
                <w:color w:val="000000"/>
              </w:rPr>
              <w:t>If there is a new NE, the state of the reintegrated NE shall (3.2.2.4.13) be made congruent with the state of the operational NEs as follows.</w:t>
            </w:r>
          </w:p>
        </w:tc>
        <w:tc>
          <w:tcPr>
            <w:tcW w:w="2430" w:type="dxa"/>
          </w:tcPr>
          <w:p w14:paraId="7308A045" w14:textId="77777777" w:rsidR="008B72E7" w:rsidRDefault="008B72E7">
            <w:pPr>
              <w:rPr>
                <w:rFonts w:ascii="Arial" w:hAnsi="Arial"/>
                <w:snapToGrid w:val="0"/>
                <w:color w:val="000000"/>
              </w:rPr>
            </w:pPr>
            <w:r>
              <w:rPr>
                <w:rFonts w:ascii="Arial" w:hAnsi="Arial"/>
                <w:snapToGrid w:val="0"/>
                <w:color w:val="000000"/>
              </w:rPr>
              <w:t>hw</w:t>
            </w:r>
          </w:p>
        </w:tc>
      </w:tr>
      <w:tr w:rsidR="008B72E7" w14:paraId="289C0710" w14:textId="77777777">
        <w:tblPrEx>
          <w:tblCellMar>
            <w:top w:w="0" w:type="dxa"/>
            <w:bottom w:w="0" w:type="dxa"/>
          </w:tblCellMar>
        </w:tblPrEx>
        <w:tc>
          <w:tcPr>
            <w:tcW w:w="2430" w:type="dxa"/>
          </w:tcPr>
          <w:p w14:paraId="75900FC8" w14:textId="77777777" w:rsidR="008B72E7" w:rsidRDefault="008B72E7">
            <w:pPr>
              <w:rPr>
                <w:rFonts w:ascii="Arial" w:hAnsi="Arial"/>
                <w:snapToGrid w:val="0"/>
                <w:color w:val="000000"/>
              </w:rPr>
            </w:pPr>
            <w:r>
              <w:rPr>
                <w:rFonts w:ascii="Arial" w:hAnsi="Arial"/>
                <w:snapToGrid w:val="0"/>
                <w:color w:val="000000"/>
              </w:rPr>
              <w:t>3.2.2.4</w:t>
            </w:r>
          </w:p>
        </w:tc>
        <w:tc>
          <w:tcPr>
            <w:tcW w:w="2520" w:type="dxa"/>
          </w:tcPr>
          <w:p w14:paraId="32BA6019" w14:textId="77777777" w:rsidR="008B72E7" w:rsidRDefault="008B72E7">
            <w:pPr>
              <w:rPr>
                <w:rFonts w:ascii="Arial" w:hAnsi="Arial"/>
                <w:snapToGrid w:val="0"/>
                <w:color w:val="000000"/>
              </w:rPr>
            </w:pPr>
            <w:r>
              <w:rPr>
                <w:rFonts w:ascii="Arial" w:hAnsi="Arial"/>
                <w:snapToGrid w:val="0"/>
                <w:color w:val="000000"/>
              </w:rPr>
              <w:t>Transient NE Recovery (TNR)</w:t>
            </w:r>
          </w:p>
        </w:tc>
        <w:tc>
          <w:tcPr>
            <w:tcW w:w="2430" w:type="dxa"/>
          </w:tcPr>
          <w:p w14:paraId="33055CE6" w14:textId="77777777" w:rsidR="008B72E7" w:rsidRDefault="008B72E7">
            <w:pPr>
              <w:rPr>
                <w:rFonts w:ascii="Arial" w:hAnsi="Arial"/>
                <w:snapToGrid w:val="0"/>
                <w:color w:val="000000"/>
              </w:rPr>
            </w:pPr>
            <w:r>
              <w:rPr>
                <w:rFonts w:ascii="Arial" w:hAnsi="Arial"/>
                <w:snapToGrid w:val="0"/>
                <w:color w:val="000000"/>
              </w:rPr>
              <w:t xml:space="preserve">The Configuration Table shall (3.2.2.4.7) be exchanged and voted into the newly </w:t>
            </w:r>
            <w:r>
              <w:rPr>
                <w:rFonts w:ascii="Arial" w:hAnsi="Arial"/>
                <w:snapToGrid w:val="0"/>
                <w:color w:val="000000"/>
              </w:rPr>
              <w:lastRenderedPageBreak/>
              <w:t>recovered NE.</w:t>
            </w:r>
          </w:p>
        </w:tc>
        <w:tc>
          <w:tcPr>
            <w:tcW w:w="2430" w:type="dxa"/>
          </w:tcPr>
          <w:p w14:paraId="6FC9B7C6" w14:textId="77777777" w:rsidR="008B72E7" w:rsidRDefault="008B72E7">
            <w:pPr>
              <w:rPr>
                <w:rFonts w:ascii="Arial" w:hAnsi="Arial"/>
                <w:snapToGrid w:val="0"/>
                <w:color w:val="000000"/>
              </w:rPr>
            </w:pPr>
            <w:r>
              <w:rPr>
                <w:rFonts w:ascii="Arial" w:hAnsi="Arial"/>
                <w:snapToGrid w:val="0"/>
                <w:color w:val="000000"/>
              </w:rPr>
              <w:lastRenderedPageBreak/>
              <w:t>hw</w:t>
            </w:r>
          </w:p>
        </w:tc>
      </w:tr>
      <w:tr w:rsidR="008B72E7" w14:paraId="597102C3" w14:textId="77777777">
        <w:tblPrEx>
          <w:tblCellMar>
            <w:top w:w="0" w:type="dxa"/>
            <w:bottom w:w="0" w:type="dxa"/>
          </w:tblCellMar>
        </w:tblPrEx>
        <w:tc>
          <w:tcPr>
            <w:tcW w:w="2430" w:type="dxa"/>
          </w:tcPr>
          <w:p w14:paraId="04C7CC74" w14:textId="77777777" w:rsidR="008B72E7" w:rsidRDefault="008B72E7">
            <w:pPr>
              <w:rPr>
                <w:rFonts w:ascii="Arial" w:hAnsi="Arial"/>
                <w:snapToGrid w:val="0"/>
                <w:color w:val="000000"/>
              </w:rPr>
            </w:pPr>
            <w:r>
              <w:rPr>
                <w:rFonts w:ascii="Arial" w:hAnsi="Arial"/>
                <w:snapToGrid w:val="0"/>
                <w:color w:val="000000"/>
              </w:rPr>
              <w:t>3.2.2.4</w:t>
            </w:r>
          </w:p>
        </w:tc>
        <w:tc>
          <w:tcPr>
            <w:tcW w:w="2520" w:type="dxa"/>
          </w:tcPr>
          <w:p w14:paraId="7FFB373B" w14:textId="77777777" w:rsidR="008B72E7" w:rsidRDefault="008B72E7">
            <w:pPr>
              <w:rPr>
                <w:rFonts w:ascii="Arial" w:hAnsi="Arial"/>
                <w:snapToGrid w:val="0"/>
                <w:color w:val="000000"/>
              </w:rPr>
            </w:pPr>
            <w:r>
              <w:rPr>
                <w:rFonts w:ascii="Arial" w:hAnsi="Arial"/>
                <w:snapToGrid w:val="0"/>
                <w:color w:val="000000"/>
              </w:rPr>
              <w:t>Transient NE Recovery (TNR)</w:t>
            </w:r>
          </w:p>
        </w:tc>
        <w:tc>
          <w:tcPr>
            <w:tcW w:w="2430" w:type="dxa"/>
          </w:tcPr>
          <w:p w14:paraId="6382E25E" w14:textId="77777777" w:rsidR="008B72E7" w:rsidRDefault="008B72E7">
            <w:pPr>
              <w:rPr>
                <w:rFonts w:ascii="Arial" w:hAnsi="Arial"/>
                <w:snapToGrid w:val="0"/>
                <w:color w:val="000000"/>
              </w:rPr>
            </w:pPr>
            <w:r>
              <w:rPr>
                <w:rFonts w:ascii="Arial" w:hAnsi="Arial"/>
                <w:snapToGrid w:val="0"/>
                <w:color w:val="000000"/>
              </w:rPr>
              <w:t>Time-outs in the scoreboard shall (3.2.2.4.8) be aligned by resetting all time-outs.</w:t>
            </w:r>
          </w:p>
        </w:tc>
        <w:tc>
          <w:tcPr>
            <w:tcW w:w="2430" w:type="dxa"/>
          </w:tcPr>
          <w:p w14:paraId="2F332DCE" w14:textId="77777777" w:rsidR="008B72E7" w:rsidRDefault="008B72E7">
            <w:pPr>
              <w:rPr>
                <w:rFonts w:ascii="Arial" w:hAnsi="Arial"/>
                <w:snapToGrid w:val="0"/>
                <w:color w:val="000000"/>
              </w:rPr>
            </w:pPr>
            <w:r>
              <w:rPr>
                <w:rFonts w:ascii="Arial" w:hAnsi="Arial"/>
                <w:snapToGrid w:val="0"/>
                <w:color w:val="000000"/>
              </w:rPr>
              <w:t>hw</w:t>
            </w:r>
          </w:p>
        </w:tc>
      </w:tr>
      <w:tr w:rsidR="008B72E7" w14:paraId="5D1C5BC8" w14:textId="77777777">
        <w:tblPrEx>
          <w:tblCellMar>
            <w:top w:w="0" w:type="dxa"/>
            <w:bottom w:w="0" w:type="dxa"/>
          </w:tblCellMar>
        </w:tblPrEx>
        <w:tc>
          <w:tcPr>
            <w:tcW w:w="2430" w:type="dxa"/>
          </w:tcPr>
          <w:p w14:paraId="5F83E541" w14:textId="77777777" w:rsidR="008B72E7" w:rsidRDefault="008B72E7">
            <w:pPr>
              <w:rPr>
                <w:rFonts w:ascii="Arial" w:hAnsi="Arial"/>
                <w:snapToGrid w:val="0"/>
                <w:color w:val="000000"/>
              </w:rPr>
            </w:pPr>
            <w:r>
              <w:rPr>
                <w:rFonts w:ascii="Arial" w:hAnsi="Arial"/>
                <w:snapToGrid w:val="0"/>
                <w:color w:val="000000"/>
              </w:rPr>
              <w:t>3.2.2.4</w:t>
            </w:r>
          </w:p>
        </w:tc>
        <w:tc>
          <w:tcPr>
            <w:tcW w:w="2520" w:type="dxa"/>
          </w:tcPr>
          <w:p w14:paraId="61FED676" w14:textId="77777777" w:rsidR="008B72E7" w:rsidRDefault="008B72E7">
            <w:pPr>
              <w:rPr>
                <w:rFonts w:ascii="Arial" w:hAnsi="Arial"/>
                <w:snapToGrid w:val="0"/>
                <w:color w:val="000000"/>
              </w:rPr>
            </w:pPr>
            <w:r>
              <w:rPr>
                <w:rFonts w:ascii="Arial" w:hAnsi="Arial"/>
                <w:snapToGrid w:val="0"/>
                <w:color w:val="000000"/>
              </w:rPr>
              <w:t>Transient NE Recovery (TNR)</w:t>
            </w:r>
          </w:p>
        </w:tc>
        <w:tc>
          <w:tcPr>
            <w:tcW w:w="2430" w:type="dxa"/>
          </w:tcPr>
          <w:p w14:paraId="087663A2" w14:textId="77777777" w:rsidR="008B72E7" w:rsidRDefault="008B72E7">
            <w:pPr>
              <w:rPr>
                <w:rFonts w:ascii="Arial" w:hAnsi="Arial"/>
                <w:snapToGrid w:val="0"/>
                <w:color w:val="000000"/>
              </w:rPr>
            </w:pPr>
            <w:r>
              <w:rPr>
                <w:rFonts w:ascii="Arial" w:hAnsi="Arial"/>
                <w:snapToGrid w:val="0"/>
                <w:color w:val="000000"/>
              </w:rPr>
              <w:t>The global synchronous timer shall (3.2.2.4.9) be realigned by exchanging and voting the timer value.  The timer value will stop incrementing until the realignment of the timer is complete.</w:t>
            </w:r>
          </w:p>
        </w:tc>
        <w:tc>
          <w:tcPr>
            <w:tcW w:w="2430" w:type="dxa"/>
          </w:tcPr>
          <w:p w14:paraId="40D8ED82" w14:textId="77777777" w:rsidR="008B72E7" w:rsidRDefault="008B72E7">
            <w:pPr>
              <w:rPr>
                <w:rFonts w:ascii="Arial" w:hAnsi="Arial"/>
                <w:snapToGrid w:val="0"/>
                <w:color w:val="000000"/>
              </w:rPr>
            </w:pPr>
            <w:r>
              <w:rPr>
                <w:rFonts w:ascii="Arial" w:hAnsi="Arial"/>
                <w:snapToGrid w:val="0"/>
                <w:color w:val="000000"/>
              </w:rPr>
              <w:t>hw</w:t>
            </w:r>
          </w:p>
        </w:tc>
      </w:tr>
      <w:tr w:rsidR="008B72E7" w14:paraId="10989193" w14:textId="77777777">
        <w:tblPrEx>
          <w:tblCellMar>
            <w:top w:w="0" w:type="dxa"/>
            <w:bottom w:w="0" w:type="dxa"/>
          </w:tblCellMar>
        </w:tblPrEx>
        <w:tc>
          <w:tcPr>
            <w:tcW w:w="2430" w:type="dxa"/>
          </w:tcPr>
          <w:p w14:paraId="23F9F368" w14:textId="77777777" w:rsidR="008B72E7" w:rsidRDefault="008B72E7">
            <w:pPr>
              <w:rPr>
                <w:rFonts w:ascii="Arial" w:hAnsi="Arial"/>
                <w:snapToGrid w:val="0"/>
                <w:color w:val="000000"/>
              </w:rPr>
            </w:pPr>
            <w:r>
              <w:rPr>
                <w:rFonts w:ascii="Arial" w:hAnsi="Arial"/>
                <w:snapToGrid w:val="0"/>
                <w:color w:val="000000"/>
              </w:rPr>
              <w:t>3.2.2.4</w:t>
            </w:r>
          </w:p>
        </w:tc>
        <w:tc>
          <w:tcPr>
            <w:tcW w:w="2520" w:type="dxa"/>
          </w:tcPr>
          <w:p w14:paraId="46FB97E6" w14:textId="77777777" w:rsidR="008B72E7" w:rsidRDefault="008B72E7">
            <w:pPr>
              <w:rPr>
                <w:rFonts w:ascii="Arial" w:hAnsi="Arial"/>
                <w:snapToGrid w:val="0"/>
                <w:color w:val="000000"/>
              </w:rPr>
            </w:pPr>
            <w:r>
              <w:rPr>
                <w:rFonts w:ascii="Arial" w:hAnsi="Arial"/>
                <w:snapToGrid w:val="0"/>
                <w:color w:val="000000"/>
              </w:rPr>
              <w:t>Transient NE Recovery (TNR)</w:t>
            </w:r>
          </w:p>
        </w:tc>
        <w:tc>
          <w:tcPr>
            <w:tcW w:w="2430" w:type="dxa"/>
          </w:tcPr>
          <w:p w14:paraId="3CFF3875" w14:textId="77777777" w:rsidR="008B72E7" w:rsidRDefault="008B72E7">
            <w:pPr>
              <w:rPr>
                <w:rFonts w:ascii="Arial" w:hAnsi="Arial"/>
                <w:snapToGrid w:val="0"/>
                <w:color w:val="000000"/>
              </w:rPr>
            </w:pPr>
            <w:r>
              <w:rPr>
                <w:rFonts w:ascii="Arial" w:hAnsi="Arial"/>
                <w:snapToGrid w:val="0"/>
                <w:color w:val="000000"/>
              </w:rPr>
              <w:t>Provided the failed NE is in a recoverable state, recovery of a failed NE shall (3.2.2.4.11) take no longer than 500 microseconds.  This recovery requirement includes the time from which the FTSS software initiates the recovery to the time the recovery is complete.</w:t>
            </w:r>
          </w:p>
        </w:tc>
        <w:tc>
          <w:tcPr>
            <w:tcW w:w="2430" w:type="dxa"/>
          </w:tcPr>
          <w:p w14:paraId="2625BB8B" w14:textId="77777777" w:rsidR="008B72E7" w:rsidRDefault="008B72E7">
            <w:pPr>
              <w:rPr>
                <w:rFonts w:ascii="Arial" w:hAnsi="Arial"/>
                <w:snapToGrid w:val="0"/>
                <w:color w:val="000000"/>
              </w:rPr>
            </w:pPr>
            <w:r>
              <w:rPr>
                <w:rFonts w:ascii="Arial" w:hAnsi="Arial"/>
                <w:snapToGrid w:val="0"/>
                <w:color w:val="000000"/>
              </w:rPr>
              <w:t>hw</w:t>
            </w:r>
          </w:p>
        </w:tc>
      </w:tr>
      <w:tr w:rsidR="008B72E7" w14:paraId="2DF09D2F" w14:textId="77777777">
        <w:tblPrEx>
          <w:tblCellMar>
            <w:top w:w="0" w:type="dxa"/>
            <w:bottom w:w="0" w:type="dxa"/>
          </w:tblCellMar>
        </w:tblPrEx>
        <w:tc>
          <w:tcPr>
            <w:tcW w:w="2430" w:type="dxa"/>
          </w:tcPr>
          <w:p w14:paraId="48157238" w14:textId="77777777" w:rsidR="008B72E7" w:rsidRDefault="008B72E7">
            <w:pPr>
              <w:rPr>
                <w:rFonts w:ascii="Arial" w:hAnsi="Arial"/>
                <w:snapToGrid w:val="0"/>
                <w:color w:val="000000"/>
              </w:rPr>
            </w:pPr>
            <w:r>
              <w:rPr>
                <w:rFonts w:ascii="Arial" w:hAnsi="Arial"/>
                <w:snapToGrid w:val="0"/>
                <w:color w:val="000000"/>
              </w:rPr>
              <w:t>3.2.2.5</w:t>
            </w:r>
          </w:p>
        </w:tc>
        <w:tc>
          <w:tcPr>
            <w:tcW w:w="2520" w:type="dxa"/>
          </w:tcPr>
          <w:p w14:paraId="79CBA28F" w14:textId="77777777" w:rsidR="008B72E7" w:rsidRDefault="008B72E7">
            <w:pPr>
              <w:rPr>
                <w:rFonts w:ascii="Arial" w:hAnsi="Arial"/>
                <w:snapToGrid w:val="0"/>
                <w:color w:val="000000"/>
              </w:rPr>
            </w:pPr>
            <w:r>
              <w:rPr>
                <w:rFonts w:ascii="Arial" w:hAnsi="Arial"/>
                <w:snapToGrid w:val="0"/>
                <w:color w:val="000000"/>
              </w:rPr>
              <w:t>Voted Resets</w:t>
            </w:r>
          </w:p>
        </w:tc>
        <w:tc>
          <w:tcPr>
            <w:tcW w:w="2430" w:type="dxa"/>
          </w:tcPr>
          <w:p w14:paraId="14284E73" w14:textId="77777777" w:rsidR="008B72E7" w:rsidRDefault="008B72E7">
            <w:pPr>
              <w:rPr>
                <w:rFonts w:ascii="Arial" w:hAnsi="Arial"/>
                <w:snapToGrid w:val="0"/>
                <w:color w:val="000000"/>
              </w:rPr>
            </w:pPr>
            <w:r>
              <w:rPr>
                <w:rFonts w:ascii="Arial" w:hAnsi="Arial"/>
                <w:snapToGrid w:val="0"/>
                <w:color w:val="000000"/>
              </w:rPr>
              <w:t>There shall (3.2.2.5.1) be built-in support on the NE for voted resets, including a special packet type for executing the primitive.</w:t>
            </w:r>
          </w:p>
        </w:tc>
        <w:tc>
          <w:tcPr>
            <w:tcW w:w="2430" w:type="dxa"/>
          </w:tcPr>
          <w:p w14:paraId="6956470D" w14:textId="77777777" w:rsidR="008B72E7" w:rsidRDefault="008B72E7">
            <w:pPr>
              <w:rPr>
                <w:rFonts w:ascii="Arial" w:hAnsi="Arial"/>
                <w:snapToGrid w:val="0"/>
                <w:color w:val="000000"/>
              </w:rPr>
            </w:pPr>
            <w:r>
              <w:rPr>
                <w:rFonts w:ascii="Arial" w:hAnsi="Arial"/>
                <w:snapToGrid w:val="0"/>
                <w:color w:val="000000"/>
              </w:rPr>
              <w:t>hw</w:t>
            </w:r>
          </w:p>
        </w:tc>
      </w:tr>
      <w:tr w:rsidR="008B72E7" w14:paraId="61AE1798" w14:textId="77777777">
        <w:tblPrEx>
          <w:tblCellMar>
            <w:top w:w="0" w:type="dxa"/>
            <w:bottom w:w="0" w:type="dxa"/>
          </w:tblCellMar>
        </w:tblPrEx>
        <w:tc>
          <w:tcPr>
            <w:tcW w:w="2430" w:type="dxa"/>
          </w:tcPr>
          <w:p w14:paraId="02CAD74A" w14:textId="77777777" w:rsidR="008B72E7" w:rsidRDefault="008B72E7">
            <w:pPr>
              <w:rPr>
                <w:rFonts w:ascii="Arial" w:hAnsi="Arial"/>
                <w:snapToGrid w:val="0"/>
                <w:color w:val="000000"/>
              </w:rPr>
            </w:pPr>
            <w:r>
              <w:rPr>
                <w:rFonts w:ascii="Arial" w:hAnsi="Arial"/>
                <w:snapToGrid w:val="0"/>
                <w:color w:val="000000"/>
              </w:rPr>
              <w:t>3.2.2.5</w:t>
            </w:r>
          </w:p>
        </w:tc>
        <w:tc>
          <w:tcPr>
            <w:tcW w:w="2520" w:type="dxa"/>
          </w:tcPr>
          <w:p w14:paraId="3AB1E2BD" w14:textId="77777777" w:rsidR="008B72E7" w:rsidRDefault="008B72E7">
            <w:pPr>
              <w:rPr>
                <w:rFonts w:ascii="Arial" w:hAnsi="Arial"/>
                <w:snapToGrid w:val="0"/>
                <w:color w:val="000000"/>
              </w:rPr>
            </w:pPr>
            <w:r>
              <w:rPr>
                <w:rFonts w:ascii="Arial" w:hAnsi="Arial"/>
                <w:snapToGrid w:val="0"/>
                <w:color w:val="000000"/>
              </w:rPr>
              <w:t>Voted Resets</w:t>
            </w:r>
          </w:p>
        </w:tc>
        <w:tc>
          <w:tcPr>
            <w:tcW w:w="2430" w:type="dxa"/>
          </w:tcPr>
          <w:p w14:paraId="5554309F" w14:textId="77777777" w:rsidR="008B72E7" w:rsidRDefault="008B72E7">
            <w:pPr>
              <w:rPr>
                <w:rFonts w:ascii="Arial" w:hAnsi="Arial"/>
                <w:snapToGrid w:val="0"/>
                <w:color w:val="000000"/>
              </w:rPr>
            </w:pPr>
            <w:r>
              <w:rPr>
                <w:rFonts w:ascii="Arial" w:hAnsi="Arial"/>
                <w:snapToGrid w:val="0"/>
                <w:color w:val="000000"/>
              </w:rPr>
              <w:t>The NE shall (3.2.2.5.3) provide the capability to perform a voted VME bus reset.</w:t>
            </w:r>
          </w:p>
        </w:tc>
        <w:tc>
          <w:tcPr>
            <w:tcW w:w="2430" w:type="dxa"/>
          </w:tcPr>
          <w:p w14:paraId="19DA2AF1" w14:textId="77777777" w:rsidR="008B72E7" w:rsidRDefault="008B72E7">
            <w:pPr>
              <w:rPr>
                <w:rFonts w:ascii="Arial" w:hAnsi="Arial"/>
                <w:snapToGrid w:val="0"/>
                <w:color w:val="000000"/>
              </w:rPr>
            </w:pPr>
            <w:r>
              <w:rPr>
                <w:rFonts w:ascii="Arial" w:hAnsi="Arial"/>
                <w:snapToGrid w:val="0"/>
                <w:color w:val="000000"/>
              </w:rPr>
              <w:t>hw</w:t>
            </w:r>
          </w:p>
        </w:tc>
      </w:tr>
      <w:tr w:rsidR="008B72E7" w14:paraId="179CA7C8" w14:textId="77777777">
        <w:tblPrEx>
          <w:tblCellMar>
            <w:top w:w="0" w:type="dxa"/>
            <w:bottom w:w="0" w:type="dxa"/>
          </w:tblCellMar>
        </w:tblPrEx>
        <w:tc>
          <w:tcPr>
            <w:tcW w:w="2430" w:type="dxa"/>
          </w:tcPr>
          <w:p w14:paraId="6ECC1D53" w14:textId="77777777" w:rsidR="008B72E7" w:rsidRDefault="008B72E7">
            <w:pPr>
              <w:rPr>
                <w:rFonts w:ascii="Arial" w:hAnsi="Arial"/>
                <w:snapToGrid w:val="0"/>
                <w:color w:val="000000"/>
              </w:rPr>
            </w:pPr>
            <w:r>
              <w:rPr>
                <w:rFonts w:ascii="Arial" w:hAnsi="Arial"/>
                <w:snapToGrid w:val="0"/>
                <w:color w:val="000000"/>
              </w:rPr>
              <w:t>3.2.2.6</w:t>
            </w:r>
          </w:p>
        </w:tc>
        <w:tc>
          <w:tcPr>
            <w:tcW w:w="2520" w:type="dxa"/>
          </w:tcPr>
          <w:p w14:paraId="278DE3B4" w14:textId="77777777" w:rsidR="008B72E7" w:rsidRDefault="008B72E7">
            <w:pPr>
              <w:rPr>
                <w:rFonts w:ascii="Arial" w:hAnsi="Arial"/>
                <w:snapToGrid w:val="0"/>
                <w:color w:val="000000"/>
              </w:rPr>
            </w:pPr>
            <w:r>
              <w:rPr>
                <w:rFonts w:ascii="Arial" w:hAnsi="Arial"/>
                <w:snapToGrid w:val="0"/>
                <w:color w:val="000000"/>
              </w:rPr>
              <w:t>Error Syndrome Reports</w:t>
            </w:r>
          </w:p>
        </w:tc>
        <w:tc>
          <w:tcPr>
            <w:tcW w:w="2430" w:type="dxa"/>
          </w:tcPr>
          <w:p w14:paraId="09652F1C" w14:textId="77777777" w:rsidR="008B72E7" w:rsidRDefault="008B72E7">
            <w:pPr>
              <w:rPr>
                <w:rFonts w:ascii="Arial" w:hAnsi="Arial"/>
                <w:snapToGrid w:val="0"/>
                <w:color w:val="000000"/>
              </w:rPr>
            </w:pPr>
            <w:r>
              <w:rPr>
                <w:rFonts w:ascii="Arial" w:hAnsi="Arial"/>
                <w:snapToGrid w:val="0"/>
                <w:color w:val="000000"/>
              </w:rPr>
              <w:t>The NE shall (3.2.2.6.1) place error syndromes in the input information block whenever a packet is successfully delivered to the FCP.</w:t>
            </w:r>
          </w:p>
        </w:tc>
        <w:tc>
          <w:tcPr>
            <w:tcW w:w="2430" w:type="dxa"/>
          </w:tcPr>
          <w:p w14:paraId="09CCF9ED" w14:textId="77777777" w:rsidR="008B72E7" w:rsidRDefault="008B72E7">
            <w:pPr>
              <w:rPr>
                <w:rFonts w:ascii="Arial" w:hAnsi="Arial"/>
                <w:snapToGrid w:val="0"/>
                <w:color w:val="000000"/>
              </w:rPr>
            </w:pPr>
            <w:r>
              <w:rPr>
                <w:rFonts w:ascii="Arial" w:hAnsi="Arial"/>
                <w:snapToGrid w:val="0"/>
                <w:color w:val="000000"/>
              </w:rPr>
              <w:t>hw</w:t>
            </w:r>
          </w:p>
        </w:tc>
      </w:tr>
      <w:tr w:rsidR="008B72E7" w14:paraId="3BC35CFA" w14:textId="77777777">
        <w:tblPrEx>
          <w:tblCellMar>
            <w:top w:w="0" w:type="dxa"/>
            <w:bottom w:w="0" w:type="dxa"/>
          </w:tblCellMar>
        </w:tblPrEx>
        <w:tc>
          <w:tcPr>
            <w:tcW w:w="2430" w:type="dxa"/>
          </w:tcPr>
          <w:p w14:paraId="6FDD5D59" w14:textId="77777777" w:rsidR="008B72E7" w:rsidRDefault="008B72E7">
            <w:pPr>
              <w:rPr>
                <w:rFonts w:ascii="Arial" w:hAnsi="Arial"/>
                <w:snapToGrid w:val="0"/>
                <w:color w:val="000000"/>
              </w:rPr>
            </w:pPr>
            <w:r>
              <w:rPr>
                <w:rFonts w:ascii="Arial" w:hAnsi="Arial"/>
                <w:snapToGrid w:val="0"/>
                <w:color w:val="000000"/>
              </w:rPr>
              <w:lastRenderedPageBreak/>
              <w:t>3.2.2.6</w:t>
            </w:r>
          </w:p>
        </w:tc>
        <w:tc>
          <w:tcPr>
            <w:tcW w:w="2520" w:type="dxa"/>
          </w:tcPr>
          <w:p w14:paraId="1A531A4B" w14:textId="77777777" w:rsidR="008B72E7" w:rsidRDefault="008B72E7">
            <w:pPr>
              <w:rPr>
                <w:rFonts w:ascii="Arial" w:hAnsi="Arial"/>
                <w:snapToGrid w:val="0"/>
                <w:color w:val="000000"/>
              </w:rPr>
            </w:pPr>
            <w:r>
              <w:rPr>
                <w:rFonts w:ascii="Arial" w:hAnsi="Arial"/>
                <w:snapToGrid w:val="0"/>
                <w:color w:val="000000"/>
              </w:rPr>
              <w:t>Error Syndrome Reports</w:t>
            </w:r>
          </w:p>
        </w:tc>
        <w:tc>
          <w:tcPr>
            <w:tcW w:w="2430" w:type="dxa"/>
          </w:tcPr>
          <w:p w14:paraId="01246593" w14:textId="77777777" w:rsidR="008B72E7" w:rsidRDefault="008B72E7">
            <w:pPr>
              <w:rPr>
                <w:rFonts w:ascii="Arial" w:hAnsi="Arial"/>
                <w:snapToGrid w:val="0"/>
                <w:color w:val="000000"/>
              </w:rPr>
            </w:pPr>
            <w:r>
              <w:rPr>
                <w:rFonts w:ascii="Arial" w:hAnsi="Arial"/>
                <w:snapToGrid w:val="0"/>
                <w:color w:val="000000"/>
              </w:rPr>
              <w:t>The NE syndromes shall (3.2.2.6.2) be located in the second longword of the input information block buffer cell.</w:t>
            </w:r>
          </w:p>
        </w:tc>
        <w:tc>
          <w:tcPr>
            <w:tcW w:w="2430" w:type="dxa"/>
          </w:tcPr>
          <w:p w14:paraId="6C595FF6" w14:textId="77777777" w:rsidR="008B72E7" w:rsidRDefault="008B72E7">
            <w:pPr>
              <w:rPr>
                <w:rFonts w:ascii="Arial" w:hAnsi="Arial"/>
                <w:snapToGrid w:val="0"/>
                <w:color w:val="000000"/>
              </w:rPr>
            </w:pPr>
            <w:r>
              <w:rPr>
                <w:rFonts w:ascii="Arial" w:hAnsi="Arial"/>
                <w:snapToGrid w:val="0"/>
                <w:color w:val="000000"/>
              </w:rPr>
              <w:t>hw</w:t>
            </w:r>
          </w:p>
        </w:tc>
      </w:tr>
      <w:tr w:rsidR="008B72E7" w14:paraId="4457C01E" w14:textId="77777777">
        <w:tblPrEx>
          <w:tblCellMar>
            <w:top w:w="0" w:type="dxa"/>
            <w:bottom w:w="0" w:type="dxa"/>
          </w:tblCellMar>
        </w:tblPrEx>
        <w:tc>
          <w:tcPr>
            <w:tcW w:w="2430" w:type="dxa"/>
          </w:tcPr>
          <w:p w14:paraId="50D2A462" w14:textId="77777777" w:rsidR="008B72E7" w:rsidRDefault="008B72E7">
            <w:pPr>
              <w:rPr>
                <w:rFonts w:ascii="Arial" w:hAnsi="Arial"/>
                <w:snapToGrid w:val="0"/>
                <w:color w:val="000000"/>
              </w:rPr>
            </w:pPr>
            <w:r>
              <w:rPr>
                <w:rFonts w:ascii="Arial" w:hAnsi="Arial"/>
                <w:snapToGrid w:val="0"/>
                <w:color w:val="000000"/>
              </w:rPr>
              <w:t>3.2.2.6</w:t>
            </w:r>
          </w:p>
        </w:tc>
        <w:tc>
          <w:tcPr>
            <w:tcW w:w="2520" w:type="dxa"/>
          </w:tcPr>
          <w:p w14:paraId="3BF91AF8" w14:textId="77777777" w:rsidR="008B72E7" w:rsidRDefault="008B72E7">
            <w:pPr>
              <w:rPr>
                <w:rFonts w:ascii="Arial" w:hAnsi="Arial"/>
                <w:snapToGrid w:val="0"/>
                <w:color w:val="000000"/>
              </w:rPr>
            </w:pPr>
            <w:r>
              <w:rPr>
                <w:rFonts w:ascii="Arial" w:hAnsi="Arial"/>
                <w:snapToGrid w:val="0"/>
                <w:color w:val="000000"/>
              </w:rPr>
              <w:t>Error Syndrome Reports</w:t>
            </w:r>
          </w:p>
        </w:tc>
        <w:tc>
          <w:tcPr>
            <w:tcW w:w="2430" w:type="dxa"/>
          </w:tcPr>
          <w:p w14:paraId="5E8C6DFD" w14:textId="77777777" w:rsidR="008B72E7" w:rsidRDefault="008B72E7">
            <w:pPr>
              <w:rPr>
                <w:rFonts w:ascii="Arial" w:hAnsi="Arial"/>
                <w:snapToGrid w:val="0"/>
                <w:color w:val="000000"/>
              </w:rPr>
            </w:pPr>
            <w:r>
              <w:rPr>
                <w:rFonts w:ascii="Arial" w:hAnsi="Arial"/>
                <w:snapToGrid w:val="0"/>
                <w:color w:val="000000"/>
              </w:rPr>
              <w:t>The NE syndromes shall (3.2.2.6.3) include indications of vote errors, fault-tolerant clock synchronization errors, and fiber-optic link errors, as detailed below.</w:t>
            </w:r>
          </w:p>
        </w:tc>
        <w:tc>
          <w:tcPr>
            <w:tcW w:w="2430" w:type="dxa"/>
          </w:tcPr>
          <w:p w14:paraId="4C647134" w14:textId="77777777" w:rsidR="008B72E7" w:rsidRDefault="008B72E7">
            <w:pPr>
              <w:rPr>
                <w:rFonts w:ascii="Arial" w:hAnsi="Arial"/>
                <w:snapToGrid w:val="0"/>
                <w:color w:val="000000"/>
              </w:rPr>
            </w:pPr>
            <w:r>
              <w:rPr>
                <w:rFonts w:ascii="Arial" w:hAnsi="Arial"/>
                <w:snapToGrid w:val="0"/>
                <w:color w:val="000000"/>
              </w:rPr>
              <w:t>hw</w:t>
            </w:r>
          </w:p>
        </w:tc>
      </w:tr>
      <w:tr w:rsidR="008B72E7" w14:paraId="0C236B0E" w14:textId="77777777">
        <w:tblPrEx>
          <w:tblCellMar>
            <w:top w:w="0" w:type="dxa"/>
            <w:bottom w:w="0" w:type="dxa"/>
          </w:tblCellMar>
        </w:tblPrEx>
        <w:tc>
          <w:tcPr>
            <w:tcW w:w="2430" w:type="dxa"/>
          </w:tcPr>
          <w:p w14:paraId="75720BC6" w14:textId="77777777" w:rsidR="008B72E7" w:rsidRDefault="008B72E7">
            <w:pPr>
              <w:rPr>
                <w:rFonts w:ascii="Arial" w:hAnsi="Arial"/>
                <w:snapToGrid w:val="0"/>
                <w:color w:val="000000"/>
              </w:rPr>
            </w:pPr>
            <w:r>
              <w:rPr>
                <w:rFonts w:ascii="Arial" w:hAnsi="Arial"/>
                <w:snapToGrid w:val="0"/>
                <w:color w:val="000000"/>
              </w:rPr>
              <w:t>3.2.2.6</w:t>
            </w:r>
          </w:p>
        </w:tc>
        <w:tc>
          <w:tcPr>
            <w:tcW w:w="2520" w:type="dxa"/>
          </w:tcPr>
          <w:p w14:paraId="333A92B5" w14:textId="77777777" w:rsidR="008B72E7" w:rsidRDefault="008B72E7">
            <w:pPr>
              <w:rPr>
                <w:rFonts w:ascii="Arial" w:hAnsi="Arial"/>
                <w:snapToGrid w:val="0"/>
                <w:color w:val="000000"/>
              </w:rPr>
            </w:pPr>
            <w:r>
              <w:rPr>
                <w:rFonts w:ascii="Arial" w:hAnsi="Arial"/>
                <w:snapToGrid w:val="0"/>
                <w:color w:val="000000"/>
              </w:rPr>
              <w:t>Error Syndrome Reports</w:t>
            </w:r>
          </w:p>
        </w:tc>
        <w:tc>
          <w:tcPr>
            <w:tcW w:w="2430" w:type="dxa"/>
          </w:tcPr>
          <w:p w14:paraId="691AF342" w14:textId="77777777" w:rsidR="008B72E7" w:rsidRDefault="008B72E7">
            <w:pPr>
              <w:rPr>
                <w:rFonts w:ascii="Arial" w:hAnsi="Arial"/>
                <w:snapToGrid w:val="0"/>
                <w:color w:val="000000"/>
              </w:rPr>
            </w:pPr>
            <w:r>
              <w:rPr>
                <w:rFonts w:ascii="Arial" w:hAnsi="Arial"/>
                <w:snapToGrid w:val="0"/>
                <w:color w:val="000000"/>
              </w:rPr>
              <w:t>Each syndrome shall (3.2.2.6.4) represent an occurrence of the indicated error at some time between delivery of the previous packet and delivery of the current packet.</w:t>
            </w:r>
          </w:p>
        </w:tc>
        <w:tc>
          <w:tcPr>
            <w:tcW w:w="2430" w:type="dxa"/>
          </w:tcPr>
          <w:p w14:paraId="49F30C15" w14:textId="77777777" w:rsidR="008B72E7" w:rsidRDefault="008B72E7">
            <w:pPr>
              <w:rPr>
                <w:rFonts w:ascii="Arial" w:hAnsi="Arial"/>
                <w:snapToGrid w:val="0"/>
                <w:color w:val="000000"/>
              </w:rPr>
            </w:pPr>
            <w:r>
              <w:rPr>
                <w:rFonts w:ascii="Arial" w:hAnsi="Arial"/>
                <w:snapToGrid w:val="0"/>
                <w:color w:val="000000"/>
              </w:rPr>
              <w:t>hw</w:t>
            </w:r>
          </w:p>
        </w:tc>
      </w:tr>
      <w:tr w:rsidR="008B72E7" w14:paraId="07EA1FA4" w14:textId="77777777">
        <w:tblPrEx>
          <w:tblCellMar>
            <w:top w:w="0" w:type="dxa"/>
            <w:bottom w:w="0" w:type="dxa"/>
          </w:tblCellMar>
        </w:tblPrEx>
        <w:tc>
          <w:tcPr>
            <w:tcW w:w="2430" w:type="dxa"/>
          </w:tcPr>
          <w:p w14:paraId="45CEC15E" w14:textId="77777777" w:rsidR="008B72E7" w:rsidRDefault="008B72E7">
            <w:pPr>
              <w:rPr>
                <w:rFonts w:ascii="Arial" w:hAnsi="Arial"/>
                <w:snapToGrid w:val="0"/>
                <w:color w:val="000000"/>
              </w:rPr>
            </w:pPr>
            <w:r>
              <w:rPr>
                <w:rFonts w:ascii="Arial" w:hAnsi="Arial"/>
                <w:snapToGrid w:val="0"/>
                <w:color w:val="000000"/>
              </w:rPr>
              <w:t>3.2.2.6</w:t>
            </w:r>
          </w:p>
        </w:tc>
        <w:tc>
          <w:tcPr>
            <w:tcW w:w="2520" w:type="dxa"/>
          </w:tcPr>
          <w:p w14:paraId="27DCFF5A" w14:textId="77777777" w:rsidR="008B72E7" w:rsidRDefault="008B72E7">
            <w:pPr>
              <w:rPr>
                <w:rFonts w:ascii="Arial" w:hAnsi="Arial"/>
                <w:snapToGrid w:val="0"/>
                <w:color w:val="000000"/>
              </w:rPr>
            </w:pPr>
            <w:r>
              <w:rPr>
                <w:rFonts w:ascii="Arial" w:hAnsi="Arial"/>
                <w:snapToGrid w:val="0"/>
                <w:color w:val="000000"/>
              </w:rPr>
              <w:t>Error Syndrome Reports</w:t>
            </w:r>
          </w:p>
        </w:tc>
        <w:tc>
          <w:tcPr>
            <w:tcW w:w="2430" w:type="dxa"/>
          </w:tcPr>
          <w:p w14:paraId="643CEF1E" w14:textId="77777777" w:rsidR="008B72E7" w:rsidRDefault="008B72E7">
            <w:pPr>
              <w:rPr>
                <w:rFonts w:ascii="Arial" w:hAnsi="Arial"/>
                <w:snapToGrid w:val="0"/>
                <w:color w:val="000000"/>
              </w:rPr>
            </w:pPr>
            <w:r>
              <w:rPr>
                <w:rFonts w:ascii="Arial" w:hAnsi="Arial"/>
                <w:snapToGrid w:val="0"/>
                <w:color w:val="000000"/>
              </w:rPr>
              <w:t>The scoreboard syndromes shall (3.2.2.6.5) be located in the third longword of the input information block buffer cell.</w:t>
            </w:r>
          </w:p>
        </w:tc>
        <w:tc>
          <w:tcPr>
            <w:tcW w:w="2430" w:type="dxa"/>
          </w:tcPr>
          <w:p w14:paraId="10AE406C" w14:textId="77777777" w:rsidR="008B72E7" w:rsidRDefault="008B72E7">
            <w:pPr>
              <w:rPr>
                <w:rFonts w:ascii="Arial" w:hAnsi="Arial"/>
                <w:snapToGrid w:val="0"/>
                <w:color w:val="000000"/>
              </w:rPr>
            </w:pPr>
            <w:r>
              <w:rPr>
                <w:rFonts w:ascii="Arial" w:hAnsi="Arial"/>
                <w:snapToGrid w:val="0"/>
                <w:color w:val="000000"/>
              </w:rPr>
              <w:t>hw</w:t>
            </w:r>
          </w:p>
        </w:tc>
      </w:tr>
      <w:tr w:rsidR="008B72E7" w14:paraId="57EF0855" w14:textId="77777777">
        <w:tblPrEx>
          <w:tblCellMar>
            <w:top w:w="0" w:type="dxa"/>
            <w:bottom w:w="0" w:type="dxa"/>
          </w:tblCellMar>
        </w:tblPrEx>
        <w:tc>
          <w:tcPr>
            <w:tcW w:w="2430" w:type="dxa"/>
          </w:tcPr>
          <w:p w14:paraId="3BCC9718" w14:textId="77777777" w:rsidR="008B72E7" w:rsidRDefault="008B72E7">
            <w:pPr>
              <w:rPr>
                <w:rFonts w:ascii="Arial" w:hAnsi="Arial"/>
                <w:snapToGrid w:val="0"/>
                <w:color w:val="000000"/>
              </w:rPr>
            </w:pPr>
            <w:r>
              <w:rPr>
                <w:rFonts w:ascii="Arial" w:hAnsi="Arial"/>
                <w:snapToGrid w:val="0"/>
                <w:color w:val="000000"/>
              </w:rPr>
              <w:t>3.2.2.6</w:t>
            </w:r>
          </w:p>
        </w:tc>
        <w:tc>
          <w:tcPr>
            <w:tcW w:w="2520" w:type="dxa"/>
          </w:tcPr>
          <w:p w14:paraId="32CD3642" w14:textId="77777777" w:rsidR="008B72E7" w:rsidRDefault="008B72E7">
            <w:pPr>
              <w:rPr>
                <w:rFonts w:ascii="Arial" w:hAnsi="Arial"/>
                <w:snapToGrid w:val="0"/>
                <w:color w:val="000000"/>
              </w:rPr>
            </w:pPr>
            <w:r>
              <w:rPr>
                <w:rFonts w:ascii="Arial" w:hAnsi="Arial"/>
                <w:snapToGrid w:val="0"/>
                <w:color w:val="000000"/>
              </w:rPr>
              <w:t>Error Syndrome Reports</w:t>
            </w:r>
          </w:p>
        </w:tc>
        <w:tc>
          <w:tcPr>
            <w:tcW w:w="2430" w:type="dxa"/>
          </w:tcPr>
          <w:p w14:paraId="05A740D8" w14:textId="77777777" w:rsidR="008B72E7" w:rsidRDefault="008B72E7">
            <w:pPr>
              <w:rPr>
                <w:rFonts w:ascii="Arial" w:hAnsi="Arial"/>
                <w:snapToGrid w:val="0"/>
                <w:color w:val="000000"/>
              </w:rPr>
            </w:pPr>
            <w:r>
              <w:rPr>
                <w:rFonts w:ascii="Arial" w:hAnsi="Arial"/>
                <w:snapToGrid w:val="0"/>
                <w:color w:val="000000"/>
              </w:rPr>
              <w:t>They shall (3.2.2.6.6) include indications of scoreboard vote errors, Output Buffer Not Empty (OBNE) time-outs, and Input Buffer Not Full (IBNF) time-outs, as follows.</w:t>
            </w:r>
          </w:p>
        </w:tc>
        <w:tc>
          <w:tcPr>
            <w:tcW w:w="2430" w:type="dxa"/>
          </w:tcPr>
          <w:p w14:paraId="7C6F6127" w14:textId="77777777" w:rsidR="008B72E7" w:rsidRDefault="008B72E7">
            <w:pPr>
              <w:rPr>
                <w:rFonts w:ascii="Arial" w:hAnsi="Arial"/>
                <w:snapToGrid w:val="0"/>
                <w:color w:val="000000"/>
              </w:rPr>
            </w:pPr>
            <w:r>
              <w:rPr>
                <w:rFonts w:ascii="Arial" w:hAnsi="Arial"/>
                <w:snapToGrid w:val="0"/>
                <w:color w:val="000000"/>
              </w:rPr>
              <w:t>hw</w:t>
            </w:r>
          </w:p>
        </w:tc>
      </w:tr>
      <w:tr w:rsidR="008B72E7" w14:paraId="5015DF9A" w14:textId="77777777">
        <w:tblPrEx>
          <w:tblCellMar>
            <w:top w:w="0" w:type="dxa"/>
            <w:bottom w:w="0" w:type="dxa"/>
          </w:tblCellMar>
        </w:tblPrEx>
        <w:tc>
          <w:tcPr>
            <w:tcW w:w="2430" w:type="dxa"/>
          </w:tcPr>
          <w:p w14:paraId="081F85C4" w14:textId="77777777" w:rsidR="008B72E7" w:rsidRDefault="008B72E7">
            <w:pPr>
              <w:rPr>
                <w:rFonts w:ascii="Arial" w:hAnsi="Arial"/>
                <w:snapToGrid w:val="0"/>
                <w:color w:val="000000"/>
              </w:rPr>
            </w:pPr>
            <w:r>
              <w:rPr>
                <w:rFonts w:ascii="Arial" w:hAnsi="Arial"/>
                <w:snapToGrid w:val="0"/>
                <w:color w:val="000000"/>
              </w:rPr>
              <w:t>3.2.2.6</w:t>
            </w:r>
          </w:p>
        </w:tc>
        <w:tc>
          <w:tcPr>
            <w:tcW w:w="2520" w:type="dxa"/>
          </w:tcPr>
          <w:p w14:paraId="3C5B5E5C" w14:textId="77777777" w:rsidR="008B72E7" w:rsidRDefault="008B72E7">
            <w:pPr>
              <w:rPr>
                <w:rFonts w:ascii="Arial" w:hAnsi="Arial"/>
                <w:snapToGrid w:val="0"/>
                <w:color w:val="000000"/>
              </w:rPr>
            </w:pPr>
            <w:r>
              <w:rPr>
                <w:rFonts w:ascii="Arial" w:hAnsi="Arial"/>
                <w:snapToGrid w:val="0"/>
                <w:color w:val="000000"/>
              </w:rPr>
              <w:t>Error Syndrome Reports</w:t>
            </w:r>
          </w:p>
        </w:tc>
        <w:tc>
          <w:tcPr>
            <w:tcW w:w="2430" w:type="dxa"/>
          </w:tcPr>
          <w:p w14:paraId="183FC511" w14:textId="77777777" w:rsidR="008B72E7" w:rsidRDefault="008B72E7">
            <w:pPr>
              <w:rPr>
                <w:rFonts w:ascii="Arial" w:hAnsi="Arial"/>
                <w:snapToGrid w:val="0"/>
                <w:color w:val="000000"/>
              </w:rPr>
            </w:pPr>
            <w:r>
              <w:rPr>
                <w:rFonts w:ascii="Arial" w:hAnsi="Arial"/>
                <w:snapToGrid w:val="0"/>
                <w:color w:val="000000"/>
              </w:rPr>
              <w:t>When a majority, but not a unanimity, of FCP members are observed with packets in their output buffers, a time-out shall (3.2.2.6.7) be initiated.</w:t>
            </w:r>
          </w:p>
        </w:tc>
        <w:tc>
          <w:tcPr>
            <w:tcW w:w="2430" w:type="dxa"/>
          </w:tcPr>
          <w:p w14:paraId="6177E841" w14:textId="77777777" w:rsidR="008B72E7" w:rsidRDefault="008B72E7">
            <w:pPr>
              <w:rPr>
                <w:rFonts w:ascii="Arial" w:hAnsi="Arial"/>
                <w:snapToGrid w:val="0"/>
                <w:color w:val="000000"/>
              </w:rPr>
            </w:pPr>
            <w:r>
              <w:rPr>
                <w:rFonts w:ascii="Arial" w:hAnsi="Arial"/>
                <w:snapToGrid w:val="0"/>
                <w:color w:val="000000"/>
              </w:rPr>
              <w:t>hw</w:t>
            </w:r>
          </w:p>
        </w:tc>
      </w:tr>
      <w:tr w:rsidR="008B72E7" w14:paraId="659FF319" w14:textId="77777777">
        <w:tblPrEx>
          <w:tblCellMar>
            <w:top w:w="0" w:type="dxa"/>
            <w:bottom w:w="0" w:type="dxa"/>
          </w:tblCellMar>
        </w:tblPrEx>
        <w:tc>
          <w:tcPr>
            <w:tcW w:w="2430" w:type="dxa"/>
          </w:tcPr>
          <w:p w14:paraId="722FF68D" w14:textId="77777777" w:rsidR="008B72E7" w:rsidRDefault="008B72E7">
            <w:pPr>
              <w:rPr>
                <w:rFonts w:ascii="Arial" w:hAnsi="Arial"/>
                <w:snapToGrid w:val="0"/>
                <w:color w:val="000000"/>
              </w:rPr>
            </w:pPr>
            <w:r>
              <w:rPr>
                <w:rFonts w:ascii="Arial" w:hAnsi="Arial"/>
                <w:snapToGrid w:val="0"/>
                <w:color w:val="000000"/>
              </w:rPr>
              <w:t>3.2.2.6</w:t>
            </w:r>
          </w:p>
        </w:tc>
        <w:tc>
          <w:tcPr>
            <w:tcW w:w="2520" w:type="dxa"/>
          </w:tcPr>
          <w:p w14:paraId="351276BC" w14:textId="77777777" w:rsidR="008B72E7" w:rsidRDefault="008B72E7">
            <w:pPr>
              <w:rPr>
                <w:rFonts w:ascii="Arial" w:hAnsi="Arial"/>
                <w:snapToGrid w:val="0"/>
                <w:color w:val="000000"/>
              </w:rPr>
            </w:pPr>
            <w:r>
              <w:rPr>
                <w:rFonts w:ascii="Arial" w:hAnsi="Arial"/>
                <w:snapToGrid w:val="0"/>
                <w:color w:val="000000"/>
              </w:rPr>
              <w:t>Error Syndrome Reports</w:t>
            </w:r>
          </w:p>
        </w:tc>
        <w:tc>
          <w:tcPr>
            <w:tcW w:w="2430" w:type="dxa"/>
          </w:tcPr>
          <w:p w14:paraId="2061D959" w14:textId="77777777" w:rsidR="008B72E7" w:rsidRDefault="008B72E7">
            <w:pPr>
              <w:rPr>
                <w:rFonts w:ascii="Arial" w:hAnsi="Arial"/>
                <w:snapToGrid w:val="0"/>
                <w:color w:val="000000"/>
              </w:rPr>
            </w:pPr>
            <w:r>
              <w:rPr>
                <w:rFonts w:ascii="Arial" w:hAnsi="Arial"/>
                <w:snapToGrid w:val="0"/>
                <w:color w:val="000000"/>
              </w:rPr>
              <w:t xml:space="preserve">If the time-out expires before the other members transmit the </w:t>
            </w:r>
            <w:r>
              <w:rPr>
                <w:rFonts w:ascii="Arial" w:hAnsi="Arial"/>
                <w:snapToGrid w:val="0"/>
                <w:color w:val="000000"/>
              </w:rPr>
              <w:lastRenderedPageBreak/>
              <w:t>packet, the remaining member shall (3.2.2.6.8) be ignored, the packet exchanged, and an OBNE time-out recorded.</w:t>
            </w:r>
          </w:p>
        </w:tc>
        <w:tc>
          <w:tcPr>
            <w:tcW w:w="2430" w:type="dxa"/>
          </w:tcPr>
          <w:p w14:paraId="64DBF702" w14:textId="77777777" w:rsidR="008B72E7" w:rsidRDefault="008B72E7">
            <w:pPr>
              <w:rPr>
                <w:rFonts w:ascii="Arial" w:hAnsi="Arial"/>
                <w:snapToGrid w:val="0"/>
                <w:color w:val="000000"/>
              </w:rPr>
            </w:pPr>
            <w:r>
              <w:rPr>
                <w:rFonts w:ascii="Arial" w:hAnsi="Arial"/>
                <w:snapToGrid w:val="0"/>
                <w:color w:val="000000"/>
              </w:rPr>
              <w:lastRenderedPageBreak/>
              <w:t>hw</w:t>
            </w:r>
          </w:p>
        </w:tc>
      </w:tr>
      <w:tr w:rsidR="008B72E7" w14:paraId="2B0D6C6D" w14:textId="77777777">
        <w:tblPrEx>
          <w:tblCellMar>
            <w:top w:w="0" w:type="dxa"/>
            <w:bottom w:w="0" w:type="dxa"/>
          </w:tblCellMar>
        </w:tblPrEx>
        <w:tc>
          <w:tcPr>
            <w:tcW w:w="2430" w:type="dxa"/>
          </w:tcPr>
          <w:p w14:paraId="443DEB16" w14:textId="77777777" w:rsidR="008B72E7" w:rsidRDefault="008B72E7">
            <w:pPr>
              <w:rPr>
                <w:rFonts w:ascii="Arial" w:hAnsi="Arial"/>
                <w:snapToGrid w:val="0"/>
                <w:color w:val="000000"/>
              </w:rPr>
            </w:pPr>
            <w:r>
              <w:rPr>
                <w:rFonts w:ascii="Arial" w:hAnsi="Arial"/>
                <w:snapToGrid w:val="0"/>
                <w:color w:val="000000"/>
              </w:rPr>
              <w:t>3.2.2.6</w:t>
            </w:r>
          </w:p>
        </w:tc>
        <w:tc>
          <w:tcPr>
            <w:tcW w:w="2520" w:type="dxa"/>
          </w:tcPr>
          <w:p w14:paraId="16707F24" w14:textId="77777777" w:rsidR="008B72E7" w:rsidRDefault="008B72E7">
            <w:pPr>
              <w:rPr>
                <w:rFonts w:ascii="Arial" w:hAnsi="Arial"/>
                <w:snapToGrid w:val="0"/>
                <w:color w:val="000000"/>
              </w:rPr>
            </w:pPr>
            <w:r>
              <w:rPr>
                <w:rFonts w:ascii="Arial" w:hAnsi="Arial"/>
                <w:snapToGrid w:val="0"/>
                <w:color w:val="000000"/>
              </w:rPr>
              <w:t>Error Syndrome Reports</w:t>
            </w:r>
          </w:p>
        </w:tc>
        <w:tc>
          <w:tcPr>
            <w:tcW w:w="2430" w:type="dxa"/>
          </w:tcPr>
          <w:p w14:paraId="74CA3AE0" w14:textId="77777777" w:rsidR="008B72E7" w:rsidRDefault="008B72E7">
            <w:pPr>
              <w:rPr>
                <w:rFonts w:ascii="Arial" w:hAnsi="Arial"/>
                <w:snapToGrid w:val="0"/>
                <w:color w:val="000000"/>
              </w:rPr>
            </w:pPr>
            <w:r>
              <w:rPr>
                <w:rFonts w:ascii="Arial" w:hAnsi="Arial"/>
                <w:snapToGrid w:val="0"/>
                <w:color w:val="000000"/>
              </w:rPr>
              <w:t>When a majority, but not a unanimity, of FCP members are observed with room in their input buffers, a time-out shall (3.2.2.6.15) be initiated.</w:t>
            </w:r>
          </w:p>
        </w:tc>
        <w:tc>
          <w:tcPr>
            <w:tcW w:w="2430" w:type="dxa"/>
          </w:tcPr>
          <w:p w14:paraId="0D41A96D" w14:textId="77777777" w:rsidR="008B72E7" w:rsidRDefault="008B72E7">
            <w:pPr>
              <w:rPr>
                <w:rFonts w:ascii="Arial" w:hAnsi="Arial"/>
                <w:snapToGrid w:val="0"/>
                <w:color w:val="000000"/>
              </w:rPr>
            </w:pPr>
            <w:r>
              <w:rPr>
                <w:rFonts w:ascii="Arial" w:hAnsi="Arial"/>
                <w:snapToGrid w:val="0"/>
                <w:color w:val="000000"/>
              </w:rPr>
              <w:t>hw</w:t>
            </w:r>
          </w:p>
        </w:tc>
      </w:tr>
      <w:tr w:rsidR="008B72E7" w14:paraId="00C110A8" w14:textId="77777777">
        <w:tblPrEx>
          <w:tblCellMar>
            <w:top w:w="0" w:type="dxa"/>
            <w:bottom w:w="0" w:type="dxa"/>
          </w:tblCellMar>
        </w:tblPrEx>
        <w:tc>
          <w:tcPr>
            <w:tcW w:w="2430" w:type="dxa"/>
          </w:tcPr>
          <w:p w14:paraId="3D05636B" w14:textId="77777777" w:rsidR="008B72E7" w:rsidRDefault="008B72E7">
            <w:pPr>
              <w:rPr>
                <w:rFonts w:ascii="Arial" w:hAnsi="Arial"/>
                <w:snapToGrid w:val="0"/>
                <w:color w:val="000000"/>
              </w:rPr>
            </w:pPr>
            <w:r>
              <w:rPr>
                <w:rFonts w:ascii="Arial" w:hAnsi="Arial"/>
                <w:snapToGrid w:val="0"/>
                <w:color w:val="000000"/>
              </w:rPr>
              <w:t>3.2.2.6</w:t>
            </w:r>
          </w:p>
        </w:tc>
        <w:tc>
          <w:tcPr>
            <w:tcW w:w="2520" w:type="dxa"/>
          </w:tcPr>
          <w:p w14:paraId="12C3E733" w14:textId="77777777" w:rsidR="008B72E7" w:rsidRDefault="008B72E7">
            <w:pPr>
              <w:rPr>
                <w:rFonts w:ascii="Arial" w:hAnsi="Arial"/>
                <w:snapToGrid w:val="0"/>
                <w:color w:val="000000"/>
              </w:rPr>
            </w:pPr>
            <w:r>
              <w:rPr>
                <w:rFonts w:ascii="Arial" w:hAnsi="Arial"/>
                <w:snapToGrid w:val="0"/>
                <w:color w:val="000000"/>
              </w:rPr>
              <w:t>Error Syndrome Reports</w:t>
            </w:r>
          </w:p>
        </w:tc>
        <w:tc>
          <w:tcPr>
            <w:tcW w:w="2430" w:type="dxa"/>
          </w:tcPr>
          <w:p w14:paraId="00895584" w14:textId="77777777" w:rsidR="008B72E7" w:rsidRDefault="008B72E7">
            <w:pPr>
              <w:rPr>
                <w:rFonts w:ascii="Arial" w:hAnsi="Arial"/>
                <w:snapToGrid w:val="0"/>
                <w:color w:val="000000"/>
              </w:rPr>
            </w:pPr>
            <w:r>
              <w:rPr>
                <w:rFonts w:ascii="Arial" w:hAnsi="Arial"/>
                <w:snapToGrid w:val="0"/>
                <w:color w:val="000000"/>
              </w:rPr>
              <w:t>If the time-out expires before the other members have room in their input buffers, any member without room in their input buffer shall (3.2.2.6.16) be ignored, the packet exchanged, and an IBNF time-out recorded.</w:t>
            </w:r>
          </w:p>
        </w:tc>
        <w:tc>
          <w:tcPr>
            <w:tcW w:w="2430" w:type="dxa"/>
          </w:tcPr>
          <w:p w14:paraId="2FA24F18" w14:textId="77777777" w:rsidR="008B72E7" w:rsidRDefault="008B72E7">
            <w:pPr>
              <w:rPr>
                <w:rFonts w:ascii="Arial" w:hAnsi="Arial"/>
                <w:snapToGrid w:val="0"/>
                <w:color w:val="000000"/>
              </w:rPr>
            </w:pPr>
            <w:r>
              <w:rPr>
                <w:rFonts w:ascii="Arial" w:hAnsi="Arial"/>
                <w:snapToGrid w:val="0"/>
                <w:color w:val="000000"/>
              </w:rPr>
              <w:t>hw</w:t>
            </w:r>
          </w:p>
        </w:tc>
      </w:tr>
      <w:tr w:rsidR="008B72E7" w14:paraId="6F2974ED" w14:textId="77777777">
        <w:tblPrEx>
          <w:tblCellMar>
            <w:top w:w="0" w:type="dxa"/>
            <w:bottom w:w="0" w:type="dxa"/>
          </w:tblCellMar>
        </w:tblPrEx>
        <w:tc>
          <w:tcPr>
            <w:tcW w:w="2430" w:type="dxa"/>
          </w:tcPr>
          <w:p w14:paraId="09A8C035" w14:textId="77777777" w:rsidR="008B72E7" w:rsidRDefault="008B72E7">
            <w:pPr>
              <w:rPr>
                <w:rFonts w:ascii="Arial" w:hAnsi="Arial"/>
                <w:snapToGrid w:val="0"/>
                <w:color w:val="000000"/>
              </w:rPr>
            </w:pPr>
            <w:r>
              <w:rPr>
                <w:rFonts w:ascii="Arial" w:hAnsi="Arial"/>
                <w:snapToGrid w:val="0"/>
                <w:color w:val="000000"/>
              </w:rPr>
              <w:t>3.2.2.7</w:t>
            </w:r>
          </w:p>
        </w:tc>
        <w:tc>
          <w:tcPr>
            <w:tcW w:w="2520" w:type="dxa"/>
          </w:tcPr>
          <w:p w14:paraId="29E271CF" w14:textId="77777777" w:rsidR="008B72E7" w:rsidRDefault="008B72E7">
            <w:pPr>
              <w:rPr>
                <w:rFonts w:ascii="Arial" w:hAnsi="Arial"/>
                <w:snapToGrid w:val="0"/>
                <w:color w:val="000000"/>
              </w:rPr>
            </w:pPr>
            <w:r>
              <w:rPr>
                <w:rFonts w:ascii="Arial" w:hAnsi="Arial"/>
                <w:snapToGrid w:val="0"/>
                <w:color w:val="000000"/>
              </w:rPr>
              <w:t>Timestamps</w:t>
            </w:r>
          </w:p>
        </w:tc>
        <w:tc>
          <w:tcPr>
            <w:tcW w:w="2430" w:type="dxa"/>
          </w:tcPr>
          <w:p w14:paraId="6F34D089" w14:textId="77777777" w:rsidR="008B72E7" w:rsidRDefault="008B72E7">
            <w:pPr>
              <w:rPr>
                <w:rFonts w:ascii="Arial" w:hAnsi="Arial"/>
                <w:snapToGrid w:val="0"/>
                <w:color w:val="000000"/>
              </w:rPr>
            </w:pPr>
            <w:r>
              <w:rPr>
                <w:rFonts w:ascii="Arial" w:hAnsi="Arial"/>
                <w:snapToGrid w:val="0"/>
                <w:color w:val="000000"/>
              </w:rPr>
              <w:t>The NE shall (3.2.2.7.1) place a timestamp in the input information block of each packet successfully delivered to an FCP or ICP.</w:t>
            </w:r>
          </w:p>
        </w:tc>
        <w:tc>
          <w:tcPr>
            <w:tcW w:w="2430" w:type="dxa"/>
          </w:tcPr>
          <w:p w14:paraId="58311CC4" w14:textId="77777777" w:rsidR="008B72E7" w:rsidRDefault="008B72E7">
            <w:pPr>
              <w:rPr>
                <w:rFonts w:ascii="Arial" w:hAnsi="Arial"/>
                <w:snapToGrid w:val="0"/>
                <w:color w:val="000000"/>
              </w:rPr>
            </w:pPr>
            <w:r>
              <w:rPr>
                <w:rFonts w:ascii="Arial" w:hAnsi="Arial"/>
                <w:snapToGrid w:val="0"/>
                <w:color w:val="000000"/>
              </w:rPr>
              <w:t>hw</w:t>
            </w:r>
          </w:p>
        </w:tc>
      </w:tr>
      <w:tr w:rsidR="008B72E7" w14:paraId="1A0BFC5B" w14:textId="77777777">
        <w:tblPrEx>
          <w:tblCellMar>
            <w:top w:w="0" w:type="dxa"/>
            <w:bottom w:w="0" w:type="dxa"/>
          </w:tblCellMar>
        </w:tblPrEx>
        <w:tc>
          <w:tcPr>
            <w:tcW w:w="2430" w:type="dxa"/>
          </w:tcPr>
          <w:p w14:paraId="24778D41" w14:textId="77777777" w:rsidR="008B72E7" w:rsidRDefault="008B72E7">
            <w:pPr>
              <w:rPr>
                <w:rFonts w:ascii="Arial" w:hAnsi="Arial"/>
                <w:snapToGrid w:val="0"/>
                <w:color w:val="000000"/>
              </w:rPr>
            </w:pPr>
            <w:r>
              <w:rPr>
                <w:rFonts w:ascii="Arial" w:hAnsi="Arial"/>
                <w:snapToGrid w:val="0"/>
                <w:color w:val="000000"/>
              </w:rPr>
              <w:t>3.2.2.7</w:t>
            </w:r>
          </w:p>
        </w:tc>
        <w:tc>
          <w:tcPr>
            <w:tcW w:w="2520" w:type="dxa"/>
          </w:tcPr>
          <w:p w14:paraId="1972B255" w14:textId="77777777" w:rsidR="008B72E7" w:rsidRDefault="008B72E7">
            <w:pPr>
              <w:rPr>
                <w:rFonts w:ascii="Arial" w:hAnsi="Arial"/>
                <w:snapToGrid w:val="0"/>
                <w:color w:val="000000"/>
              </w:rPr>
            </w:pPr>
            <w:r>
              <w:rPr>
                <w:rFonts w:ascii="Arial" w:hAnsi="Arial"/>
                <w:snapToGrid w:val="0"/>
                <w:color w:val="000000"/>
              </w:rPr>
              <w:t>Timestamps</w:t>
            </w:r>
          </w:p>
        </w:tc>
        <w:tc>
          <w:tcPr>
            <w:tcW w:w="2430" w:type="dxa"/>
          </w:tcPr>
          <w:p w14:paraId="603037CD" w14:textId="77777777" w:rsidR="008B72E7" w:rsidRDefault="008B72E7">
            <w:pPr>
              <w:rPr>
                <w:rFonts w:ascii="Arial" w:hAnsi="Arial"/>
                <w:snapToGrid w:val="0"/>
                <w:color w:val="000000"/>
              </w:rPr>
            </w:pPr>
            <w:r>
              <w:rPr>
                <w:rFonts w:ascii="Arial" w:hAnsi="Arial"/>
                <w:snapToGrid w:val="0"/>
                <w:color w:val="000000"/>
              </w:rPr>
              <w:t>The timestamps shall (3.2.2.7.2) be congruent across all members of the destination FCP.</w:t>
            </w:r>
          </w:p>
        </w:tc>
        <w:tc>
          <w:tcPr>
            <w:tcW w:w="2430" w:type="dxa"/>
          </w:tcPr>
          <w:p w14:paraId="34D993E8" w14:textId="77777777" w:rsidR="008B72E7" w:rsidRDefault="008B72E7">
            <w:pPr>
              <w:rPr>
                <w:rFonts w:ascii="Arial" w:hAnsi="Arial"/>
                <w:snapToGrid w:val="0"/>
                <w:color w:val="000000"/>
              </w:rPr>
            </w:pPr>
            <w:r>
              <w:rPr>
                <w:rFonts w:ascii="Arial" w:hAnsi="Arial"/>
                <w:snapToGrid w:val="0"/>
                <w:color w:val="000000"/>
              </w:rPr>
              <w:t>hw</w:t>
            </w:r>
          </w:p>
        </w:tc>
      </w:tr>
      <w:tr w:rsidR="008B72E7" w14:paraId="1194E2A7" w14:textId="77777777">
        <w:tblPrEx>
          <w:tblCellMar>
            <w:top w:w="0" w:type="dxa"/>
            <w:bottom w:w="0" w:type="dxa"/>
          </w:tblCellMar>
        </w:tblPrEx>
        <w:tc>
          <w:tcPr>
            <w:tcW w:w="2430" w:type="dxa"/>
          </w:tcPr>
          <w:p w14:paraId="58DCF710" w14:textId="77777777" w:rsidR="008B72E7" w:rsidRDefault="008B72E7">
            <w:pPr>
              <w:rPr>
                <w:rFonts w:ascii="Arial" w:hAnsi="Arial"/>
                <w:snapToGrid w:val="0"/>
                <w:color w:val="000000"/>
              </w:rPr>
            </w:pPr>
            <w:r>
              <w:rPr>
                <w:rFonts w:ascii="Arial" w:hAnsi="Arial"/>
                <w:snapToGrid w:val="0"/>
                <w:color w:val="000000"/>
              </w:rPr>
              <w:t>3.2.2.7</w:t>
            </w:r>
          </w:p>
        </w:tc>
        <w:tc>
          <w:tcPr>
            <w:tcW w:w="2520" w:type="dxa"/>
          </w:tcPr>
          <w:p w14:paraId="2FFF1002" w14:textId="77777777" w:rsidR="008B72E7" w:rsidRDefault="008B72E7">
            <w:pPr>
              <w:rPr>
                <w:rFonts w:ascii="Arial" w:hAnsi="Arial"/>
                <w:snapToGrid w:val="0"/>
                <w:color w:val="000000"/>
              </w:rPr>
            </w:pPr>
            <w:r>
              <w:rPr>
                <w:rFonts w:ascii="Arial" w:hAnsi="Arial"/>
                <w:snapToGrid w:val="0"/>
                <w:color w:val="000000"/>
              </w:rPr>
              <w:t>Timestamps</w:t>
            </w:r>
          </w:p>
        </w:tc>
        <w:tc>
          <w:tcPr>
            <w:tcW w:w="2430" w:type="dxa"/>
          </w:tcPr>
          <w:p w14:paraId="6715E57B" w14:textId="77777777" w:rsidR="008B72E7" w:rsidRDefault="008B72E7">
            <w:pPr>
              <w:rPr>
                <w:rFonts w:ascii="Arial" w:hAnsi="Arial"/>
                <w:snapToGrid w:val="0"/>
                <w:color w:val="000000"/>
              </w:rPr>
            </w:pPr>
            <w:r>
              <w:rPr>
                <w:rFonts w:ascii="Arial" w:hAnsi="Arial"/>
                <w:snapToGrid w:val="0"/>
                <w:color w:val="000000"/>
              </w:rPr>
              <w:t>The timestamps shall (3.2.2.7.3) also be congruent across all active processors in the case of a broadcast.</w:t>
            </w:r>
          </w:p>
        </w:tc>
        <w:tc>
          <w:tcPr>
            <w:tcW w:w="2430" w:type="dxa"/>
          </w:tcPr>
          <w:p w14:paraId="4E1187D5" w14:textId="77777777" w:rsidR="008B72E7" w:rsidRDefault="008B72E7">
            <w:pPr>
              <w:rPr>
                <w:rFonts w:ascii="Arial" w:hAnsi="Arial"/>
                <w:snapToGrid w:val="0"/>
                <w:color w:val="000000"/>
              </w:rPr>
            </w:pPr>
            <w:r>
              <w:rPr>
                <w:rFonts w:ascii="Arial" w:hAnsi="Arial"/>
                <w:snapToGrid w:val="0"/>
                <w:color w:val="000000"/>
              </w:rPr>
              <w:t>hw</w:t>
            </w:r>
          </w:p>
        </w:tc>
      </w:tr>
      <w:tr w:rsidR="008B72E7" w14:paraId="3D5E23D5" w14:textId="77777777">
        <w:tblPrEx>
          <w:tblCellMar>
            <w:top w:w="0" w:type="dxa"/>
            <w:bottom w:w="0" w:type="dxa"/>
          </w:tblCellMar>
        </w:tblPrEx>
        <w:tc>
          <w:tcPr>
            <w:tcW w:w="2430" w:type="dxa"/>
          </w:tcPr>
          <w:p w14:paraId="17C7E634" w14:textId="77777777" w:rsidR="008B72E7" w:rsidRDefault="008B72E7">
            <w:pPr>
              <w:rPr>
                <w:rFonts w:ascii="Arial" w:hAnsi="Arial"/>
                <w:snapToGrid w:val="0"/>
                <w:color w:val="000000"/>
              </w:rPr>
            </w:pPr>
            <w:r>
              <w:rPr>
                <w:rFonts w:ascii="Arial" w:hAnsi="Arial"/>
                <w:snapToGrid w:val="0"/>
                <w:color w:val="000000"/>
              </w:rPr>
              <w:t>3.2.2.7</w:t>
            </w:r>
          </w:p>
        </w:tc>
        <w:tc>
          <w:tcPr>
            <w:tcW w:w="2520" w:type="dxa"/>
          </w:tcPr>
          <w:p w14:paraId="6AD721F2" w14:textId="77777777" w:rsidR="008B72E7" w:rsidRDefault="008B72E7">
            <w:pPr>
              <w:rPr>
                <w:rFonts w:ascii="Arial" w:hAnsi="Arial"/>
                <w:snapToGrid w:val="0"/>
                <w:color w:val="000000"/>
              </w:rPr>
            </w:pPr>
            <w:r>
              <w:rPr>
                <w:rFonts w:ascii="Arial" w:hAnsi="Arial"/>
                <w:snapToGrid w:val="0"/>
                <w:color w:val="000000"/>
              </w:rPr>
              <w:t>Timestamps</w:t>
            </w:r>
          </w:p>
        </w:tc>
        <w:tc>
          <w:tcPr>
            <w:tcW w:w="2430" w:type="dxa"/>
          </w:tcPr>
          <w:p w14:paraId="5A3E1E93" w14:textId="77777777" w:rsidR="008B72E7" w:rsidRDefault="008B72E7">
            <w:pPr>
              <w:rPr>
                <w:rFonts w:ascii="Arial" w:hAnsi="Arial"/>
                <w:snapToGrid w:val="0"/>
                <w:color w:val="000000"/>
              </w:rPr>
            </w:pPr>
            <w:r>
              <w:rPr>
                <w:rFonts w:ascii="Arial" w:hAnsi="Arial"/>
                <w:snapToGrid w:val="0"/>
                <w:color w:val="000000"/>
              </w:rPr>
              <w:t>The timestamp shall (3.2.2.7.4) be a 32-bit quantity that indicates relative time within the FCC.</w:t>
            </w:r>
          </w:p>
        </w:tc>
        <w:tc>
          <w:tcPr>
            <w:tcW w:w="2430" w:type="dxa"/>
          </w:tcPr>
          <w:p w14:paraId="1C27C931" w14:textId="77777777" w:rsidR="008B72E7" w:rsidRDefault="008B72E7">
            <w:pPr>
              <w:rPr>
                <w:rFonts w:ascii="Arial" w:hAnsi="Arial"/>
                <w:snapToGrid w:val="0"/>
                <w:color w:val="000000"/>
              </w:rPr>
            </w:pPr>
            <w:r>
              <w:rPr>
                <w:rFonts w:ascii="Arial" w:hAnsi="Arial"/>
                <w:snapToGrid w:val="0"/>
                <w:color w:val="000000"/>
              </w:rPr>
              <w:t>hw</w:t>
            </w:r>
          </w:p>
        </w:tc>
      </w:tr>
      <w:tr w:rsidR="008B72E7" w14:paraId="28EC4130" w14:textId="77777777">
        <w:tblPrEx>
          <w:tblCellMar>
            <w:top w:w="0" w:type="dxa"/>
            <w:bottom w:w="0" w:type="dxa"/>
          </w:tblCellMar>
        </w:tblPrEx>
        <w:tc>
          <w:tcPr>
            <w:tcW w:w="2430" w:type="dxa"/>
          </w:tcPr>
          <w:p w14:paraId="5F9183B6" w14:textId="77777777" w:rsidR="008B72E7" w:rsidRDefault="008B72E7">
            <w:pPr>
              <w:rPr>
                <w:rFonts w:ascii="Arial" w:hAnsi="Arial"/>
                <w:snapToGrid w:val="0"/>
                <w:color w:val="000000"/>
              </w:rPr>
            </w:pPr>
            <w:r>
              <w:rPr>
                <w:rFonts w:ascii="Arial" w:hAnsi="Arial"/>
                <w:snapToGrid w:val="0"/>
                <w:color w:val="000000"/>
              </w:rPr>
              <w:lastRenderedPageBreak/>
              <w:t>3.2.2.7</w:t>
            </w:r>
          </w:p>
        </w:tc>
        <w:tc>
          <w:tcPr>
            <w:tcW w:w="2520" w:type="dxa"/>
          </w:tcPr>
          <w:p w14:paraId="6C76B515" w14:textId="77777777" w:rsidR="008B72E7" w:rsidRDefault="008B72E7">
            <w:pPr>
              <w:rPr>
                <w:rFonts w:ascii="Arial" w:hAnsi="Arial"/>
                <w:snapToGrid w:val="0"/>
                <w:color w:val="000000"/>
              </w:rPr>
            </w:pPr>
            <w:r>
              <w:rPr>
                <w:rFonts w:ascii="Arial" w:hAnsi="Arial"/>
                <w:snapToGrid w:val="0"/>
                <w:color w:val="000000"/>
              </w:rPr>
              <w:t>Timestamps</w:t>
            </w:r>
          </w:p>
        </w:tc>
        <w:tc>
          <w:tcPr>
            <w:tcW w:w="2430" w:type="dxa"/>
          </w:tcPr>
          <w:p w14:paraId="210DC9E9" w14:textId="77777777" w:rsidR="008B72E7" w:rsidRDefault="008B72E7">
            <w:pPr>
              <w:rPr>
                <w:rFonts w:ascii="Arial" w:hAnsi="Arial"/>
                <w:snapToGrid w:val="0"/>
                <w:color w:val="000000"/>
              </w:rPr>
            </w:pPr>
            <w:r>
              <w:rPr>
                <w:rFonts w:ascii="Arial" w:hAnsi="Arial"/>
                <w:snapToGrid w:val="0"/>
                <w:color w:val="000000"/>
              </w:rPr>
              <w:t>The resolution of the timestamp shall (3.2.2.7.5) be 1.28 microseconds.</w:t>
            </w:r>
          </w:p>
        </w:tc>
        <w:tc>
          <w:tcPr>
            <w:tcW w:w="2430" w:type="dxa"/>
          </w:tcPr>
          <w:p w14:paraId="2907BD0C" w14:textId="77777777" w:rsidR="008B72E7" w:rsidRDefault="008B72E7">
            <w:pPr>
              <w:rPr>
                <w:rFonts w:ascii="Arial" w:hAnsi="Arial"/>
                <w:snapToGrid w:val="0"/>
                <w:color w:val="000000"/>
              </w:rPr>
            </w:pPr>
            <w:r>
              <w:rPr>
                <w:rFonts w:ascii="Arial" w:hAnsi="Arial"/>
                <w:snapToGrid w:val="0"/>
                <w:color w:val="000000"/>
              </w:rPr>
              <w:t>hw</w:t>
            </w:r>
          </w:p>
        </w:tc>
      </w:tr>
      <w:tr w:rsidR="008B72E7" w14:paraId="2F44BB97" w14:textId="77777777">
        <w:tblPrEx>
          <w:tblCellMar>
            <w:top w:w="0" w:type="dxa"/>
            <w:bottom w:w="0" w:type="dxa"/>
          </w:tblCellMar>
        </w:tblPrEx>
        <w:tc>
          <w:tcPr>
            <w:tcW w:w="2430" w:type="dxa"/>
          </w:tcPr>
          <w:p w14:paraId="0A8DA163" w14:textId="77777777" w:rsidR="008B72E7" w:rsidRDefault="008B72E7">
            <w:pPr>
              <w:rPr>
                <w:rFonts w:ascii="Arial" w:hAnsi="Arial"/>
                <w:snapToGrid w:val="0"/>
                <w:color w:val="000000"/>
              </w:rPr>
            </w:pPr>
            <w:r>
              <w:rPr>
                <w:rFonts w:ascii="Arial" w:hAnsi="Arial"/>
                <w:snapToGrid w:val="0"/>
                <w:color w:val="000000"/>
              </w:rPr>
              <w:t>3.2.2.7</w:t>
            </w:r>
          </w:p>
        </w:tc>
        <w:tc>
          <w:tcPr>
            <w:tcW w:w="2520" w:type="dxa"/>
          </w:tcPr>
          <w:p w14:paraId="7675095C" w14:textId="77777777" w:rsidR="008B72E7" w:rsidRDefault="008B72E7">
            <w:pPr>
              <w:rPr>
                <w:rFonts w:ascii="Arial" w:hAnsi="Arial"/>
                <w:snapToGrid w:val="0"/>
                <w:color w:val="000000"/>
              </w:rPr>
            </w:pPr>
            <w:r>
              <w:rPr>
                <w:rFonts w:ascii="Arial" w:hAnsi="Arial"/>
                <w:snapToGrid w:val="0"/>
                <w:color w:val="000000"/>
              </w:rPr>
              <w:t>Timestamps</w:t>
            </w:r>
          </w:p>
        </w:tc>
        <w:tc>
          <w:tcPr>
            <w:tcW w:w="2430" w:type="dxa"/>
          </w:tcPr>
          <w:p w14:paraId="02F509AF" w14:textId="77777777" w:rsidR="008B72E7" w:rsidRDefault="008B72E7">
            <w:pPr>
              <w:rPr>
                <w:rFonts w:ascii="Arial" w:hAnsi="Arial"/>
                <w:snapToGrid w:val="0"/>
                <w:color w:val="000000"/>
              </w:rPr>
            </w:pPr>
            <w:r>
              <w:rPr>
                <w:rFonts w:ascii="Arial" w:hAnsi="Arial"/>
                <w:snapToGrid w:val="0"/>
                <w:color w:val="000000"/>
              </w:rPr>
              <w:t>When the timestamp counter reaches the maximum value (Hex FFFFFFFF or approximately 5500 seconds), it shall (3.2.2.7.6) wrap around to zero.</w:t>
            </w:r>
          </w:p>
        </w:tc>
        <w:tc>
          <w:tcPr>
            <w:tcW w:w="2430" w:type="dxa"/>
          </w:tcPr>
          <w:p w14:paraId="0D812A69" w14:textId="77777777" w:rsidR="008B72E7" w:rsidRDefault="008B72E7">
            <w:pPr>
              <w:rPr>
                <w:rFonts w:ascii="Arial" w:hAnsi="Arial"/>
                <w:snapToGrid w:val="0"/>
                <w:color w:val="000000"/>
              </w:rPr>
            </w:pPr>
            <w:r>
              <w:rPr>
                <w:rFonts w:ascii="Arial" w:hAnsi="Arial"/>
                <w:snapToGrid w:val="0"/>
                <w:color w:val="000000"/>
              </w:rPr>
              <w:t>hw</w:t>
            </w:r>
          </w:p>
        </w:tc>
      </w:tr>
      <w:tr w:rsidR="008B72E7" w14:paraId="29C09BEF" w14:textId="77777777">
        <w:tblPrEx>
          <w:tblCellMar>
            <w:top w:w="0" w:type="dxa"/>
            <w:bottom w:w="0" w:type="dxa"/>
          </w:tblCellMar>
        </w:tblPrEx>
        <w:tc>
          <w:tcPr>
            <w:tcW w:w="2430" w:type="dxa"/>
          </w:tcPr>
          <w:p w14:paraId="7ADD583C" w14:textId="77777777" w:rsidR="008B72E7" w:rsidRDefault="008B72E7">
            <w:pPr>
              <w:rPr>
                <w:rFonts w:ascii="Arial" w:hAnsi="Arial"/>
                <w:snapToGrid w:val="0"/>
                <w:color w:val="000000"/>
              </w:rPr>
            </w:pPr>
            <w:r>
              <w:rPr>
                <w:rFonts w:ascii="Arial" w:hAnsi="Arial"/>
                <w:snapToGrid w:val="0"/>
                <w:color w:val="000000"/>
              </w:rPr>
              <w:t>3.2.2.7</w:t>
            </w:r>
          </w:p>
        </w:tc>
        <w:tc>
          <w:tcPr>
            <w:tcW w:w="2520" w:type="dxa"/>
          </w:tcPr>
          <w:p w14:paraId="188EE179" w14:textId="77777777" w:rsidR="008B72E7" w:rsidRDefault="008B72E7">
            <w:pPr>
              <w:rPr>
                <w:rFonts w:ascii="Arial" w:hAnsi="Arial"/>
                <w:snapToGrid w:val="0"/>
                <w:color w:val="000000"/>
              </w:rPr>
            </w:pPr>
            <w:r>
              <w:rPr>
                <w:rFonts w:ascii="Arial" w:hAnsi="Arial"/>
                <w:snapToGrid w:val="0"/>
                <w:color w:val="000000"/>
              </w:rPr>
              <w:t>Timestamps</w:t>
            </w:r>
          </w:p>
        </w:tc>
        <w:tc>
          <w:tcPr>
            <w:tcW w:w="2430" w:type="dxa"/>
          </w:tcPr>
          <w:p w14:paraId="3C6C932F" w14:textId="77777777" w:rsidR="008B72E7" w:rsidRDefault="008B72E7">
            <w:pPr>
              <w:rPr>
                <w:rFonts w:ascii="Arial" w:hAnsi="Arial"/>
                <w:snapToGrid w:val="0"/>
                <w:color w:val="000000"/>
              </w:rPr>
            </w:pPr>
            <w:r>
              <w:rPr>
                <w:rFonts w:ascii="Arial" w:hAnsi="Arial"/>
                <w:snapToGrid w:val="0"/>
                <w:color w:val="000000"/>
              </w:rPr>
              <w:t>The timestamp counter shall (3.2.2.7.7) be initialized to zero during ISYNC.</w:t>
            </w:r>
          </w:p>
        </w:tc>
        <w:tc>
          <w:tcPr>
            <w:tcW w:w="2430" w:type="dxa"/>
          </w:tcPr>
          <w:p w14:paraId="2C573CB4" w14:textId="77777777" w:rsidR="008B72E7" w:rsidRDefault="008B72E7">
            <w:pPr>
              <w:rPr>
                <w:rFonts w:ascii="Arial" w:hAnsi="Arial"/>
                <w:snapToGrid w:val="0"/>
                <w:color w:val="000000"/>
              </w:rPr>
            </w:pPr>
            <w:r>
              <w:rPr>
                <w:rFonts w:ascii="Arial" w:hAnsi="Arial"/>
                <w:snapToGrid w:val="0"/>
                <w:color w:val="000000"/>
              </w:rPr>
              <w:t>hw</w:t>
            </w:r>
          </w:p>
        </w:tc>
      </w:tr>
      <w:tr w:rsidR="008B72E7" w14:paraId="3D2532BE" w14:textId="77777777">
        <w:tblPrEx>
          <w:tblCellMar>
            <w:top w:w="0" w:type="dxa"/>
            <w:bottom w:w="0" w:type="dxa"/>
          </w:tblCellMar>
        </w:tblPrEx>
        <w:tc>
          <w:tcPr>
            <w:tcW w:w="2430" w:type="dxa"/>
          </w:tcPr>
          <w:p w14:paraId="5D2AF1CB" w14:textId="77777777" w:rsidR="008B72E7" w:rsidRDefault="008B72E7">
            <w:pPr>
              <w:rPr>
                <w:rFonts w:ascii="Arial" w:hAnsi="Arial"/>
                <w:snapToGrid w:val="0"/>
                <w:color w:val="000000"/>
              </w:rPr>
            </w:pPr>
            <w:r>
              <w:rPr>
                <w:rFonts w:ascii="Arial" w:hAnsi="Arial"/>
                <w:snapToGrid w:val="0"/>
                <w:color w:val="000000"/>
              </w:rPr>
              <w:t>3.2.2.7</w:t>
            </w:r>
          </w:p>
        </w:tc>
        <w:tc>
          <w:tcPr>
            <w:tcW w:w="2520" w:type="dxa"/>
          </w:tcPr>
          <w:p w14:paraId="538AEE02" w14:textId="77777777" w:rsidR="008B72E7" w:rsidRDefault="008B72E7">
            <w:pPr>
              <w:rPr>
                <w:rFonts w:ascii="Arial" w:hAnsi="Arial"/>
                <w:snapToGrid w:val="0"/>
                <w:color w:val="000000"/>
              </w:rPr>
            </w:pPr>
            <w:r>
              <w:rPr>
                <w:rFonts w:ascii="Arial" w:hAnsi="Arial"/>
                <w:snapToGrid w:val="0"/>
                <w:color w:val="000000"/>
              </w:rPr>
              <w:t>Timestamps</w:t>
            </w:r>
          </w:p>
        </w:tc>
        <w:tc>
          <w:tcPr>
            <w:tcW w:w="2430" w:type="dxa"/>
          </w:tcPr>
          <w:p w14:paraId="13D9A6D5" w14:textId="77777777" w:rsidR="008B72E7" w:rsidRDefault="008B72E7">
            <w:pPr>
              <w:rPr>
                <w:rFonts w:ascii="Arial" w:hAnsi="Arial"/>
                <w:snapToGrid w:val="0"/>
                <w:color w:val="000000"/>
              </w:rPr>
            </w:pPr>
            <w:r>
              <w:rPr>
                <w:rFonts w:ascii="Arial" w:hAnsi="Arial"/>
                <w:snapToGrid w:val="0"/>
                <w:color w:val="000000"/>
              </w:rPr>
              <w:t>The counter shall (3.2.2.7.8) increase monotonically after that, except during TNR.</w:t>
            </w:r>
          </w:p>
        </w:tc>
        <w:tc>
          <w:tcPr>
            <w:tcW w:w="2430" w:type="dxa"/>
          </w:tcPr>
          <w:p w14:paraId="1FE206A2" w14:textId="77777777" w:rsidR="008B72E7" w:rsidRDefault="008B72E7">
            <w:pPr>
              <w:rPr>
                <w:rFonts w:ascii="Arial" w:hAnsi="Arial"/>
                <w:snapToGrid w:val="0"/>
                <w:color w:val="000000"/>
              </w:rPr>
            </w:pPr>
            <w:r>
              <w:rPr>
                <w:rFonts w:ascii="Arial" w:hAnsi="Arial"/>
                <w:snapToGrid w:val="0"/>
                <w:color w:val="000000"/>
              </w:rPr>
              <w:t>hw</w:t>
            </w:r>
          </w:p>
        </w:tc>
      </w:tr>
      <w:tr w:rsidR="008B72E7" w14:paraId="4EFE4EC4" w14:textId="77777777">
        <w:tblPrEx>
          <w:tblCellMar>
            <w:top w:w="0" w:type="dxa"/>
            <w:bottom w:w="0" w:type="dxa"/>
          </w:tblCellMar>
        </w:tblPrEx>
        <w:tc>
          <w:tcPr>
            <w:tcW w:w="2430" w:type="dxa"/>
          </w:tcPr>
          <w:p w14:paraId="57187E36" w14:textId="77777777" w:rsidR="008B72E7" w:rsidRDefault="008B72E7">
            <w:pPr>
              <w:rPr>
                <w:rFonts w:ascii="Arial" w:hAnsi="Arial"/>
                <w:snapToGrid w:val="0"/>
                <w:color w:val="000000"/>
              </w:rPr>
            </w:pPr>
            <w:r>
              <w:rPr>
                <w:rFonts w:ascii="Arial" w:hAnsi="Arial"/>
                <w:snapToGrid w:val="0"/>
                <w:color w:val="000000"/>
              </w:rPr>
              <w:t>3.2.2.7</w:t>
            </w:r>
          </w:p>
        </w:tc>
        <w:tc>
          <w:tcPr>
            <w:tcW w:w="2520" w:type="dxa"/>
          </w:tcPr>
          <w:p w14:paraId="61AEB9A1" w14:textId="77777777" w:rsidR="008B72E7" w:rsidRDefault="008B72E7">
            <w:pPr>
              <w:rPr>
                <w:rFonts w:ascii="Arial" w:hAnsi="Arial"/>
                <w:snapToGrid w:val="0"/>
                <w:color w:val="000000"/>
              </w:rPr>
            </w:pPr>
            <w:r>
              <w:rPr>
                <w:rFonts w:ascii="Arial" w:hAnsi="Arial"/>
                <w:snapToGrid w:val="0"/>
                <w:color w:val="000000"/>
              </w:rPr>
              <w:t>Timestamps</w:t>
            </w:r>
          </w:p>
        </w:tc>
        <w:tc>
          <w:tcPr>
            <w:tcW w:w="2430" w:type="dxa"/>
          </w:tcPr>
          <w:p w14:paraId="0714316E" w14:textId="77777777" w:rsidR="008B72E7" w:rsidRDefault="008B72E7">
            <w:pPr>
              <w:rPr>
                <w:rFonts w:ascii="Arial" w:hAnsi="Arial"/>
                <w:snapToGrid w:val="0"/>
                <w:color w:val="000000"/>
              </w:rPr>
            </w:pPr>
            <w:r>
              <w:rPr>
                <w:rFonts w:ascii="Arial" w:hAnsi="Arial"/>
                <w:snapToGrid w:val="0"/>
                <w:color w:val="000000"/>
              </w:rPr>
              <w:t>The timestamps shall (3.2.2.7.9) be frozen during TNR until the realignment is complete.</w:t>
            </w:r>
          </w:p>
        </w:tc>
        <w:tc>
          <w:tcPr>
            <w:tcW w:w="2430" w:type="dxa"/>
          </w:tcPr>
          <w:p w14:paraId="2CB8F791" w14:textId="77777777" w:rsidR="008B72E7" w:rsidRDefault="008B72E7">
            <w:pPr>
              <w:rPr>
                <w:rFonts w:ascii="Arial" w:hAnsi="Arial"/>
                <w:snapToGrid w:val="0"/>
                <w:color w:val="000000"/>
              </w:rPr>
            </w:pPr>
            <w:r>
              <w:rPr>
                <w:rFonts w:ascii="Arial" w:hAnsi="Arial"/>
                <w:snapToGrid w:val="0"/>
                <w:color w:val="000000"/>
              </w:rPr>
              <w:t>hw</w:t>
            </w:r>
          </w:p>
        </w:tc>
      </w:tr>
      <w:tr w:rsidR="008B72E7" w14:paraId="7CE9E524" w14:textId="77777777">
        <w:tblPrEx>
          <w:tblCellMar>
            <w:top w:w="0" w:type="dxa"/>
            <w:bottom w:w="0" w:type="dxa"/>
          </w:tblCellMar>
        </w:tblPrEx>
        <w:tc>
          <w:tcPr>
            <w:tcW w:w="2430" w:type="dxa"/>
          </w:tcPr>
          <w:p w14:paraId="0D208DEC" w14:textId="77777777" w:rsidR="008B72E7" w:rsidRDefault="008B72E7">
            <w:pPr>
              <w:rPr>
                <w:rFonts w:ascii="Arial" w:hAnsi="Arial"/>
                <w:snapToGrid w:val="0"/>
                <w:color w:val="000000"/>
              </w:rPr>
            </w:pPr>
            <w:r>
              <w:rPr>
                <w:rFonts w:ascii="Arial" w:hAnsi="Arial"/>
                <w:snapToGrid w:val="0"/>
                <w:color w:val="000000"/>
              </w:rPr>
              <w:t>3.2.2.8</w:t>
            </w:r>
          </w:p>
        </w:tc>
        <w:tc>
          <w:tcPr>
            <w:tcW w:w="2520" w:type="dxa"/>
          </w:tcPr>
          <w:p w14:paraId="34F14C9C" w14:textId="77777777" w:rsidR="008B72E7" w:rsidRDefault="008B72E7">
            <w:pPr>
              <w:rPr>
                <w:rFonts w:ascii="Arial" w:hAnsi="Arial"/>
                <w:snapToGrid w:val="0"/>
                <w:color w:val="000000"/>
              </w:rPr>
            </w:pPr>
            <w:r>
              <w:rPr>
                <w:rFonts w:ascii="Arial" w:hAnsi="Arial"/>
                <w:snapToGrid w:val="0"/>
                <w:color w:val="000000"/>
              </w:rPr>
              <w:t>Debug Commands</w:t>
            </w:r>
          </w:p>
        </w:tc>
        <w:tc>
          <w:tcPr>
            <w:tcW w:w="2430" w:type="dxa"/>
          </w:tcPr>
          <w:p w14:paraId="2814C727" w14:textId="77777777" w:rsidR="008B72E7" w:rsidRDefault="008B72E7">
            <w:pPr>
              <w:rPr>
                <w:rFonts w:ascii="Arial" w:hAnsi="Arial"/>
                <w:snapToGrid w:val="0"/>
                <w:color w:val="000000"/>
              </w:rPr>
            </w:pPr>
            <w:r>
              <w:rPr>
                <w:rFonts w:ascii="Arial" w:hAnsi="Arial"/>
                <w:snapToGrid w:val="0"/>
                <w:color w:val="000000"/>
              </w:rPr>
              <w:t>The NE shall (3.2.2.8.1) implement in microcode support commands to aid in debugging new NEs and for performing stand-alone diagnostics and self-tests.</w:t>
            </w:r>
          </w:p>
        </w:tc>
        <w:tc>
          <w:tcPr>
            <w:tcW w:w="2430" w:type="dxa"/>
          </w:tcPr>
          <w:p w14:paraId="4028EBC6" w14:textId="77777777" w:rsidR="008B72E7" w:rsidRDefault="008B72E7">
            <w:pPr>
              <w:rPr>
                <w:rFonts w:ascii="Arial" w:hAnsi="Arial"/>
                <w:snapToGrid w:val="0"/>
                <w:color w:val="000000"/>
              </w:rPr>
            </w:pPr>
            <w:r>
              <w:rPr>
                <w:rFonts w:ascii="Arial" w:hAnsi="Arial"/>
                <w:snapToGrid w:val="0"/>
                <w:color w:val="000000"/>
              </w:rPr>
              <w:t>hw</w:t>
            </w:r>
          </w:p>
        </w:tc>
      </w:tr>
      <w:tr w:rsidR="008B72E7" w14:paraId="36170A1F" w14:textId="77777777">
        <w:tblPrEx>
          <w:tblCellMar>
            <w:top w:w="0" w:type="dxa"/>
            <w:bottom w:w="0" w:type="dxa"/>
          </w:tblCellMar>
        </w:tblPrEx>
        <w:tc>
          <w:tcPr>
            <w:tcW w:w="2430" w:type="dxa"/>
          </w:tcPr>
          <w:p w14:paraId="34088A98" w14:textId="77777777" w:rsidR="008B72E7" w:rsidRDefault="008B72E7">
            <w:pPr>
              <w:rPr>
                <w:rFonts w:ascii="Arial" w:hAnsi="Arial"/>
                <w:snapToGrid w:val="0"/>
                <w:color w:val="000000"/>
              </w:rPr>
            </w:pPr>
            <w:r>
              <w:rPr>
                <w:rFonts w:ascii="Arial" w:hAnsi="Arial"/>
                <w:snapToGrid w:val="0"/>
                <w:color w:val="000000"/>
              </w:rPr>
              <w:t>3.2.2.8</w:t>
            </w:r>
          </w:p>
        </w:tc>
        <w:tc>
          <w:tcPr>
            <w:tcW w:w="2520" w:type="dxa"/>
          </w:tcPr>
          <w:p w14:paraId="46B9AE14" w14:textId="77777777" w:rsidR="008B72E7" w:rsidRDefault="008B72E7">
            <w:pPr>
              <w:rPr>
                <w:rFonts w:ascii="Arial" w:hAnsi="Arial"/>
                <w:snapToGrid w:val="0"/>
                <w:color w:val="000000"/>
              </w:rPr>
            </w:pPr>
            <w:r>
              <w:rPr>
                <w:rFonts w:ascii="Arial" w:hAnsi="Arial"/>
                <w:snapToGrid w:val="0"/>
                <w:color w:val="000000"/>
              </w:rPr>
              <w:t>Debug Commands</w:t>
            </w:r>
          </w:p>
        </w:tc>
        <w:tc>
          <w:tcPr>
            <w:tcW w:w="2430" w:type="dxa"/>
          </w:tcPr>
          <w:p w14:paraId="5C580C55" w14:textId="77777777" w:rsidR="008B72E7" w:rsidRDefault="008B72E7">
            <w:pPr>
              <w:rPr>
                <w:rFonts w:ascii="Arial" w:hAnsi="Arial"/>
                <w:snapToGrid w:val="0"/>
                <w:color w:val="000000"/>
              </w:rPr>
            </w:pPr>
            <w:r>
              <w:rPr>
                <w:rFonts w:ascii="Arial" w:hAnsi="Arial"/>
                <w:snapToGrid w:val="0"/>
                <w:color w:val="000000"/>
              </w:rPr>
              <w:t xml:space="preserve">As a minimum, the following diagnostic functionality shall (3.2.2.8.2) be supported.                                             1. VMEbus Interface test                                    2. Message wraparound test                          3. Class 1 Voter test                                             4. Class 2 Voter test                                                  5. Input Buffer Test                                              6. Output Buffer test                                               </w:t>
            </w:r>
            <w:r>
              <w:rPr>
                <w:rFonts w:ascii="Arial" w:hAnsi="Arial"/>
                <w:snapToGrid w:val="0"/>
                <w:color w:val="000000"/>
              </w:rPr>
              <w:lastRenderedPageBreak/>
              <w:t>7. CT entry test                                                          8. CT update test                                                         9. Timestamp test</w:t>
            </w:r>
          </w:p>
        </w:tc>
        <w:tc>
          <w:tcPr>
            <w:tcW w:w="2430" w:type="dxa"/>
          </w:tcPr>
          <w:p w14:paraId="38DDF544" w14:textId="77777777" w:rsidR="008B72E7" w:rsidRDefault="008B72E7">
            <w:pPr>
              <w:rPr>
                <w:rFonts w:ascii="Arial" w:hAnsi="Arial"/>
                <w:snapToGrid w:val="0"/>
                <w:color w:val="000000"/>
              </w:rPr>
            </w:pPr>
            <w:r>
              <w:rPr>
                <w:rFonts w:ascii="Arial" w:hAnsi="Arial"/>
                <w:snapToGrid w:val="0"/>
                <w:color w:val="000000"/>
              </w:rPr>
              <w:lastRenderedPageBreak/>
              <w:t>hw</w:t>
            </w:r>
          </w:p>
        </w:tc>
      </w:tr>
      <w:tr w:rsidR="008B72E7" w14:paraId="2111A157" w14:textId="77777777">
        <w:tblPrEx>
          <w:tblCellMar>
            <w:top w:w="0" w:type="dxa"/>
            <w:bottom w:w="0" w:type="dxa"/>
          </w:tblCellMar>
        </w:tblPrEx>
        <w:tc>
          <w:tcPr>
            <w:tcW w:w="2430" w:type="dxa"/>
          </w:tcPr>
          <w:p w14:paraId="2CEC07A0" w14:textId="77777777" w:rsidR="008B72E7" w:rsidRDefault="008B72E7">
            <w:pPr>
              <w:rPr>
                <w:rFonts w:ascii="Arial" w:hAnsi="Arial"/>
                <w:snapToGrid w:val="0"/>
                <w:color w:val="000000"/>
              </w:rPr>
            </w:pPr>
            <w:r>
              <w:rPr>
                <w:rFonts w:ascii="Arial" w:hAnsi="Arial"/>
                <w:snapToGrid w:val="0"/>
                <w:color w:val="000000"/>
              </w:rPr>
              <w:t>3.2.3.1.1</w:t>
            </w:r>
          </w:p>
        </w:tc>
        <w:tc>
          <w:tcPr>
            <w:tcW w:w="2520" w:type="dxa"/>
          </w:tcPr>
          <w:p w14:paraId="75ED6016" w14:textId="77777777" w:rsidR="008B72E7" w:rsidRDefault="008B72E7">
            <w:pPr>
              <w:rPr>
                <w:rFonts w:ascii="Arial" w:hAnsi="Arial"/>
                <w:snapToGrid w:val="0"/>
                <w:color w:val="000000"/>
              </w:rPr>
            </w:pPr>
            <w:r>
              <w:rPr>
                <w:rFonts w:ascii="Arial" w:hAnsi="Arial"/>
                <w:snapToGrid w:val="0"/>
                <w:color w:val="000000"/>
              </w:rPr>
              <w:t>Prototype NE Physical Characteristics</w:t>
            </w:r>
          </w:p>
        </w:tc>
        <w:tc>
          <w:tcPr>
            <w:tcW w:w="2430" w:type="dxa"/>
          </w:tcPr>
          <w:p w14:paraId="2E8C1977" w14:textId="77777777" w:rsidR="008B72E7" w:rsidRDefault="008B72E7">
            <w:pPr>
              <w:rPr>
                <w:rFonts w:ascii="Arial" w:hAnsi="Arial"/>
                <w:snapToGrid w:val="0"/>
                <w:color w:val="000000"/>
              </w:rPr>
            </w:pPr>
            <w:r>
              <w:rPr>
                <w:rFonts w:ascii="Arial" w:hAnsi="Arial"/>
                <w:snapToGrid w:val="0"/>
                <w:color w:val="000000"/>
              </w:rPr>
              <w:t>The prototype NE shall (3.2.3.1.1.1) reside on a single commercial grade 6U VME board.</w:t>
            </w:r>
          </w:p>
        </w:tc>
        <w:tc>
          <w:tcPr>
            <w:tcW w:w="2430" w:type="dxa"/>
          </w:tcPr>
          <w:p w14:paraId="4FB9AC3E" w14:textId="77777777" w:rsidR="008B72E7" w:rsidRDefault="008B72E7">
            <w:pPr>
              <w:rPr>
                <w:rFonts w:ascii="Arial" w:hAnsi="Arial"/>
                <w:snapToGrid w:val="0"/>
                <w:color w:val="000000"/>
              </w:rPr>
            </w:pPr>
            <w:r>
              <w:rPr>
                <w:rFonts w:ascii="Arial" w:hAnsi="Arial"/>
                <w:snapToGrid w:val="0"/>
                <w:color w:val="000000"/>
              </w:rPr>
              <w:t>hw</w:t>
            </w:r>
          </w:p>
        </w:tc>
      </w:tr>
      <w:tr w:rsidR="008B72E7" w14:paraId="35D91CE3" w14:textId="77777777">
        <w:tblPrEx>
          <w:tblCellMar>
            <w:top w:w="0" w:type="dxa"/>
            <w:bottom w:w="0" w:type="dxa"/>
          </w:tblCellMar>
        </w:tblPrEx>
        <w:tc>
          <w:tcPr>
            <w:tcW w:w="2430" w:type="dxa"/>
          </w:tcPr>
          <w:p w14:paraId="3C673FC7" w14:textId="77777777" w:rsidR="008B72E7" w:rsidRDefault="008B72E7">
            <w:pPr>
              <w:rPr>
                <w:rFonts w:ascii="Arial" w:hAnsi="Arial"/>
                <w:snapToGrid w:val="0"/>
                <w:color w:val="000000"/>
              </w:rPr>
            </w:pPr>
            <w:r>
              <w:rPr>
                <w:rFonts w:ascii="Arial" w:hAnsi="Arial"/>
                <w:snapToGrid w:val="0"/>
                <w:color w:val="000000"/>
              </w:rPr>
              <w:t>3.2.3.1.1</w:t>
            </w:r>
          </w:p>
        </w:tc>
        <w:tc>
          <w:tcPr>
            <w:tcW w:w="2520" w:type="dxa"/>
          </w:tcPr>
          <w:p w14:paraId="60067F78" w14:textId="77777777" w:rsidR="008B72E7" w:rsidRDefault="008B72E7">
            <w:pPr>
              <w:rPr>
                <w:rFonts w:ascii="Arial" w:hAnsi="Arial"/>
                <w:snapToGrid w:val="0"/>
                <w:color w:val="000000"/>
              </w:rPr>
            </w:pPr>
            <w:r>
              <w:rPr>
                <w:rFonts w:ascii="Arial" w:hAnsi="Arial"/>
                <w:snapToGrid w:val="0"/>
                <w:color w:val="000000"/>
              </w:rPr>
              <w:t>Prototype NE Physical Characteristics</w:t>
            </w:r>
          </w:p>
        </w:tc>
        <w:tc>
          <w:tcPr>
            <w:tcW w:w="2430" w:type="dxa"/>
          </w:tcPr>
          <w:p w14:paraId="7455180D" w14:textId="77777777" w:rsidR="008B72E7" w:rsidRDefault="008B72E7">
            <w:pPr>
              <w:rPr>
                <w:rFonts w:ascii="Arial" w:hAnsi="Arial"/>
                <w:snapToGrid w:val="0"/>
                <w:color w:val="000000"/>
              </w:rPr>
            </w:pPr>
            <w:r>
              <w:rPr>
                <w:rFonts w:ascii="Arial" w:hAnsi="Arial"/>
                <w:snapToGrid w:val="0"/>
                <w:color w:val="000000"/>
              </w:rPr>
              <w:t>The prototype NE shall (3.2.3.1.1.2) dissipate no more than 35 Watts.</w:t>
            </w:r>
          </w:p>
        </w:tc>
        <w:tc>
          <w:tcPr>
            <w:tcW w:w="2430" w:type="dxa"/>
          </w:tcPr>
          <w:p w14:paraId="7F88956B" w14:textId="77777777" w:rsidR="008B72E7" w:rsidRDefault="008B72E7">
            <w:pPr>
              <w:rPr>
                <w:rFonts w:ascii="Arial" w:hAnsi="Arial"/>
                <w:snapToGrid w:val="0"/>
                <w:color w:val="000000"/>
              </w:rPr>
            </w:pPr>
            <w:r>
              <w:rPr>
                <w:rFonts w:ascii="Arial" w:hAnsi="Arial"/>
                <w:snapToGrid w:val="0"/>
                <w:color w:val="000000"/>
              </w:rPr>
              <w:t>hw</w:t>
            </w:r>
          </w:p>
        </w:tc>
      </w:tr>
      <w:tr w:rsidR="008B72E7" w14:paraId="5E8AB46E" w14:textId="77777777">
        <w:tblPrEx>
          <w:tblCellMar>
            <w:top w:w="0" w:type="dxa"/>
            <w:bottom w:w="0" w:type="dxa"/>
          </w:tblCellMar>
        </w:tblPrEx>
        <w:tc>
          <w:tcPr>
            <w:tcW w:w="2430" w:type="dxa"/>
          </w:tcPr>
          <w:p w14:paraId="65360369" w14:textId="77777777" w:rsidR="008B72E7" w:rsidRDefault="008B72E7">
            <w:pPr>
              <w:rPr>
                <w:rFonts w:ascii="Arial" w:hAnsi="Arial"/>
                <w:snapToGrid w:val="0"/>
                <w:color w:val="000000"/>
              </w:rPr>
            </w:pPr>
            <w:r>
              <w:rPr>
                <w:rFonts w:ascii="Arial" w:hAnsi="Arial"/>
                <w:snapToGrid w:val="0"/>
                <w:color w:val="000000"/>
              </w:rPr>
              <w:t>3.2.3.1.1</w:t>
            </w:r>
          </w:p>
        </w:tc>
        <w:tc>
          <w:tcPr>
            <w:tcW w:w="2520" w:type="dxa"/>
          </w:tcPr>
          <w:p w14:paraId="642DAFE7" w14:textId="77777777" w:rsidR="008B72E7" w:rsidRDefault="008B72E7">
            <w:pPr>
              <w:rPr>
                <w:rFonts w:ascii="Arial" w:hAnsi="Arial"/>
                <w:snapToGrid w:val="0"/>
                <w:color w:val="000000"/>
              </w:rPr>
            </w:pPr>
            <w:r>
              <w:rPr>
                <w:rFonts w:ascii="Arial" w:hAnsi="Arial"/>
                <w:snapToGrid w:val="0"/>
                <w:color w:val="000000"/>
              </w:rPr>
              <w:t>Prototype NE Physical Characteristics</w:t>
            </w:r>
          </w:p>
        </w:tc>
        <w:tc>
          <w:tcPr>
            <w:tcW w:w="2430" w:type="dxa"/>
          </w:tcPr>
          <w:p w14:paraId="47C22C2D" w14:textId="77777777" w:rsidR="008B72E7" w:rsidRDefault="008B72E7">
            <w:pPr>
              <w:rPr>
                <w:rFonts w:ascii="Arial" w:hAnsi="Arial"/>
                <w:snapToGrid w:val="0"/>
                <w:color w:val="000000"/>
              </w:rPr>
            </w:pPr>
            <w:r>
              <w:rPr>
                <w:rFonts w:ascii="Arial" w:hAnsi="Arial"/>
                <w:snapToGrid w:val="0"/>
                <w:color w:val="000000"/>
              </w:rPr>
              <w:t>The operating temperature range for the prototype NEs shall (3.2.3.1.1.3) be from 0 to 32.2º C at the inlet to the cooling fans.</w:t>
            </w:r>
          </w:p>
        </w:tc>
        <w:tc>
          <w:tcPr>
            <w:tcW w:w="2430" w:type="dxa"/>
          </w:tcPr>
          <w:p w14:paraId="7F258C77" w14:textId="77777777" w:rsidR="008B72E7" w:rsidRDefault="008B72E7">
            <w:pPr>
              <w:rPr>
                <w:rFonts w:ascii="Arial" w:hAnsi="Arial"/>
                <w:snapToGrid w:val="0"/>
                <w:color w:val="000000"/>
              </w:rPr>
            </w:pPr>
            <w:r>
              <w:rPr>
                <w:rFonts w:ascii="Arial" w:hAnsi="Arial"/>
                <w:snapToGrid w:val="0"/>
                <w:color w:val="000000"/>
              </w:rPr>
              <w:t>hw</w:t>
            </w:r>
          </w:p>
        </w:tc>
      </w:tr>
      <w:tr w:rsidR="008B72E7" w14:paraId="5D1D0864" w14:textId="77777777">
        <w:tblPrEx>
          <w:tblCellMar>
            <w:top w:w="0" w:type="dxa"/>
            <w:bottom w:w="0" w:type="dxa"/>
          </w:tblCellMar>
        </w:tblPrEx>
        <w:tc>
          <w:tcPr>
            <w:tcW w:w="2430" w:type="dxa"/>
          </w:tcPr>
          <w:p w14:paraId="0A38BBE7" w14:textId="77777777" w:rsidR="008B72E7" w:rsidRDefault="008B72E7">
            <w:pPr>
              <w:rPr>
                <w:rFonts w:ascii="Arial" w:hAnsi="Arial"/>
                <w:snapToGrid w:val="0"/>
                <w:color w:val="000000"/>
              </w:rPr>
            </w:pPr>
            <w:r>
              <w:rPr>
                <w:rFonts w:ascii="Arial" w:hAnsi="Arial"/>
                <w:snapToGrid w:val="0"/>
                <w:color w:val="000000"/>
              </w:rPr>
              <w:t>3.2.3.1.1</w:t>
            </w:r>
          </w:p>
        </w:tc>
        <w:tc>
          <w:tcPr>
            <w:tcW w:w="2520" w:type="dxa"/>
          </w:tcPr>
          <w:p w14:paraId="3D8D3B86" w14:textId="77777777" w:rsidR="008B72E7" w:rsidRDefault="008B72E7">
            <w:pPr>
              <w:rPr>
                <w:rFonts w:ascii="Arial" w:hAnsi="Arial"/>
                <w:snapToGrid w:val="0"/>
                <w:color w:val="000000"/>
              </w:rPr>
            </w:pPr>
            <w:r>
              <w:rPr>
                <w:rFonts w:ascii="Arial" w:hAnsi="Arial"/>
                <w:snapToGrid w:val="0"/>
                <w:color w:val="000000"/>
              </w:rPr>
              <w:t>Prototype NE Physical Characteristics</w:t>
            </w:r>
          </w:p>
        </w:tc>
        <w:tc>
          <w:tcPr>
            <w:tcW w:w="2430" w:type="dxa"/>
          </w:tcPr>
          <w:p w14:paraId="6E315CC4" w14:textId="77777777" w:rsidR="008B72E7" w:rsidRDefault="008B72E7">
            <w:pPr>
              <w:rPr>
                <w:rFonts w:ascii="Arial" w:hAnsi="Arial"/>
                <w:snapToGrid w:val="0"/>
                <w:color w:val="000000"/>
              </w:rPr>
            </w:pPr>
            <w:r>
              <w:rPr>
                <w:rFonts w:ascii="Arial" w:hAnsi="Arial"/>
                <w:snapToGrid w:val="0"/>
                <w:color w:val="000000"/>
              </w:rPr>
              <w:t>The storage temperature range shall (3.2.3.1.1.4) be from - 30º to + 60º C.</w:t>
            </w:r>
          </w:p>
        </w:tc>
        <w:tc>
          <w:tcPr>
            <w:tcW w:w="2430" w:type="dxa"/>
          </w:tcPr>
          <w:p w14:paraId="76C0CA47" w14:textId="77777777" w:rsidR="008B72E7" w:rsidRDefault="008B72E7">
            <w:pPr>
              <w:rPr>
                <w:rFonts w:ascii="Arial" w:hAnsi="Arial"/>
                <w:snapToGrid w:val="0"/>
                <w:color w:val="000000"/>
              </w:rPr>
            </w:pPr>
            <w:r>
              <w:rPr>
                <w:rFonts w:ascii="Arial" w:hAnsi="Arial"/>
                <w:snapToGrid w:val="0"/>
                <w:color w:val="000000"/>
              </w:rPr>
              <w:t>hw</w:t>
            </w:r>
          </w:p>
        </w:tc>
      </w:tr>
      <w:tr w:rsidR="008B72E7" w14:paraId="475CFA74" w14:textId="77777777">
        <w:tblPrEx>
          <w:tblCellMar>
            <w:top w:w="0" w:type="dxa"/>
            <w:bottom w:w="0" w:type="dxa"/>
          </w:tblCellMar>
        </w:tblPrEx>
        <w:tc>
          <w:tcPr>
            <w:tcW w:w="2430" w:type="dxa"/>
          </w:tcPr>
          <w:p w14:paraId="3DD7D53F" w14:textId="77777777" w:rsidR="008B72E7" w:rsidRDefault="008B72E7">
            <w:pPr>
              <w:rPr>
                <w:rFonts w:ascii="Arial" w:hAnsi="Arial"/>
                <w:snapToGrid w:val="0"/>
                <w:color w:val="000000"/>
              </w:rPr>
            </w:pPr>
            <w:r>
              <w:rPr>
                <w:rFonts w:ascii="Arial" w:hAnsi="Arial"/>
                <w:snapToGrid w:val="0"/>
                <w:color w:val="000000"/>
              </w:rPr>
              <w:t>3.2.3.1.1</w:t>
            </w:r>
          </w:p>
        </w:tc>
        <w:tc>
          <w:tcPr>
            <w:tcW w:w="2520" w:type="dxa"/>
          </w:tcPr>
          <w:p w14:paraId="1C1CA177" w14:textId="77777777" w:rsidR="008B72E7" w:rsidRDefault="008B72E7">
            <w:pPr>
              <w:rPr>
                <w:rFonts w:ascii="Arial" w:hAnsi="Arial"/>
                <w:snapToGrid w:val="0"/>
                <w:color w:val="000000"/>
              </w:rPr>
            </w:pPr>
            <w:r>
              <w:rPr>
                <w:rFonts w:ascii="Arial" w:hAnsi="Arial"/>
                <w:snapToGrid w:val="0"/>
                <w:color w:val="000000"/>
              </w:rPr>
              <w:t>Prototype NE Physical Characteristics</w:t>
            </w:r>
          </w:p>
        </w:tc>
        <w:tc>
          <w:tcPr>
            <w:tcW w:w="2430" w:type="dxa"/>
          </w:tcPr>
          <w:p w14:paraId="116B01F7" w14:textId="77777777" w:rsidR="008B72E7" w:rsidRDefault="008B72E7">
            <w:pPr>
              <w:rPr>
                <w:rFonts w:ascii="Arial" w:hAnsi="Arial"/>
                <w:snapToGrid w:val="0"/>
                <w:color w:val="000000"/>
              </w:rPr>
            </w:pPr>
            <w:r>
              <w:rPr>
                <w:rFonts w:ascii="Arial" w:hAnsi="Arial"/>
                <w:snapToGrid w:val="0"/>
                <w:color w:val="000000"/>
              </w:rPr>
              <w:t>The prototype NEs shall (3.2.3.1.1.5) use convection cooling.</w:t>
            </w:r>
          </w:p>
        </w:tc>
        <w:tc>
          <w:tcPr>
            <w:tcW w:w="2430" w:type="dxa"/>
          </w:tcPr>
          <w:p w14:paraId="513708E4" w14:textId="77777777" w:rsidR="008B72E7" w:rsidRDefault="008B72E7">
            <w:pPr>
              <w:rPr>
                <w:rFonts w:ascii="Arial" w:hAnsi="Arial"/>
                <w:snapToGrid w:val="0"/>
                <w:color w:val="000000"/>
              </w:rPr>
            </w:pPr>
            <w:r>
              <w:rPr>
                <w:rFonts w:ascii="Arial" w:hAnsi="Arial"/>
                <w:snapToGrid w:val="0"/>
                <w:color w:val="000000"/>
              </w:rPr>
              <w:t>hw</w:t>
            </w:r>
          </w:p>
        </w:tc>
      </w:tr>
      <w:tr w:rsidR="008B72E7" w14:paraId="7CEABA18" w14:textId="77777777">
        <w:tblPrEx>
          <w:tblCellMar>
            <w:top w:w="0" w:type="dxa"/>
            <w:bottom w:w="0" w:type="dxa"/>
          </w:tblCellMar>
        </w:tblPrEx>
        <w:tc>
          <w:tcPr>
            <w:tcW w:w="2430" w:type="dxa"/>
          </w:tcPr>
          <w:p w14:paraId="550115FF" w14:textId="77777777" w:rsidR="008B72E7" w:rsidRDefault="008B72E7">
            <w:pPr>
              <w:rPr>
                <w:rFonts w:ascii="Arial" w:hAnsi="Arial"/>
                <w:snapToGrid w:val="0"/>
                <w:color w:val="000000"/>
              </w:rPr>
            </w:pPr>
            <w:r>
              <w:rPr>
                <w:rFonts w:ascii="Arial" w:hAnsi="Arial"/>
                <w:snapToGrid w:val="0"/>
                <w:color w:val="000000"/>
              </w:rPr>
              <w:t>3.2.3.1.1</w:t>
            </w:r>
          </w:p>
        </w:tc>
        <w:tc>
          <w:tcPr>
            <w:tcW w:w="2520" w:type="dxa"/>
          </w:tcPr>
          <w:p w14:paraId="25B5BA05" w14:textId="77777777" w:rsidR="008B72E7" w:rsidRDefault="008B72E7">
            <w:pPr>
              <w:rPr>
                <w:rFonts w:ascii="Arial" w:hAnsi="Arial"/>
                <w:snapToGrid w:val="0"/>
                <w:color w:val="000000"/>
              </w:rPr>
            </w:pPr>
            <w:r>
              <w:rPr>
                <w:rFonts w:ascii="Arial" w:hAnsi="Arial"/>
                <w:snapToGrid w:val="0"/>
                <w:color w:val="000000"/>
              </w:rPr>
              <w:t>Prototype NE Physical Characteristics</w:t>
            </w:r>
          </w:p>
        </w:tc>
        <w:tc>
          <w:tcPr>
            <w:tcW w:w="2430" w:type="dxa"/>
          </w:tcPr>
          <w:p w14:paraId="47AE1840" w14:textId="77777777" w:rsidR="008B72E7" w:rsidRDefault="008B72E7">
            <w:pPr>
              <w:rPr>
                <w:rFonts w:ascii="Arial" w:hAnsi="Arial"/>
                <w:snapToGrid w:val="0"/>
                <w:color w:val="000000"/>
              </w:rPr>
            </w:pPr>
            <w:r>
              <w:rPr>
                <w:rFonts w:ascii="Arial" w:hAnsi="Arial"/>
                <w:snapToGrid w:val="0"/>
                <w:color w:val="000000"/>
              </w:rPr>
              <w:t>The prototype NE shall (3.2.3.1.1.6) be fabricated using commercial grade components.</w:t>
            </w:r>
          </w:p>
        </w:tc>
        <w:tc>
          <w:tcPr>
            <w:tcW w:w="2430" w:type="dxa"/>
          </w:tcPr>
          <w:p w14:paraId="7CE51F32" w14:textId="77777777" w:rsidR="008B72E7" w:rsidRDefault="008B72E7">
            <w:pPr>
              <w:rPr>
                <w:rFonts w:ascii="Arial" w:hAnsi="Arial"/>
                <w:snapToGrid w:val="0"/>
                <w:color w:val="000000"/>
              </w:rPr>
            </w:pPr>
            <w:r>
              <w:rPr>
                <w:rFonts w:ascii="Arial" w:hAnsi="Arial"/>
                <w:snapToGrid w:val="0"/>
                <w:color w:val="000000"/>
              </w:rPr>
              <w:t>hw</w:t>
            </w:r>
          </w:p>
        </w:tc>
      </w:tr>
      <w:tr w:rsidR="008B72E7" w14:paraId="4922F74E" w14:textId="77777777">
        <w:tblPrEx>
          <w:tblCellMar>
            <w:top w:w="0" w:type="dxa"/>
            <w:bottom w:w="0" w:type="dxa"/>
          </w:tblCellMar>
        </w:tblPrEx>
        <w:tc>
          <w:tcPr>
            <w:tcW w:w="2430" w:type="dxa"/>
          </w:tcPr>
          <w:p w14:paraId="53F2315D" w14:textId="77777777" w:rsidR="008B72E7" w:rsidRDefault="008B72E7">
            <w:pPr>
              <w:rPr>
                <w:rFonts w:ascii="Arial" w:hAnsi="Arial"/>
                <w:snapToGrid w:val="0"/>
                <w:color w:val="000000"/>
              </w:rPr>
            </w:pPr>
            <w:r>
              <w:rPr>
                <w:rFonts w:ascii="Arial" w:hAnsi="Arial"/>
                <w:snapToGrid w:val="0"/>
                <w:color w:val="000000"/>
              </w:rPr>
              <w:t>3.2.3.1.2</w:t>
            </w:r>
          </w:p>
        </w:tc>
        <w:tc>
          <w:tcPr>
            <w:tcW w:w="2520" w:type="dxa"/>
          </w:tcPr>
          <w:p w14:paraId="0D5CA65D" w14:textId="77777777" w:rsidR="008B72E7" w:rsidRDefault="008B72E7">
            <w:pPr>
              <w:rPr>
                <w:rFonts w:ascii="Arial" w:hAnsi="Arial"/>
                <w:snapToGrid w:val="0"/>
                <w:color w:val="000000"/>
              </w:rPr>
            </w:pPr>
            <w:r>
              <w:rPr>
                <w:rFonts w:ascii="Arial" w:hAnsi="Arial"/>
                <w:snapToGrid w:val="0"/>
                <w:color w:val="000000"/>
              </w:rPr>
              <w:t>Flight NE Physical Characteristics</w:t>
            </w:r>
          </w:p>
        </w:tc>
        <w:tc>
          <w:tcPr>
            <w:tcW w:w="2430" w:type="dxa"/>
          </w:tcPr>
          <w:p w14:paraId="3666EEA4" w14:textId="77777777" w:rsidR="008B72E7" w:rsidRDefault="008B72E7">
            <w:pPr>
              <w:rPr>
                <w:rFonts w:ascii="Arial" w:hAnsi="Arial"/>
                <w:snapToGrid w:val="0"/>
                <w:color w:val="000000"/>
              </w:rPr>
            </w:pPr>
            <w:r>
              <w:rPr>
                <w:rFonts w:ascii="Arial" w:hAnsi="Arial"/>
                <w:snapToGrid w:val="0"/>
                <w:color w:val="000000"/>
              </w:rPr>
              <w:t>Each flight NE shall (3.2.3.1.2.1) reside on a single ruggedized, wedge-locked, conduction-cooled 6U VME board.</w:t>
            </w:r>
          </w:p>
        </w:tc>
        <w:tc>
          <w:tcPr>
            <w:tcW w:w="2430" w:type="dxa"/>
          </w:tcPr>
          <w:p w14:paraId="25DDCD8A" w14:textId="77777777" w:rsidR="008B72E7" w:rsidRDefault="008B72E7">
            <w:pPr>
              <w:rPr>
                <w:rFonts w:ascii="Arial" w:hAnsi="Arial"/>
                <w:snapToGrid w:val="0"/>
                <w:color w:val="000000"/>
              </w:rPr>
            </w:pPr>
            <w:r>
              <w:rPr>
                <w:rFonts w:ascii="Arial" w:hAnsi="Arial"/>
                <w:snapToGrid w:val="0"/>
                <w:color w:val="000000"/>
              </w:rPr>
              <w:t>hw</w:t>
            </w:r>
          </w:p>
        </w:tc>
      </w:tr>
      <w:tr w:rsidR="008B72E7" w14:paraId="2E310098" w14:textId="77777777">
        <w:tblPrEx>
          <w:tblCellMar>
            <w:top w:w="0" w:type="dxa"/>
            <w:bottom w:w="0" w:type="dxa"/>
          </w:tblCellMar>
        </w:tblPrEx>
        <w:tc>
          <w:tcPr>
            <w:tcW w:w="2430" w:type="dxa"/>
          </w:tcPr>
          <w:p w14:paraId="5D7652CF" w14:textId="77777777" w:rsidR="008B72E7" w:rsidRDefault="008B72E7">
            <w:pPr>
              <w:rPr>
                <w:rFonts w:ascii="Arial" w:hAnsi="Arial"/>
                <w:snapToGrid w:val="0"/>
                <w:color w:val="000000"/>
              </w:rPr>
            </w:pPr>
            <w:r>
              <w:rPr>
                <w:rFonts w:ascii="Arial" w:hAnsi="Arial"/>
                <w:snapToGrid w:val="0"/>
                <w:color w:val="000000"/>
              </w:rPr>
              <w:t>3.2.3.1.2</w:t>
            </w:r>
          </w:p>
        </w:tc>
        <w:tc>
          <w:tcPr>
            <w:tcW w:w="2520" w:type="dxa"/>
          </w:tcPr>
          <w:p w14:paraId="1F53C97C" w14:textId="77777777" w:rsidR="008B72E7" w:rsidRDefault="008B72E7">
            <w:pPr>
              <w:rPr>
                <w:rFonts w:ascii="Arial" w:hAnsi="Arial"/>
                <w:snapToGrid w:val="0"/>
                <w:color w:val="000000"/>
              </w:rPr>
            </w:pPr>
            <w:r>
              <w:rPr>
                <w:rFonts w:ascii="Arial" w:hAnsi="Arial"/>
                <w:snapToGrid w:val="0"/>
                <w:color w:val="000000"/>
              </w:rPr>
              <w:t>Flight NE Physical Characteristics</w:t>
            </w:r>
          </w:p>
        </w:tc>
        <w:tc>
          <w:tcPr>
            <w:tcW w:w="2430" w:type="dxa"/>
          </w:tcPr>
          <w:p w14:paraId="6C655E4E" w14:textId="77777777" w:rsidR="008B72E7" w:rsidRDefault="008B72E7">
            <w:pPr>
              <w:rPr>
                <w:rFonts w:ascii="Arial" w:hAnsi="Arial"/>
                <w:snapToGrid w:val="0"/>
                <w:color w:val="000000"/>
              </w:rPr>
            </w:pPr>
            <w:r>
              <w:rPr>
                <w:rFonts w:ascii="Arial" w:hAnsi="Arial"/>
                <w:snapToGrid w:val="0"/>
                <w:color w:val="000000"/>
              </w:rPr>
              <w:t>It shall (3.2.3.1.2.2) be able to be installed in an Air Transportable Rack (ATR) Chassis with .8 pitch spacing card slots.</w:t>
            </w:r>
          </w:p>
        </w:tc>
        <w:tc>
          <w:tcPr>
            <w:tcW w:w="2430" w:type="dxa"/>
          </w:tcPr>
          <w:p w14:paraId="07DFC263" w14:textId="77777777" w:rsidR="008B72E7" w:rsidRDefault="008B72E7">
            <w:pPr>
              <w:rPr>
                <w:rFonts w:ascii="Arial" w:hAnsi="Arial"/>
                <w:snapToGrid w:val="0"/>
                <w:color w:val="000000"/>
              </w:rPr>
            </w:pPr>
            <w:r>
              <w:rPr>
                <w:rFonts w:ascii="Arial" w:hAnsi="Arial"/>
                <w:snapToGrid w:val="0"/>
                <w:color w:val="000000"/>
              </w:rPr>
              <w:t>hw</w:t>
            </w:r>
          </w:p>
        </w:tc>
      </w:tr>
      <w:tr w:rsidR="008B72E7" w14:paraId="67E3322C" w14:textId="77777777">
        <w:tblPrEx>
          <w:tblCellMar>
            <w:top w:w="0" w:type="dxa"/>
            <w:bottom w:w="0" w:type="dxa"/>
          </w:tblCellMar>
        </w:tblPrEx>
        <w:tc>
          <w:tcPr>
            <w:tcW w:w="2430" w:type="dxa"/>
          </w:tcPr>
          <w:p w14:paraId="28F09CA4" w14:textId="77777777" w:rsidR="008B72E7" w:rsidRDefault="008B72E7">
            <w:pPr>
              <w:rPr>
                <w:rFonts w:ascii="Arial" w:hAnsi="Arial"/>
                <w:snapToGrid w:val="0"/>
                <w:color w:val="000000"/>
              </w:rPr>
            </w:pPr>
            <w:r>
              <w:rPr>
                <w:rFonts w:ascii="Arial" w:hAnsi="Arial"/>
                <w:snapToGrid w:val="0"/>
                <w:color w:val="000000"/>
              </w:rPr>
              <w:t>3.2.3.1.2</w:t>
            </w:r>
          </w:p>
        </w:tc>
        <w:tc>
          <w:tcPr>
            <w:tcW w:w="2520" w:type="dxa"/>
          </w:tcPr>
          <w:p w14:paraId="31B5F5C1" w14:textId="77777777" w:rsidR="008B72E7" w:rsidRDefault="008B72E7">
            <w:pPr>
              <w:rPr>
                <w:rFonts w:ascii="Arial" w:hAnsi="Arial"/>
                <w:snapToGrid w:val="0"/>
                <w:color w:val="000000"/>
              </w:rPr>
            </w:pPr>
            <w:r>
              <w:rPr>
                <w:rFonts w:ascii="Arial" w:hAnsi="Arial"/>
                <w:snapToGrid w:val="0"/>
                <w:color w:val="000000"/>
              </w:rPr>
              <w:t>Flight NE Physical Characteristics</w:t>
            </w:r>
          </w:p>
        </w:tc>
        <w:tc>
          <w:tcPr>
            <w:tcW w:w="2430" w:type="dxa"/>
          </w:tcPr>
          <w:p w14:paraId="2CA1AD1B" w14:textId="77777777" w:rsidR="008B72E7" w:rsidRDefault="008B72E7">
            <w:pPr>
              <w:rPr>
                <w:rFonts w:ascii="Arial" w:hAnsi="Arial"/>
                <w:snapToGrid w:val="0"/>
                <w:color w:val="000000"/>
              </w:rPr>
            </w:pPr>
            <w:r>
              <w:rPr>
                <w:rFonts w:ascii="Arial" w:hAnsi="Arial"/>
                <w:snapToGrid w:val="0"/>
                <w:color w:val="000000"/>
              </w:rPr>
              <w:t xml:space="preserve">The conduction-cooled boards’ mechanical core shall (3.2.3.1.2.3) be designed in </w:t>
            </w:r>
            <w:r>
              <w:rPr>
                <w:rFonts w:ascii="Arial" w:hAnsi="Arial"/>
                <w:snapToGrid w:val="0"/>
                <w:color w:val="000000"/>
              </w:rPr>
              <w:lastRenderedPageBreak/>
              <w:t>accordance with IEEE 1101.2.</w:t>
            </w:r>
          </w:p>
        </w:tc>
        <w:tc>
          <w:tcPr>
            <w:tcW w:w="2430" w:type="dxa"/>
          </w:tcPr>
          <w:p w14:paraId="517A9CEE" w14:textId="77777777" w:rsidR="008B72E7" w:rsidRDefault="008B72E7">
            <w:pPr>
              <w:rPr>
                <w:rFonts w:ascii="Arial" w:hAnsi="Arial"/>
                <w:snapToGrid w:val="0"/>
                <w:color w:val="000000"/>
              </w:rPr>
            </w:pPr>
            <w:r>
              <w:rPr>
                <w:rFonts w:ascii="Arial" w:hAnsi="Arial"/>
                <w:snapToGrid w:val="0"/>
                <w:color w:val="000000"/>
              </w:rPr>
              <w:lastRenderedPageBreak/>
              <w:t>hw</w:t>
            </w:r>
          </w:p>
        </w:tc>
      </w:tr>
      <w:tr w:rsidR="008B72E7" w14:paraId="557DA0D2" w14:textId="77777777">
        <w:tblPrEx>
          <w:tblCellMar>
            <w:top w:w="0" w:type="dxa"/>
            <w:bottom w:w="0" w:type="dxa"/>
          </w:tblCellMar>
        </w:tblPrEx>
        <w:tc>
          <w:tcPr>
            <w:tcW w:w="2430" w:type="dxa"/>
          </w:tcPr>
          <w:p w14:paraId="1208A86A" w14:textId="77777777" w:rsidR="008B72E7" w:rsidRDefault="008B72E7">
            <w:pPr>
              <w:rPr>
                <w:rFonts w:ascii="Arial" w:hAnsi="Arial"/>
                <w:snapToGrid w:val="0"/>
                <w:color w:val="000000"/>
              </w:rPr>
            </w:pPr>
            <w:r>
              <w:rPr>
                <w:rFonts w:ascii="Arial" w:hAnsi="Arial"/>
                <w:snapToGrid w:val="0"/>
                <w:color w:val="000000"/>
              </w:rPr>
              <w:t>3.2.3.1.2</w:t>
            </w:r>
          </w:p>
        </w:tc>
        <w:tc>
          <w:tcPr>
            <w:tcW w:w="2520" w:type="dxa"/>
          </w:tcPr>
          <w:p w14:paraId="7131A998" w14:textId="77777777" w:rsidR="008B72E7" w:rsidRDefault="008B72E7">
            <w:pPr>
              <w:rPr>
                <w:rFonts w:ascii="Arial" w:hAnsi="Arial"/>
                <w:snapToGrid w:val="0"/>
                <w:color w:val="000000"/>
              </w:rPr>
            </w:pPr>
            <w:r>
              <w:rPr>
                <w:rFonts w:ascii="Arial" w:hAnsi="Arial"/>
                <w:snapToGrid w:val="0"/>
                <w:color w:val="000000"/>
              </w:rPr>
              <w:t>Flight NE Physical Characteristics</w:t>
            </w:r>
          </w:p>
        </w:tc>
        <w:tc>
          <w:tcPr>
            <w:tcW w:w="2430" w:type="dxa"/>
          </w:tcPr>
          <w:p w14:paraId="19442A2D" w14:textId="77777777" w:rsidR="008B72E7" w:rsidRDefault="008B72E7">
            <w:pPr>
              <w:rPr>
                <w:rFonts w:ascii="Arial" w:hAnsi="Arial"/>
                <w:snapToGrid w:val="0"/>
                <w:color w:val="000000"/>
              </w:rPr>
            </w:pPr>
            <w:r>
              <w:rPr>
                <w:rFonts w:ascii="Arial" w:hAnsi="Arial"/>
                <w:snapToGrid w:val="0"/>
                <w:color w:val="000000"/>
              </w:rPr>
              <w:t>Power de-coupling mechanisms shall (3.2.3.1.2.4) be designed into the NE.</w:t>
            </w:r>
          </w:p>
        </w:tc>
        <w:tc>
          <w:tcPr>
            <w:tcW w:w="2430" w:type="dxa"/>
          </w:tcPr>
          <w:p w14:paraId="6712C0DC" w14:textId="77777777" w:rsidR="008B72E7" w:rsidRDefault="008B72E7">
            <w:pPr>
              <w:rPr>
                <w:rFonts w:ascii="Arial" w:hAnsi="Arial"/>
                <w:snapToGrid w:val="0"/>
                <w:color w:val="000000"/>
              </w:rPr>
            </w:pPr>
            <w:r>
              <w:rPr>
                <w:rFonts w:ascii="Arial" w:hAnsi="Arial"/>
                <w:snapToGrid w:val="0"/>
                <w:color w:val="000000"/>
              </w:rPr>
              <w:t>hw</w:t>
            </w:r>
          </w:p>
        </w:tc>
      </w:tr>
      <w:tr w:rsidR="008B72E7" w14:paraId="277BA2BA" w14:textId="77777777">
        <w:tblPrEx>
          <w:tblCellMar>
            <w:top w:w="0" w:type="dxa"/>
            <w:bottom w:w="0" w:type="dxa"/>
          </w:tblCellMar>
        </w:tblPrEx>
        <w:tc>
          <w:tcPr>
            <w:tcW w:w="2430" w:type="dxa"/>
          </w:tcPr>
          <w:p w14:paraId="4F8F7D84" w14:textId="77777777" w:rsidR="008B72E7" w:rsidRDefault="008B72E7">
            <w:pPr>
              <w:rPr>
                <w:rFonts w:ascii="Arial" w:hAnsi="Arial"/>
                <w:snapToGrid w:val="0"/>
                <w:color w:val="000000"/>
              </w:rPr>
            </w:pPr>
            <w:r>
              <w:rPr>
                <w:rFonts w:ascii="Arial" w:hAnsi="Arial"/>
                <w:snapToGrid w:val="0"/>
                <w:color w:val="000000"/>
              </w:rPr>
              <w:t>3.2.3.1.2</w:t>
            </w:r>
          </w:p>
        </w:tc>
        <w:tc>
          <w:tcPr>
            <w:tcW w:w="2520" w:type="dxa"/>
          </w:tcPr>
          <w:p w14:paraId="4ECF1A01" w14:textId="77777777" w:rsidR="008B72E7" w:rsidRDefault="008B72E7">
            <w:pPr>
              <w:rPr>
                <w:rFonts w:ascii="Arial" w:hAnsi="Arial"/>
                <w:snapToGrid w:val="0"/>
                <w:color w:val="000000"/>
              </w:rPr>
            </w:pPr>
            <w:r>
              <w:rPr>
                <w:rFonts w:ascii="Arial" w:hAnsi="Arial"/>
                <w:snapToGrid w:val="0"/>
                <w:color w:val="000000"/>
              </w:rPr>
              <w:t>Flight NE Physical Characteristics</w:t>
            </w:r>
          </w:p>
        </w:tc>
        <w:tc>
          <w:tcPr>
            <w:tcW w:w="2430" w:type="dxa"/>
          </w:tcPr>
          <w:p w14:paraId="7A256529" w14:textId="77777777" w:rsidR="008B72E7" w:rsidRDefault="008B72E7">
            <w:pPr>
              <w:rPr>
                <w:rFonts w:ascii="Arial" w:hAnsi="Arial"/>
                <w:snapToGrid w:val="0"/>
                <w:color w:val="000000"/>
              </w:rPr>
            </w:pPr>
            <w:r>
              <w:rPr>
                <w:rFonts w:ascii="Arial" w:hAnsi="Arial"/>
                <w:snapToGrid w:val="0"/>
                <w:color w:val="000000"/>
              </w:rPr>
              <w:t>Backplane connector form factors shall (3.2.3.1.2.5) be in accordance with the VME64 with extensions (5 row P1 and P2) draft standard.</w:t>
            </w:r>
          </w:p>
        </w:tc>
        <w:tc>
          <w:tcPr>
            <w:tcW w:w="2430" w:type="dxa"/>
          </w:tcPr>
          <w:p w14:paraId="07A6DD12" w14:textId="77777777" w:rsidR="008B72E7" w:rsidRDefault="008B72E7">
            <w:pPr>
              <w:rPr>
                <w:rFonts w:ascii="Arial" w:hAnsi="Arial"/>
                <w:snapToGrid w:val="0"/>
                <w:color w:val="000000"/>
              </w:rPr>
            </w:pPr>
            <w:r>
              <w:rPr>
                <w:rFonts w:ascii="Arial" w:hAnsi="Arial"/>
                <w:snapToGrid w:val="0"/>
                <w:color w:val="000000"/>
              </w:rPr>
              <w:t>hw</w:t>
            </w:r>
          </w:p>
        </w:tc>
      </w:tr>
      <w:tr w:rsidR="008B72E7" w14:paraId="56990F0D" w14:textId="77777777">
        <w:tblPrEx>
          <w:tblCellMar>
            <w:top w:w="0" w:type="dxa"/>
            <w:bottom w:w="0" w:type="dxa"/>
          </w:tblCellMar>
        </w:tblPrEx>
        <w:tc>
          <w:tcPr>
            <w:tcW w:w="2430" w:type="dxa"/>
          </w:tcPr>
          <w:p w14:paraId="4D1E9355" w14:textId="77777777" w:rsidR="008B72E7" w:rsidRDefault="008B72E7">
            <w:pPr>
              <w:rPr>
                <w:rFonts w:ascii="Arial" w:hAnsi="Arial"/>
                <w:snapToGrid w:val="0"/>
                <w:color w:val="000000"/>
              </w:rPr>
            </w:pPr>
            <w:r>
              <w:rPr>
                <w:rFonts w:ascii="Arial" w:hAnsi="Arial"/>
                <w:snapToGrid w:val="0"/>
                <w:color w:val="000000"/>
              </w:rPr>
              <w:t>3.2.3.1.2</w:t>
            </w:r>
          </w:p>
        </w:tc>
        <w:tc>
          <w:tcPr>
            <w:tcW w:w="2520" w:type="dxa"/>
          </w:tcPr>
          <w:p w14:paraId="290714F3" w14:textId="77777777" w:rsidR="008B72E7" w:rsidRDefault="008B72E7">
            <w:pPr>
              <w:rPr>
                <w:rFonts w:ascii="Arial" w:hAnsi="Arial"/>
                <w:snapToGrid w:val="0"/>
                <w:color w:val="000000"/>
              </w:rPr>
            </w:pPr>
            <w:r>
              <w:rPr>
                <w:rFonts w:ascii="Arial" w:hAnsi="Arial"/>
                <w:snapToGrid w:val="0"/>
                <w:color w:val="000000"/>
              </w:rPr>
              <w:t>Flight NE Physical Characteristics</w:t>
            </w:r>
          </w:p>
        </w:tc>
        <w:tc>
          <w:tcPr>
            <w:tcW w:w="2430" w:type="dxa"/>
          </w:tcPr>
          <w:p w14:paraId="0FBB656E" w14:textId="77777777" w:rsidR="008B72E7" w:rsidRDefault="008B72E7">
            <w:pPr>
              <w:rPr>
                <w:rFonts w:ascii="Arial" w:hAnsi="Arial"/>
                <w:snapToGrid w:val="0"/>
                <w:color w:val="000000"/>
              </w:rPr>
            </w:pPr>
            <w:r>
              <w:rPr>
                <w:rFonts w:ascii="Arial" w:hAnsi="Arial"/>
                <w:snapToGrid w:val="0"/>
                <w:color w:val="000000"/>
              </w:rPr>
              <w:t>Connector P2 shall (3.2.3.1.2.6) have all pins in row z connected to ground;Row d pins 1 through 31 connected to ground and row d pin 32 connected to +5 VDC.</w:t>
            </w:r>
          </w:p>
        </w:tc>
        <w:tc>
          <w:tcPr>
            <w:tcW w:w="2430" w:type="dxa"/>
          </w:tcPr>
          <w:p w14:paraId="232ED473" w14:textId="77777777" w:rsidR="008B72E7" w:rsidRDefault="008B72E7">
            <w:pPr>
              <w:rPr>
                <w:rFonts w:ascii="Arial" w:hAnsi="Arial"/>
                <w:snapToGrid w:val="0"/>
                <w:color w:val="000000"/>
              </w:rPr>
            </w:pPr>
            <w:r>
              <w:rPr>
                <w:rFonts w:ascii="Arial" w:hAnsi="Arial"/>
                <w:snapToGrid w:val="0"/>
                <w:color w:val="000000"/>
              </w:rPr>
              <w:t>hw</w:t>
            </w:r>
          </w:p>
        </w:tc>
      </w:tr>
      <w:tr w:rsidR="008B72E7" w14:paraId="1EF9DA79" w14:textId="77777777">
        <w:tblPrEx>
          <w:tblCellMar>
            <w:top w:w="0" w:type="dxa"/>
            <w:bottom w:w="0" w:type="dxa"/>
          </w:tblCellMar>
        </w:tblPrEx>
        <w:tc>
          <w:tcPr>
            <w:tcW w:w="2430" w:type="dxa"/>
          </w:tcPr>
          <w:p w14:paraId="48E3464E" w14:textId="77777777" w:rsidR="008B72E7" w:rsidRDefault="008B72E7">
            <w:pPr>
              <w:rPr>
                <w:rFonts w:ascii="Arial" w:hAnsi="Arial"/>
                <w:snapToGrid w:val="0"/>
                <w:color w:val="000000"/>
              </w:rPr>
            </w:pPr>
            <w:r>
              <w:rPr>
                <w:rFonts w:ascii="Arial" w:hAnsi="Arial"/>
                <w:snapToGrid w:val="0"/>
                <w:color w:val="000000"/>
              </w:rPr>
              <w:t>3.2.3.1.2</w:t>
            </w:r>
          </w:p>
        </w:tc>
        <w:tc>
          <w:tcPr>
            <w:tcW w:w="2520" w:type="dxa"/>
          </w:tcPr>
          <w:p w14:paraId="520CFD58" w14:textId="77777777" w:rsidR="008B72E7" w:rsidRDefault="008B72E7">
            <w:pPr>
              <w:rPr>
                <w:rFonts w:ascii="Arial" w:hAnsi="Arial"/>
                <w:snapToGrid w:val="0"/>
                <w:color w:val="000000"/>
              </w:rPr>
            </w:pPr>
            <w:r>
              <w:rPr>
                <w:rFonts w:ascii="Arial" w:hAnsi="Arial"/>
                <w:snapToGrid w:val="0"/>
                <w:color w:val="000000"/>
              </w:rPr>
              <w:t>Flight NE Physical Characteristics</w:t>
            </w:r>
          </w:p>
        </w:tc>
        <w:tc>
          <w:tcPr>
            <w:tcW w:w="2430" w:type="dxa"/>
          </w:tcPr>
          <w:p w14:paraId="575FFF18" w14:textId="77777777" w:rsidR="008B72E7" w:rsidRDefault="008B72E7">
            <w:pPr>
              <w:rPr>
                <w:rFonts w:ascii="Arial" w:hAnsi="Arial"/>
                <w:snapToGrid w:val="0"/>
                <w:color w:val="000000"/>
              </w:rPr>
            </w:pPr>
            <w:r>
              <w:rPr>
                <w:rFonts w:ascii="Arial" w:hAnsi="Arial"/>
                <w:snapToGrid w:val="0"/>
                <w:color w:val="000000"/>
              </w:rPr>
              <w:t>Connector P1 shall (3.2.3.1.2.7) have Row z pins 1 through 32 connected to ground, row d pins 1 and 32 connected to +5 VDC, row d pins 2 through 31 connected to ground with the exception of pins 3 through 8, pins 12, 14, 16, 18, 20, 22, 24, 26, 28, and 30 which will not be connected.</w:t>
            </w:r>
          </w:p>
        </w:tc>
        <w:tc>
          <w:tcPr>
            <w:tcW w:w="2430" w:type="dxa"/>
          </w:tcPr>
          <w:p w14:paraId="18CA2BAA" w14:textId="77777777" w:rsidR="008B72E7" w:rsidRDefault="008B72E7">
            <w:pPr>
              <w:rPr>
                <w:rFonts w:ascii="Arial" w:hAnsi="Arial"/>
                <w:snapToGrid w:val="0"/>
                <w:color w:val="000000"/>
              </w:rPr>
            </w:pPr>
            <w:r>
              <w:rPr>
                <w:rFonts w:ascii="Arial" w:hAnsi="Arial"/>
                <w:snapToGrid w:val="0"/>
                <w:color w:val="000000"/>
              </w:rPr>
              <w:t>hw</w:t>
            </w:r>
          </w:p>
        </w:tc>
      </w:tr>
      <w:tr w:rsidR="008B72E7" w14:paraId="33910A8A" w14:textId="77777777">
        <w:tblPrEx>
          <w:tblCellMar>
            <w:top w:w="0" w:type="dxa"/>
            <w:bottom w:w="0" w:type="dxa"/>
          </w:tblCellMar>
        </w:tblPrEx>
        <w:tc>
          <w:tcPr>
            <w:tcW w:w="2430" w:type="dxa"/>
          </w:tcPr>
          <w:p w14:paraId="723F12E5" w14:textId="77777777" w:rsidR="008B72E7" w:rsidRDefault="008B72E7">
            <w:pPr>
              <w:rPr>
                <w:rFonts w:ascii="Arial" w:hAnsi="Arial"/>
                <w:snapToGrid w:val="0"/>
                <w:color w:val="000000"/>
              </w:rPr>
            </w:pPr>
            <w:r>
              <w:rPr>
                <w:rFonts w:ascii="Arial" w:hAnsi="Arial"/>
                <w:snapToGrid w:val="0"/>
                <w:color w:val="000000"/>
              </w:rPr>
              <w:t>3.2.3.1.2</w:t>
            </w:r>
          </w:p>
        </w:tc>
        <w:tc>
          <w:tcPr>
            <w:tcW w:w="2520" w:type="dxa"/>
          </w:tcPr>
          <w:p w14:paraId="78C4CB35" w14:textId="77777777" w:rsidR="008B72E7" w:rsidRDefault="008B72E7">
            <w:pPr>
              <w:rPr>
                <w:rFonts w:ascii="Arial" w:hAnsi="Arial"/>
                <w:snapToGrid w:val="0"/>
                <w:color w:val="000000"/>
              </w:rPr>
            </w:pPr>
            <w:r>
              <w:rPr>
                <w:rFonts w:ascii="Arial" w:hAnsi="Arial"/>
                <w:snapToGrid w:val="0"/>
                <w:color w:val="000000"/>
              </w:rPr>
              <w:t>Flight NE Physical Characteristics</w:t>
            </w:r>
          </w:p>
        </w:tc>
        <w:tc>
          <w:tcPr>
            <w:tcW w:w="2430" w:type="dxa"/>
          </w:tcPr>
          <w:p w14:paraId="30B49F60" w14:textId="77777777" w:rsidR="008B72E7" w:rsidRDefault="008B72E7">
            <w:pPr>
              <w:rPr>
                <w:rFonts w:ascii="Arial" w:hAnsi="Arial"/>
                <w:snapToGrid w:val="0"/>
                <w:color w:val="000000"/>
              </w:rPr>
            </w:pPr>
            <w:r>
              <w:rPr>
                <w:rFonts w:ascii="Arial" w:hAnsi="Arial"/>
                <w:snapToGrid w:val="0"/>
                <w:color w:val="000000"/>
              </w:rPr>
              <w:t>Connector P1 pins 1 and 32 of row d shall (3.2.3.1.2.8) be connected to +5V.</w:t>
            </w:r>
          </w:p>
        </w:tc>
        <w:tc>
          <w:tcPr>
            <w:tcW w:w="2430" w:type="dxa"/>
          </w:tcPr>
          <w:p w14:paraId="1C52E7BD" w14:textId="77777777" w:rsidR="008B72E7" w:rsidRDefault="008B72E7">
            <w:pPr>
              <w:rPr>
                <w:rFonts w:ascii="Arial" w:hAnsi="Arial"/>
                <w:snapToGrid w:val="0"/>
                <w:color w:val="000000"/>
              </w:rPr>
            </w:pPr>
            <w:r>
              <w:rPr>
                <w:rFonts w:ascii="Arial" w:hAnsi="Arial"/>
                <w:snapToGrid w:val="0"/>
                <w:color w:val="000000"/>
              </w:rPr>
              <w:t>hw</w:t>
            </w:r>
          </w:p>
        </w:tc>
      </w:tr>
      <w:tr w:rsidR="008B72E7" w14:paraId="33D85F90" w14:textId="77777777">
        <w:tblPrEx>
          <w:tblCellMar>
            <w:top w:w="0" w:type="dxa"/>
            <w:bottom w:w="0" w:type="dxa"/>
          </w:tblCellMar>
        </w:tblPrEx>
        <w:tc>
          <w:tcPr>
            <w:tcW w:w="2430" w:type="dxa"/>
          </w:tcPr>
          <w:p w14:paraId="5E4E118B" w14:textId="77777777" w:rsidR="008B72E7" w:rsidRDefault="008B72E7">
            <w:pPr>
              <w:rPr>
                <w:rFonts w:ascii="Arial" w:hAnsi="Arial"/>
                <w:snapToGrid w:val="0"/>
                <w:color w:val="000000"/>
              </w:rPr>
            </w:pPr>
            <w:r>
              <w:rPr>
                <w:rFonts w:ascii="Arial" w:hAnsi="Arial"/>
                <w:snapToGrid w:val="0"/>
                <w:color w:val="000000"/>
              </w:rPr>
              <w:t>3.2.3.1.2</w:t>
            </w:r>
          </w:p>
        </w:tc>
        <w:tc>
          <w:tcPr>
            <w:tcW w:w="2520" w:type="dxa"/>
          </w:tcPr>
          <w:p w14:paraId="7403F149" w14:textId="77777777" w:rsidR="008B72E7" w:rsidRDefault="008B72E7">
            <w:pPr>
              <w:rPr>
                <w:rFonts w:ascii="Arial" w:hAnsi="Arial"/>
                <w:snapToGrid w:val="0"/>
                <w:color w:val="000000"/>
              </w:rPr>
            </w:pPr>
            <w:r>
              <w:rPr>
                <w:rFonts w:ascii="Arial" w:hAnsi="Arial"/>
                <w:snapToGrid w:val="0"/>
                <w:color w:val="000000"/>
              </w:rPr>
              <w:t>Flight NE Physical Characteristics</w:t>
            </w:r>
          </w:p>
        </w:tc>
        <w:tc>
          <w:tcPr>
            <w:tcW w:w="2430" w:type="dxa"/>
          </w:tcPr>
          <w:p w14:paraId="564C7E05" w14:textId="77777777" w:rsidR="008B72E7" w:rsidRDefault="008B72E7">
            <w:pPr>
              <w:rPr>
                <w:rFonts w:ascii="Arial" w:hAnsi="Arial"/>
                <w:snapToGrid w:val="0"/>
                <w:color w:val="000000"/>
              </w:rPr>
            </w:pPr>
            <w:r>
              <w:rPr>
                <w:rFonts w:ascii="Arial" w:hAnsi="Arial"/>
                <w:snapToGrid w:val="0"/>
                <w:color w:val="000000"/>
              </w:rPr>
              <w:t>The inter-NE communications shall (3.2.3.1.2.9) be through fiber.</w:t>
            </w:r>
          </w:p>
        </w:tc>
        <w:tc>
          <w:tcPr>
            <w:tcW w:w="2430" w:type="dxa"/>
          </w:tcPr>
          <w:p w14:paraId="4F8B7370" w14:textId="77777777" w:rsidR="008B72E7" w:rsidRDefault="008B72E7">
            <w:pPr>
              <w:rPr>
                <w:rFonts w:ascii="Arial" w:hAnsi="Arial"/>
                <w:snapToGrid w:val="0"/>
                <w:color w:val="000000"/>
              </w:rPr>
            </w:pPr>
            <w:r>
              <w:rPr>
                <w:rFonts w:ascii="Arial" w:hAnsi="Arial"/>
                <w:snapToGrid w:val="0"/>
                <w:color w:val="000000"/>
              </w:rPr>
              <w:t>hw</w:t>
            </w:r>
          </w:p>
        </w:tc>
      </w:tr>
      <w:tr w:rsidR="008B72E7" w14:paraId="2DD6086E" w14:textId="77777777">
        <w:tblPrEx>
          <w:tblCellMar>
            <w:top w:w="0" w:type="dxa"/>
            <w:bottom w:w="0" w:type="dxa"/>
          </w:tblCellMar>
        </w:tblPrEx>
        <w:tc>
          <w:tcPr>
            <w:tcW w:w="2430" w:type="dxa"/>
          </w:tcPr>
          <w:p w14:paraId="0ED6E2EB" w14:textId="77777777" w:rsidR="008B72E7" w:rsidRDefault="008B72E7">
            <w:pPr>
              <w:rPr>
                <w:rFonts w:ascii="Arial" w:hAnsi="Arial"/>
                <w:snapToGrid w:val="0"/>
                <w:color w:val="000000"/>
              </w:rPr>
            </w:pPr>
            <w:r>
              <w:rPr>
                <w:rFonts w:ascii="Arial" w:hAnsi="Arial"/>
                <w:snapToGrid w:val="0"/>
                <w:color w:val="000000"/>
              </w:rPr>
              <w:t>3.2.3.1.2</w:t>
            </w:r>
          </w:p>
        </w:tc>
        <w:tc>
          <w:tcPr>
            <w:tcW w:w="2520" w:type="dxa"/>
          </w:tcPr>
          <w:p w14:paraId="64CC0F69" w14:textId="77777777" w:rsidR="008B72E7" w:rsidRDefault="008B72E7">
            <w:pPr>
              <w:rPr>
                <w:rFonts w:ascii="Arial" w:hAnsi="Arial"/>
                <w:snapToGrid w:val="0"/>
                <w:color w:val="000000"/>
              </w:rPr>
            </w:pPr>
            <w:r>
              <w:rPr>
                <w:rFonts w:ascii="Arial" w:hAnsi="Arial"/>
                <w:snapToGrid w:val="0"/>
                <w:color w:val="000000"/>
              </w:rPr>
              <w:t>Flight NE Physical Characteristics</w:t>
            </w:r>
          </w:p>
        </w:tc>
        <w:tc>
          <w:tcPr>
            <w:tcW w:w="2430" w:type="dxa"/>
          </w:tcPr>
          <w:p w14:paraId="03781846" w14:textId="77777777" w:rsidR="008B72E7" w:rsidRDefault="008B72E7">
            <w:pPr>
              <w:rPr>
                <w:rFonts w:ascii="Arial" w:hAnsi="Arial"/>
                <w:snapToGrid w:val="0"/>
                <w:color w:val="000000"/>
              </w:rPr>
            </w:pPr>
            <w:r>
              <w:rPr>
                <w:rFonts w:ascii="Arial" w:hAnsi="Arial"/>
                <w:snapToGrid w:val="0"/>
                <w:color w:val="000000"/>
              </w:rPr>
              <w:t xml:space="preserve">Test points shall (3.2.3.1.2.10) be made available at the </w:t>
            </w:r>
            <w:r>
              <w:rPr>
                <w:rFonts w:ascii="Arial" w:hAnsi="Arial"/>
                <w:snapToGrid w:val="0"/>
                <w:color w:val="000000"/>
              </w:rPr>
              <w:lastRenderedPageBreak/>
              <w:t>P2 connector for examining the operational status of the NE.</w:t>
            </w:r>
          </w:p>
        </w:tc>
        <w:tc>
          <w:tcPr>
            <w:tcW w:w="2430" w:type="dxa"/>
          </w:tcPr>
          <w:p w14:paraId="3147E2D6" w14:textId="77777777" w:rsidR="008B72E7" w:rsidRDefault="008B72E7">
            <w:pPr>
              <w:rPr>
                <w:rFonts w:ascii="Arial" w:hAnsi="Arial"/>
                <w:snapToGrid w:val="0"/>
                <w:color w:val="000000"/>
              </w:rPr>
            </w:pPr>
            <w:r>
              <w:rPr>
                <w:rFonts w:ascii="Arial" w:hAnsi="Arial"/>
                <w:snapToGrid w:val="0"/>
                <w:color w:val="000000"/>
              </w:rPr>
              <w:lastRenderedPageBreak/>
              <w:t>hw</w:t>
            </w:r>
          </w:p>
        </w:tc>
      </w:tr>
      <w:tr w:rsidR="008B72E7" w14:paraId="580C7A64" w14:textId="77777777">
        <w:tblPrEx>
          <w:tblCellMar>
            <w:top w:w="0" w:type="dxa"/>
            <w:bottom w:w="0" w:type="dxa"/>
          </w:tblCellMar>
        </w:tblPrEx>
        <w:tc>
          <w:tcPr>
            <w:tcW w:w="2430" w:type="dxa"/>
          </w:tcPr>
          <w:p w14:paraId="070E31E4" w14:textId="77777777" w:rsidR="008B72E7" w:rsidRDefault="008B72E7">
            <w:pPr>
              <w:rPr>
                <w:rFonts w:ascii="Arial" w:hAnsi="Arial"/>
                <w:snapToGrid w:val="0"/>
                <w:color w:val="000000"/>
              </w:rPr>
            </w:pPr>
            <w:r>
              <w:rPr>
                <w:rFonts w:ascii="Arial" w:hAnsi="Arial"/>
                <w:snapToGrid w:val="0"/>
                <w:color w:val="000000"/>
              </w:rPr>
              <w:t>3.2.3.1.2</w:t>
            </w:r>
          </w:p>
        </w:tc>
        <w:tc>
          <w:tcPr>
            <w:tcW w:w="2520" w:type="dxa"/>
          </w:tcPr>
          <w:p w14:paraId="469CA7B5" w14:textId="77777777" w:rsidR="008B72E7" w:rsidRDefault="008B72E7">
            <w:pPr>
              <w:rPr>
                <w:rFonts w:ascii="Arial" w:hAnsi="Arial"/>
                <w:snapToGrid w:val="0"/>
                <w:color w:val="000000"/>
              </w:rPr>
            </w:pPr>
            <w:r>
              <w:rPr>
                <w:rFonts w:ascii="Arial" w:hAnsi="Arial"/>
                <w:snapToGrid w:val="0"/>
                <w:color w:val="000000"/>
              </w:rPr>
              <w:t>Flight NE Physical Characteristics</w:t>
            </w:r>
          </w:p>
        </w:tc>
        <w:tc>
          <w:tcPr>
            <w:tcW w:w="2430" w:type="dxa"/>
          </w:tcPr>
          <w:p w14:paraId="02DAA738" w14:textId="77777777" w:rsidR="008B72E7" w:rsidRDefault="008B72E7">
            <w:pPr>
              <w:rPr>
                <w:rFonts w:ascii="Arial" w:hAnsi="Arial"/>
                <w:snapToGrid w:val="0"/>
                <w:color w:val="000000"/>
              </w:rPr>
            </w:pPr>
            <w:r>
              <w:rPr>
                <w:rFonts w:ascii="Arial" w:hAnsi="Arial"/>
                <w:snapToGrid w:val="0"/>
                <w:color w:val="000000"/>
              </w:rPr>
              <w:t>Each flight NE shall (3.2.3.1.2.11) dissipate no more than 35 Watts.</w:t>
            </w:r>
          </w:p>
        </w:tc>
        <w:tc>
          <w:tcPr>
            <w:tcW w:w="2430" w:type="dxa"/>
          </w:tcPr>
          <w:p w14:paraId="194DC85E" w14:textId="77777777" w:rsidR="008B72E7" w:rsidRDefault="008B72E7">
            <w:pPr>
              <w:rPr>
                <w:rFonts w:ascii="Arial" w:hAnsi="Arial"/>
                <w:snapToGrid w:val="0"/>
                <w:color w:val="000000"/>
              </w:rPr>
            </w:pPr>
            <w:r>
              <w:rPr>
                <w:rFonts w:ascii="Arial" w:hAnsi="Arial"/>
                <w:snapToGrid w:val="0"/>
                <w:color w:val="000000"/>
              </w:rPr>
              <w:t>hw</w:t>
            </w:r>
          </w:p>
        </w:tc>
      </w:tr>
      <w:tr w:rsidR="008B72E7" w14:paraId="56FACA3A" w14:textId="77777777">
        <w:tblPrEx>
          <w:tblCellMar>
            <w:top w:w="0" w:type="dxa"/>
            <w:bottom w:w="0" w:type="dxa"/>
          </w:tblCellMar>
        </w:tblPrEx>
        <w:tc>
          <w:tcPr>
            <w:tcW w:w="2430" w:type="dxa"/>
          </w:tcPr>
          <w:p w14:paraId="71C040AA" w14:textId="77777777" w:rsidR="008B72E7" w:rsidRDefault="008B72E7">
            <w:pPr>
              <w:rPr>
                <w:rFonts w:ascii="Arial" w:hAnsi="Arial"/>
                <w:snapToGrid w:val="0"/>
                <w:color w:val="000000"/>
              </w:rPr>
            </w:pPr>
            <w:r>
              <w:rPr>
                <w:rFonts w:ascii="Arial" w:hAnsi="Arial"/>
                <w:snapToGrid w:val="0"/>
                <w:color w:val="000000"/>
              </w:rPr>
              <w:t>3.2.3.1.2</w:t>
            </w:r>
          </w:p>
        </w:tc>
        <w:tc>
          <w:tcPr>
            <w:tcW w:w="2520" w:type="dxa"/>
          </w:tcPr>
          <w:p w14:paraId="777DC100" w14:textId="77777777" w:rsidR="008B72E7" w:rsidRDefault="008B72E7">
            <w:pPr>
              <w:rPr>
                <w:rFonts w:ascii="Arial" w:hAnsi="Arial"/>
                <w:snapToGrid w:val="0"/>
                <w:color w:val="000000"/>
              </w:rPr>
            </w:pPr>
            <w:r>
              <w:rPr>
                <w:rFonts w:ascii="Arial" w:hAnsi="Arial"/>
                <w:snapToGrid w:val="0"/>
                <w:color w:val="000000"/>
              </w:rPr>
              <w:t>Flight NE Physical Characteristics</w:t>
            </w:r>
          </w:p>
        </w:tc>
        <w:tc>
          <w:tcPr>
            <w:tcW w:w="2430" w:type="dxa"/>
          </w:tcPr>
          <w:p w14:paraId="2E6217F5" w14:textId="77777777" w:rsidR="008B72E7" w:rsidRDefault="008B72E7">
            <w:pPr>
              <w:rPr>
                <w:rFonts w:ascii="Arial" w:hAnsi="Arial"/>
                <w:snapToGrid w:val="0"/>
                <w:color w:val="000000"/>
              </w:rPr>
            </w:pPr>
            <w:r>
              <w:rPr>
                <w:rFonts w:ascii="Arial" w:hAnsi="Arial"/>
                <w:snapToGrid w:val="0"/>
                <w:color w:val="000000"/>
              </w:rPr>
              <w:t>Each flight NE shall (3.2.3.1.2.12) be conduction-cooled.</w:t>
            </w:r>
          </w:p>
        </w:tc>
        <w:tc>
          <w:tcPr>
            <w:tcW w:w="2430" w:type="dxa"/>
          </w:tcPr>
          <w:p w14:paraId="043DEEB2" w14:textId="77777777" w:rsidR="008B72E7" w:rsidRDefault="008B72E7">
            <w:pPr>
              <w:rPr>
                <w:rFonts w:ascii="Arial" w:hAnsi="Arial"/>
                <w:snapToGrid w:val="0"/>
                <w:color w:val="000000"/>
              </w:rPr>
            </w:pPr>
            <w:r>
              <w:rPr>
                <w:rFonts w:ascii="Arial" w:hAnsi="Arial"/>
                <w:snapToGrid w:val="0"/>
                <w:color w:val="000000"/>
              </w:rPr>
              <w:t>hw</w:t>
            </w:r>
          </w:p>
        </w:tc>
      </w:tr>
      <w:tr w:rsidR="008B72E7" w14:paraId="51CB1635" w14:textId="77777777">
        <w:tblPrEx>
          <w:tblCellMar>
            <w:top w:w="0" w:type="dxa"/>
            <w:bottom w:w="0" w:type="dxa"/>
          </w:tblCellMar>
        </w:tblPrEx>
        <w:tc>
          <w:tcPr>
            <w:tcW w:w="2430" w:type="dxa"/>
          </w:tcPr>
          <w:p w14:paraId="6E2CE94F" w14:textId="77777777" w:rsidR="008B72E7" w:rsidRDefault="008B72E7">
            <w:pPr>
              <w:rPr>
                <w:rFonts w:ascii="Arial" w:hAnsi="Arial"/>
                <w:snapToGrid w:val="0"/>
                <w:color w:val="000000"/>
              </w:rPr>
            </w:pPr>
            <w:r>
              <w:rPr>
                <w:rFonts w:ascii="Arial" w:hAnsi="Arial"/>
                <w:snapToGrid w:val="0"/>
                <w:color w:val="000000"/>
              </w:rPr>
              <w:t>3.2.3.1.2</w:t>
            </w:r>
          </w:p>
        </w:tc>
        <w:tc>
          <w:tcPr>
            <w:tcW w:w="2520" w:type="dxa"/>
          </w:tcPr>
          <w:p w14:paraId="4BFF7E86" w14:textId="77777777" w:rsidR="008B72E7" w:rsidRDefault="008B72E7">
            <w:pPr>
              <w:rPr>
                <w:rFonts w:ascii="Arial" w:hAnsi="Arial"/>
                <w:snapToGrid w:val="0"/>
                <w:color w:val="000000"/>
              </w:rPr>
            </w:pPr>
            <w:r>
              <w:rPr>
                <w:rFonts w:ascii="Arial" w:hAnsi="Arial"/>
                <w:snapToGrid w:val="0"/>
                <w:color w:val="000000"/>
              </w:rPr>
              <w:t>Flight NE Physical Characteristics</w:t>
            </w:r>
          </w:p>
        </w:tc>
        <w:tc>
          <w:tcPr>
            <w:tcW w:w="2430" w:type="dxa"/>
          </w:tcPr>
          <w:p w14:paraId="23A5BA11" w14:textId="77777777" w:rsidR="008B72E7" w:rsidRDefault="008B72E7">
            <w:pPr>
              <w:rPr>
                <w:rFonts w:ascii="Arial" w:hAnsi="Arial"/>
                <w:snapToGrid w:val="0"/>
                <w:color w:val="000000"/>
              </w:rPr>
            </w:pPr>
            <w:r>
              <w:rPr>
                <w:rFonts w:ascii="Arial" w:hAnsi="Arial"/>
                <w:snapToGrid w:val="0"/>
                <w:color w:val="000000"/>
              </w:rPr>
              <w:t>Flight hardware shall (3.2.3.1.2.13) be fabricated using radiation-hardened and/or radiation tolerant components.</w:t>
            </w:r>
          </w:p>
        </w:tc>
        <w:tc>
          <w:tcPr>
            <w:tcW w:w="2430" w:type="dxa"/>
          </w:tcPr>
          <w:p w14:paraId="27DFDA6C" w14:textId="77777777" w:rsidR="008B72E7" w:rsidRDefault="008B72E7">
            <w:pPr>
              <w:rPr>
                <w:rFonts w:ascii="Arial" w:hAnsi="Arial"/>
                <w:snapToGrid w:val="0"/>
                <w:color w:val="000000"/>
              </w:rPr>
            </w:pPr>
            <w:r>
              <w:rPr>
                <w:rFonts w:ascii="Arial" w:hAnsi="Arial"/>
                <w:snapToGrid w:val="0"/>
                <w:color w:val="000000"/>
              </w:rPr>
              <w:t>hw</w:t>
            </w:r>
          </w:p>
        </w:tc>
      </w:tr>
      <w:tr w:rsidR="008B72E7" w14:paraId="198B6D85" w14:textId="77777777">
        <w:tblPrEx>
          <w:tblCellMar>
            <w:top w:w="0" w:type="dxa"/>
            <w:bottom w:w="0" w:type="dxa"/>
          </w:tblCellMar>
        </w:tblPrEx>
        <w:tc>
          <w:tcPr>
            <w:tcW w:w="2430" w:type="dxa"/>
          </w:tcPr>
          <w:p w14:paraId="771FD933" w14:textId="77777777" w:rsidR="008B72E7" w:rsidRDefault="008B72E7">
            <w:pPr>
              <w:rPr>
                <w:rFonts w:ascii="Arial" w:hAnsi="Arial"/>
                <w:snapToGrid w:val="0"/>
                <w:color w:val="000000"/>
              </w:rPr>
            </w:pPr>
            <w:r>
              <w:rPr>
                <w:rFonts w:ascii="Arial" w:hAnsi="Arial"/>
                <w:snapToGrid w:val="0"/>
                <w:color w:val="000000"/>
              </w:rPr>
              <w:t>3.2.3.1.2</w:t>
            </w:r>
          </w:p>
        </w:tc>
        <w:tc>
          <w:tcPr>
            <w:tcW w:w="2520" w:type="dxa"/>
          </w:tcPr>
          <w:p w14:paraId="1BDC7397" w14:textId="77777777" w:rsidR="008B72E7" w:rsidRDefault="008B72E7">
            <w:pPr>
              <w:rPr>
                <w:rFonts w:ascii="Arial" w:hAnsi="Arial"/>
                <w:snapToGrid w:val="0"/>
                <w:color w:val="000000"/>
              </w:rPr>
            </w:pPr>
            <w:r>
              <w:rPr>
                <w:rFonts w:ascii="Arial" w:hAnsi="Arial"/>
                <w:snapToGrid w:val="0"/>
                <w:color w:val="000000"/>
              </w:rPr>
              <w:t>Flight NE Physical Characteristics</w:t>
            </w:r>
          </w:p>
        </w:tc>
        <w:tc>
          <w:tcPr>
            <w:tcW w:w="2430" w:type="dxa"/>
          </w:tcPr>
          <w:p w14:paraId="734B1748" w14:textId="77777777" w:rsidR="008B72E7" w:rsidRDefault="008B72E7">
            <w:pPr>
              <w:rPr>
                <w:rFonts w:ascii="Arial" w:hAnsi="Arial"/>
                <w:snapToGrid w:val="0"/>
                <w:color w:val="000000"/>
              </w:rPr>
            </w:pPr>
            <w:r>
              <w:rPr>
                <w:rFonts w:ascii="Arial" w:hAnsi="Arial"/>
                <w:snapToGrid w:val="0"/>
                <w:color w:val="000000"/>
              </w:rPr>
              <w:t>Fabrication and assembly of the boards shall (3.2.3.1.2.14) meet  NAS 5300.4(3L), NAS 5300.4(3J-1), NHB5300.4(3A-2), IPC 275, IPC 6011, IPC 6012 and GSFC-S-312-P-003.</w:t>
            </w:r>
          </w:p>
        </w:tc>
        <w:tc>
          <w:tcPr>
            <w:tcW w:w="2430" w:type="dxa"/>
          </w:tcPr>
          <w:p w14:paraId="22C92489" w14:textId="77777777" w:rsidR="008B72E7" w:rsidRDefault="008B72E7">
            <w:pPr>
              <w:rPr>
                <w:rFonts w:ascii="Arial" w:hAnsi="Arial"/>
                <w:snapToGrid w:val="0"/>
                <w:color w:val="000000"/>
              </w:rPr>
            </w:pPr>
            <w:r>
              <w:rPr>
                <w:rFonts w:ascii="Arial" w:hAnsi="Arial"/>
                <w:snapToGrid w:val="0"/>
                <w:color w:val="000000"/>
              </w:rPr>
              <w:t>hw</w:t>
            </w:r>
          </w:p>
        </w:tc>
      </w:tr>
      <w:tr w:rsidR="008B72E7" w14:paraId="6EBA2C87" w14:textId="77777777">
        <w:tblPrEx>
          <w:tblCellMar>
            <w:top w:w="0" w:type="dxa"/>
            <w:bottom w:w="0" w:type="dxa"/>
          </w:tblCellMar>
        </w:tblPrEx>
        <w:tc>
          <w:tcPr>
            <w:tcW w:w="2430" w:type="dxa"/>
          </w:tcPr>
          <w:p w14:paraId="14F54150" w14:textId="77777777" w:rsidR="008B72E7" w:rsidRDefault="008B72E7">
            <w:pPr>
              <w:rPr>
                <w:rFonts w:ascii="Arial" w:hAnsi="Arial"/>
                <w:snapToGrid w:val="0"/>
                <w:color w:val="000000"/>
              </w:rPr>
            </w:pPr>
            <w:r>
              <w:rPr>
                <w:rFonts w:ascii="Arial" w:hAnsi="Arial"/>
                <w:snapToGrid w:val="0"/>
                <w:color w:val="000000"/>
              </w:rPr>
              <w:t>3.2.3.1.3</w:t>
            </w:r>
          </w:p>
        </w:tc>
        <w:tc>
          <w:tcPr>
            <w:tcW w:w="2520" w:type="dxa"/>
          </w:tcPr>
          <w:p w14:paraId="1FD7642B" w14:textId="77777777" w:rsidR="008B72E7" w:rsidRDefault="008B72E7">
            <w:pPr>
              <w:rPr>
                <w:rFonts w:ascii="Arial" w:hAnsi="Arial"/>
                <w:snapToGrid w:val="0"/>
                <w:color w:val="000000"/>
              </w:rPr>
            </w:pPr>
            <w:r>
              <w:rPr>
                <w:rFonts w:ascii="Arial" w:hAnsi="Arial"/>
                <w:snapToGrid w:val="0"/>
                <w:color w:val="000000"/>
              </w:rPr>
              <w:t>Flight NE Environmental Qualification Conditions</w:t>
            </w:r>
          </w:p>
        </w:tc>
        <w:tc>
          <w:tcPr>
            <w:tcW w:w="2430" w:type="dxa"/>
          </w:tcPr>
          <w:p w14:paraId="252A91C0" w14:textId="77777777" w:rsidR="008B72E7" w:rsidRDefault="008B72E7">
            <w:pPr>
              <w:rPr>
                <w:rFonts w:ascii="Arial" w:hAnsi="Arial"/>
                <w:snapToGrid w:val="0"/>
                <w:color w:val="000000"/>
              </w:rPr>
            </w:pPr>
            <w:r>
              <w:rPr>
                <w:rFonts w:ascii="Arial" w:hAnsi="Arial"/>
                <w:snapToGrid w:val="0"/>
                <w:color w:val="000000"/>
              </w:rPr>
              <w:t xml:space="preserve">The flight NE shall (3.2.3.1.3.1) be capable of meeting all performance requirements specified herein during and after exposure to the environmental service conditions specified herein. </w:t>
            </w:r>
          </w:p>
        </w:tc>
        <w:tc>
          <w:tcPr>
            <w:tcW w:w="2430" w:type="dxa"/>
          </w:tcPr>
          <w:p w14:paraId="6D263B34" w14:textId="77777777" w:rsidR="008B72E7" w:rsidRDefault="008B72E7">
            <w:pPr>
              <w:rPr>
                <w:rFonts w:ascii="Arial" w:hAnsi="Arial"/>
                <w:snapToGrid w:val="0"/>
                <w:color w:val="000000"/>
              </w:rPr>
            </w:pPr>
            <w:r>
              <w:rPr>
                <w:rFonts w:ascii="Arial" w:hAnsi="Arial"/>
                <w:snapToGrid w:val="0"/>
                <w:color w:val="000000"/>
              </w:rPr>
              <w:t>hw</w:t>
            </w:r>
          </w:p>
        </w:tc>
      </w:tr>
      <w:tr w:rsidR="008B72E7" w14:paraId="7802C93F" w14:textId="77777777">
        <w:tblPrEx>
          <w:tblCellMar>
            <w:top w:w="0" w:type="dxa"/>
            <w:bottom w:w="0" w:type="dxa"/>
          </w:tblCellMar>
        </w:tblPrEx>
        <w:tc>
          <w:tcPr>
            <w:tcW w:w="2430" w:type="dxa"/>
          </w:tcPr>
          <w:p w14:paraId="774B33CC" w14:textId="77777777" w:rsidR="008B72E7" w:rsidRDefault="008B72E7">
            <w:pPr>
              <w:rPr>
                <w:rFonts w:ascii="Arial" w:hAnsi="Arial"/>
                <w:snapToGrid w:val="0"/>
                <w:color w:val="000000"/>
              </w:rPr>
            </w:pPr>
            <w:r>
              <w:rPr>
                <w:rFonts w:ascii="Arial" w:hAnsi="Arial"/>
                <w:snapToGrid w:val="0"/>
                <w:color w:val="000000"/>
              </w:rPr>
              <w:t>3.2.3.1.3</w:t>
            </w:r>
          </w:p>
        </w:tc>
        <w:tc>
          <w:tcPr>
            <w:tcW w:w="2520" w:type="dxa"/>
          </w:tcPr>
          <w:p w14:paraId="1B0F0396" w14:textId="77777777" w:rsidR="008B72E7" w:rsidRDefault="008B72E7">
            <w:pPr>
              <w:rPr>
                <w:rFonts w:ascii="Arial" w:hAnsi="Arial"/>
                <w:snapToGrid w:val="0"/>
                <w:color w:val="000000"/>
              </w:rPr>
            </w:pPr>
            <w:r>
              <w:rPr>
                <w:rFonts w:ascii="Arial" w:hAnsi="Arial"/>
                <w:snapToGrid w:val="0"/>
                <w:color w:val="000000"/>
              </w:rPr>
              <w:t>Flight NE Environmental Qualification Conditions</w:t>
            </w:r>
          </w:p>
        </w:tc>
        <w:tc>
          <w:tcPr>
            <w:tcW w:w="2430" w:type="dxa"/>
          </w:tcPr>
          <w:p w14:paraId="2A094951" w14:textId="77777777" w:rsidR="008B72E7" w:rsidRDefault="008B72E7">
            <w:pPr>
              <w:rPr>
                <w:rFonts w:ascii="Arial" w:hAnsi="Arial"/>
                <w:snapToGrid w:val="0"/>
                <w:color w:val="000000"/>
              </w:rPr>
            </w:pPr>
            <w:r>
              <w:rPr>
                <w:rFonts w:ascii="Arial" w:hAnsi="Arial"/>
                <w:snapToGrid w:val="0"/>
                <w:color w:val="000000"/>
              </w:rPr>
              <w:t>The flight NE  shall (3.2.3.1.3.2)  be designed and constructed so that no part of any component shifts in setting, position, or adjustment.</w:t>
            </w:r>
          </w:p>
        </w:tc>
        <w:tc>
          <w:tcPr>
            <w:tcW w:w="2430" w:type="dxa"/>
          </w:tcPr>
          <w:p w14:paraId="414E6844" w14:textId="77777777" w:rsidR="008B72E7" w:rsidRDefault="008B72E7">
            <w:pPr>
              <w:rPr>
                <w:rFonts w:ascii="Arial" w:hAnsi="Arial"/>
                <w:snapToGrid w:val="0"/>
                <w:color w:val="000000"/>
              </w:rPr>
            </w:pPr>
            <w:r>
              <w:rPr>
                <w:rFonts w:ascii="Arial" w:hAnsi="Arial"/>
                <w:snapToGrid w:val="0"/>
                <w:color w:val="000000"/>
              </w:rPr>
              <w:t>hw</w:t>
            </w:r>
          </w:p>
        </w:tc>
      </w:tr>
      <w:tr w:rsidR="008B72E7" w14:paraId="5E888B4A" w14:textId="77777777">
        <w:tblPrEx>
          <w:tblCellMar>
            <w:top w:w="0" w:type="dxa"/>
            <w:bottom w:w="0" w:type="dxa"/>
          </w:tblCellMar>
        </w:tblPrEx>
        <w:tc>
          <w:tcPr>
            <w:tcW w:w="2430" w:type="dxa"/>
          </w:tcPr>
          <w:p w14:paraId="1DEF8035" w14:textId="77777777" w:rsidR="008B72E7" w:rsidRDefault="008B72E7">
            <w:pPr>
              <w:rPr>
                <w:rFonts w:ascii="Arial" w:hAnsi="Arial"/>
                <w:snapToGrid w:val="0"/>
                <w:color w:val="000000"/>
              </w:rPr>
            </w:pPr>
            <w:r>
              <w:rPr>
                <w:rFonts w:ascii="Arial" w:hAnsi="Arial"/>
                <w:snapToGrid w:val="0"/>
                <w:color w:val="000000"/>
              </w:rPr>
              <w:t>3.2.3.1.3</w:t>
            </w:r>
          </w:p>
        </w:tc>
        <w:tc>
          <w:tcPr>
            <w:tcW w:w="2520" w:type="dxa"/>
          </w:tcPr>
          <w:p w14:paraId="08163092" w14:textId="77777777" w:rsidR="008B72E7" w:rsidRDefault="008B72E7">
            <w:pPr>
              <w:rPr>
                <w:rFonts w:ascii="Arial" w:hAnsi="Arial"/>
                <w:snapToGrid w:val="0"/>
                <w:color w:val="000000"/>
              </w:rPr>
            </w:pPr>
            <w:r>
              <w:rPr>
                <w:rFonts w:ascii="Arial" w:hAnsi="Arial"/>
                <w:snapToGrid w:val="0"/>
                <w:color w:val="000000"/>
              </w:rPr>
              <w:t xml:space="preserve">Flight NE Environmental Qualification </w:t>
            </w:r>
            <w:r>
              <w:rPr>
                <w:rFonts w:ascii="Arial" w:hAnsi="Arial"/>
                <w:snapToGrid w:val="0"/>
                <w:color w:val="000000"/>
              </w:rPr>
              <w:lastRenderedPageBreak/>
              <w:t>Conditions</w:t>
            </w:r>
          </w:p>
        </w:tc>
        <w:tc>
          <w:tcPr>
            <w:tcW w:w="2430" w:type="dxa"/>
          </w:tcPr>
          <w:p w14:paraId="5652172C" w14:textId="77777777" w:rsidR="008B72E7" w:rsidRDefault="008B72E7">
            <w:pPr>
              <w:rPr>
                <w:rFonts w:ascii="Arial" w:hAnsi="Arial"/>
                <w:snapToGrid w:val="0"/>
                <w:color w:val="000000"/>
              </w:rPr>
            </w:pPr>
            <w:r>
              <w:rPr>
                <w:rFonts w:ascii="Arial" w:hAnsi="Arial"/>
                <w:snapToGrid w:val="0"/>
                <w:color w:val="000000"/>
              </w:rPr>
              <w:lastRenderedPageBreak/>
              <w:t xml:space="preserve">No degradation shall (3.2.3.1.3.3) be caused in the </w:t>
            </w:r>
            <w:r>
              <w:rPr>
                <w:rFonts w:ascii="Arial" w:hAnsi="Arial"/>
                <w:snapToGrid w:val="0"/>
                <w:color w:val="000000"/>
              </w:rPr>
              <w:lastRenderedPageBreak/>
              <w:t>performance that is specified in Subsections 3.2.3.1.3.1 through 3.2.3.1.3.11</w:t>
            </w:r>
          </w:p>
        </w:tc>
        <w:tc>
          <w:tcPr>
            <w:tcW w:w="2430" w:type="dxa"/>
          </w:tcPr>
          <w:p w14:paraId="264FCD6D" w14:textId="77777777" w:rsidR="008B72E7" w:rsidRDefault="008B72E7">
            <w:pPr>
              <w:rPr>
                <w:rFonts w:ascii="Arial" w:hAnsi="Arial"/>
                <w:snapToGrid w:val="0"/>
                <w:color w:val="000000"/>
              </w:rPr>
            </w:pPr>
            <w:r>
              <w:rPr>
                <w:rFonts w:ascii="Arial" w:hAnsi="Arial"/>
                <w:snapToGrid w:val="0"/>
                <w:color w:val="000000"/>
              </w:rPr>
              <w:lastRenderedPageBreak/>
              <w:t>hw</w:t>
            </w:r>
          </w:p>
        </w:tc>
      </w:tr>
      <w:tr w:rsidR="008B72E7" w14:paraId="264E7A17" w14:textId="77777777">
        <w:tblPrEx>
          <w:tblCellMar>
            <w:top w:w="0" w:type="dxa"/>
            <w:bottom w:w="0" w:type="dxa"/>
          </w:tblCellMar>
        </w:tblPrEx>
        <w:tc>
          <w:tcPr>
            <w:tcW w:w="2430" w:type="dxa"/>
          </w:tcPr>
          <w:p w14:paraId="375474AB" w14:textId="77777777" w:rsidR="008B72E7" w:rsidRDefault="008B72E7">
            <w:pPr>
              <w:rPr>
                <w:rFonts w:ascii="Arial" w:hAnsi="Arial"/>
                <w:snapToGrid w:val="0"/>
                <w:color w:val="000000"/>
              </w:rPr>
            </w:pPr>
            <w:r>
              <w:rPr>
                <w:rFonts w:ascii="Arial" w:hAnsi="Arial"/>
                <w:snapToGrid w:val="0"/>
                <w:color w:val="000000"/>
              </w:rPr>
              <w:t>3.2.3.1.3.1</w:t>
            </w:r>
          </w:p>
        </w:tc>
        <w:tc>
          <w:tcPr>
            <w:tcW w:w="2520" w:type="dxa"/>
          </w:tcPr>
          <w:p w14:paraId="3E0C9558" w14:textId="77777777" w:rsidR="008B72E7" w:rsidRDefault="008B72E7">
            <w:pPr>
              <w:rPr>
                <w:rFonts w:ascii="Arial" w:hAnsi="Arial"/>
                <w:snapToGrid w:val="0"/>
                <w:color w:val="000000"/>
              </w:rPr>
            </w:pPr>
            <w:r>
              <w:rPr>
                <w:rFonts w:ascii="Arial" w:hAnsi="Arial"/>
                <w:snapToGrid w:val="0"/>
                <w:color w:val="000000"/>
              </w:rPr>
              <w:t>Temperature</w:t>
            </w:r>
          </w:p>
        </w:tc>
        <w:tc>
          <w:tcPr>
            <w:tcW w:w="2430" w:type="dxa"/>
          </w:tcPr>
          <w:p w14:paraId="03CA26EA" w14:textId="77777777" w:rsidR="008B72E7" w:rsidRDefault="008B72E7">
            <w:pPr>
              <w:rPr>
                <w:rFonts w:ascii="Arial" w:hAnsi="Arial"/>
                <w:snapToGrid w:val="0"/>
                <w:color w:val="000000"/>
              </w:rPr>
            </w:pPr>
            <w:r>
              <w:rPr>
                <w:rFonts w:ascii="Arial" w:hAnsi="Arial"/>
                <w:snapToGrid w:val="0"/>
                <w:color w:val="000000"/>
              </w:rPr>
              <w:t>The flight NE shall (3.2.3.1.3.1.1)  meet the following temperature requirement while operating, 32 F to 149 F (0 C to 65 C) at the card edge.</w:t>
            </w:r>
          </w:p>
        </w:tc>
        <w:tc>
          <w:tcPr>
            <w:tcW w:w="2430" w:type="dxa"/>
          </w:tcPr>
          <w:p w14:paraId="7D439F98" w14:textId="77777777" w:rsidR="008B72E7" w:rsidRDefault="008B72E7">
            <w:pPr>
              <w:rPr>
                <w:rFonts w:ascii="Arial" w:hAnsi="Arial"/>
                <w:snapToGrid w:val="0"/>
                <w:color w:val="000000"/>
              </w:rPr>
            </w:pPr>
            <w:r>
              <w:rPr>
                <w:rFonts w:ascii="Arial" w:hAnsi="Arial"/>
                <w:snapToGrid w:val="0"/>
                <w:color w:val="000000"/>
              </w:rPr>
              <w:t>hw</w:t>
            </w:r>
          </w:p>
        </w:tc>
      </w:tr>
      <w:tr w:rsidR="008B72E7" w14:paraId="62AD48C1" w14:textId="77777777">
        <w:tblPrEx>
          <w:tblCellMar>
            <w:top w:w="0" w:type="dxa"/>
            <w:bottom w:w="0" w:type="dxa"/>
          </w:tblCellMar>
        </w:tblPrEx>
        <w:tc>
          <w:tcPr>
            <w:tcW w:w="2430" w:type="dxa"/>
          </w:tcPr>
          <w:p w14:paraId="2BAE7F2D" w14:textId="77777777" w:rsidR="008B72E7" w:rsidRDefault="008B72E7">
            <w:pPr>
              <w:rPr>
                <w:rFonts w:ascii="Arial" w:hAnsi="Arial"/>
                <w:snapToGrid w:val="0"/>
                <w:color w:val="000000"/>
              </w:rPr>
            </w:pPr>
            <w:r>
              <w:rPr>
                <w:rFonts w:ascii="Arial" w:hAnsi="Arial"/>
                <w:snapToGrid w:val="0"/>
                <w:color w:val="000000"/>
              </w:rPr>
              <w:t>3.2.3.1.3.1</w:t>
            </w:r>
          </w:p>
        </w:tc>
        <w:tc>
          <w:tcPr>
            <w:tcW w:w="2520" w:type="dxa"/>
          </w:tcPr>
          <w:p w14:paraId="6051AB60" w14:textId="77777777" w:rsidR="008B72E7" w:rsidRDefault="008B72E7">
            <w:pPr>
              <w:rPr>
                <w:rFonts w:ascii="Arial" w:hAnsi="Arial"/>
                <w:snapToGrid w:val="0"/>
                <w:color w:val="000000"/>
              </w:rPr>
            </w:pPr>
            <w:r>
              <w:rPr>
                <w:rFonts w:ascii="Arial" w:hAnsi="Arial"/>
                <w:snapToGrid w:val="0"/>
                <w:color w:val="000000"/>
              </w:rPr>
              <w:t>Temperature</w:t>
            </w:r>
          </w:p>
        </w:tc>
        <w:tc>
          <w:tcPr>
            <w:tcW w:w="2430" w:type="dxa"/>
          </w:tcPr>
          <w:p w14:paraId="38286D66" w14:textId="77777777" w:rsidR="008B72E7" w:rsidRDefault="008B72E7">
            <w:pPr>
              <w:rPr>
                <w:rFonts w:ascii="Arial" w:hAnsi="Arial"/>
                <w:snapToGrid w:val="0"/>
                <w:color w:val="000000"/>
              </w:rPr>
            </w:pPr>
            <w:r>
              <w:rPr>
                <w:rFonts w:ascii="Arial" w:hAnsi="Arial"/>
                <w:snapToGrid w:val="0"/>
                <w:color w:val="000000"/>
              </w:rPr>
              <w:t>The NE shall (3.2.3.1.3.1.2) operate with a worst case card edge thermal interface temperature of +65 °C for greater than 10 hours.</w:t>
            </w:r>
          </w:p>
        </w:tc>
        <w:tc>
          <w:tcPr>
            <w:tcW w:w="2430" w:type="dxa"/>
          </w:tcPr>
          <w:p w14:paraId="01F9AEA3" w14:textId="77777777" w:rsidR="008B72E7" w:rsidRDefault="008B72E7">
            <w:pPr>
              <w:rPr>
                <w:rFonts w:ascii="Arial" w:hAnsi="Arial"/>
                <w:snapToGrid w:val="0"/>
                <w:color w:val="000000"/>
              </w:rPr>
            </w:pPr>
            <w:r>
              <w:rPr>
                <w:rFonts w:ascii="Arial" w:hAnsi="Arial"/>
                <w:snapToGrid w:val="0"/>
                <w:color w:val="000000"/>
              </w:rPr>
              <w:t>hw</w:t>
            </w:r>
          </w:p>
        </w:tc>
      </w:tr>
      <w:tr w:rsidR="008B72E7" w14:paraId="3B04C485" w14:textId="77777777">
        <w:tblPrEx>
          <w:tblCellMar>
            <w:top w:w="0" w:type="dxa"/>
            <w:bottom w:w="0" w:type="dxa"/>
          </w:tblCellMar>
        </w:tblPrEx>
        <w:tc>
          <w:tcPr>
            <w:tcW w:w="2430" w:type="dxa"/>
          </w:tcPr>
          <w:p w14:paraId="2CCCEE08" w14:textId="77777777" w:rsidR="008B72E7" w:rsidRDefault="008B72E7">
            <w:pPr>
              <w:rPr>
                <w:rFonts w:ascii="Arial" w:hAnsi="Arial"/>
                <w:snapToGrid w:val="0"/>
                <w:color w:val="000000"/>
              </w:rPr>
            </w:pPr>
            <w:r>
              <w:rPr>
                <w:rFonts w:ascii="Arial" w:hAnsi="Arial"/>
                <w:snapToGrid w:val="0"/>
                <w:color w:val="000000"/>
              </w:rPr>
              <w:t>3.2.3.1.3.1</w:t>
            </w:r>
          </w:p>
        </w:tc>
        <w:tc>
          <w:tcPr>
            <w:tcW w:w="2520" w:type="dxa"/>
          </w:tcPr>
          <w:p w14:paraId="4CD47230" w14:textId="77777777" w:rsidR="008B72E7" w:rsidRDefault="008B72E7">
            <w:pPr>
              <w:rPr>
                <w:rFonts w:ascii="Arial" w:hAnsi="Arial"/>
                <w:snapToGrid w:val="0"/>
                <w:color w:val="000000"/>
              </w:rPr>
            </w:pPr>
            <w:r>
              <w:rPr>
                <w:rFonts w:ascii="Arial" w:hAnsi="Arial"/>
                <w:snapToGrid w:val="0"/>
                <w:color w:val="000000"/>
              </w:rPr>
              <w:t>Temperature</w:t>
            </w:r>
          </w:p>
        </w:tc>
        <w:tc>
          <w:tcPr>
            <w:tcW w:w="2430" w:type="dxa"/>
          </w:tcPr>
          <w:p w14:paraId="0D2D67A5" w14:textId="77777777" w:rsidR="008B72E7" w:rsidRDefault="008B72E7">
            <w:pPr>
              <w:rPr>
                <w:rFonts w:ascii="Arial" w:hAnsi="Arial"/>
                <w:snapToGrid w:val="0"/>
                <w:color w:val="000000"/>
              </w:rPr>
            </w:pPr>
            <w:r>
              <w:rPr>
                <w:rFonts w:ascii="Arial" w:hAnsi="Arial"/>
                <w:snapToGrid w:val="0"/>
                <w:color w:val="000000"/>
              </w:rPr>
              <w:t>The storage (i.e., non-operating) temperature range for the flight NE shall (3.2.3.1.3.1.3) be from -30 °C to 60 °C.</w:t>
            </w:r>
          </w:p>
        </w:tc>
        <w:tc>
          <w:tcPr>
            <w:tcW w:w="2430" w:type="dxa"/>
          </w:tcPr>
          <w:p w14:paraId="21EDCE01" w14:textId="77777777" w:rsidR="008B72E7" w:rsidRDefault="008B72E7">
            <w:pPr>
              <w:rPr>
                <w:rFonts w:ascii="Arial" w:hAnsi="Arial"/>
                <w:snapToGrid w:val="0"/>
                <w:color w:val="000000"/>
              </w:rPr>
            </w:pPr>
            <w:r>
              <w:rPr>
                <w:rFonts w:ascii="Arial" w:hAnsi="Arial"/>
                <w:snapToGrid w:val="0"/>
                <w:color w:val="000000"/>
              </w:rPr>
              <w:t>hw</w:t>
            </w:r>
          </w:p>
        </w:tc>
      </w:tr>
      <w:tr w:rsidR="008B72E7" w14:paraId="1B36C53A" w14:textId="77777777">
        <w:tblPrEx>
          <w:tblCellMar>
            <w:top w:w="0" w:type="dxa"/>
            <w:bottom w:w="0" w:type="dxa"/>
          </w:tblCellMar>
        </w:tblPrEx>
        <w:tc>
          <w:tcPr>
            <w:tcW w:w="2430" w:type="dxa"/>
          </w:tcPr>
          <w:p w14:paraId="40F3F915" w14:textId="77777777" w:rsidR="008B72E7" w:rsidRDefault="008B72E7">
            <w:pPr>
              <w:rPr>
                <w:rFonts w:ascii="Arial" w:hAnsi="Arial"/>
                <w:snapToGrid w:val="0"/>
                <w:color w:val="000000"/>
              </w:rPr>
            </w:pPr>
            <w:r>
              <w:rPr>
                <w:rFonts w:ascii="Arial" w:hAnsi="Arial"/>
                <w:snapToGrid w:val="0"/>
                <w:color w:val="000000"/>
              </w:rPr>
              <w:t>3.2.3.1.3.1</w:t>
            </w:r>
          </w:p>
        </w:tc>
        <w:tc>
          <w:tcPr>
            <w:tcW w:w="2520" w:type="dxa"/>
          </w:tcPr>
          <w:p w14:paraId="6AA78181" w14:textId="77777777" w:rsidR="008B72E7" w:rsidRDefault="008B72E7">
            <w:pPr>
              <w:rPr>
                <w:rFonts w:ascii="Arial" w:hAnsi="Arial"/>
                <w:snapToGrid w:val="0"/>
                <w:color w:val="000000"/>
              </w:rPr>
            </w:pPr>
            <w:r>
              <w:rPr>
                <w:rFonts w:ascii="Arial" w:hAnsi="Arial"/>
                <w:snapToGrid w:val="0"/>
                <w:color w:val="000000"/>
              </w:rPr>
              <w:t>Temperature</w:t>
            </w:r>
          </w:p>
        </w:tc>
        <w:tc>
          <w:tcPr>
            <w:tcW w:w="2430" w:type="dxa"/>
          </w:tcPr>
          <w:p w14:paraId="37201AC4" w14:textId="77777777" w:rsidR="008B72E7" w:rsidRDefault="008B72E7">
            <w:pPr>
              <w:rPr>
                <w:rFonts w:ascii="Arial" w:hAnsi="Arial"/>
                <w:snapToGrid w:val="0"/>
                <w:color w:val="000000"/>
              </w:rPr>
            </w:pPr>
            <w:r>
              <w:rPr>
                <w:rFonts w:ascii="Arial" w:hAnsi="Arial"/>
                <w:snapToGrid w:val="0"/>
                <w:color w:val="000000"/>
              </w:rPr>
              <w:t>For qualification testing, the flight NE shall (3.2.3.1.3.1.4) meet the following temperature requirement while operating, 12 F to 152 F (-11 C to 66.7 C) at the card edge.</w:t>
            </w:r>
          </w:p>
        </w:tc>
        <w:tc>
          <w:tcPr>
            <w:tcW w:w="2430" w:type="dxa"/>
          </w:tcPr>
          <w:p w14:paraId="65AF9011" w14:textId="77777777" w:rsidR="008B72E7" w:rsidRDefault="008B72E7">
            <w:pPr>
              <w:rPr>
                <w:rFonts w:ascii="Arial" w:hAnsi="Arial"/>
                <w:snapToGrid w:val="0"/>
                <w:color w:val="000000"/>
              </w:rPr>
            </w:pPr>
            <w:r>
              <w:rPr>
                <w:rFonts w:ascii="Arial" w:hAnsi="Arial"/>
                <w:snapToGrid w:val="0"/>
                <w:color w:val="000000"/>
              </w:rPr>
              <w:t>hw</w:t>
            </w:r>
          </w:p>
        </w:tc>
      </w:tr>
      <w:tr w:rsidR="008B72E7" w14:paraId="607F54A9" w14:textId="77777777">
        <w:tblPrEx>
          <w:tblCellMar>
            <w:top w:w="0" w:type="dxa"/>
            <w:bottom w:w="0" w:type="dxa"/>
          </w:tblCellMar>
        </w:tblPrEx>
        <w:tc>
          <w:tcPr>
            <w:tcW w:w="2430" w:type="dxa"/>
          </w:tcPr>
          <w:p w14:paraId="1F390EE0" w14:textId="77777777" w:rsidR="008B72E7" w:rsidRDefault="008B72E7">
            <w:pPr>
              <w:rPr>
                <w:rFonts w:ascii="Arial" w:hAnsi="Arial"/>
                <w:snapToGrid w:val="0"/>
                <w:color w:val="000000"/>
              </w:rPr>
            </w:pPr>
            <w:r>
              <w:rPr>
                <w:rFonts w:ascii="Arial" w:hAnsi="Arial"/>
                <w:snapToGrid w:val="0"/>
                <w:color w:val="000000"/>
              </w:rPr>
              <w:t>3.2.3.1.3.2</w:t>
            </w:r>
          </w:p>
        </w:tc>
        <w:tc>
          <w:tcPr>
            <w:tcW w:w="2520" w:type="dxa"/>
          </w:tcPr>
          <w:p w14:paraId="6AFC61D1" w14:textId="77777777" w:rsidR="008B72E7" w:rsidRDefault="008B72E7">
            <w:pPr>
              <w:rPr>
                <w:rFonts w:ascii="Arial" w:hAnsi="Arial"/>
                <w:snapToGrid w:val="0"/>
                <w:color w:val="000000"/>
              </w:rPr>
            </w:pPr>
            <w:r>
              <w:rPr>
                <w:rFonts w:ascii="Arial" w:hAnsi="Arial"/>
                <w:snapToGrid w:val="0"/>
                <w:color w:val="000000"/>
              </w:rPr>
              <w:t>Vibration</w:t>
            </w:r>
          </w:p>
        </w:tc>
        <w:tc>
          <w:tcPr>
            <w:tcW w:w="2430" w:type="dxa"/>
          </w:tcPr>
          <w:p w14:paraId="6F4182D6" w14:textId="77777777" w:rsidR="008B72E7" w:rsidRDefault="008B72E7">
            <w:pPr>
              <w:rPr>
                <w:rFonts w:ascii="Arial" w:hAnsi="Arial"/>
                <w:snapToGrid w:val="0"/>
                <w:color w:val="000000"/>
              </w:rPr>
            </w:pPr>
            <w:r>
              <w:rPr>
                <w:rFonts w:ascii="Arial" w:hAnsi="Arial"/>
                <w:snapToGrid w:val="0"/>
                <w:color w:val="000000"/>
              </w:rPr>
              <w:t>The flight NE shall (3.2.3.1.3.2.1) be capable of complying with all of the performance specified herein while not operating during all specified levels.</w:t>
            </w:r>
          </w:p>
        </w:tc>
        <w:tc>
          <w:tcPr>
            <w:tcW w:w="2430" w:type="dxa"/>
          </w:tcPr>
          <w:p w14:paraId="3F454BF2" w14:textId="77777777" w:rsidR="008B72E7" w:rsidRDefault="008B72E7">
            <w:pPr>
              <w:rPr>
                <w:rFonts w:ascii="Arial" w:hAnsi="Arial"/>
                <w:snapToGrid w:val="0"/>
                <w:color w:val="000000"/>
              </w:rPr>
            </w:pPr>
            <w:r>
              <w:rPr>
                <w:rFonts w:ascii="Arial" w:hAnsi="Arial"/>
                <w:snapToGrid w:val="0"/>
                <w:color w:val="000000"/>
              </w:rPr>
              <w:t>hw</w:t>
            </w:r>
          </w:p>
        </w:tc>
      </w:tr>
      <w:tr w:rsidR="008B72E7" w14:paraId="3C6C55C9" w14:textId="77777777">
        <w:tblPrEx>
          <w:tblCellMar>
            <w:top w:w="0" w:type="dxa"/>
            <w:bottom w:w="0" w:type="dxa"/>
          </w:tblCellMar>
        </w:tblPrEx>
        <w:tc>
          <w:tcPr>
            <w:tcW w:w="2430" w:type="dxa"/>
          </w:tcPr>
          <w:p w14:paraId="0FDFB7C1" w14:textId="77777777" w:rsidR="008B72E7" w:rsidRDefault="008B72E7">
            <w:pPr>
              <w:rPr>
                <w:rFonts w:ascii="Arial" w:hAnsi="Arial"/>
                <w:snapToGrid w:val="0"/>
                <w:color w:val="000000"/>
              </w:rPr>
            </w:pPr>
            <w:r>
              <w:rPr>
                <w:rFonts w:ascii="Arial" w:hAnsi="Arial"/>
                <w:snapToGrid w:val="0"/>
                <w:color w:val="000000"/>
              </w:rPr>
              <w:t>3.2.3.1.3.2.1</w:t>
            </w:r>
          </w:p>
        </w:tc>
        <w:tc>
          <w:tcPr>
            <w:tcW w:w="2520" w:type="dxa"/>
          </w:tcPr>
          <w:p w14:paraId="14993138" w14:textId="77777777" w:rsidR="008B72E7" w:rsidRDefault="008B72E7">
            <w:pPr>
              <w:rPr>
                <w:rFonts w:ascii="Arial" w:hAnsi="Arial"/>
                <w:snapToGrid w:val="0"/>
                <w:color w:val="000000"/>
              </w:rPr>
            </w:pPr>
            <w:r>
              <w:rPr>
                <w:rFonts w:ascii="Arial" w:hAnsi="Arial"/>
                <w:snapToGrid w:val="0"/>
                <w:color w:val="000000"/>
              </w:rPr>
              <w:t>Random Vibration</w:t>
            </w:r>
          </w:p>
        </w:tc>
        <w:tc>
          <w:tcPr>
            <w:tcW w:w="2430" w:type="dxa"/>
          </w:tcPr>
          <w:p w14:paraId="5401FD78" w14:textId="77777777" w:rsidR="008B72E7" w:rsidRDefault="008B72E7">
            <w:pPr>
              <w:rPr>
                <w:rFonts w:ascii="Arial" w:hAnsi="Arial"/>
                <w:snapToGrid w:val="0"/>
                <w:color w:val="000000"/>
              </w:rPr>
            </w:pPr>
            <w:r>
              <w:rPr>
                <w:rFonts w:ascii="Arial" w:hAnsi="Arial"/>
                <w:snapToGrid w:val="0"/>
                <w:color w:val="000000"/>
              </w:rPr>
              <w:t xml:space="preserve">The flight NE shall (3.2.3.1.3.2.1.1) be capable of withstanding the following environment in non-operational </w:t>
            </w:r>
            <w:r>
              <w:rPr>
                <w:rFonts w:ascii="Arial" w:hAnsi="Arial"/>
                <w:snapToGrid w:val="0"/>
                <w:color w:val="000000"/>
              </w:rPr>
              <w:lastRenderedPageBreak/>
              <w:t>mode:                                                            Frequency, Hz Qualification Level g2/Hz                   20                       0.026                                               20-50                +3 dB/Octave                             50-800               0.16                                                      800-2000          -3 dB/Octave                                            2000                  0.026</w:t>
            </w:r>
          </w:p>
        </w:tc>
        <w:tc>
          <w:tcPr>
            <w:tcW w:w="2430" w:type="dxa"/>
          </w:tcPr>
          <w:p w14:paraId="6B65D369" w14:textId="77777777" w:rsidR="008B72E7" w:rsidRDefault="008B72E7">
            <w:pPr>
              <w:rPr>
                <w:rFonts w:ascii="Arial" w:hAnsi="Arial"/>
                <w:snapToGrid w:val="0"/>
                <w:color w:val="000000"/>
              </w:rPr>
            </w:pPr>
            <w:r>
              <w:rPr>
                <w:rFonts w:ascii="Arial" w:hAnsi="Arial"/>
                <w:snapToGrid w:val="0"/>
                <w:color w:val="000000"/>
              </w:rPr>
              <w:lastRenderedPageBreak/>
              <w:t>hw</w:t>
            </w:r>
          </w:p>
        </w:tc>
      </w:tr>
      <w:tr w:rsidR="008B72E7" w14:paraId="55D9FC55" w14:textId="77777777">
        <w:tblPrEx>
          <w:tblCellMar>
            <w:top w:w="0" w:type="dxa"/>
            <w:bottom w:w="0" w:type="dxa"/>
          </w:tblCellMar>
        </w:tblPrEx>
        <w:tc>
          <w:tcPr>
            <w:tcW w:w="2430" w:type="dxa"/>
          </w:tcPr>
          <w:p w14:paraId="2323D66A" w14:textId="77777777" w:rsidR="008B72E7" w:rsidRDefault="008B72E7">
            <w:pPr>
              <w:rPr>
                <w:rFonts w:ascii="Arial" w:hAnsi="Arial"/>
                <w:snapToGrid w:val="0"/>
                <w:color w:val="000000"/>
              </w:rPr>
            </w:pPr>
            <w:r>
              <w:rPr>
                <w:rFonts w:ascii="Arial" w:hAnsi="Arial"/>
                <w:snapToGrid w:val="0"/>
                <w:color w:val="000000"/>
              </w:rPr>
              <w:t>3.2.3.1.3.2.1</w:t>
            </w:r>
          </w:p>
        </w:tc>
        <w:tc>
          <w:tcPr>
            <w:tcW w:w="2520" w:type="dxa"/>
          </w:tcPr>
          <w:p w14:paraId="30E5648B" w14:textId="77777777" w:rsidR="008B72E7" w:rsidRDefault="008B72E7">
            <w:pPr>
              <w:rPr>
                <w:rFonts w:ascii="Arial" w:hAnsi="Arial"/>
                <w:snapToGrid w:val="0"/>
                <w:color w:val="000000"/>
              </w:rPr>
            </w:pPr>
            <w:r>
              <w:rPr>
                <w:rFonts w:ascii="Arial" w:hAnsi="Arial"/>
                <w:snapToGrid w:val="0"/>
                <w:color w:val="000000"/>
              </w:rPr>
              <w:t>Random Vibration</w:t>
            </w:r>
          </w:p>
        </w:tc>
        <w:tc>
          <w:tcPr>
            <w:tcW w:w="2430" w:type="dxa"/>
          </w:tcPr>
          <w:p w14:paraId="6B4EFFA3" w14:textId="77777777" w:rsidR="008B72E7" w:rsidRDefault="008B72E7">
            <w:pPr>
              <w:rPr>
                <w:rFonts w:ascii="Arial" w:hAnsi="Arial"/>
                <w:snapToGrid w:val="0"/>
                <w:color w:val="000000"/>
              </w:rPr>
            </w:pPr>
            <w:r>
              <w:rPr>
                <w:rFonts w:ascii="Arial" w:hAnsi="Arial"/>
                <w:snapToGrid w:val="0"/>
                <w:color w:val="000000"/>
              </w:rPr>
              <w:t xml:space="preserve">For qualification testing, the sweep time per axis shall (3.2.3.1.3.2.1.2) be 3 minutes, 14.1 g-rms overall. </w:t>
            </w:r>
          </w:p>
        </w:tc>
        <w:tc>
          <w:tcPr>
            <w:tcW w:w="2430" w:type="dxa"/>
          </w:tcPr>
          <w:p w14:paraId="50B1F392" w14:textId="77777777" w:rsidR="008B72E7" w:rsidRDefault="008B72E7">
            <w:pPr>
              <w:rPr>
                <w:rFonts w:ascii="Arial" w:hAnsi="Arial"/>
                <w:snapToGrid w:val="0"/>
                <w:color w:val="000000"/>
              </w:rPr>
            </w:pPr>
            <w:r>
              <w:rPr>
                <w:rFonts w:ascii="Arial" w:hAnsi="Arial"/>
                <w:snapToGrid w:val="0"/>
                <w:color w:val="000000"/>
              </w:rPr>
              <w:t>hw</w:t>
            </w:r>
          </w:p>
        </w:tc>
      </w:tr>
      <w:tr w:rsidR="008B72E7" w14:paraId="6BEF974D" w14:textId="77777777">
        <w:tblPrEx>
          <w:tblCellMar>
            <w:top w:w="0" w:type="dxa"/>
            <w:bottom w:w="0" w:type="dxa"/>
          </w:tblCellMar>
        </w:tblPrEx>
        <w:tc>
          <w:tcPr>
            <w:tcW w:w="2430" w:type="dxa"/>
          </w:tcPr>
          <w:p w14:paraId="26B22FFB" w14:textId="77777777" w:rsidR="008B72E7" w:rsidRDefault="008B72E7">
            <w:pPr>
              <w:rPr>
                <w:rFonts w:ascii="Arial" w:hAnsi="Arial"/>
                <w:snapToGrid w:val="0"/>
                <w:color w:val="000000"/>
              </w:rPr>
            </w:pPr>
            <w:r>
              <w:rPr>
                <w:rFonts w:ascii="Arial" w:hAnsi="Arial"/>
                <w:snapToGrid w:val="0"/>
                <w:color w:val="000000"/>
              </w:rPr>
              <w:t>3.2.3.1.3.2.1</w:t>
            </w:r>
          </w:p>
        </w:tc>
        <w:tc>
          <w:tcPr>
            <w:tcW w:w="2520" w:type="dxa"/>
          </w:tcPr>
          <w:p w14:paraId="1CE787A1" w14:textId="77777777" w:rsidR="008B72E7" w:rsidRDefault="008B72E7">
            <w:pPr>
              <w:rPr>
                <w:rFonts w:ascii="Arial" w:hAnsi="Arial"/>
                <w:snapToGrid w:val="0"/>
                <w:color w:val="000000"/>
              </w:rPr>
            </w:pPr>
            <w:r>
              <w:rPr>
                <w:rFonts w:ascii="Arial" w:hAnsi="Arial"/>
                <w:snapToGrid w:val="0"/>
                <w:color w:val="000000"/>
              </w:rPr>
              <w:t>Random Vibration</w:t>
            </w:r>
          </w:p>
        </w:tc>
        <w:tc>
          <w:tcPr>
            <w:tcW w:w="2430" w:type="dxa"/>
          </w:tcPr>
          <w:p w14:paraId="794ADDFD" w14:textId="77777777" w:rsidR="008B72E7" w:rsidRDefault="008B72E7">
            <w:pPr>
              <w:rPr>
                <w:rFonts w:ascii="Arial" w:hAnsi="Arial"/>
                <w:snapToGrid w:val="0"/>
                <w:color w:val="000000"/>
              </w:rPr>
            </w:pPr>
            <w:r>
              <w:rPr>
                <w:rFonts w:ascii="Arial" w:hAnsi="Arial"/>
                <w:snapToGrid w:val="0"/>
                <w:color w:val="000000"/>
              </w:rPr>
              <w:t>The flight NE shall (3.2.3.1.3.2.1.3) be non operating during the application of this vibration in all axes.</w:t>
            </w:r>
          </w:p>
        </w:tc>
        <w:tc>
          <w:tcPr>
            <w:tcW w:w="2430" w:type="dxa"/>
          </w:tcPr>
          <w:p w14:paraId="48331D15" w14:textId="77777777" w:rsidR="008B72E7" w:rsidRDefault="008B72E7">
            <w:pPr>
              <w:rPr>
                <w:rFonts w:ascii="Arial" w:hAnsi="Arial"/>
                <w:snapToGrid w:val="0"/>
                <w:color w:val="000000"/>
              </w:rPr>
            </w:pPr>
            <w:r>
              <w:rPr>
                <w:rFonts w:ascii="Arial" w:hAnsi="Arial"/>
                <w:snapToGrid w:val="0"/>
                <w:color w:val="000000"/>
              </w:rPr>
              <w:t>hw</w:t>
            </w:r>
          </w:p>
        </w:tc>
      </w:tr>
      <w:tr w:rsidR="008B72E7" w14:paraId="6AFD2B92" w14:textId="77777777">
        <w:tblPrEx>
          <w:tblCellMar>
            <w:top w:w="0" w:type="dxa"/>
            <w:bottom w:w="0" w:type="dxa"/>
          </w:tblCellMar>
        </w:tblPrEx>
        <w:tc>
          <w:tcPr>
            <w:tcW w:w="2430" w:type="dxa"/>
          </w:tcPr>
          <w:p w14:paraId="618C5BA8" w14:textId="77777777" w:rsidR="008B72E7" w:rsidRDefault="008B72E7">
            <w:pPr>
              <w:rPr>
                <w:rFonts w:ascii="Arial" w:hAnsi="Arial"/>
                <w:snapToGrid w:val="0"/>
                <w:color w:val="000000"/>
              </w:rPr>
            </w:pPr>
            <w:r>
              <w:rPr>
                <w:rFonts w:ascii="Arial" w:hAnsi="Arial"/>
                <w:snapToGrid w:val="0"/>
                <w:color w:val="000000"/>
              </w:rPr>
              <w:t>3.2.3.1.3.3</w:t>
            </w:r>
          </w:p>
        </w:tc>
        <w:tc>
          <w:tcPr>
            <w:tcW w:w="2520" w:type="dxa"/>
          </w:tcPr>
          <w:p w14:paraId="60A53171" w14:textId="77777777" w:rsidR="008B72E7" w:rsidRDefault="008B72E7">
            <w:pPr>
              <w:rPr>
                <w:rFonts w:ascii="Arial" w:hAnsi="Arial"/>
                <w:snapToGrid w:val="0"/>
                <w:color w:val="000000"/>
              </w:rPr>
            </w:pPr>
            <w:r>
              <w:rPr>
                <w:rFonts w:ascii="Arial" w:hAnsi="Arial"/>
                <w:snapToGrid w:val="0"/>
                <w:color w:val="000000"/>
              </w:rPr>
              <w:t>Ionization Radiation</w:t>
            </w:r>
          </w:p>
        </w:tc>
        <w:tc>
          <w:tcPr>
            <w:tcW w:w="2430" w:type="dxa"/>
          </w:tcPr>
          <w:p w14:paraId="3C66AE18" w14:textId="77777777" w:rsidR="008B72E7" w:rsidRDefault="008B72E7">
            <w:pPr>
              <w:rPr>
                <w:rFonts w:ascii="Arial" w:hAnsi="Arial"/>
                <w:snapToGrid w:val="0"/>
                <w:color w:val="000000"/>
              </w:rPr>
            </w:pPr>
            <w:r>
              <w:rPr>
                <w:rFonts w:ascii="Arial" w:hAnsi="Arial"/>
                <w:snapToGrid w:val="0"/>
                <w:color w:val="000000"/>
              </w:rPr>
              <w:t>The flight NE shall (3.2.3.1.3.3.1) be designed to be capable of complying with all the performance requirements specified herein while being subjected to the total dose, single event upset and latchup immune requirements in SSP 30512 Rev. C.</w:t>
            </w:r>
          </w:p>
        </w:tc>
        <w:tc>
          <w:tcPr>
            <w:tcW w:w="2430" w:type="dxa"/>
          </w:tcPr>
          <w:p w14:paraId="4A3193BA" w14:textId="77777777" w:rsidR="008B72E7" w:rsidRDefault="008B72E7">
            <w:pPr>
              <w:rPr>
                <w:rFonts w:ascii="Arial" w:hAnsi="Arial"/>
                <w:snapToGrid w:val="0"/>
                <w:color w:val="000000"/>
              </w:rPr>
            </w:pPr>
            <w:r>
              <w:rPr>
                <w:rFonts w:ascii="Arial" w:hAnsi="Arial"/>
                <w:snapToGrid w:val="0"/>
                <w:color w:val="000000"/>
              </w:rPr>
              <w:t>hw</w:t>
            </w:r>
          </w:p>
        </w:tc>
      </w:tr>
      <w:tr w:rsidR="008B72E7" w14:paraId="24AF537A" w14:textId="77777777">
        <w:tblPrEx>
          <w:tblCellMar>
            <w:top w:w="0" w:type="dxa"/>
            <w:bottom w:w="0" w:type="dxa"/>
          </w:tblCellMar>
        </w:tblPrEx>
        <w:tc>
          <w:tcPr>
            <w:tcW w:w="2430" w:type="dxa"/>
          </w:tcPr>
          <w:p w14:paraId="0D7D7A8D" w14:textId="77777777" w:rsidR="008B72E7" w:rsidRDefault="008B72E7">
            <w:pPr>
              <w:rPr>
                <w:rFonts w:ascii="Arial" w:hAnsi="Arial"/>
                <w:snapToGrid w:val="0"/>
                <w:color w:val="000000"/>
              </w:rPr>
            </w:pPr>
            <w:r>
              <w:rPr>
                <w:rFonts w:ascii="Arial" w:hAnsi="Arial"/>
                <w:snapToGrid w:val="0"/>
                <w:color w:val="000000"/>
              </w:rPr>
              <w:t>3.2.3.1.3.3</w:t>
            </w:r>
          </w:p>
        </w:tc>
        <w:tc>
          <w:tcPr>
            <w:tcW w:w="2520" w:type="dxa"/>
          </w:tcPr>
          <w:p w14:paraId="21D3261A" w14:textId="77777777" w:rsidR="008B72E7" w:rsidRDefault="008B72E7">
            <w:pPr>
              <w:rPr>
                <w:rFonts w:ascii="Arial" w:hAnsi="Arial"/>
                <w:snapToGrid w:val="0"/>
                <w:color w:val="000000"/>
              </w:rPr>
            </w:pPr>
            <w:r>
              <w:rPr>
                <w:rFonts w:ascii="Arial" w:hAnsi="Arial"/>
                <w:snapToGrid w:val="0"/>
                <w:color w:val="000000"/>
              </w:rPr>
              <w:t>Ionization Radiation</w:t>
            </w:r>
          </w:p>
        </w:tc>
        <w:tc>
          <w:tcPr>
            <w:tcW w:w="2430" w:type="dxa"/>
          </w:tcPr>
          <w:p w14:paraId="3C6973BC" w14:textId="77777777" w:rsidR="008B72E7" w:rsidRDefault="008B72E7">
            <w:pPr>
              <w:rPr>
                <w:rFonts w:ascii="Arial" w:hAnsi="Arial"/>
                <w:snapToGrid w:val="0"/>
                <w:color w:val="000000"/>
              </w:rPr>
            </w:pPr>
            <w:r>
              <w:rPr>
                <w:rFonts w:ascii="Arial" w:hAnsi="Arial"/>
                <w:snapToGrid w:val="0"/>
                <w:color w:val="000000"/>
              </w:rPr>
              <w:t>All radiation test results shall (3.2.3.1.3.3.7) be characterized and documented.</w:t>
            </w:r>
          </w:p>
        </w:tc>
        <w:tc>
          <w:tcPr>
            <w:tcW w:w="2430" w:type="dxa"/>
          </w:tcPr>
          <w:p w14:paraId="3489C74B" w14:textId="77777777" w:rsidR="008B72E7" w:rsidRDefault="008B72E7">
            <w:pPr>
              <w:rPr>
                <w:rFonts w:ascii="Arial" w:hAnsi="Arial"/>
                <w:snapToGrid w:val="0"/>
                <w:color w:val="000000"/>
              </w:rPr>
            </w:pPr>
            <w:r>
              <w:rPr>
                <w:rFonts w:ascii="Arial" w:hAnsi="Arial"/>
                <w:snapToGrid w:val="0"/>
                <w:color w:val="000000"/>
              </w:rPr>
              <w:t>hw</w:t>
            </w:r>
          </w:p>
        </w:tc>
      </w:tr>
      <w:tr w:rsidR="008B72E7" w14:paraId="3AD0F49E" w14:textId="77777777">
        <w:tblPrEx>
          <w:tblCellMar>
            <w:top w:w="0" w:type="dxa"/>
            <w:bottom w:w="0" w:type="dxa"/>
          </w:tblCellMar>
        </w:tblPrEx>
        <w:tc>
          <w:tcPr>
            <w:tcW w:w="2430" w:type="dxa"/>
          </w:tcPr>
          <w:p w14:paraId="752230E1" w14:textId="77777777" w:rsidR="008B72E7" w:rsidRDefault="008B72E7">
            <w:pPr>
              <w:rPr>
                <w:rFonts w:ascii="Arial" w:hAnsi="Arial"/>
                <w:snapToGrid w:val="0"/>
                <w:color w:val="000000"/>
              </w:rPr>
            </w:pPr>
            <w:r>
              <w:rPr>
                <w:rFonts w:ascii="Arial" w:hAnsi="Arial"/>
                <w:snapToGrid w:val="0"/>
                <w:color w:val="000000"/>
              </w:rPr>
              <w:t>3.2.3.1.3.4</w:t>
            </w:r>
          </w:p>
        </w:tc>
        <w:tc>
          <w:tcPr>
            <w:tcW w:w="2520" w:type="dxa"/>
          </w:tcPr>
          <w:p w14:paraId="3BBA2578" w14:textId="77777777" w:rsidR="008B72E7" w:rsidRDefault="008B72E7">
            <w:pPr>
              <w:rPr>
                <w:rFonts w:ascii="Arial" w:hAnsi="Arial"/>
                <w:snapToGrid w:val="0"/>
                <w:color w:val="000000"/>
              </w:rPr>
            </w:pPr>
            <w:r>
              <w:rPr>
                <w:rFonts w:ascii="Arial" w:hAnsi="Arial"/>
                <w:snapToGrid w:val="0"/>
                <w:color w:val="000000"/>
              </w:rPr>
              <w:t>Shock (Non-operating)</w:t>
            </w:r>
          </w:p>
        </w:tc>
        <w:tc>
          <w:tcPr>
            <w:tcW w:w="2430" w:type="dxa"/>
          </w:tcPr>
          <w:p w14:paraId="6F3C3E7D" w14:textId="77777777" w:rsidR="008B72E7" w:rsidRDefault="008B72E7">
            <w:pPr>
              <w:rPr>
                <w:rFonts w:ascii="Arial" w:hAnsi="Arial"/>
                <w:snapToGrid w:val="0"/>
                <w:color w:val="000000"/>
              </w:rPr>
            </w:pPr>
            <w:r>
              <w:rPr>
                <w:rFonts w:ascii="Arial" w:hAnsi="Arial"/>
                <w:snapToGrid w:val="0"/>
                <w:color w:val="000000"/>
              </w:rPr>
              <w:t xml:space="preserve">The flight NE shall (3.2.3.1.3.4.1) be designed to be capable of complying with all the performance requirements specified herein after being subjected to a total of </w:t>
            </w:r>
            <w:r>
              <w:rPr>
                <w:rFonts w:ascii="Arial" w:hAnsi="Arial"/>
                <w:snapToGrid w:val="0"/>
                <w:color w:val="000000"/>
              </w:rPr>
              <w:lastRenderedPageBreak/>
              <w:t xml:space="preserve">six impact shocks, consisting of six shocks (one in each opposite direction) along each of three orthogonal axes. </w:t>
            </w:r>
          </w:p>
        </w:tc>
        <w:tc>
          <w:tcPr>
            <w:tcW w:w="2430" w:type="dxa"/>
          </w:tcPr>
          <w:p w14:paraId="75362FB4" w14:textId="77777777" w:rsidR="008B72E7" w:rsidRDefault="008B72E7">
            <w:pPr>
              <w:rPr>
                <w:rFonts w:ascii="Arial" w:hAnsi="Arial"/>
                <w:snapToGrid w:val="0"/>
                <w:color w:val="000000"/>
              </w:rPr>
            </w:pPr>
            <w:r>
              <w:rPr>
                <w:rFonts w:ascii="Arial" w:hAnsi="Arial"/>
                <w:snapToGrid w:val="0"/>
                <w:color w:val="000000"/>
              </w:rPr>
              <w:lastRenderedPageBreak/>
              <w:t>hw</w:t>
            </w:r>
          </w:p>
        </w:tc>
      </w:tr>
      <w:tr w:rsidR="008B72E7" w14:paraId="04417309" w14:textId="77777777">
        <w:tblPrEx>
          <w:tblCellMar>
            <w:top w:w="0" w:type="dxa"/>
            <w:bottom w:w="0" w:type="dxa"/>
          </w:tblCellMar>
        </w:tblPrEx>
        <w:tc>
          <w:tcPr>
            <w:tcW w:w="2430" w:type="dxa"/>
          </w:tcPr>
          <w:p w14:paraId="7D451E59" w14:textId="77777777" w:rsidR="008B72E7" w:rsidRDefault="008B72E7">
            <w:pPr>
              <w:rPr>
                <w:rFonts w:ascii="Arial" w:hAnsi="Arial"/>
                <w:snapToGrid w:val="0"/>
                <w:color w:val="000000"/>
              </w:rPr>
            </w:pPr>
            <w:r>
              <w:rPr>
                <w:rFonts w:ascii="Arial" w:hAnsi="Arial"/>
                <w:snapToGrid w:val="0"/>
                <w:color w:val="000000"/>
              </w:rPr>
              <w:t>3.2.3.1.3.4</w:t>
            </w:r>
          </w:p>
        </w:tc>
        <w:tc>
          <w:tcPr>
            <w:tcW w:w="2520" w:type="dxa"/>
          </w:tcPr>
          <w:p w14:paraId="5FAA2B13" w14:textId="77777777" w:rsidR="008B72E7" w:rsidRDefault="008B72E7">
            <w:pPr>
              <w:rPr>
                <w:rFonts w:ascii="Arial" w:hAnsi="Arial"/>
                <w:snapToGrid w:val="0"/>
                <w:color w:val="000000"/>
              </w:rPr>
            </w:pPr>
            <w:r>
              <w:rPr>
                <w:rFonts w:ascii="Arial" w:hAnsi="Arial"/>
                <w:snapToGrid w:val="0"/>
                <w:color w:val="000000"/>
              </w:rPr>
              <w:t>Shock (Non-operating)</w:t>
            </w:r>
          </w:p>
        </w:tc>
        <w:tc>
          <w:tcPr>
            <w:tcW w:w="2430" w:type="dxa"/>
          </w:tcPr>
          <w:p w14:paraId="1E436394" w14:textId="77777777" w:rsidR="008B72E7" w:rsidRDefault="008B72E7">
            <w:pPr>
              <w:rPr>
                <w:rFonts w:ascii="Arial" w:hAnsi="Arial"/>
                <w:snapToGrid w:val="0"/>
                <w:color w:val="000000"/>
              </w:rPr>
            </w:pPr>
            <w:r>
              <w:rPr>
                <w:rFonts w:ascii="Arial" w:hAnsi="Arial"/>
                <w:snapToGrid w:val="0"/>
                <w:color w:val="000000"/>
              </w:rPr>
              <w:t>The waveform and amplitude of the shock pulses shall (3.2.3.1.3.4.2) be sawtooth shock pulse 20g peak, 11 milliseconds nominal duration.</w:t>
            </w:r>
          </w:p>
        </w:tc>
        <w:tc>
          <w:tcPr>
            <w:tcW w:w="2430" w:type="dxa"/>
          </w:tcPr>
          <w:p w14:paraId="1A4FD8EB" w14:textId="77777777" w:rsidR="008B72E7" w:rsidRDefault="008B72E7">
            <w:pPr>
              <w:rPr>
                <w:rFonts w:ascii="Arial" w:hAnsi="Arial"/>
                <w:snapToGrid w:val="0"/>
                <w:color w:val="000000"/>
              </w:rPr>
            </w:pPr>
            <w:r>
              <w:rPr>
                <w:rFonts w:ascii="Arial" w:hAnsi="Arial"/>
                <w:snapToGrid w:val="0"/>
                <w:color w:val="000000"/>
              </w:rPr>
              <w:t>hw</w:t>
            </w:r>
          </w:p>
        </w:tc>
      </w:tr>
      <w:tr w:rsidR="008B72E7" w14:paraId="314247C4" w14:textId="77777777">
        <w:tblPrEx>
          <w:tblCellMar>
            <w:top w:w="0" w:type="dxa"/>
            <w:bottom w:w="0" w:type="dxa"/>
          </w:tblCellMar>
        </w:tblPrEx>
        <w:tc>
          <w:tcPr>
            <w:tcW w:w="2430" w:type="dxa"/>
          </w:tcPr>
          <w:p w14:paraId="5DE6D491" w14:textId="77777777" w:rsidR="008B72E7" w:rsidRDefault="008B72E7">
            <w:pPr>
              <w:rPr>
                <w:rFonts w:ascii="Arial" w:hAnsi="Arial"/>
                <w:snapToGrid w:val="0"/>
                <w:color w:val="000000"/>
              </w:rPr>
            </w:pPr>
            <w:r>
              <w:rPr>
                <w:rFonts w:ascii="Arial" w:hAnsi="Arial"/>
                <w:snapToGrid w:val="0"/>
                <w:color w:val="000000"/>
              </w:rPr>
              <w:t>3.2.3.1.3.5</w:t>
            </w:r>
          </w:p>
        </w:tc>
        <w:tc>
          <w:tcPr>
            <w:tcW w:w="2520" w:type="dxa"/>
          </w:tcPr>
          <w:p w14:paraId="7B75B6A2" w14:textId="77777777" w:rsidR="008B72E7" w:rsidRDefault="008B72E7">
            <w:pPr>
              <w:rPr>
                <w:rFonts w:ascii="Arial" w:hAnsi="Arial"/>
                <w:snapToGrid w:val="0"/>
                <w:color w:val="000000"/>
              </w:rPr>
            </w:pPr>
            <w:r>
              <w:rPr>
                <w:rFonts w:ascii="Arial" w:hAnsi="Arial"/>
                <w:snapToGrid w:val="0"/>
                <w:color w:val="000000"/>
              </w:rPr>
              <w:t>Humidity</w:t>
            </w:r>
          </w:p>
        </w:tc>
        <w:tc>
          <w:tcPr>
            <w:tcW w:w="2430" w:type="dxa"/>
          </w:tcPr>
          <w:p w14:paraId="6DEC5DA2" w14:textId="77777777" w:rsidR="008B72E7" w:rsidRDefault="008B72E7">
            <w:pPr>
              <w:rPr>
                <w:rFonts w:ascii="Arial" w:hAnsi="Arial"/>
                <w:snapToGrid w:val="0"/>
                <w:color w:val="000000"/>
              </w:rPr>
            </w:pPr>
            <w:r>
              <w:rPr>
                <w:rFonts w:ascii="Arial" w:hAnsi="Arial"/>
                <w:snapToGrid w:val="0"/>
                <w:color w:val="000000"/>
              </w:rPr>
              <w:t>The flight NE shall (3.2.3.1.3.5.1) be designed to comply with all of the performance requirements specified herein while withstanding the effects of up to 90% relative humidity, non condensing while operating.</w:t>
            </w:r>
          </w:p>
        </w:tc>
        <w:tc>
          <w:tcPr>
            <w:tcW w:w="2430" w:type="dxa"/>
          </w:tcPr>
          <w:p w14:paraId="1FD10890" w14:textId="77777777" w:rsidR="008B72E7" w:rsidRDefault="008B72E7">
            <w:pPr>
              <w:rPr>
                <w:rFonts w:ascii="Arial" w:hAnsi="Arial"/>
                <w:snapToGrid w:val="0"/>
                <w:color w:val="000000"/>
              </w:rPr>
            </w:pPr>
            <w:r>
              <w:rPr>
                <w:rFonts w:ascii="Arial" w:hAnsi="Arial"/>
                <w:snapToGrid w:val="0"/>
                <w:color w:val="000000"/>
              </w:rPr>
              <w:t>hw</w:t>
            </w:r>
          </w:p>
        </w:tc>
      </w:tr>
      <w:tr w:rsidR="008B72E7" w14:paraId="57DA2D26" w14:textId="77777777">
        <w:tblPrEx>
          <w:tblCellMar>
            <w:top w:w="0" w:type="dxa"/>
            <w:bottom w:w="0" w:type="dxa"/>
          </w:tblCellMar>
        </w:tblPrEx>
        <w:tc>
          <w:tcPr>
            <w:tcW w:w="2430" w:type="dxa"/>
          </w:tcPr>
          <w:p w14:paraId="56C800AB" w14:textId="77777777" w:rsidR="008B72E7" w:rsidRDefault="008B72E7">
            <w:pPr>
              <w:rPr>
                <w:rFonts w:ascii="Arial" w:hAnsi="Arial"/>
                <w:snapToGrid w:val="0"/>
                <w:color w:val="000000"/>
              </w:rPr>
            </w:pPr>
            <w:r>
              <w:rPr>
                <w:rFonts w:ascii="Arial" w:hAnsi="Arial"/>
                <w:snapToGrid w:val="0"/>
                <w:color w:val="000000"/>
              </w:rPr>
              <w:t>3.2.3.1.3.6</w:t>
            </w:r>
          </w:p>
        </w:tc>
        <w:tc>
          <w:tcPr>
            <w:tcW w:w="2520" w:type="dxa"/>
          </w:tcPr>
          <w:p w14:paraId="51CE917D" w14:textId="77777777" w:rsidR="008B72E7" w:rsidRDefault="008B72E7">
            <w:pPr>
              <w:rPr>
                <w:rFonts w:ascii="Arial" w:hAnsi="Arial"/>
                <w:snapToGrid w:val="0"/>
                <w:color w:val="000000"/>
              </w:rPr>
            </w:pPr>
            <w:r>
              <w:rPr>
                <w:rFonts w:ascii="Arial" w:hAnsi="Arial"/>
                <w:snapToGrid w:val="0"/>
                <w:color w:val="000000"/>
              </w:rPr>
              <w:t>Pressure</w:t>
            </w:r>
          </w:p>
        </w:tc>
        <w:tc>
          <w:tcPr>
            <w:tcW w:w="2430" w:type="dxa"/>
          </w:tcPr>
          <w:p w14:paraId="7CB03B6D" w14:textId="77777777" w:rsidR="008B72E7" w:rsidRDefault="008B72E7">
            <w:pPr>
              <w:rPr>
                <w:rFonts w:ascii="Arial" w:hAnsi="Arial"/>
                <w:snapToGrid w:val="0"/>
                <w:color w:val="000000"/>
              </w:rPr>
            </w:pPr>
            <w:r>
              <w:rPr>
                <w:rFonts w:ascii="Arial" w:hAnsi="Arial"/>
                <w:snapToGrid w:val="0"/>
                <w:color w:val="000000"/>
              </w:rPr>
              <w:t>The flight NE shall (3.2.3.1.3.6.1) be designed to be capable of complying with all the performance requirements specified herein while non-operating in an atmosphere of 8 to 18 Psia.</w:t>
            </w:r>
          </w:p>
        </w:tc>
        <w:tc>
          <w:tcPr>
            <w:tcW w:w="2430" w:type="dxa"/>
          </w:tcPr>
          <w:p w14:paraId="0FE4CEB2" w14:textId="77777777" w:rsidR="008B72E7" w:rsidRDefault="008B72E7">
            <w:pPr>
              <w:rPr>
                <w:rFonts w:ascii="Arial" w:hAnsi="Arial"/>
                <w:snapToGrid w:val="0"/>
                <w:color w:val="000000"/>
              </w:rPr>
            </w:pPr>
            <w:r>
              <w:rPr>
                <w:rFonts w:ascii="Arial" w:hAnsi="Arial"/>
                <w:snapToGrid w:val="0"/>
                <w:color w:val="000000"/>
              </w:rPr>
              <w:t>hw</w:t>
            </w:r>
          </w:p>
        </w:tc>
      </w:tr>
      <w:tr w:rsidR="008B72E7" w14:paraId="72AB278F" w14:textId="77777777">
        <w:tblPrEx>
          <w:tblCellMar>
            <w:top w:w="0" w:type="dxa"/>
            <w:bottom w:w="0" w:type="dxa"/>
          </w:tblCellMar>
        </w:tblPrEx>
        <w:tc>
          <w:tcPr>
            <w:tcW w:w="2430" w:type="dxa"/>
          </w:tcPr>
          <w:p w14:paraId="6802E444" w14:textId="77777777" w:rsidR="008B72E7" w:rsidRDefault="008B72E7">
            <w:pPr>
              <w:rPr>
                <w:rFonts w:ascii="Arial" w:hAnsi="Arial"/>
                <w:snapToGrid w:val="0"/>
                <w:color w:val="000000"/>
              </w:rPr>
            </w:pPr>
            <w:r>
              <w:rPr>
                <w:rFonts w:ascii="Arial" w:hAnsi="Arial"/>
                <w:snapToGrid w:val="0"/>
                <w:color w:val="000000"/>
              </w:rPr>
              <w:t>3.2.3.1.3.8</w:t>
            </w:r>
          </w:p>
        </w:tc>
        <w:tc>
          <w:tcPr>
            <w:tcW w:w="2520" w:type="dxa"/>
          </w:tcPr>
          <w:p w14:paraId="51FC0042" w14:textId="77777777" w:rsidR="008B72E7" w:rsidRDefault="008B72E7">
            <w:pPr>
              <w:rPr>
                <w:rFonts w:ascii="Arial" w:hAnsi="Arial"/>
                <w:snapToGrid w:val="0"/>
                <w:color w:val="000000"/>
              </w:rPr>
            </w:pPr>
            <w:r>
              <w:rPr>
                <w:rFonts w:ascii="Arial" w:hAnsi="Arial"/>
                <w:snapToGrid w:val="0"/>
                <w:color w:val="000000"/>
              </w:rPr>
              <w:t>Electromagnetic Radiation</w:t>
            </w:r>
          </w:p>
        </w:tc>
        <w:tc>
          <w:tcPr>
            <w:tcW w:w="2430" w:type="dxa"/>
          </w:tcPr>
          <w:p w14:paraId="4BA2D1F9" w14:textId="77777777" w:rsidR="008B72E7" w:rsidRDefault="008B72E7">
            <w:pPr>
              <w:rPr>
                <w:rFonts w:ascii="Arial" w:hAnsi="Arial"/>
                <w:snapToGrid w:val="0"/>
                <w:color w:val="000000"/>
              </w:rPr>
            </w:pPr>
            <w:r>
              <w:rPr>
                <w:rFonts w:ascii="Arial" w:hAnsi="Arial"/>
                <w:snapToGrid w:val="0"/>
                <w:color w:val="000000"/>
              </w:rPr>
              <w:t xml:space="preserve">The flight NE shall (3.2.3.1.3.8.1) be designed to be electromagnetically compatible with the Radstone Power PC 604R </w:t>
            </w:r>
          </w:p>
        </w:tc>
        <w:tc>
          <w:tcPr>
            <w:tcW w:w="2430" w:type="dxa"/>
          </w:tcPr>
          <w:p w14:paraId="405E09CF" w14:textId="77777777" w:rsidR="008B72E7" w:rsidRDefault="008B72E7">
            <w:pPr>
              <w:rPr>
                <w:rFonts w:ascii="Arial" w:hAnsi="Arial"/>
                <w:snapToGrid w:val="0"/>
                <w:color w:val="000000"/>
              </w:rPr>
            </w:pPr>
            <w:r>
              <w:rPr>
                <w:rFonts w:ascii="Arial" w:hAnsi="Arial"/>
                <w:snapToGrid w:val="0"/>
                <w:color w:val="000000"/>
              </w:rPr>
              <w:t>hw</w:t>
            </w:r>
          </w:p>
        </w:tc>
      </w:tr>
      <w:tr w:rsidR="008B72E7" w14:paraId="0B224312" w14:textId="77777777">
        <w:tblPrEx>
          <w:tblCellMar>
            <w:top w:w="0" w:type="dxa"/>
            <w:bottom w:w="0" w:type="dxa"/>
          </w:tblCellMar>
        </w:tblPrEx>
        <w:tc>
          <w:tcPr>
            <w:tcW w:w="2430" w:type="dxa"/>
          </w:tcPr>
          <w:p w14:paraId="2B197F3A" w14:textId="77777777" w:rsidR="008B72E7" w:rsidRDefault="008B72E7">
            <w:pPr>
              <w:rPr>
                <w:rFonts w:ascii="Arial" w:hAnsi="Arial"/>
                <w:snapToGrid w:val="0"/>
                <w:color w:val="000000"/>
              </w:rPr>
            </w:pPr>
            <w:r>
              <w:rPr>
                <w:rFonts w:ascii="Arial" w:hAnsi="Arial"/>
                <w:snapToGrid w:val="0"/>
                <w:color w:val="000000"/>
              </w:rPr>
              <w:t>3.2.3.1.3.10.1</w:t>
            </w:r>
          </w:p>
        </w:tc>
        <w:tc>
          <w:tcPr>
            <w:tcW w:w="2520" w:type="dxa"/>
          </w:tcPr>
          <w:p w14:paraId="0C32ABAA" w14:textId="77777777" w:rsidR="008B72E7" w:rsidRDefault="008B72E7">
            <w:pPr>
              <w:rPr>
                <w:rFonts w:ascii="Arial" w:hAnsi="Arial"/>
                <w:snapToGrid w:val="0"/>
                <w:color w:val="000000"/>
              </w:rPr>
            </w:pPr>
            <w:r>
              <w:rPr>
                <w:rFonts w:ascii="Arial" w:hAnsi="Arial"/>
                <w:snapToGrid w:val="0"/>
                <w:color w:val="000000"/>
              </w:rPr>
              <w:t>MTBF</w:t>
            </w:r>
          </w:p>
        </w:tc>
        <w:tc>
          <w:tcPr>
            <w:tcW w:w="2430" w:type="dxa"/>
          </w:tcPr>
          <w:p w14:paraId="0EF05933" w14:textId="77777777" w:rsidR="008B72E7" w:rsidRDefault="008B72E7">
            <w:pPr>
              <w:rPr>
                <w:rFonts w:ascii="Arial" w:hAnsi="Arial"/>
                <w:snapToGrid w:val="0"/>
                <w:color w:val="000000"/>
              </w:rPr>
            </w:pPr>
            <w:r>
              <w:rPr>
                <w:rFonts w:ascii="Arial" w:hAnsi="Arial"/>
                <w:snapToGrid w:val="0"/>
                <w:color w:val="000000"/>
              </w:rPr>
              <w:t xml:space="preserve">The design, manufacturing, and radiation environment composite failure rate/Mean Time </w:t>
            </w:r>
            <w:r>
              <w:rPr>
                <w:rFonts w:ascii="Arial" w:hAnsi="Arial"/>
                <w:snapToGrid w:val="0"/>
                <w:color w:val="000000"/>
              </w:rPr>
              <w:lastRenderedPageBreak/>
              <w:t xml:space="preserve">Between Failures (MTBFs) of the flight NE shall (3.2.3.1.3.10.1.1) be predicted using techniques in MIL-HDBK 217 or other commonly accepted procedures. </w:t>
            </w:r>
          </w:p>
        </w:tc>
        <w:tc>
          <w:tcPr>
            <w:tcW w:w="2430" w:type="dxa"/>
          </w:tcPr>
          <w:p w14:paraId="359AB519" w14:textId="77777777" w:rsidR="008B72E7" w:rsidRDefault="008B72E7">
            <w:pPr>
              <w:rPr>
                <w:rFonts w:ascii="Arial" w:hAnsi="Arial"/>
                <w:snapToGrid w:val="0"/>
                <w:color w:val="000000"/>
              </w:rPr>
            </w:pPr>
            <w:r>
              <w:rPr>
                <w:rFonts w:ascii="Arial" w:hAnsi="Arial"/>
                <w:snapToGrid w:val="0"/>
                <w:color w:val="000000"/>
              </w:rPr>
              <w:lastRenderedPageBreak/>
              <w:t>hw</w:t>
            </w:r>
          </w:p>
        </w:tc>
      </w:tr>
      <w:tr w:rsidR="008B72E7" w14:paraId="2EC4CE07" w14:textId="77777777">
        <w:tblPrEx>
          <w:tblCellMar>
            <w:top w:w="0" w:type="dxa"/>
            <w:bottom w:w="0" w:type="dxa"/>
          </w:tblCellMar>
        </w:tblPrEx>
        <w:tc>
          <w:tcPr>
            <w:tcW w:w="2430" w:type="dxa"/>
          </w:tcPr>
          <w:p w14:paraId="3C73CBDA" w14:textId="77777777" w:rsidR="008B72E7" w:rsidRDefault="008B72E7">
            <w:pPr>
              <w:rPr>
                <w:rFonts w:ascii="Arial" w:hAnsi="Arial"/>
                <w:snapToGrid w:val="0"/>
                <w:color w:val="000000"/>
              </w:rPr>
            </w:pPr>
            <w:r>
              <w:rPr>
                <w:rFonts w:ascii="Arial" w:hAnsi="Arial"/>
                <w:snapToGrid w:val="0"/>
                <w:color w:val="000000"/>
              </w:rPr>
              <w:t>3.2.3.1.3.10.2</w:t>
            </w:r>
          </w:p>
        </w:tc>
        <w:tc>
          <w:tcPr>
            <w:tcW w:w="2520" w:type="dxa"/>
          </w:tcPr>
          <w:p w14:paraId="41603A85" w14:textId="77777777" w:rsidR="008B72E7" w:rsidRDefault="008B72E7">
            <w:pPr>
              <w:rPr>
                <w:rFonts w:ascii="Arial" w:hAnsi="Arial"/>
                <w:snapToGrid w:val="0"/>
                <w:color w:val="000000"/>
              </w:rPr>
            </w:pPr>
            <w:r>
              <w:rPr>
                <w:rFonts w:ascii="Arial" w:hAnsi="Arial"/>
                <w:snapToGrid w:val="0"/>
                <w:color w:val="000000"/>
              </w:rPr>
              <w:t xml:space="preserve"> Operational Service Life</w:t>
            </w:r>
          </w:p>
        </w:tc>
        <w:tc>
          <w:tcPr>
            <w:tcW w:w="2430" w:type="dxa"/>
          </w:tcPr>
          <w:p w14:paraId="23B1CF5E" w14:textId="77777777" w:rsidR="008B72E7" w:rsidRDefault="008B72E7">
            <w:pPr>
              <w:rPr>
                <w:rFonts w:ascii="Arial" w:hAnsi="Arial"/>
                <w:snapToGrid w:val="0"/>
                <w:color w:val="000000"/>
              </w:rPr>
            </w:pPr>
            <w:r>
              <w:rPr>
                <w:rFonts w:ascii="Arial" w:hAnsi="Arial"/>
                <w:snapToGrid w:val="0"/>
                <w:color w:val="000000"/>
              </w:rPr>
              <w:t xml:space="preserve">The useful operating service life shall (3.2.3.1.3.10.2.1) be a minimum of 30,000 hours. </w:t>
            </w:r>
          </w:p>
        </w:tc>
        <w:tc>
          <w:tcPr>
            <w:tcW w:w="2430" w:type="dxa"/>
          </w:tcPr>
          <w:p w14:paraId="776D14D3" w14:textId="77777777" w:rsidR="008B72E7" w:rsidRDefault="008B72E7">
            <w:pPr>
              <w:rPr>
                <w:rFonts w:ascii="Arial" w:hAnsi="Arial"/>
                <w:snapToGrid w:val="0"/>
                <w:color w:val="000000"/>
              </w:rPr>
            </w:pPr>
            <w:r>
              <w:rPr>
                <w:rFonts w:ascii="Arial" w:hAnsi="Arial"/>
                <w:snapToGrid w:val="0"/>
                <w:color w:val="000000"/>
              </w:rPr>
              <w:t>hw</w:t>
            </w:r>
          </w:p>
        </w:tc>
      </w:tr>
      <w:tr w:rsidR="008B72E7" w14:paraId="73A8FD20" w14:textId="77777777">
        <w:tblPrEx>
          <w:tblCellMar>
            <w:top w:w="0" w:type="dxa"/>
            <w:bottom w:w="0" w:type="dxa"/>
          </w:tblCellMar>
        </w:tblPrEx>
        <w:tc>
          <w:tcPr>
            <w:tcW w:w="2430" w:type="dxa"/>
          </w:tcPr>
          <w:p w14:paraId="4F20A142" w14:textId="77777777" w:rsidR="008B72E7" w:rsidRDefault="008B72E7">
            <w:pPr>
              <w:rPr>
                <w:rFonts w:ascii="Arial" w:hAnsi="Arial"/>
                <w:snapToGrid w:val="0"/>
                <w:color w:val="000000"/>
              </w:rPr>
            </w:pPr>
            <w:r>
              <w:rPr>
                <w:rFonts w:ascii="Arial" w:hAnsi="Arial"/>
                <w:snapToGrid w:val="0"/>
                <w:color w:val="000000"/>
              </w:rPr>
              <w:t>3.2.3.1.3.10.2</w:t>
            </w:r>
          </w:p>
        </w:tc>
        <w:tc>
          <w:tcPr>
            <w:tcW w:w="2520" w:type="dxa"/>
          </w:tcPr>
          <w:p w14:paraId="31D73C17" w14:textId="77777777" w:rsidR="008B72E7" w:rsidRDefault="008B72E7">
            <w:pPr>
              <w:rPr>
                <w:rFonts w:ascii="Arial" w:hAnsi="Arial"/>
                <w:snapToGrid w:val="0"/>
                <w:color w:val="000000"/>
              </w:rPr>
            </w:pPr>
            <w:r>
              <w:rPr>
                <w:rFonts w:ascii="Arial" w:hAnsi="Arial"/>
                <w:snapToGrid w:val="0"/>
                <w:color w:val="000000"/>
              </w:rPr>
              <w:t xml:space="preserve"> Operational Service Life</w:t>
            </w:r>
          </w:p>
        </w:tc>
        <w:tc>
          <w:tcPr>
            <w:tcW w:w="2430" w:type="dxa"/>
          </w:tcPr>
          <w:p w14:paraId="29291367" w14:textId="77777777" w:rsidR="008B72E7" w:rsidRDefault="008B72E7">
            <w:pPr>
              <w:rPr>
                <w:rFonts w:ascii="Arial" w:hAnsi="Arial"/>
                <w:snapToGrid w:val="0"/>
                <w:color w:val="000000"/>
              </w:rPr>
            </w:pPr>
            <w:r>
              <w:rPr>
                <w:rFonts w:ascii="Arial" w:hAnsi="Arial"/>
                <w:snapToGrid w:val="0"/>
                <w:color w:val="000000"/>
              </w:rPr>
              <w:t>The useful operating life shall (3.2.3.1.3.10.2.2) be determined by analysis and presented at the critical design review.</w:t>
            </w:r>
          </w:p>
        </w:tc>
        <w:tc>
          <w:tcPr>
            <w:tcW w:w="2430" w:type="dxa"/>
          </w:tcPr>
          <w:p w14:paraId="27DA101D" w14:textId="77777777" w:rsidR="008B72E7" w:rsidRDefault="008B72E7">
            <w:pPr>
              <w:rPr>
                <w:rFonts w:ascii="Arial" w:hAnsi="Arial"/>
                <w:snapToGrid w:val="0"/>
                <w:color w:val="000000"/>
              </w:rPr>
            </w:pPr>
            <w:r>
              <w:rPr>
                <w:rFonts w:ascii="Arial" w:hAnsi="Arial"/>
                <w:snapToGrid w:val="0"/>
                <w:color w:val="000000"/>
              </w:rPr>
              <w:t>hw</w:t>
            </w:r>
          </w:p>
        </w:tc>
      </w:tr>
      <w:tr w:rsidR="008B72E7" w14:paraId="3FDB5C6E" w14:textId="77777777">
        <w:tblPrEx>
          <w:tblCellMar>
            <w:top w:w="0" w:type="dxa"/>
            <w:bottom w:w="0" w:type="dxa"/>
          </w:tblCellMar>
        </w:tblPrEx>
        <w:tc>
          <w:tcPr>
            <w:tcW w:w="2430" w:type="dxa"/>
          </w:tcPr>
          <w:p w14:paraId="3503B79A" w14:textId="77777777" w:rsidR="008B72E7" w:rsidRDefault="008B72E7">
            <w:pPr>
              <w:rPr>
                <w:rFonts w:ascii="Arial" w:hAnsi="Arial"/>
                <w:snapToGrid w:val="0"/>
                <w:color w:val="000000"/>
              </w:rPr>
            </w:pPr>
            <w:r>
              <w:rPr>
                <w:rFonts w:ascii="Arial" w:hAnsi="Arial"/>
                <w:snapToGrid w:val="0"/>
                <w:color w:val="000000"/>
              </w:rPr>
              <w:t>3.2.3.1.3.10.3</w:t>
            </w:r>
          </w:p>
        </w:tc>
        <w:tc>
          <w:tcPr>
            <w:tcW w:w="2520" w:type="dxa"/>
          </w:tcPr>
          <w:p w14:paraId="6AA755E6" w14:textId="77777777" w:rsidR="008B72E7" w:rsidRDefault="008B72E7">
            <w:pPr>
              <w:rPr>
                <w:rFonts w:ascii="Arial" w:hAnsi="Arial"/>
                <w:snapToGrid w:val="0"/>
                <w:color w:val="000000"/>
              </w:rPr>
            </w:pPr>
            <w:r>
              <w:rPr>
                <w:rFonts w:ascii="Arial" w:hAnsi="Arial"/>
                <w:snapToGrid w:val="0"/>
                <w:color w:val="000000"/>
              </w:rPr>
              <w:t xml:space="preserve"> Storage Life</w:t>
            </w:r>
          </w:p>
        </w:tc>
        <w:tc>
          <w:tcPr>
            <w:tcW w:w="2430" w:type="dxa"/>
          </w:tcPr>
          <w:p w14:paraId="30975948" w14:textId="77777777" w:rsidR="008B72E7" w:rsidRDefault="008B72E7">
            <w:pPr>
              <w:rPr>
                <w:rFonts w:ascii="Arial" w:hAnsi="Arial"/>
                <w:snapToGrid w:val="0"/>
                <w:color w:val="000000"/>
              </w:rPr>
            </w:pPr>
            <w:r>
              <w:rPr>
                <w:rFonts w:ascii="Arial" w:hAnsi="Arial"/>
                <w:snapToGrid w:val="0"/>
                <w:color w:val="000000"/>
              </w:rPr>
              <w:t xml:space="preserve">The flight NE storage life shall (3.2.3.1.3.10.3.1) be 5 years or better.  </w:t>
            </w:r>
          </w:p>
        </w:tc>
        <w:tc>
          <w:tcPr>
            <w:tcW w:w="2430" w:type="dxa"/>
          </w:tcPr>
          <w:p w14:paraId="3948FB3E" w14:textId="77777777" w:rsidR="008B72E7" w:rsidRDefault="008B72E7">
            <w:pPr>
              <w:rPr>
                <w:rFonts w:ascii="Arial" w:hAnsi="Arial"/>
                <w:snapToGrid w:val="0"/>
                <w:color w:val="000000"/>
              </w:rPr>
            </w:pPr>
            <w:r>
              <w:rPr>
                <w:rFonts w:ascii="Arial" w:hAnsi="Arial"/>
                <w:snapToGrid w:val="0"/>
                <w:color w:val="000000"/>
              </w:rPr>
              <w:t>hw</w:t>
            </w:r>
          </w:p>
        </w:tc>
      </w:tr>
      <w:tr w:rsidR="008B72E7" w14:paraId="0B2C0DC9" w14:textId="77777777">
        <w:tblPrEx>
          <w:tblCellMar>
            <w:top w:w="0" w:type="dxa"/>
            <w:bottom w:w="0" w:type="dxa"/>
          </w:tblCellMar>
        </w:tblPrEx>
        <w:tc>
          <w:tcPr>
            <w:tcW w:w="2430" w:type="dxa"/>
          </w:tcPr>
          <w:p w14:paraId="5D75B8CF" w14:textId="77777777" w:rsidR="008B72E7" w:rsidRDefault="008B72E7">
            <w:pPr>
              <w:rPr>
                <w:rFonts w:ascii="Arial" w:hAnsi="Arial"/>
                <w:snapToGrid w:val="0"/>
                <w:color w:val="000000"/>
              </w:rPr>
            </w:pPr>
            <w:r>
              <w:rPr>
                <w:rFonts w:ascii="Arial" w:hAnsi="Arial"/>
                <w:snapToGrid w:val="0"/>
                <w:color w:val="000000"/>
              </w:rPr>
              <w:t>3.2.3.1.3.12.1</w:t>
            </w:r>
          </w:p>
        </w:tc>
        <w:tc>
          <w:tcPr>
            <w:tcW w:w="2520" w:type="dxa"/>
          </w:tcPr>
          <w:p w14:paraId="083FB6AB" w14:textId="77777777" w:rsidR="008B72E7" w:rsidRDefault="008B72E7">
            <w:pPr>
              <w:rPr>
                <w:rFonts w:ascii="Arial" w:hAnsi="Arial"/>
                <w:snapToGrid w:val="0"/>
                <w:color w:val="000000"/>
              </w:rPr>
            </w:pPr>
            <w:r>
              <w:rPr>
                <w:rFonts w:ascii="Arial" w:hAnsi="Arial"/>
                <w:snapToGrid w:val="0"/>
                <w:color w:val="000000"/>
              </w:rPr>
              <w:t>Temperature Range</w:t>
            </w:r>
          </w:p>
        </w:tc>
        <w:tc>
          <w:tcPr>
            <w:tcW w:w="2430" w:type="dxa"/>
          </w:tcPr>
          <w:p w14:paraId="0F4F6CF4" w14:textId="77777777" w:rsidR="008B72E7" w:rsidRDefault="008B72E7">
            <w:pPr>
              <w:rPr>
                <w:rFonts w:ascii="Arial" w:hAnsi="Arial"/>
                <w:snapToGrid w:val="0"/>
                <w:color w:val="000000"/>
              </w:rPr>
            </w:pPr>
            <w:r>
              <w:rPr>
                <w:rFonts w:ascii="Arial" w:hAnsi="Arial"/>
                <w:snapToGrid w:val="0"/>
                <w:color w:val="000000"/>
              </w:rPr>
              <w:t>For acceptance testing, the flight NE shall (3.2.3.1.3.12.1.3) meet the following temperature requirement while operating, 32 F to 132 F (0 C to 55.6 C) at the card edge.</w:t>
            </w:r>
          </w:p>
        </w:tc>
        <w:tc>
          <w:tcPr>
            <w:tcW w:w="2430" w:type="dxa"/>
          </w:tcPr>
          <w:p w14:paraId="75139445" w14:textId="77777777" w:rsidR="008B72E7" w:rsidRDefault="008B72E7">
            <w:pPr>
              <w:rPr>
                <w:rFonts w:ascii="Arial" w:hAnsi="Arial"/>
                <w:snapToGrid w:val="0"/>
                <w:color w:val="000000"/>
              </w:rPr>
            </w:pPr>
            <w:r>
              <w:rPr>
                <w:rFonts w:ascii="Arial" w:hAnsi="Arial"/>
                <w:snapToGrid w:val="0"/>
                <w:color w:val="000000"/>
              </w:rPr>
              <w:t>hw</w:t>
            </w:r>
          </w:p>
        </w:tc>
      </w:tr>
      <w:tr w:rsidR="008B72E7" w14:paraId="45D7AC18" w14:textId="77777777">
        <w:tblPrEx>
          <w:tblCellMar>
            <w:top w:w="0" w:type="dxa"/>
            <w:bottom w:w="0" w:type="dxa"/>
          </w:tblCellMar>
        </w:tblPrEx>
        <w:tc>
          <w:tcPr>
            <w:tcW w:w="2430" w:type="dxa"/>
          </w:tcPr>
          <w:p w14:paraId="34198F18" w14:textId="77777777" w:rsidR="008B72E7" w:rsidRDefault="008B72E7">
            <w:pPr>
              <w:rPr>
                <w:rFonts w:ascii="Arial" w:hAnsi="Arial"/>
                <w:snapToGrid w:val="0"/>
                <w:color w:val="000000"/>
              </w:rPr>
            </w:pPr>
            <w:r>
              <w:rPr>
                <w:rFonts w:ascii="Arial" w:hAnsi="Arial"/>
                <w:snapToGrid w:val="0"/>
                <w:color w:val="000000"/>
              </w:rPr>
              <w:t>3.2.3.1.3.12.2</w:t>
            </w:r>
          </w:p>
        </w:tc>
        <w:tc>
          <w:tcPr>
            <w:tcW w:w="2520" w:type="dxa"/>
          </w:tcPr>
          <w:p w14:paraId="5393529A" w14:textId="77777777" w:rsidR="008B72E7" w:rsidRDefault="008B72E7">
            <w:pPr>
              <w:rPr>
                <w:rFonts w:ascii="Arial" w:hAnsi="Arial"/>
                <w:snapToGrid w:val="0"/>
                <w:color w:val="000000"/>
              </w:rPr>
            </w:pPr>
            <w:r>
              <w:rPr>
                <w:rFonts w:ascii="Arial" w:hAnsi="Arial"/>
                <w:snapToGrid w:val="0"/>
                <w:color w:val="000000"/>
              </w:rPr>
              <w:t>Random Vibration Requirements</w:t>
            </w:r>
          </w:p>
        </w:tc>
        <w:tc>
          <w:tcPr>
            <w:tcW w:w="2430" w:type="dxa"/>
          </w:tcPr>
          <w:p w14:paraId="55D4B157" w14:textId="77777777" w:rsidR="008B72E7" w:rsidRDefault="008B72E7">
            <w:pPr>
              <w:rPr>
                <w:rFonts w:ascii="Arial" w:hAnsi="Arial"/>
                <w:snapToGrid w:val="0"/>
                <w:color w:val="000000"/>
              </w:rPr>
            </w:pPr>
            <w:r>
              <w:rPr>
                <w:rFonts w:ascii="Arial" w:hAnsi="Arial"/>
                <w:snapToGrid w:val="0"/>
                <w:color w:val="000000"/>
              </w:rPr>
              <w:t xml:space="preserve">The ESS random vibration Power Spectral Density for the flight NE shall (3.2.3.1.3.12.2.1) be as follows:                                          Total 10.8 grms …[                                                             Frequency, Hz     Level g2/Hz              20                      0.015                                               20-50                +3 dB/Octave                             50-800               0.09                                                      800-2000           -3 dB/Octave                                            </w:t>
            </w:r>
            <w:r>
              <w:rPr>
                <w:rFonts w:ascii="Arial" w:hAnsi="Arial"/>
                <w:snapToGrid w:val="0"/>
                <w:color w:val="000000"/>
              </w:rPr>
              <w:lastRenderedPageBreak/>
              <w:t>2000                  0.015</w:t>
            </w:r>
          </w:p>
        </w:tc>
        <w:tc>
          <w:tcPr>
            <w:tcW w:w="2430" w:type="dxa"/>
          </w:tcPr>
          <w:p w14:paraId="5BA436D0" w14:textId="77777777" w:rsidR="008B72E7" w:rsidRDefault="008B72E7">
            <w:pPr>
              <w:rPr>
                <w:rFonts w:ascii="Arial" w:hAnsi="Arial"/>
                <w:snapToGrid w:val="0"/>
                <w:color w:val="000000"/>
              </w:rPr>
            </w:pPr>
            <w:r>
              <w:rPr>
                <w:rFonts w:ascii="Arial" w:hAnsi="Arial"/>
                <w:snapToGrid w:val="0"/>
                <w:color w:val="000000"/>
              </w:rPr>
              <w:lastRenderedPageBreak/>
              <w:t>hw</w:t>
            </w:r>
          </w:p>
        </w:tc>
      </w:tr>
      <w:tr w:rsidR="008B72E7" w14:paraId="559C9A66" w14:textId="77777777">
        <w:tblPrEx>
          <w:tblCellMar>
            <w:top w:w="0" w:type="dxa"/>
            <w:bottom w:w="0" w:type="dxa"/>
          </w:tblCellMar>
        </w:tblPrEx>
        <w:tc>
          <w:tcPr>
            <w:tcW w:w="2430" w:type="dxa"/>
          </w:tcPr>
          <w:p w14:paraId="7DF1E916" w14:textId="77777777" w:rsidR="008B72E7" w:rsidRDefault="008B72E7">
            <w:pPr>
              <w:rPr>
                <w:rFonts w:ascii="Arial" w:hAnsi="Arial"/>
                <w:snapToGrid w:val="0"/>
                <w:color w:val="000000"/>
              </w:rPr>
            </w:pPr>
            <w:r>
              <w:rPr>
                <w:rFonts w:ascii="Arial" w:hAnsi="Arial"/>
                <w:snapToGrid w:val="0"/>
                <w:color w:val="000000"/>
              </w:rPr>
              <w:t>3.2.3.2</w:t>
            </w:r>
          </w:p>
        </w:tc>
        <w:tc>
          <w:tcPr>
            <w:tcW w:w="2520" w:type="dxa"/>
          </w:tcPr>
          <w:p w14:paraId="4487DF10" w14:textId="77777777" w:rsidR="008B72E7" w:rsidRDefault="008B72E7">
            <w:pPr>
              <w:rPr>
                <w:rFonts w:ascii="Arial" w:hAnsi="Arial"/>
                <w:snapToGrid w:val="0"/>
                <w:color w:val="000000"/>
              </w:rPr>
            </w:pPr>
            <w:r>
              <w:rPr>
                <w:rFonts w:ascii="Arial" w:hAnsi="Arial"/>
                <w:snapToGrid w:val="0"/>
                <w:color w:val="000000"/>
              </w:rPr>
              <w:t>Operational Characteristics</w:t>
            </w:r>
          </w:p>
        </w:tc>
        <w:tc>
          <w:tcPr>
            <w:tcW w:w="2430" w:type="dxa"/>
          </w:tcPr>
          <w:p w14:paraId="2B853C36" w14:textId="77777777" w:rsidR="008B72E7" w:rsidRDefault="008B72E7">
            <w:pPr>
              <w:rPr>
                <w:rFonts w:ascii="Arial" w:hAnsi="Arial"/>
                <w:snapToGrid w:val="0"/>
                <w:color w:val="000000"/>
              </w:rPr>
            </w:pPr>
            <w:r>
              <w:rPr>
                <w:rFonts w:ascii="Arial" w:hAnsi="Arial"/>
                <w:snapToGrid w:val="0"/>
                <w:color w:val="000000"/>
              </w:rPr>
              <w:t>The X-38 NE shall (3.2.3.2.1) be able to communicate with 4 other NEs.</w:t>
            </w:r>
          </w:p>
        </w:tc>
        <w:tc>
          <w:tcPr>
            <w:tcW w:w="2430" w:type="dxa"/>
          </w:tcPr>
          <w:p w14:paraId="31639D77" w14:textId="77777777" w:rsidR="008B72E7" w:rsidRDefault="008B72E7">
            <w:pPr>
              <w:rPr>
                <w:rFonts w:ascii="Arial" w:hAnsi="Arial"/>
                <w:snapToGrid w:val="0"/>
                <w:color w:val="000000"/>
              </w:rPr>
            </w:pPr>
            <w:r>
              <w:rPr>
                <w:rFonts w:ascii="Arial" w:hAnsi="Arial"/>
                <w:snapToGrid w:val="0"/>
                <w:color w:val="000000"/>
              </w:rPr>
              <w:t>hw</w:t>
            </w:r>
          </w:p>
        </w:tc>
      </w:tr>
      <w:tr w:rsidR="008B72E7" w14:paraId="54F2809C" w14:textId="77777777">
        <w:tblPrEx>
          <w:tblCellMar>
            <w:top w:w="0" w:type="dxa"/>
            <w:bottom w:w="0" w:type="dxa"/>
          </w:tblCellMar>
        </w:tblPrEx>
        <w:tc>
          <w:tcPr>
            <w:tcW w:w="2430" w:type="dxa"/>
          </w:tcPr>
          <w:p w14:paraId="73DC0F6C" w14:textId="77777777" w:rsidR="008B72E7" w:rsidRDefault="008B72E7">
            <w:pPr>
              <w:rPr>
                <w:rFonts w:ascii="Arial" w:hAnsi="Arial"/>
                <w:snapToGrid w:val="0"/>
                <w:color w:val="000000"/>
              </w:rPr>
            </w:pPr>
            <w:r>
              <w:rPr>
                <w:rFonts w:ascii="Arial" w:hAnsi="Arial"/>
                <w:snapToGrid w:val="0"/>
                <w:color w:val="000000"/>
              </w:rPr>
              <w:t>3.2.3.2</w:t>
            </w:r>
          </w:p>
        </w:tc>
        <w:tc>
          <w:tcPr>
            <w:tcW w:w="2520" w:type="dxa"/>
          </w:tcPr>
          <w:p w14:paraId="5C48904D" w14:textId="77777777" w:rsidR="008B72E7" w:rsidRDefault="008B72E7">
            <w:pPr>
              <w:rPr>
                <w:rFonts w:ascii="Arial" w:hAnsi="Arial"/>
                <w:snapToGrid w:val="0"/>
                <w:color w:val="000000"/>
              </w:rPr>
            </w:pPr>
            <w:r>
              <w:rPr>
                <w:rFonts w:ascii="Arial" w:hAnsi="Arial"/>
                <w:snapToGrid w:val="0"/>
                <w:color w:val="000000"/>
              </w:rPr>
              <w:t>Operational Characteristics</w:t>
            </w:r>
          </w:p>
        </w:tc>
        <w:tc>
          <w:tcPr>
            <w:tcW w:w="2430" w:type="dxa"/>
          </w:tcPr>
          <w:p w14:paraId="66D4D3BB" w14:textId="77777777" w:rsidR="008B72E7" w:rsidRDefault="008B72E7">
            <w:pPr>
              <w:rPr>
                <w:rFonts w:ascii="Arial" w:hAnsi="Arial"/>
                <w:snapToGrid w:val="0"/>
                <w:color w:val="000000"/>
              </w:rPr>
            </w:pPr>
            <w:r>
              <w:rPr>
                <w:rFonts w:ascii="Arial" w:hAnsi="Arial"/>
                <w:snapToGrid w:val="0"/>
                <w:color w:val="000000"/>
              </w:rPr>
              <w:t xml:space="preserve">The NE shall (3.2.3.2.2) support at least two physical processors per FCR. </w:t>
            </w:r>
          </w:p>
        </w:tc>
        <w:tc>
          <w:tcPr>
            <w:tcW w:w="2430" w:type="dxa"/>
          </w:tcPr>
          <w:p w14:paraId="0DCB8D25" w14:textId="77777777" w:rsidR="008B72E7" w:rsidRDefault="008B72E7">
            <w:pPr>
              <w:rPr>
                <w:rFonts w:ascii="Arial" w:hAnsi="Arial"/>
                <w:snapToGrid w:val="0"/>
                <w:color w:val="000000"/>
              </w:rPr>
            </w:pPr>
            <w:r>
              <w:rPr>
                <w:rFonts w:ascii="Arial" w:hAnsi="Arial"/>
                <w:snapToGrid w:val="0"/>
                <w:color w:val="000000"/>
              </w:rPr>
              <w:t>hw</w:t>
            </w:r>
          </w:p>
        </w:tc>
      </w:tr>
      <w:tr w:rsidR="008B72E7" w14:paraId="7B3C4899" w14:textId="77777777">
        <w:tblPrEx>
          <w:tblCellMar>
            <w:top w:w="0" w:type="dxa"/>
            <w:bottom w:w="0" w:type="dxa"/>
          </w:tblCellMar>
        </w:tblPrEx>
        <w:tc>
          <w:tcPr>
            <w:tcW w:w="2430" w:type="dxa"/>
          </w:tcPr>
          <w:p w14:paraId="763CB50A" w14:textId="77777777" w:rsidR="008B72E7" w:rsidRDefault="008B72E7">
            <w:pPr>
              <w:rPr>
                <w:rFonts w:ascii="Arial" w:hAnsi="Arial"/>
                <w:snapToGrid w:val="0"/>
                <w:color w:val="000000"/>
              </w:rPr>
            </w:pPr>
            <w:r>
              <w:rPr>
                <w:rFonts w:ascii="Arial" w:hAnsi="Arial"/>
                <w:snapToGrid w:val="0"/>
                <w:color w:val="000000"/>
              </w:rPr>
              <w:t>3.2.3.2</w:t>
            </w:r>
          </w:p>
        </w:tc>
        <w:tc>
          <w:tcPr>
            <w:tcW w:w="2520" w:type="dxa"/>
          </w:tcPr>
          <w:p w14:paraId="11FA2EB5" w14:textId="77777777" w:rsidR="008B72E7" w:rsidRDefault="008B72E7">
            <w:pPr>
              <w:rPr>
                <w:rFonts w:ascii="Arial" w:hAnsi="Arial"/>
                <w:snapToGrid w:val="0"/>
                <w:color w:val="000000"/>
              </w:rPr>
            </w:pPr>
            <w:r>
              <w:rPr>
                <w:rFonts w:ascii="Arial" w:hAnsi="Arial"/>
                <w:snapToGrid w:val="0"/>
                <w:color w:val="000000"/>
              </w:rPr>
              <w:t>Operational Characteristics</w:t>
            </w:r>
          </w:p>
        </w:tc>
        <w:tc>
          <w:tcPr>
            <w:tcW w:w="2430" w:type="dxa"/>
          </w:tcPr>
          <w:p w14:paraId="45DE82C9" w14:textId="77777777" w:rsidR="008B72E7" w:rsidRDefault="008B72E7">
            <w:pPr>
              <w:rPr>
                <w:rFonts w:ascii="Arial" w:hAnsi="Arial"/>
                <w:snapToGrid w:val="0"/>
                <w:color w:val="000000"/>
              </w:rPr>
            </w:pPr>
            <w:r>
              <w:rPr>
                <w:rFonts w:ascii="Arial" w:hAnsi="Arial"/>
                <w:snapToGrid w:val="0"/>
                <w:color w:val="000000"/>
              </w:rPr>
              <w:t xml:space="preserve">The NE shall (3.2.3.2.3) support at least 6 virtual groups. </w:t>
            </w:r>
          </w:p>
        </w:tc>
        <w:tc>
          <w:tcPr>
            <w:tcW w:w="2430" w:type="dxa"/>
          </w:tcPr>
          <w:p w14:paraId="044C393B" w14:textId="77777777" w:rsidR="008B72E7" w:rsidRDefault="008B72E7">
            <w:pPr>
              <w:rPr>
                <w:rFonts w:ascii="Arial" w:hAnsi="Arial"/>
                <w:snapToGrid w:val="0"/>
                <w:color w:val="000000"/>
              </w:rPr>
            </w:pPr>
            <w:r>
              <w:rPr>
                <w:rFonts w:ascii="Arial" w:hAnsi="Arial"/>
                <w:snapToGrid w:val="0"/>
                <w:color w:val="000000"/>
              </w:rPr>
              <w:t>hw</w:t>
            </w:r>
          </w:p>
        </w:tc>
      </w:tr>
      <w:tr w:rsidR="008B72E7" w14:paraId="1AC68CDD" w14:textId="77777777">
        <w:tblPrEx>
          <w:tblCellMar>
            <w:top w:w="0" w:type="dxa"/>
            <w:bottom w:w="0" w:type="dxa"/>
          </w:tblCellMar>
        </w:tblPrEx>
        <w:tc>
          <w:tcPr>
            <w:tcW w:w="2430" w:type="dxa"/>
          </w:tcPr>
          <w:p w14:paraId="52BA1050" w14:textId="77777777" w:rsidR="008B72E7" w:rsidRDefault="008B72E7">
            <w:pPr>
              <w:rPr>
                <w:rFonts w:ascii="Arial" w:hAnsi="Arial"/>
                <w:snapToGrid w:val="0"/>
                <w:color w:val="000000"/>
              </w:rPr>
            </w:pPr>
            <w:r>
              <w:rPr>
                <w:rFonts w:ascii="Arial" w:hAnsi="Arial"/>
                <w:snapToGrid w:val="0"/>
                <w:color w:val="000000"/>
              </w:rPr>
              <w:t>3.2.3.2</w:t>
            </w:r>
          </w:p>
        </w:tc>
        <w:tc>
          <w:tcPr>
            <w:tcW w:w="2520" w:type="dxa"/>
          </w:tcPr>
          <w:p w14:paraId="4710BB22" w14:textId="77777777" w:rsidR="008B72E7" w:rsidRDefault="008B72E7">
            <w:pPr>
              <w:rPr>
                <w:rFonts w:ascii="Arial" w:hAnsi="Arial"/>
                <w:snapToGrid w:val="0"/>
                <w:color w:val="000000"/>
              </w:rPr>
            </w:pPr>
            <w:r>
              <w:rPr>
                <w:rFonts w:ascii="Arial" w:hAnsi="Arial"/>
                <w:snapToGrid w:val="0"/>
                <w:color w:val="000000"/>
              </w:rPr>
              <w:t>Operational Characteristics</w:t>
            </w:r>
          </w:p>
        </w:tc>
        <w:tc>
          <w:tcPr>
            <w:tcW w:w="2430" w:type="dxa"/>
          </w:tcPr>
          <w:p w14:paraId="67E7DAAB" w14:textId="77777777" w:rsidR="008B72E7" w:rsidRDefault="008B72E7">
            <w:pPr>
              <w:rPr>
                <w:rFonts w:ascii="Arial" w:hAnsi="Arial"/>
                <w:snapToGrid w:val="0"/>
                <w:color w:val="000000"/>
              </w:rPr>
            </w:pPr>
            <w:r>
              <w:rPr>
                <w:rFonts w:ascii="Arial" w:hAnsi="Arial"/>
                <w:snapToGrid w:val="0"/>
                <w:color w:val="000000"/>
              </w:rPr>
              <w:t>The NE shall (3.2.3.2.5) support class 1 and class 2 bandwidth of at least 1 Mbyte/sec.</w:t>
            </w:r>
          </w:p>
        </w:tc>
        <w:tc>
          <w:tcPr>
            <w:tcW w:w="2430" w:type="dxa"/>
          </w:tcPr>
          <w:p w14:paraId="44BCD1B9" w14:textId="77777777" w:rsidR="008B72E7" w:rsidRDefault="008B72E7">
            <w:pPr>
              <w:rPr>
                <w:rFonts w:ascii="Arial" w:hAnsi="Arial"/>
                <w:snapToGrid w:val="0"/>
                <w:color w:val="000000"/>
              </w:rPr>
            </w:pPr>
            <w:r>
              <w:rPr>
                <w:rFonts w:ascii="Arial" w:hAnsi="Arial"/>
                <w:snapToGrid w:val="0"/>
                <w:color w:val="000000"/>
              </w:rPr>
              <w:t>hw</w:t>
            </w:r>
          </w:p>
        </w:tc>
      </w:tr>
      <w:tr w:rsidR="008B72E7" w14:paraId="5DA0011D" w14:textId="77777777">
        <w:tblPrEx>
          <w:tblCellMar>
            <w:top w:w="0" w:type="dxa"/>
            <w:bottom w:w="0" w:type="dxa"/>
          </w:tblCellMar>
        </w:tblPrEx>
        <w:tc>
          <w:tcPr>
            <w:tcW w:w="2430" w:type="dxa"/>
          </w:tcPr>
          <w:p w14:paraId="4E16A7EA" w14:textId="77777777" w:rsidR="008B72E7" w:rsidRDefault="008B72E7">
            <w:pPr>
              <w:rPr>
                <w:rFonts w:ascii="Arial" w:hAnsi="Arial"/>
                <w:snapToGrid w:val="0"/>
                <w:color w:val="000000"/>
              </w:rPr>
            </w:pPr>
            <w:r>
              <w:rPr>
                <w:rFonts w:ascii="Arial" w:hAnsi="Arial"/>
                <w:snapToGrid w:val="0"/>
                <w:color w:val="000000"/>
              </w:rPr>
              <w:t>3.2.3.2</w:t>
            </w:r>
          </w:p>
        </w:tc>
        <w:tc>
          <w:tcPr>
            <w:tcW w:w="2520" w:type="dxa"/>
          </w:tcPr>
          <w:p w14:paraId="5634AD99" w14:textId="77777777" w:rsidR="008B72E7" w:rsidRDefault="008B72E7">
            <w:pPr>
              <w:rPr>
                <w:rFonts w:ascii="Arial" w:hAnsi="Arial"/>
                <w:snapToGrid w:val="0"/>
                <w:color w:val="000000"/>
              </w:rPr>
            </w:pPr>
            <w:r>
              <w:rPr>
                <w:rFonts w:ascii="Arial" w:hAnsi="Arial"/>
                <w:snapToGrid w:val="0"/>
                <w:color w:val="000000"/>
              </w:rPr>
              <w:t>Operational Characteristics</w:t>
            </w:r>
          </w:p>
        </w:tc>
        <w:tc>
          <w:tcPr>
            <w:tcW w:w="2430" w:type="dxa"/>
          </w:tcPr>
          <w:p w14:paraId="3DF4AE82" w14:textId="77777777" w:rsidR="008B72E7" w:rsidRDefault="008B72E7">
            <w:pPr>
              <w:rPr>
                <w:rFonts w:ascii="Arial" w:hAnsi="Arial"/>
                <w:snapToGrid w:val="0"/>
                <w:color w:val="000000"/>
              </w:rPr>
            </w:pPr>
            <w:r>
              <w:rPr>
                <w:rFonts w:ascii="Arial" w:hAnsi="Arial"/>
                <w:snapToGrid w:val="0"/>
                <w:color w:val="000000"/>
              </w:rPr>
              <w:t>The skew between NEs, measured at delivery of messages to dual-port RAM accessible by the processors via the VME bus, shall (3.2.3.2.6) be no more than 100 nsecs.</w:t>
            </w:r>
          </w:p>
        </w:tc>
        <w:tc>
          <w:tcPr>
            <w:tcW w:w="2430" w:type="dxa"/>
          </w:tcPr>
          <w:p w14:paraId="6ED78897" w14:textId="77777777" w:rsidR="008B72E7" w:rsidRDefault="008B72E7">
            <w:pPr>
              <w:rPr>
                <w:rFonts w:ascii="Arial" w:hAnsi="Arial"/>
                <w:snapToGrid w:val="0"/>
                <w:color w:val="000000"/>
              </w:rPr>
            </w:pPr>
            <w:r>
              <w:rPr>
                <w:rFonts w:ascii="Arial" w:hAnsi="Arial"/>
                <w:snapToGrid w:val="0"/>
                <w:color w:val="000000"/>
              </w:rPr>
              <w:t>hw</w:t>
            </w:r>
          </w:p>
        </w:tc>
      </w:tr>
      <w:tr w:rsidR="008B72E7" w14:paraId="14A67F2E" w14:textId="77777777">
        <w:tblPrEx>
          <w:tblCellMar>
            <w:top w:w="0" w:type="dxa"/>
            <w:bottom w:w="0" w:type="dxa"/>
          </w:tblCellMar>
        </w:tblPrEx>
        <w:tc>
          <w:tcPr>
            <w:tcW w:w="2430" w:type="dxa"/>
          </w:tcPr>
          <w:p w14:paraId="5E57A3E7" w14:textId="77777777" w:rsidR="008B72E7" w:rsidRDefault="008B72E7">
            <w:pPr>
              <w:rPr>
                <w:rFonts w:ascii="Arial" w:hAnsi="Arial"/>
                <w:snapToGrid w:val="0"/>
                <w:color w:val="000000"/>
              </w:rPr>
            </w:pPr>
            <w:r>
              <w:rPr>
                <w:rFonts w:ascii="Arial" w:hAnsi="Arial"/>
                <w:snapToGrid w:val="0"/>
                <w:color w:val="000000"/>
              </w:rPr>
              <w:t>3.2.3.2</w:t>
            </w:r>
          </w:p>
        </w:tc>
        <w:tc>
          <w:tcPr>
            <w:tcW w:w="2520" w:type="dxa"/>
          </w:tcPr>
          <w:p w14:paraId="6337C41C" w14:textId="77777777" w:rsidR="008B72E7" w:rsidRDefault="008B72E7">
            <w:pPr>
              <w:rPr>
                <w:rFonts w:ascii="Arial" w:hAnsi="Arial"/>
                <w:snapToGrid w:val="0"/>
                <w:color w:val="000000"/>
              </w:rPr>
            </w:pPr>
            <w:r>
              <w:rPr>
                <w:rFonts w:ascii="Arial" w:hAnsi="Arial"/>
                <w:snapToGrid w:val="0"/>
                <w:color w:val="000000"/>
              </w:rPr>
              <w:t>Operational Characteristics</w:t>
            </w:r>
          </w:p>
        </w:tc>
        <w:tc>
          <w:tcPr>
            <w:tcW w:w="2430" w:type="dxa"/>
          </w:tcPr>
          <w:p w14:paraId="6D6B554A" w14:textId="77777777" w:rsidR="008B72E7" w:rsidRDefault="008B72E7">
            <w:pPr>
              <w:rPr>
                <w:rFonts w:ascii="Arial" w:hAnsi="Arial"/>
                <w:snapToGrid w:val="0"/>
                <w:color w:val="000000"/>
              </w:rPr>
            </w:pPr>
            <w:r>
              <w:rPr>
                <w:rFonts w:ascii="Arial" w:hAnsi="Arial"/>
                <w:snapToGrid w:val="0"/>
                <w:color w:val="000000"/>
              </w:rPr>
              <w:t>The NEs shall (3.2.3.2.7) be able to achieve phase-locked synchronization of the fault-tolerant clocks in less than 5 milliseconds from the time the last FCC powered up and exited the reset state</w:t>
            </w:r>
          </w:p>
        </w:tc>
        <w:tc>
          <w:tcPr>
            <w:tcW w:w="2430" w:type="dxa"/>
          </w:tcPr>
          <w:p w14:paraId="49B3E008" w14:textId="77777777" w:rsidR="008B72E7" w:rsidRDefault="008B72E7">
            <w:pPr>
              <w:rPr>
                <w:rFonts w:ascii="Arial" w:hAnsi="Arial"/>
                <w:snapToGrid w:val="0"/>
                <w:color w:val="000000"/>
              </w:rPr>
            </w:pPr>
            <w:r>
              <w:rPr>
                <w:rFonts w:ascii="Arial" w:hAnsi="Arial"/>
                <w:snapToGrid w:val="0"/>
                <w:color w:val="000000"/>
              </w:rPr>
              <w:t>hw</w:t>
            </w:r>
          </w:p>
        </w:tc>
      </w:tr>
      <w:tr w:rsidR="008B72E7" w14:paraId="2E6130D1" w14:textId="77777777">
        <w:tblPrEx>
          <w:tblCellMar>
            <w:top w:w="0" w:type="dxa"/>
            <w:bottom w:w="0" w:type="dxa"/>
          </w:tblCellMar>
        </w:tblPrEx>
        <w:tc>
          <w:tcPr>
            <w:tcW w:w="2430" w:type="dxa"/>
          </w:tcPr>
          <w:p w14:paraId="5269CD3E" w14:textId="77777777" w:rsidR="008B72E7" w:rsidRDefault="008B72E7">
            <w:pPr>
              <w:rPr>
                <w:rFonts w:ascii="Arial" w:hAnsi="Arial"/>
                <w:snapToGrid w:val="0"/>
                <w:color w:val="000000"/>
              </w:rPr>
            </w:pPr>
            <w:r>
              <w:rPr>
                <w:rFonts w:ascii="Arial" w:hAnsi="Arial"/>
                <w:snapToGrid w:val="0"/>
                <w:color w:val="000000"/>
              </w:rPr>
              <w:t>3.2.4</w:t>
            </w:r>
          </w:p>
        </w:tc>
        <w:tc>
          <w:tcPr>
            <w:tcW w:w="2520" w:type="dxa"/>
          </w:tcPr>
          <w:p w14:paraId="3FF3B2F1" w14:textId="77777777" w:rsidR="008B72E7" w:rsidRDefault="008B72E7">
            <w:pPr>
              <w:rPr>
                <w:rFonts w:ascii="Arial" w:hAnsi="Arial"/>
                <w:snapToGrid w:val="0"/>
                <w:color w:val="000000"/>
              </w:rPr>
            </w:pPr>
            <w:r>
              <w:rPr>
                <w:rFonts w:ascii="Arial" w:hAnsi="Arial"/>
                <w:snapToGrid w:val="0"/>
                <w:color w:val="000000"/>
              </w:rPr>
              <w:t>Miscellaneous NE Requirements</w:t>
            </w:r>
          </w:p>
        </w:tc>
        <w:tc>
          <w:tcPr>
            <w:tcW w:w="2430" w:type="dxa"/>
          </w:tcPr>
          <w:p w14:paraId="0324A537" w14:textId="77777777" w:rsidR="008B72E7" w:rsidRDefault="008B72E7">
            <w:pPr>
              <w:rPr>
                <w:rFonts w:ascii="Arial" w:hAnsi="Arial"/>
                <w:snapToGrid w:val="0"/>
                <w:color w:val="000000"/>
              </w:rPr>
            </w:pPr>
            <w:r>
              <w:rPr>
                <w:rFonts w:ascii="Arial" w:hAnsi="Arial"/>
                <w:snapToGrid w:val="0"/>
                <w:color w:val="000000"/>
              </w:rPr>
              <w:t>The contractor shall (3.2.4.1) maintain a product identification and tracking system.</w:t>
            </w:r>
          </w:p>
        </w:tc>
        <w:tc>
          <w:tcPr>
            <w:tcW w:w="2430" w:type="dxa"/>
          </w:tcPr>
          <w:p w14:paraId="2FE2E468" w14:textId="77777777" w:rsidR="008B72E7" w:rsidRDefault="008B72E7">
            <w:pPr>
              <w:rPr>
                <w:rFonts w:ascii="Arial" w:hAnsi="Arial"/>
                <w:snapToGrid w:val="0"/>
                <w:color w:val="000000"/>
              </w:rPr>
            </w:pPr>
            <w:r>
              <w:rPr>
                <w:rFonts w:ascii="Arial" w:hAnsi="Arial"/>
                <w:snapToGrid w:val="0"/>
                <w:color w:val="000000"/>
              </w:rPr>
              <w:t>NA</w:t>
            </w:r>
          </w:p>
        </w:tc>
      </w:tr>
      <w:tr w:rsidR="008B72E7" w14:paraId="06C116FA" w14:textId="77777777">
        <w:tblPrEx>
          <w:tblCellMar>
            <w:top w:w="0" w:type="dxa"/>
            <w:bottom w:w="0" w:type="dxa"/>
          </w:tblCellMar>
        </w:tblPrEx>
        <w:tc>
          <w:tcPr>
            <w:tcW w:w="2430" w:type="dxa"/>
          </w:tcPr>
          <w:p w14:paraId="619A93E5" w14:textId="77777777" w:rsidR="008B72E7" w:rsidRDefault="008B72E7">
            <w:pPr>
              <w:rPr>
                <w:rFonts w:ascii="Arial" w:hAnsi="Arial"/>
                <w:snapToGrid w:val="0"/>
                <w:color w:val="000000"/>
              </w:rPr>
            </w:pPr>
            <w:r>
              <w:rPr>
                <w:rFonts w:ascii="Arial" w:hAnsi="Arial"/>
                <w:snapToGrid w:val="0"/>
                <w:color w:val="000000"/>
              </w:rPr>
              <w:t>3.2.4</w:t>
            </w:r>
          </w:p>
        </w:tc>
        <w:tc>
          <w:tcPr>
            <w:tcW w:w="2520" w:type="dxa"/>
          </w:tcPr>
          <w:p w14:paraId="0228AD75" w14:textId="77777777" w:rsidR="008B72E7" w:rsidRDefault="008B72E7">
            <w:pPr>
              <w:rPr>
                <w:rFonts w:ascii="Arial" w:hAnsi="Arial"/>
                <w:snapToGrid w:val="0"/>
                <w:color w:val="000000"/>
              </w:rPr>
            </w:pPr>
            <w:r>
              <w:rPr>
                <w:rFonts w:ascii="Arial" w:hAnsi="Arial"/>
                <w:snapToGrid w:val="0"/>
                <w:color w:val="000000"/>
              </w:rPr>
              <w:t>Miscellaneous NE Requirements</w:t>
            </w:r>
          </w:p>
        </w:tc>
        <w:tc>
          <w:tcPr>
            <w:tcW w:w="2430" w:type="dxa"/>
          </w:tcPr>
          <w:p w14:paraId="6D931F3E" w14:textId="77777777" w:rsidR="008B72E7" w:rsidRDefault="008B72E7">
            <w:pPr>
              <w:rPr>
                <w:rFonts w:ascii="Arial" w:hAnsi="Arial"/>
                <w:snapToGrid w:val="0"/>
                <w:color w:val="000000"/>
              </w:rPr>
            </w:pPr>
            <w:r>
              <w:rPr>
                <w:rFonts w:ascii="Arial" w:hAnsi="Arial"/>
                <w:snapToGrid w:val="0"/>
                <w:color w:val="000000"/>
              </w:rPr>
              <w:t xml:space="preserve">Each NE and flight cable assembly shall (3.2.4.2) be identified by a part or type number and a unique serial number, consistent with the configuration </w:t>
            </w:r>
            <w:r>
              <w:rPr>
                <w:rFonts w:ascii="Arial" w:hAnsi="Arial"/>
                <w:snapToGrid w:val="0"/>
                <w:color w:val="000000"/>
              </w:rPr>
              <w:lastRenderedPageBreak/>
              <w:t>management system and the specification for the contract.</w:t>
            </w:r>
          </w:p>
        </w:tc>
        <w:tc>
          <w:tcPr>
            <w:tcW w:w="2430" w:type="dxa"/>
          </w:tcPr>
          <w:p w14:paraId="40228124" w14:textId="77777777" w:rsidR="008B72E7" w:rsidRDefault="008B72E7">
            <w:pPr>
              <w:rPr>
                <w:rFonts w:ascii="Arial" w:hAnsi="Arial"/>
                <w:snapToGrid w:val="0"/>
                <w:color w:val="000000"/>
              </w:rPr>
            </w:pPr>
            <w:r>
              <w:rPr>
                <w:rFonts w:ascii="Arial" w:hAnsi="Arial"/>
                <w:snapToGrid w:val="0"/>
                <w:color w:val="000000"/>
              </w:rPr>
              <w:lastRenderedPageBreak/>
              <w:t>NA</w:t>
            </w:r>
          </w:p>
        </w:tc>
      </w:tr>
      <w:tr w:rsidR="008B72E7" w14:paraId="690021BD" w14:textId="77777777">
        <w:tblPrEx>
          <w:tblCellMar>
            <w:top w:w="0" w:type="dxa"/>
            <w:bottom w:w="0" w:type="dxa"/>
          </w:tblCellMar>
        </w:tblPrEx>
        <w:tc>
          <w:tcPr>
            <w:tcW w:w="2430" w:type="dxa"/>
          </w:tcPr>
          <w:p w14:paraId="389B2094" w14:textId="77777777" w:rsidR="008B72E7" w:rsidRDefault="008B72E7">
            <w:pPr>
              <w:rPr>
                <w:rFonts w:ascii="Arial" w:hAnsi="Arial"/>
                <w:snapToGrid w:val="0"/>
                <w:color w:val="000000"/>
              </w:rPr>
            </w:pPr>
            <w:r>
              <w:rPr>
                <w:rFonts w:ascii="Arial" w:hAnsi="Arial"/>
                <w:snapToGrid w:val="0"/>
                <w:color w:val="000000"/>
              </w:rPr>
              <w:t>3.2.5</w:t>
            </w:r>
          </w:p>
        </w:tc>
        <w:tc>
          <w:tcPr>
            <w:tcW w:w="2520" w:type="dxa"/>
          </w:tcPr>
          <w:p w14:paraId="323DAA9A" w14:textId="77777777" w:rsidR="008B72E7" w:rsidRDefault="008B72E7">
            <w:pPr>
              <w:rPr>
                <w:rFonts w:ascii="Arial" w:hAnsi="Arial"/>
                <w:snapToGrid w:val="0"/>
                <w:color w:val="000000"/>
              </w:rPr>
            </w:pPr>
            <w:r>
              <w:rPr>
                <w:rFonts w:ascii="Arial" w:hAnsi="Arial"/>
                <w:snapToGrid w:val="0"/>
                <w:color w:val="000000"/>
              </w:rPr>
              <w:t>Network Element Fifth Unit (NEFU) Requirements</w:t>
            </w:r>
          </w:p>
        </w:tc>
        <w:tc>
          <w:tcPr>
            <w:tcW w:w="2430" w:type="dxa"/>
          </w:tcPr>
          <w:p w14:paraId="02C6B1D0" w14:textId="77777777" w:rsidR="008B72E7" w:rsidRDefault="008B72E7">
            <w:pPr>
              <w:rPr>
                <w:rFonts w:ascii="Arial" w:hAnsi="Arial"/>
                <w:snapToGrid w:val="0"/>
                <w:color w:val="000000"/>
              </w:rPr>
            </w:pPr>
            <w:r>
              <w:rPr>
                <w:rFonts w:ascii="Arial" w:hAnsi="Arial"/>
                <w:snapToGrid w:val="0"/>
                <w:color w:val="000000"/>
              </w:rPr>
              <w:t>The presence, or absence of, an NEFU ICP shall (3.2.5.2) not impact the NE firmware (i.e., the NE firmware will not be different).</w:t>
            </w:r>
          </w:p>
        </w:tc>
        <w:tc>
          <w:tcPr>
            <w:tcW w:w="2430" w:type="dxa"/>
          </w:tcPr>
          <w:p w14:paraId="1BA02034" w14:textId="77777777" w:rsidR="008B72E7" w:rsidRDefault="008B72E7">
            <w:pPr>
              <w:rPr>
                <w:rFonts w:ascii="Arial" w:hAnsi="Arial"/>
                <w:snapToGrid w:val="0"/>
                <w:color w:val="000000"/>
              </w:rPr>
            </w:pPr>
            <w:r>
              <w:rPr>
                <w:rFonts w:ascii="Arial" w:hAnsi="Arial"/>
                <w:snapToGrid w:val="0"/>
                <w:color w:val="000000"/>
              </w:rPr>
              <w:t>hw</w:t>
            </w:r>
          </w:p>
        </w:tc>
      </w:tr>
      <w:tr w:rsidR="008B72E7" w14:paraId="57852319" w14:textId="77777777">
        <w:tblPrEx>
          <w:tblCellMar>
            <w:top w:w="0" w:type="dxa"/>
            <w:bottom w:w="0" w:type="dxa"/>
          </w:tblCellMar>
        </w:tblPrEx>
        <w:tc>
          <w:tcPr>
            <w:tcW w:w="2430" w:type="dxa"/>
          </w:tcPr>
          <w:p w14:paraId="451B3F01" w14:textId="77777777" w:rsidR="008B72E7" w:rsidRDefault="008B72E7">
            <w:pPr>
              <w:rPr>
                <w:rFonts w:ascii="Arial" w:hAnsi="Arial"/>
                <w:snapToGrid w:val="0"/>
                <w:color w:val="000000"/>
              </w:rPr>
            </w:pPr>
            <w:r>
              <w:rPr>
                <w:rFonts w:ascii="Arial" w:hAnsi="Arial"/>
                <w:snapToGrid w:val="0"/>
                <w:color w:val="000000"/>
              </w:rPr>
              <w:t>3.3.1</w:t>
            </w:r>
          </w:p>
        </w:tc>
        <w:tc>
          <w:tcPr>
            <w:tcW w:w="2520" w:type="dxa"/>
          </w:tcPr>
          <w:p w14:paraId="414CE00E" w14:textId="77777777" w:rsidR="008B72E7" w:rsidRDefault="008B72E7">
            <w:pPr>
              <w:rPr>
                <w:rFonts w:ascii="Arial" w:hAnsi="Arial"/>
                <w:snapToGrid w:val="0"/>
                <w:color w:val="000000"/>
              </w:rPr>
            </w:pPr>
            <w:r>
              <w:rPr>
                <w:rFonts w:ascii="Arial" w:hAnsi="Arial"/>
                <w:snapToGrid w:val="0"/>
                <w:color w:val="000000"/>
              </w:rPr>
              <w:t>Programming Language and Operating System [2]</w:t>
            </w:r>
          </w:p>
        </w:tc>
        <w:tc>
          <w:tcPr>
            <w:tcW w:w="2430" w:type="dxa"/>
          </w:tcPr>
          <w:p w14:paraId="3D3C58FF" w14:textId="77777777" w:rsidR="008B72E7" w:rsidRDefault="008B72E7">
            <w:pPr>
              <w:rPr>
                <w:rFonts w:ascii="Arial" w:hAnsi="Arial"/>
                <w:snapToGrid w:val="0"/>
                <w:color w:val="000000"/>
              </w:rPr>
            </w:pPr>
            <w:r>
              <w:rPr>
                <w:rFonts w:ascii="Arial" w:hAnsi="Arial"/>
                <w:snapToGrid w:val="0"/>
                <w:color w:val="000000"/>
              </w:rPr>
              <w:t>Fault Tolerant System Services (FTSS) software shall (3.3.1.1) use VxWorks Version 5.4 as the Operating System.</w:t>
            </w:r>
          </w:p>
        </w:tc>
        <w:tc>
          <w:tcPr>
            <w:tcW w:w="2430" w:type="dxa"/>
          </w:tcPr>
          <w:p w14:paraId="4F2EF54B" w14:textId="77777777" w:rsidR="008B72E7" w:rsidRDefault="008B72E7">
            <w:pPr>
              <w:rPr>
                <w:rFonts w:ascii="Arial" w:hAnsi="Arial"/>
                <w:snapToGrid w:val="0"/>
                <w:color w:val="000000"/>
              </w:rPr>
            </w:pPr>
            <w:r>
              <w:rPr>
                <w:rFonts w:ascii="Arial" w:hAnsi="Arial"/>
                <w:snapToGrid w:val="0"/>
                <w:color w:val="000000"/>
              </w:rPr>
              <w:t>SRS160</w:t>
            </w:r>
          </w:p>
        </w:tc>
      </w:tr>
      <w:tr w:rsidR="008B72E7" w14:paraId="28EFD49F" w14:textId="77777777">
        <w:tblPrEx>
          <w:tblCellMar>
            <w:top w:w="0" w:type="dxa"/>
            <w:bottom w:w="0" w:type="dxa"/>
          </w:tblCellMar>
        </w:tblPrEx>
        <w:tc>
          <w:tcPr>
            <w:tcW w:w="2430" w:type="dxa"/>
          </w:tcPr>
          <w:p w14:paraId="29A062A8" w14:textId="77777777" w:rsidR="008B72E7" w:rsidRDefault="008B72E7">
            <w:pPr>
              <w:rPr>
                <w:rFonts w:ascii="Arial" w:hAnsi="Arial"/>
                <w:snapToGrid w:val="0"/>
                <w:color w:val="000000"/>
              </w:rPr>
            </w:pPr>
            <w:r>
              <w:rPr>
                <w:rFonts w:ascii="Arial" w:hAnsi="Arial"/>
                <w:snapToGrid w:val="0"/>
                <w:color w:val="000000"/>
              </w:rPr>
              <w:t>3.3.1</w:t>
            </w:r>
          </w:p>
        </w:tc>
        <w:tc>
          <w:tcPr>
            <w:tcW w:w="2520" w:type="dxa"/>
          </w:tcPr>
          <w:p w14:paraId="08F58214" w14:textId="77777777" w:rsidR="008B72E7" w:rsidRDefault="008B72E7">
            <w:pPr>
              <w:rPr>
                <w:rFonts w:ascii="Arial" w:hAnsi="Arial"/>
                <w:snapToGrid w:val="0"/>
                <w:color w:val="000000"/>
              </w:rPr>
            </w:pPr>
            <w:r>
              <w:rPr>
                <w:rFonts w:ascii="Arial" w:hAnsi="Arial"/>
                <w:snapToGrid w:val="0"/>
                <w:color w:val="000000"/>
              </w:rPr>
              <w:t>Programming Language and Operating System [2]</w:t>
            </w:r>
          </w:p>
        </w:tc>
        <w:tc>
          <w:tcPr>
            <w:tcW w:w="2430" w:type="dxa"/>
          </w:tcPr>
          <w:p w14:paraId="4D8BF1D6" w14:textId="77777777" w:rsidR="008B72E7" w:rsidRDefault="008B72E7">
            <w:pPr>
              <w:rPr>
                <w:rFonts w:ascii="Arial" w:hAnsi="Arial"/>
                <w:snapToGrid w:val="0"/>
                <w:color w:val="000000"/>
              </w:rPr>
            </w:pPr>
            <w:r>
              <w:rPr>
                <w:rFonts w:ascii="Arial" w:hAnsi="Arial"/>
                <w:snapToGrid w:val="0"/>
                <w:color w:val="000000"/>
              </w:rPr>
              <w:t>The software shall (3.3.1.2) be written in the C programming language, with the exception of the system loader software which may be written in scripts, and operate on a PowerPC 604R.</w:t>
            </w:r>
          </w:p>
        </w:tc>
        <w:tc>
          <w:tcPr>
            <w:tcW w:w="2430" w:type="dxa"/>
          </w:tcPr>
          <w:p w14:paraId="0CC97DE8" w14:textId="77777777" w:rsidR="008B72E7" w:rsidRDefault="008B72E7">
            <w:pPr>
              <w:rPr>
                <w:rFonts w:ascii="Arial" w:hAnsi="Arial"/>
                <w:snapToGrid w:val="0"/>
                <w:color w:val="000000"/>
              </w:rPr>
            </w:pPr>
            <w:r>
              <w:rPr>
                <w:rFonts w:ascii="Arial" w:hAnsi="Arial"/>
                <w:snapToGrid w:val="0"/>
                <w:color w:val="000000"/>
              </w:rPr>
              <w:t>SRS158, SRS159</w:t>
            </w:r>
          </w:p>
        </w:tc>
      </w:tr>
      <w:tr w:rsidR="008B72E7" w14:paraId="21A329C4" w14:textId="77777777">
        <w:tblPrEx>
          <w:tblCellMar>
            <w:top w:w="0" w:type="dxa"/>
            <w:bottom w:w="0" w:type="dxa"/>
          </w:tblCellMar>
        </w:tblPrEx>
        <w:tc>
          <w:tcPr>
            <w:tcW w:w="2430" w:type="dxa"/>
          </w:tcPr>
          <w:p w14:paraId="13BC991A" w14:textId="77777777" w:rsidR="008B72E7" w:rsidRDefault="008B72E7">
            <w:pPr>
              <w:rPr>
                <w:rFonts w:ascii="Arial" w:hAnsi="Arial"/>
                <w:snapToGrid w:val="0"/>
                <w:color w:val="000000"/>
              </w:rPr>
            </w:pPr>
            <w:r>
              <w:rPr>
                <w:rFonts w:ascii="Arial" w:hAnsi="Arial"/>
                <w:snapToGrid w:val="0"/>
                <w:color w:val="000000"/>
              </w:rPr>
              <w:t>3.3.1</w:t>
            </w:r>
          </w:p>
        </w:tc>
        <w:tc>
          <w:tcPr>
            <w:tcW w:w="2520" w:type="dxa"/>
          </w:tcPr>
          <w:p w14:paraId="454A3CE8" w14:textId="77777777" w:rsidR="008B72E7" w:rsidRDefault="008B72E7">
            <w:pPr>
              <w:rPr>
                <w:rFonts w:ascii="Arial" w:hAnsi="Arial"/>
                <w:snapToGrid w:val="0"/>
                <w:color w:val="000000"/>
              </w:rPr>
            </w:pPr>
            <w:r>
              <w:rPr>
                <w:rFonts w:ascii="Arial" w:hAnsi="Arial"/>
                <w:snapToGrid w:val="0"/>
                <w:color w:val="000000"/>
              </w:rPr>
              <w:t>Programming Language and Operating System [2]</w:t>
            </w:r>
          </w:p>
        </w:tc>
        <w:tc>
          <w:tcPr>
            <w:tcW w:w="2430" w:type="dxa"/>
          </w:tcPr>
          <w:p w14:paraId="4C0F6E8A" w14:textId="77777777" w:rsidR="008B72E7" w:rsidRDefault="008B72E7">
            <w:pPr>
              <w:rPr>
                <w:rFonts w:ascii="Arial" w:hAnsi="Arial"/>
                <w:snapToGrid w:val="0"/>
                <w:color w:val="000000"/>
              </w:rPr>
            </w:pPr>
            <w:r>
              <w:rPr>
                <w:rFonts w:ascii="Arial" w:hAnsi="Arial"/>
                <w:snapToGrid w:val="0"/>
                <w:color w:val="000000"/>
              </w:rPr>
              <w:t>The FTSS software and the VxWorks operating system, together, shall (3.3.1.3) take up no more than 3 Megabytes of ROM, when loaded into FCP or ICP memory.</w:t>
            </w:r>
          </w:p>
        </w:tc>
        <w:tc>
          <w:tcPr>
            <w:tcW w:w="2430" w:type="dxa"/>
          </w:tcPr>
          <w:p w14:paraId="0710914F" w14:textId="77777777" w:rsidR="008B72E7" w:rsidRDefault="008B72E7">
            <w:pPr>
              <w:rPr>
                <w:rFonts w:ascii="Arial" w:hAnsi="Arial"/>
                <w:snapToGrid w:val="0"/>
                <w:color w:val="000000"/>
              </w:rPr>
            </w:pPr>
            <w:r>
              <w:rPr>
                <w:rFonts w:ascii="Arial" w:hAnsi="Arial"/>
                <w:snapToGrid w:val="0"/>
                <w:color w:val="000000"/>
              </w:rPr>
              <w:t>SRS193</w:t>
            </w:r>
          </w:p>
        </w:tc>
      </w:tr>
      <w:tr w:rsidR="008B72E7" w14:paraId="2C104D6A" w14:textId="77777777">
        <w:tblPrEx>
          <w:tblCellMar>
            <w:top w:w="0" w:type="dxa"/>
            <w:bottom w:w="0" w:type="dxa"/>
          </w:tblCellMar>
        </w:tblPrEx>
        <w:tc>
          <w:tcPr>
            <w:tcW w:w="2430" w:type="dxa"/>
          </w:tcPr>
          <w:p w14:paraId="0B86022C" w14:textId="77777777" w:rsidR="008B72E7" w:rsidRDefault="008B72E7">
            <w:pPr>
              <w:rPr>
                <w:rFonts w:ascii="Arial" w:hAnsi="Arial"/>
                <w:snapToGrid w:val="0"/>
                <w:color w:val="000000"/>
              </w:rPr>
            </w:pPr>
            <w:r>
              <w:rPr>
                <w:rFonts w:ascii="Arial" w:hAnsi="Arial"/>
                <w:snapToGrid w:val="0"/>
                <w:color w:val="000000"/>
              </w:rPr>
              <w:t>3.3.1</w:t>
            </w:r>
          </w:p>
        </w:tc>
        <w:tc>
          <w:tcPr>
            <w:tcW w:w="2520" w:type="dxa"/>
          </w:tcPr>
          <w:p w14:paraId="2F0E0DC7" w14:textId="77777777" w:rsidR="008B72E7" w:rsidRDefault="008B72E7">
            <w:pPr>
              <w:rPr>
                <w:rFonts w:ascii="Arial" w:hAnsi="Arial"/>
                <w:snapToGrid w:val="0"/>
                <w:color w:val="000000"/>
              </w:rPr>
            </w:pPr>
            <w:r>
              <w:rPr>
                <w:rFonts w:ascii="Arial" w:hAnsi="Arial"/>
                <w:snapToGrid w:val="0"/>
                <w:color w:val="000000"/>
              </w:rPr>
              <w:t>Programming Language and Operating System [2]</w:t>
            </w:r>
          </w:p>
        </w:tc>
        <w:tc>
          <w:tcPr>
            <w:tcW w:w="2430" w:type="dxa"/>
          </w:tcPr>
          <w:p w14:paraId="4933632F" w14:textId="77777777" w:rsidR="008B72E7" w:rsidRDefault="008B72E7">
            <w:pPr>
              <w:rPr>
                <w:rFonts w:ascii="Arial" w:hAnsi="Arial"/>
                <w:snapToGrid w:val="0"/>
                <w:color w:val="000000"/>
              </w:rPr>
            </w:pPr>
            <w:r>
              <w:rPr>
                <w:rFonts w:ascii="Arial" w:hAnsi="Arial"/>
                <w:snapToGrid w:val="0"/>
                <w:color w:val="000000"/>
              </w:rPr>
              <w:t xml:space="preserve">The FTSS software and the VxWorks operating system shall (3.3.1.4) utilize no more than 9 Megabytes of DRAM code and data space. </w:t>
            </w:r>
          </w:p>
        </w:tc>
        <w:tc>
          <w:tcPr>
            <w:tcW w:w="2430" w:type="dxa"/>
          </w:tcPr>
          <w:p w14:paraId="5370DE63" w14:textId="77777777" w:rsidR="008B72E7" w:rsidRDefault="008B72E7">
            <w:pPr>
              <w:rPr>
                <w:rFonts w:ascii="Arial" w:hAnsi="Arial"/>
                <w:snapToGrid w:val="0"/>
                <w:color w:val="000000"/>
              </w:rPr>
            </w:pPr>
            <w:r>
              <w:rPr>
                <w:rFonts w:ascii="Arial" w:hAnsi="Arial"/>
                <w:snapToGrid w:val="0"/>
                <w:color w:val="000000"/>
              </w:rPr>
              <w:t>SRS258</w:t>
            </w:r>
          </w:p>
        </w:tc>
      </w:tr>
      <w:tr w:rsidR="008B72E7" w14:paraId="1AC56732" w14:textId="77777777">
        <w:tblPrEx>
          <w:tblCellMar>
            <w:top w:w="0" w:type="dxa"/>
            <w:bottom w:w="0" w:type="dxa"/>
          </w:tblCellMar>
        </w:tblPrEx>
        <w:tc>
          <w:tcPr>
            <w:tcW w:w="2430" w:type="dxa"/>
          </w:tcPr>
          <w:p w14:paraId="08769FFF" w14:textId="77777777" w:rsidR="008B72E7" w:rsidRDefault="008B72E7">
            <w:pPr>
              <w:rPr>
                <w:rFonts w:ascii="Arial" w:hAnsi="Arial"/>
                <w:snapToGrid w:val="0"/>
                <w:color w:val="000000"/>
              </w:rPr>
            </w:pPr>
            <w:r>
              <w:rPr>
                <w:rFonts w:ascii="Arial" w:hAnsi="Arial"/>
                <w:snapToGrid w:val="0"/>
                <w:color w:val="000000"/>
              </w:rPr>
              <w:t>3.3.1</w:t>
            </w:r>
          </w:p>
        </w:tc>
        <w:tc>
          <w:tcPr>
            <w:tcW w:w="2520" w:type="dxa"/>
          </w:tcPr>
          <w:p w14:paraId="49E4ADDD" w14:textId="77777777" w:rsidR="008B72E7" w:rsidRDefault="008B72E7">
            <w:pPr>
              <w:rPr>
                <w:rFonts w:ascii="Arial" w:hAnsi="Arial"/>
                <w:snapToGrid w:val="0"/>
                <w:color w:val="000000"/>
              </w:rPr>
            </w:pPr>
            <w:r>
              <w:rPr>
                <w:rFonts w:ascii="Arial" w:hAnsi="Arial"/>
                <w:snapToGrid w:val="0"/>
                <w:color w:val="000000"/>
              </w:rPr>
              <w:t>Programming Language and Operating System [2]</w:t>
            </w:r>
          </w:p>
        </w:tc>
        <w:tc>
          <w:tcPr>
            <w:tcW w:w="2430" w:type="dxa"/>
          </w:tcPr>
          <w:p w14:paraId="64EEC1E9" w14:textId="77777777" w:rsidR="008B72E7" w:rsidRDefault="008B72E7">
            <w:pPr>
              <w:rPr>
                <w:rFonts w:ascii="Arial" w:hAnsi="Arial"/>
                <w:snapToGrid w:val="0"/>
                <w:color w:val="000000"/>
              </w:rPr>
            </w:pPr>
            <w:r>
              <w:rPr>
                <w:rFonts w:ascii="Arial" w:hAnsi="Arial"/>
                <w:snapToGrid w:val="0"/>
                <w:color w:val="000000"/>
              </w:rPr>
              <w:t xml:space="preserve">Of the 9 Megabytes of DRAM allocation, only 4 Megabytes of FTSS/VxWork’s DRAM shall (3.3.1.5) be re-aligned during any re-alignment </w:t>
            </w:r>
            <w:r>
              <w:rPr>
                <w:rFonts w:ascii="Arial" w:hAnsi="Arial"/>
                <w:snapToGrid w:val="0"/>
                <w:color w:val="000000"/>
              </w:rPr>
              <w:lastRenderedPageBreak/>
              <w:t>attempts.</w:t>
            </w:r>
          </w:p>
        </w:tc>
        <w:tc>
          <w:tcPr>
            <w:tcW w:w="2430" w:type="dxa"/>
          </w:tcPr>
          <w:p w14:paraId="3692048D" w14:textId="77777777" w:rsidR="008B72E7" w:rsidRDefault="008B72E7">
            <w:pPr>
              <w:rPr>
                <w:rFonts w:ascii="Arial" w:hAnsi="Arial"/>
                <w:snapToGrid w:val="0"/>
                <w:color w:val="000000"/>
              </w:rPr>
            </w:pPr>
            <w:r>
              <w:rPr>
                <w:rFonts w:ascii="Arial" w:hAnsi="Arial"/>
                <w:snapToGrid w:val="0"/>
                <w:color w:val="000000"/>
              </w:rPr>
              <w:lastRenderedPageBreak/>
              <w:t>SRS259</w:t>
            </w:r>
          </w:p>
        </w:tc>
      </w:tr>
      <w:tr w:rsidR="008B72E7" w14:paraId="7EA215A3" w14:textId="77777777">
        <w:tblPrEx>
          <w:tblCellMar>
            <w:top w:w="0" w:type="dxa"/>
            <w:bottom w:w="0" w:type="dxa"/>
          </w:tblCellMar>
        </w:tblPrEx>
        <w:tc>
          <w:tcPr>
            <w:tcW w:w="2430" w:type="dxa"/>
          </w:tcPr>
          <w:p w14:paraId="2214B811" w14:textId="77777777" w:rsidR="008B72E7" w:rsidRDefault="008B72E7">
            <w:pPr>
              <w:rPr>
                <w:rFonts w:ascii="Arial" w:hAnsi="Arial"/>
                <w:snapToGrid w:val="0"/>
                <w:color w:val="000000"/>
              </w:rPr>
            </w:pPr>
            <w:r>
              <w:rPr>
                <w:rFonts w:ascii="Arial" w:hAnsi="Arial"/>
                <w:snapToGrid w:val="0"/>
                <w:color w:val="000000"/>
              </w:rPr>
              <w:t>3.3.2</w:t>
            </w:r>
          </w:p>
        </w:tc>
        <w:tc>
          <w:tcPr>
            <w:tcW w:w="2520" w:type="dxa"/>
          </w:tcPr>
          <w:p w14:paraId="0FE621EC" w14:textId="77777777" w:rsidR="008B72E7" w:rsidRDefault="008B72E7">
            <w:pPr>
              <w:rPr>
                <w:rFonts w:ascii="Arial" w:hAnsi="Arial"/>
                <w:snapToGrid w:val="0"/>
                <w:color w:val="000000"/>
              </w:rPr>
            </w:pPr>
            <w:r>
              <w:rPr>
                <w:rFonts w:ascii="Arial" w:hAnsi="Arial"/>
                <w:snapToGrid w:val="0"/>
                <w:color w:val="000000"/>
              </w:rPr>
              <w:t>Start Up</w:t>
            </w:r>
          </w:p>
        </w:tc>
        <w:tc>
          <w:tcPr>
            <w:tcW w:w="2430" w:type="dxa"/>
          </w:tcPr>
          <w:p w14:paraId="0AB001A0" w14:textId="77777777" w:rsidR="008B72E7" w:rsidRDefault="008B72E7">
            <w:pPr>
              <w:rPr>
                <w:rFonts w:ascii="Arial" w:hAnsi="Arial"/>
                <w:snapToGrid w:val="0"/>
                <w:color w:val="000000"/>
              </w:rPr>
            </w:pPr>
            <w:r>
              <w:rPr>
                <w:rFonts w:ascii="Arial" w:hAnsi="Arial"/>
                <w:snapToGrid w:val="0"/>
                <w:color w:val="000000"/>
              </w:rPr>
              <w:t>Upon CPU reset caused by power on, watchdog timer or by other means, Start Up shall (3.3.2.1) execute the initial BIT (IBIT).</w:t>
            </w:r>
          </w:p>
        </w:tc>
        <w:tc>
          <w:tcPr>
            <w:tcW w:w="2430" w:type="dxa"/>
          </w:tcPr>
          <w:p w14:paraId="1D3B1505" w14:textId="77777777" w:rsidR="008B72E7" w:rsidRDefault="008B72E7">
            <w:pPr>
              <w:rPr>
                <w:rFonts w:ascii="Arial" w:hAnsi="Arial"/>
                <w:snapToGrid w:val="0"/>
                <w:color w:val="000000"/>
              </w:rPr>
            </w:pPr>
            <w:r>
              <w:rPr>
                <w:rFonts w:ascii="Arial" w:hAnsi="Arial"/>
                <w:snapToGrid w:val="0"/>
                <w:color w:val="000000"/>
              </w:rPr>
              <w:t>SRS237</w:t>
            </w:r>
          </w:p>
        </w:tc>
      </w:tr>
      <w:tr w:rsidR="008B72E7" w14:paraId="0D7A86C2" w14:textId="77777777">
        <w:tblPrEx>
          <w:tblCellMar>
            <w:top w:w="0" w:type="dxa"/>
            <w:bottom w:w="0" w:type="dxa"/>
          </w:tblCellMar>
        </w:tblPrEx>
        <w:tc>
          <w:tcPr>
            <w:tcW w:w="2430" w:type="dxa"/>
          </w:tcPr>
          <w:p w14:paraId="2B251097" w14:textId="77777777" w:rsidR="008B72E7" w:rsidRDefault="008B72E7">
            <w:pPr>
              <w:rPr>
                <w:rFonts w:ascii="Arial" w:hAnsi="Arial"/>
                <w:snapToGrid w:val="0"/>
                <w:color w:val="000000"/>
              </w:rPr>
            </w:pPr>
            <w:r>
              <w:rPr>
                <w:rFonts w:ascii="Arial" w:hAnsi="Arial"/>
                <w:snapToGrid w:val="0"/>
                <w:color w:val="000000"/>
              </w:rPr>
              <w:t>3.3.2</w:t>
            </w:r>
          </w:p>
        </w:tc>
        <w:tc>
          <w:tcPr>
            <w:tcW w:w="2520" w:type="dxa"/>
          </w:tcPr>
          <w:p w14:paraId="47FA4CCB" w14:textId="77777777" w:rsidR="008B72E7" w:rsidRDefault="008B72E7">
            <w:pPr>
              <w:rPr>
                <w:rFonts w:ascii="Arial" w:hAnsi="Arial"/>
                <w:snapToGrid w:val="0"/>
                <w:color w:val="000000"/>
              </w:rPr>
            </w:pPr>
            <w:r>
              <w:rPr>
                <w:rFonts w:ascii="Arial" w:hAnsi="Arial"/>
                <w:snapToGrid w:val="0"/>
                <w:color w:val="000000"/>
              </w:rPr>
              <w:t>Start Up</w:t>
            </w:r>
          </w:p>
        </w:tc>
        <w:tc>
          <w:tcPr>
            <w:tcW w:w="2430" w:type="dxa"/>
          </w:tcPr>
          <w:p w14:paraId="6860DCB6" w14:textId="77777777" w:rsidR="008B72E7" w:rsidRDefault="008B72E7">
            <w:pPr>
              <w:rPr>
                <w:rFonts w:ascii="Arial" w:hAnsi="Arial"/>
                <w:snapToGrid w:val="0"/>
                <w:color w:val="000000"/>
              </w:rPr>
            </w:pPr>
            <w:r>
              <w:rPr>
                <w:rFonts w:ascii="Arial" w:hAnsi="Arial"/>
                <w:snapToGrid w:val="0"/>
                <w:color w:val="000000"/>
              </w:rPr>
              <w:t>After successfully completing IBIT, the software shall (3.3.2.3) continue with the initialization of VxWorks and FTSS software.</w:t>
            </w:r>
          </w:p>
        </w:tc>
        <w:tc>
          <w:tcPr>
            <w:tcW w:w="2430" w:type="dxa"/>
          </w:tcPr>
          <w:p w14:paraId="67003191" w14:textId="77777777" w:rsidR="008B72E7" w:rsidRDefault="008B72E7">
            <w:pPr>
              <w:rPr>
                <w:rFonts w:ascii="Arial" w:hAnsi="Arial"/>
                <w:snapToGrid w:val="0"/>
                <w:color w:val="000000"/>
              </w:rPr>
            </w:pPr>
            <w:r>
              <w:rPr>
                <w:rFonts w:ascii="Arial" w:hAnsi="Arial"/>
                <w:snapToGrid w:val="0"/>
                <w:color w:val="000000"/>
              </w:rPr>
              <w:t>SRS234</w:t>
            </w:r>
          </w:p>
        </w:tc>
      </w:tr>
      <w:tr w:rsidR="008B72E7" w14:paraId="118510B6" w14:textId="77777777">
        <w:tblPrEx>
          <w:tblCellMar>
            <w:top w:w="0" w:type="dxa"/>
            <w:bottom w:w="0" w:type="dxa"/>
          </w:tblCellMar>
        </w:tblPrEx>
        <w:tc>
          <w:tcPr>
            <w:tcW w:w="2430" w:type="dxa"/>
          </w:tcPr>
          <w:p w14:paraId="3090765A" w14:textId="77777777" w:rsidR="008B72E7" w:rsidRDefault="008B72E7">
            <w:pPr>
              <w:rPr>
                <w:rFonts w:ascii="Arial" w:hAnsi="Arial"/>
                <w:snapToGrid w:val="0"/>
                <w:color w:val="000000"/>
              </w:rPr>
            </w:pPr>
            <w:r>
              <w:rPr>
                <w:rFonts w:ascii="Arial" w:hAnsi="Arial"/>
                <w:snapToGrid w:val="0"/>
                <w:color w:val="000000"/>
              </w:rPr>
              <w:t>3.3.2</w:t>
            </w:r>
          </w:p>
        </w:tc>
        <w:tc>
          <w:tcPr>
            <w:tcW w:w="2520" w:type="dxa"/>
          </w:tcPr>
          <w:p w14:paraId="3119252D" w14:textId="77777777" w:rsidR="008B72E7" w:rsidRDefault="008B72E7">
            <w:pPr>
              <w:rPr>
                <w:rFonts w:ascii="Arial" w:hAnsi="Arial"/>
                <w:snapToGrid w:val="0"/>
                <w:color w:val="000000"/>
              </w:rPr>
            </w:pPr>
            <w:r>
              <w:rPr>
                <w:rFonts w:ascii="Arial" w:hAnsi="Arial"/>
                <w:snapToGrid w:val="0"/>
                <w:color w:val="000000"/>
              </w:rPr>
              <w:t>Start Up</w:t>
            </w:r>
          </w:p>
        </w:tc>
        <w:tc>
          <w:tcPr>
            <w:tcW w:w="2430" w:type="dxa"/>
          </w:tcPr>
          <w:p w14:paraId="2CB3F7F4" w14:textId="77777777" w:rsidR="008B72E7" w:rsidRDefault="008B72E7">
            <w:pPr>
              <w:rPr>
                <w:rFonts w:ascii="Arial" w:hAnsi="Arial"/>
                <w:snapToGrid w:val="0"/>
                <w:color w:val="000000"/>
              </w:rPr>
            </w:pPr>
            <w:r>
              <w:rPr>
                <w:rFonts w:ascii="Arial" w:hAnsi="Arial"/>
                <w:snapToGrid w:val="0"/>
                <w:color w:val="000000"/>
              </w:rPr>
              <w:t>If MPCC IBIT failed, the FTSS SW shall (3.3.2.24) switch to using the redundant MPCC card in that C&amp;T FCR.</w:t>
            </w:r>
          </w:p>
        </w:tc>
        <w:tc>
          <w:tcPr>
            <w:tcW w:w="2430" w:type="dxa"/>
          </w:tcPr>
          <w:p w14:paraId="0F3C25DC" w14:textId="77777777" w:rsidR="008B72E7" w:rsidRDefault="008B72E7">
            <w:pPr>
              <w:rPr>
                <w:rFonts w:ascii="Arial" w:hAnsi="Arial"/>
                <w:snapToGrid w:val="0"/>
                <w:color w:val="000000"/>
              </w:rPr>
            </w:pPr>
            <w:r>
              <w:rPr>
                <w:rFonts w:ascii="Arial" w:hAnsi="Arial"/>
                <w:snapToGrid w:val="0"/>
                <w:color w:val="000000"/>
              </w:rPr>
              <w:t>SRS299</w:t>
            </w:r>
          </w:p>
        </w:tc>
      </w:tr>
      <w:tr w:rsidR="008B72E7" w14:paraId="6B756207" w14:textId="77777777">
        <w:tblPrEx>
          <w:tblCellMar>
            <w:top w:w="0" w:type="dxa"/>
            <w:bottom w:w="0" w:type="dxa"/>
          </w:tblCellMar>
        </w:tblPrEx>
        <w:tc>
          <w:tcPr>
            <w:tcW w:w="2430" w:type="dxa"/>
          </w:tcPr>
          <w:p w14:paraId="38DEDAE7" w14:textId="77777777" w:rsidR="008B72E7" w:rsidRDefault="008B72E7">
            <w:pPr>
              <w:rPr>
                <w:rFonts w:ascii="Arial" w:hAnsi="Arial"/>
                <w:snapToGrid w:val="0"/>
                <w:color w:val="000000"/>
              </w:rPr>
            </w:pPr>
            <w:r>
              <w:rPr>
                <w:rFonts w:ascii="Arial" w:hAnsi="Arial"/>
                <w:snapToGrid w:val="0"/>
                <w:color w:val="000000"/>
              </w:rPr>
              <w:t>3.3.2</w:t>
            </w:r>
          </w:p>
        </w:tc>
        <w:tc>
          <w:tcPr>
            <w:tcW w:w="2520" w:type="dxa"/>
          </w:tcPr>
          <w:p w14:paraId="5880A004" w14:textId="77777777" w:rsidR="008B72E7" w:rsidRDefault="008B72E7">
            <w:pPr>
              <w:rPr>
                <w:rFonts w:ascii="Arial" w:hAnsi="Arial"/>
                <w:snapToGrid w:val="0"/>
                <w:color w:val="000000"/>
              </w:rPr>
            </w:pPr>
            <w:r>
              <w:rPr>
                <w:rFonts w:ascii="Arial" w:hAnsi="Arial"/>
                <w:snapToGrid w:val="0"/>
                <w:color w:val="000000"/>
              </w:rPr>
              <w:t>Start Up</w:t>
            </w:r>
          </w:p>
        </w:tc>
        <w:tc>
          <w:tcPr>
            <w:tcW w:w="2430" w:type="dxa"/>
          </w:tcPr>
          <w:p w14:paraId="598799F6" w14:textId="77777777" w:rsidR="008B72E7" w:rsidRDefault="008B72E7">
            <w:pPr>
              <w:rPr>
                <w:rFonts w:ascii="Arial" w:hAnsi="Arial"/>
                <w:snapToGrid w:val="0"/>
                <w:color w:val="000000"/>
              </w:rPr>
            </w:pPr>
            <w:r>
              <w:rPr>
                <w:rFonts w:ascii="Arial" w:hAnsi="Arial"/>
                <w:snapToGrid w:val="0"/>
                <w:color w:val="000000"/>
              </w:rPr>
              <w:t>If the 5th ICP fails, the FTSS SW shall (3.3.2.25) ignore the error and allow the NE to continue the synch process and become part of the voting group, if possible.</w:t>
            </w:r>
          </w:p>
        </w:tc>
        <w:tc>
          <w:tcPr>
            <w:tcW w:w="2430" w:type="dxa"/>
          </w:tcPr>
          <w:p w14:paraId="422A4A68" w14:textId="77777777" w:rsidR="008B72E7" w:rsidRDefault="008B72E7">
            <w:pPr>
              <w:rPr>
                <w:rFonts w:ascii="Arial" w:hAnsi="Arial"/>
                <w:snapToGrid w:val="0"/>
                <w:color w:val="000000"/>
              </w:rPr>
            </w:pPr>
            <w:r>
              <w:rPr>
                <w:rFonts w:ascii="Arial" w:hAnsi="Arial"/>
                <w:snapToGrid w:val="0"/>
                <w:color w:val="000000"/>
              </w:rPr>
              <w:t>SRS243</w:t>
            </w:r>
          </w:p>
        </w:tc>
      </w:tr>
      <w:tr w:rsidR="008B72E7" w14:paraId="4CC2D5EB" w14:textId="77777777">
        <w:tblPrEx>
          <w:tblCellMar>
            <w:top w:w="0" w:type="dxa"/>
            <w:bottom w:w="0" w:type="dxa"/>
          </w:tblCellMar>
        </w:tblPrEx>
        <w:tc>
          <w:tcPr>
            <w:tcW w:w="2430" w:type="dxa"/>
          </w:tcPr>
          <w:p w14:paraId="113E961D" w14:textId="77777777" w:rsidR="008B72E7" w:rsidRDefault="008B72E7">
            <w:pPr>
              <w:rPr>
                <w:rFonts w:ascii="Arial" w:hAnsi="Arial"/>
                <w:snapToGrid w:val="0"/>
                <w:color w:val="000000"/>
              </w:rPr>
            </w:pPr>
            <w:r>
              <w:rPr>
                <w:rFonts w:ascii="Arial" w:hAnsi="Arial"/>
                <w:snapToGrid w:val="0"/>
                <w:color w:val="000000"/>
              </w:rPr>
              <w:t>3.3.2</w:t>
            </w:r>
          </w:p>
        </w:tc>
        <w:tc>
          <w:tcPr>
            <w:tcW w:w="2520" w:type="dxa"/>
          </w:tcPr>
          <w:p w14:paraId="29119BD8" w14:textId="77777777" w:rsidR="008B72E7" w:rsidRDefault="008B72E7">
            <w:pPr>
              <w:rPr>
                <w:rFonts w:ascii="Arial" w:hAnsi="Arial"/>
                <w:snapToGrid w:val="0"/>
                <w:color w:val="000000"/>
              </w:rPr>
            </w:pPr>
            <w:r>
              <w:rPr>
                <w:rFonts w:ascii="Arial" w:hAnsi="Arial"/>
                <w:snapToGrid w:val="0"/>
                <w:color w:val="000000"/>
              </w:rPr>
              <w:t>Start Up</w:t>
            </w:r>
          </w:p>
        </w:tc>
        <w:tc>
          <w:tcPr>
            <w:tcW w:w="2430" w:type="dxa"/>
          </w:tcPr>
          <w:p w14:paraId="239487FC" w14:textId="77777777" w:rsidR="008B72E7" w:rsidRDefault="008B72E7">
            <w:pPr>
              <w:rPr>
                <w:rFonts w:ascii="Arial" w:hAnsi="Arial"/>
                <w:snapToGrid w:val="0"/>
                <w:color w:val="000000"/>
              </w:rPr>
            </w:pPr>
            <w:r>
              <w:rPr>
                <w:rFonts w:ascii="Arial" w:hAnsi="Arial"/>
                <w:snapToGrid w:val="0"/>
                <w:color w:val="000000"/>
              </w:rPr>
              <w:t>On each FCP, the FTPP system shall (3.3.2.26) configure the Radstone firmware to perform the IBIT tests shown in Table 3.3.2.1, FCP IBIT Table.</w:t>
            </w:r>
          </w:p>
        </w:tc>
        <w:tc>
          <w:tcPr>
            <w:tcW w:w="2430" w:type="dxa"/>
          </w:tcPr>
          <w:p w14:paraId="14319236" w14:textId="77777777" w:rsidR="008B72E7" w:rsidRDefault="008B72E7">
            <w:pPr>
              <w:rPr>
                <w:rFonts w:ascii="Arial" w:hAnsi="Arial"/>
                <w:snapToGrid w:val="0"/>
                <w:color w:val="000000"/>
              </w:rPr>
            </w:pPr>
            <w:r>
              <w:rPr>
                <w:rFonts w:ascii="Arial" w:hAnsi="Arial"/>
                <w:snapToGrid w:val="0"/>
                <w:color w:val="000000"/>
              </w:rPr>
              <w:t>SRS260</w:t>
            </w:r>
          </w:p>
        </w:tc>
      </w:tr>
      <w:tr w:rsidR="008B72E7" w14:paraId="0CEDBC33" w14:textId="77777777">
        <w:tblPrEx>
          <w:tblCellMar>
            <w:top w:w="0" w:type="dxa"/>
            <w:bottom w:w="0" w:type="dxa"/>
          </w:tblCellMar>
        </w:tblPrEx>
        <w:tc>
          <w:tcPr>
            <w:tcW w:w="2430" w:type="dxa"/>
          </w:tcPr>
          <w:p w14:paraId="699569F7" w14:textId="77777777" w:rsidR="008B72E7" w:rsidRDefault="008B72E7">
            <w:pPr>
              <w:rPr>
                <w:rFonts w:ascii="Arial" w:hAnsi="Arial"/>
                <w:snapToGrid w:val="0"/>
                <w:color w:val="000000"/>
              </w:rPr>
            </w:pPr>
            <w:r>
              <w:rPr>
                <w:rFonts w:ascii="Arial" w:hAnsi="Arial"/>
                <w:snapToGrid w:val="0"/>
                <w:color w:val="000000"/>
              </w:rPr>
              <w:t>3.3.2</w:t>
            </w:r>
          </w:p>
        </w:tc>
        <w:tc>
          <w:tcPr>
            <w:tcW w:w="2520" w:type="dxa"/>
          </w:tcPr>
          <w:p w14:paraId="240F2184" w14:textId="77777777" w:rsidR="008B72E7" w:rsidRDefault="008B72E7">
            <w:pPr>
              <w:rPr>
                <w:rFonts w:ascii="Arial" w:hAnsi="Arial"/>
                <w:snapToGrid w:val="0"/>
                <w:color w:val="000000"/>
              </w:rPr>
            </w:pPr>
            <w:r>
              <w:rPr>
                <w:rFonts w:ascii="Arial" w:hAnsi="Arial"/>
                <w:snapToGrid w:val="0"/>
                <w:color w:val="000000"/>
              </w:rPr>
              <w:t>Start Up</w:t>
            </w:r>
          </w:p>
        </w:tc>
        <w:tc>
          <w:tcPr>
            <w:tcW w:w="2430" w:type="dxa"/>
          </w:tcPr>
          <w:p w14:paraId="7385974C" w14:textId="77777777" w:rsidR="008B72E7" w:rsidRDefault="008B72E7">
            <w:pPr>
              <w:rPr>
                <w:rFonts w:ascii="Arial" w:hAnsi="Arial"/>
                <w:snapToGrid w:val="0"/>
                <w:color w:val="000000"/>
              </w:rPr>
            </w:pPr>
            <w:r>
              <w:rPr>
                <w:rFonts w:ascii="Arial" w:hAnsi="Arial"/>
                <w:snapToGrid w:val="0"/>
                <w:color w:val="000000"/>
              </w:rPr>
              <w:t>The FTPP system shall (3.3.2.27) configure the Radstone processor to halt processing if any of the MPE tests, mentioned in Table 3.3.2.1, FCP IBIT Table, fail.</w:t>
            </w:r>
          </w:p>
        </w:tc>
        <w:tc>
          <w:tcPr>
            <w:tcW w:w="2430" w:type="dxa"/>
          </w:tcPr>
          <w:p w14:paraId="670A3059" w14:textId="77777777" w:rsidR="008B72E7" w:rsidRDefault="008B72E7">
            <w:pPr>
              <w:rPr>
                <w:rFonts w:ascii="Arial" w:hAnsi="Arial"/>
                <w:snapToGrid w:val="0"/>
                <w:color w:val="000000"/>
              </w:rPr>
            </w:pPr>
            <w:r>
              <w:rPr>
                <w:rFonts w:ascii="Arial" w:hAnsi="Arial"/>
                <w:snapToGrid w:val="0"/>
                <w:color w:val="000000"/>
              </w:rPr>
              <w:t>SRS261</w:t>
            </w:r>
          </w:p>
        </w:tc>
      </w:tr>
      <w:tr w:rsidR="008B72E7" w14:paraId="26474CC0" w14:textId="77777777">
        <w:tblPrEx>
          <w:tblCellMar>
            <w:top w:w="0" w:type="dxa"/>
            <w:bottom w:w="0" w:type="dxa"/>
          </w:tblCellMar>
        </w:tblPrEx>
        <w:tc>
          <w:tcPr>
            <w:tcW w:w="2430" w:type="dxa"/>
          </w:tcPr>
          <w:p w14:paraId="1759994B" w14:textId="77777777" w:rsidR="008B72E7" w:rsidRDefault="008B72E7">
            <w:pPr>
              <w:rPr>
                <w:rFonts w:ascii="Arial" w:hAnsi="Arial"/>
                <w:snapToGrid w:val="0"/>
                <w:color w:val="000000"/>
              </w:rPr>
            </w:pPr>
            <w:r>
              <w:rPr>
                <w:rFonts w:ascii="Arial" w:hAnsi="Arial"/>
                <w:snapToGrid w:val="0"/>
                <w:color w:val="000000"/>
              </w:rPr>
              <w:t>3.3.2</w:t>
            </w:r>
          </w:p>
        </w:tc>
        <w:tc>
          <w:tcPr>
            <w:tcW w:w="2520" w:type="dxa"/>
          </w:tcPr>
          <w:p w14:paraId="635A7E87" w14:textId="77777777" w:rsidR="008B72E7" w:rsidRDefault="008B72E7">
            <w:pPr>
              <w:rPr>
                <w:rFonts w:ascii="Arial" w:hAnsi="Arial"/>
                <w:snapToGrid w:val="0"/>
                <w:color w:val="000000"/>
              </w:rPr>
            </w:pPr>
            <w:r>
              <w:rPr>
                <w:rFonts w:ascii="Arial" w:hAnsi="Arial"/>
                <w:snapToGrid w:val="0"/>
                <w:color w:val="000000"/>
              </w:rPr>
              <w:t>Start Up</w:t>
            </w:r>
          </w:p>
        </w:tc>
        <w:tc>
          <w:tcPr>
            <w:tcW w:w="2430" w:type="dxa"/>
          </w:tcPr>
          <w:p w14:paraId="21B4E84C" w14:textId="77777777" w:rsidR="008B72E7" w:rsidRDefault="008B72E7">
            <w:pPr>
              <w:rPr>
                <w:rFonts w:ascii="Arial" w:hAnsi="Arial"/>
                <w:snapToGrid w:val="0"/>
                <w:color w:val="000000"/>
              </w:rPr>
            </w:pPr>
            <w:r>
              <w:rPr>
                <w:rFonts w:ascii="Arial" w:hAnsi="Arial"/>
                <w:snapToGrid w:val="0"/>
                <w:color w:val="000000"/>
              </w:rPr>
              <w:t xml:space="preserve">The FTPP system shall (3.3.2.28) configure the </w:t>
            </w:r>
            <w:r>
              <w:rPr>
                <w:rFonts w:ascii="Arial" w:hAnsi="Arial"/>
                <w:snapToGrid w:val="0"/>
                <w:color w:val="000000"/>
              </w:rPr>
              <w:lastRenderedPageBreak/>
              <w:t>Radstone processor to continue processing if any of the Power-up tests or Initial BIT tests mentioned in Table 3.3.2.1, FCP IBIT Table, fail.</w:t>
            </w:r>
          </w:p>
        </w:tc>
        <w:tc>
          <w:tcPr>
            <w:tcW w:w="2430" w:type="dxa"/>
          </w:tcPr>
          <w:p w14:paraId="34406AA0" w14:textId="77777777" w:rsidR="008B72E7" w:rsidRDefault="008B72E7">
            <w:pPr>
              <w:rPr>
                <w:rFonts w:ascii="Arial" w:hAnsi="Arial"/>
                <w:snapToGrid w:val="0"/>
                <w:color w:val="000000"/>
              </w:rPr>
            </w:pPr>
            <w:r>
              <w:rPr>
                <w:rFonts w:ascii="Arial" w:hAnsi="Arial"/>
                <w:snapToGrid w:val="0"/>
                <w:color w:val="000000"/>
              </w:rPr>
              <w:lastRenderedPageBreak/>
              <w:t>SRS262</w:t>
            </w:r>
          </w:p>
        </w:tc>
      </w:tr>
      <w:tr w:rsidR="008B72E7" w14:paraId="0C47C92F" w14:textId="77777777">
        <w:tblPrEx>
          <w:tblCellMar>
            <w:top w:w="0" w:type="dxa"/>
            <w:bottom w:w="0" w:type="dxa"/>
          </w:tblCellMar>
        </w:tblPrEx>
        <w:tc>
          <w:tcPr>
            <w:tcW w:w="2430" w:type="dxa"/>
          </w:tcPr>
          <w:p w14:paraId="18582650" w14:textId="77777777" w:rsidR="008B72E7" w:rsidRDefault="008B72E7">
            <w:pPr>
              <w:rPr>
                <w:rFonts w:ascii="Arial" w:hAnsi="Arial"/>
                <w:snapToGrid w:val="0"/>
                <w:color w:val="000000"/>
              </w:rPr>
            </w:pPr>
            <w:r>
              <w:rPr>
                <w:rFonts w:ascii="Arial" w:hAnsi="Arial"/>
                <w:snapToGrid w:val="0"/>
                <w:color w:val="000000"/>
              </w:rPr>
              <w:t>3.3.2</w:t>
            </w:r>
          </w:p>
        </w:tc>
        <w:tc>
          <w:tcPr>
            <w:tcW w:w="2520" w:type="dxa"/>
          </w:tcPr>
          <w:p w14:paraId="08C28642" w14:textId="77777777" w:rsidR="008B72E7" w:rsidRDefault="008B72E7">
            <w:pPr>
              <w:rPr>
                <w:rFonts w:ascii="Arial" w:hAnsi="Arial"/>
                <w:snapToGrid w:val="0"/>
                <w:color w:val="000000"/>
              </w:rPr>
            </w:pPr>
            <w:r>
              <w:rPr>
                <w:rFonts w:ascii="Arial" w:hAnsi="Arial"/>
                <w:snapToGrid w:val="0"/>
                <w:color w:val="000000"/>
              </w:rPr>
              <w:t>Start Up</w:t>
            </w:r>
          </w:p>
        </w:tc>
        <w:tc>
          <w:tcPr>
            <w:tcW w:w="2430" w:type="dxa"/>
          </w:tcPr>
          <w:p w14:paraId="29A5587C" w14:textId="77777777" w:rsidR="008B72E7" w:rsidRDefault="008B72E7">
            <w:pPr>
              <w:rPr>
                <w:rFonts w:ascii="Arial" w:hAnsi="Arial"/>
                <w:snapToGrid w:val="0"/>
                <w:color w:val="000000"/>
              </w:rPr>
            </w:pPr>
            <w:r>
              <w:rPr>
                <w:rFonts w:ascii="Arial" w:hAnsi="Arial"/>
                <w:snapToGrid w:val="0"/>
                <w:color w:val="000000"/>
              </w:rPr>
              <w:t>In all FCP IBIT cases, provided the hardware state permits, the FTSS shall (3.3.2.29) log the error and report it in the X-38 telemetry stream.</w:t>
            </w:r>
          </w:p>
        </w:tc>
        <w:tc>
          <w:tcPr>
            <w:tcW w:w="2430" w:type="dxa"/>
          </w:tcPr>
          <w:p w14:paraId="474063F7" w14:textId="77777777" w:rsidR="008B72E7" w:rsidRDefault="008B72E7">
            <w:pPr>
              <w:rPr>
                <w:rFonts w:ascii="Arial" w:hAnsi="Arial"/>
                <w:snapToGrid w:val="0"/>
                <w:color w:val="000000"/>
              </w:rPr>
            </w:pPr>
            <w:r>
              <w:rPr>
                <w:rFonts w:ascii="Arial" w:hAnsi="Arial"/>
                <w:snapToGrid w:val="0"/>
                <w:color w:val="000000"/>
              </w:rPr>
              <w:t>SRS239</w:t>
            </w:r>
          </w:p>
        </w:tc>
      </w:tr>
      <w:tr w:rsidR="008B72E7" w14:paraId="0C7B3E65" w14:textId="77777777">
        <w:tblPrEx>
          <w:tblCellMar>
            <w:top w:w="0" w:type="dxa"/>
            <w:bottom w:w="0" w:type="dxa"/>
          </w:tblCellMar>
        </w:tblPrEx>
        <w:tc>
          <w:tcPr>
            <w:tcW w:w="2430" w:type="dxa"/>
          </w:tcPr>
          <w:p w14:paraId="38FDCA5F" w14:textId="77777777" w:rsidR="008B72E7" w:rsidRDefault="008B72E7">
            <w:pPr>
              <w:rPr>
                <w:rFonts w:ascii="Arial" w:hAnsi="Arial"/>
                <w:snapToGrid w:val="0"/>
                <w:color w:val="000000"/>
              </w:rPr>
            </w:pPr>
            <w:r>
              <w:rPr>
                <w:rFonts w:ascii="Arial" w:hAnsi="Arial"/>
                <w:snapToGrid w:val="0"/>
                <w:color w:val="000000"/>
              </w:rPr>
              <w:t>3.3.2</w:t>
            </w:r>
          </w:p>
        </w:tc>
        <w:tc>
          <w:tcPr>
            <w:tcW w:w="2520" w:type="dxa"/>
          </w:tcPr>
          <w:p w14:paraId="7B495E1F" w14:textId="77777777" w:rsidR="008B72E7" w:rsidRDefault="008B72E7">
            <w:pPr>
              <w:rPr>
                <w:rFonts w:ascii="Arial" w:hAnsi="Arial"/>
                <w:snapToGrid w:val="0"/>
                <w:color w:val="000000"/>
              </w:rPr>
            </w:pPr>
            <w:r>
              <w:rPr>
                <w:rFonts w:ascii="Arial" w:hAnsi="Arial"/>
                <w:snapToGrid w:val="0"/>
                <w:color w:val="000000"/>
              </w:rPr>
              <w:t>Start Up</w:t>
            </w:r>
          </w:p>
        </w:tc>
        <w:tc>
          <w:tcPr>
            <w:tcW w:w="2430" w:type="dxa"/>
          </w:tcPr>
          <w:p w14:paraId="48ACD3A2" w14:textId="77777777" w:rsidR="008B72E7" w:rsidRDefault="008B72E7">
            <w:pPr>
              <w:rPr>
                <w:rFonts w:ascii="Arial" w:hAnsi="Arial"/>
                <w:snapToGrid w:val="0"/>
                <w:color w:val="000000"/>
              </w:rPr>
            </w:pPr>
            <w:r>
              <w:rPr>
                <w:rFonts w:ascii="Arial" w:hAnsi="Arial"/>
                <w:snapToGrid w:val="0"/>
                <w:color w:val="000000"/>
              </w:rPr>
              <w:t>Upon completion of logging a Power-up test or Initial BIT test failure, the FTSS system shall (3.3.2.43) consider the FCP failed and attempt recovery actions as stated in requirement 3.3.5.29.</w:t>
            </w:r>
          </w:p>
        </w:tc>
        <w:tc>
          <w:tcPr>
            <w:tcW w:w="2430" w:type="dxa"/>
          </w:tcPr>
          <w:p w14:paraId="293FB7CF" w14:textId="77777777" w:rsidR="008B72E7" w:rsidRDefault="008B72E7">
            <w:pPr>
              <w:rPr>
                <w:rFonts w:ascii="Arial" w:hAnsi="Arial"/>
                <w:snapToGrid w:val="0"/>
                <w:color w:val="000000"/>
              </w:rPr>
            </w:pPr>
            <w:r>
              <w:rPr>
                <w:rFonts w:ascii="Arial" w:hAnsi="Arial"/>
                <w:snapToGrid w:val="0"/>
                <w:color w:val="000000"/>
              </w:rPr>
              <w:t>SRS290</w:t>
            </w:r>
          </w:p>
        </w:tc>
      </w:tr>
      <w:tr w:rsidR="008B72E7" w14:paraId="631337C9" w14:textId="77777777">
        <w:tblPrEx>
          <w:tblCellMar>
            <w:top w:w="0" w:type="dxa"/>
            <w:bottom w:w="0" w:type="dxa"/>
          </w:tblCellMar>
        </w:tblPrEx>
        <w:tc>
          <w:tcPr>
            <w:tcW w:w="2430" w:type="dxa"/>
          </w:tcPr>
          <w:p w14:paraId="6F155306" w14:textId="77777777" w:rsidR="008B72E7" w:rsidRDefault="008B72E7">
            <w:pPr>
              <w:rPr>
                <w:rFonts w:ascii="Arial" w:hAnsi="Arial"/>
                <w:snapToGrid w:val="0"/>
                <w:color w:val="000000"/>
              </w:rPr>
            </w:pPr>
            <w:r>
              <w:rPr>
                <w:rFonts w:ascii="Arial" w:hAnsi="Arial"/>
                <w:snapToGrid w:val="0"/>
                <w:color w:val="000000"/>
              </w:rPr>
              <w:t>3.3.2</w:t>
            </w:r>
          </w:p>
        </w:tc>
        <w:tc>
          <w:tcPr>
            <w:tcW w:w="2520" w:type="dxa"/>
          </w:tcPr>
          <w:p w14:paraId="201EFF13" w14:textId="77777777" w:rsidR="008B72E7" w:rsidRDefault="008B72E7">
            <w:pPr>
              <w:rPr>
                <w:rFonts w:ascii="Arial" w:hAnsi="Arial"/>
                <w:snapToGrid w:val="0"/>
                <w:color w:val="000000"/>
              </w:rPr>
            </w:pPr>
            <w:r>
              <w:rPr>
                <w:rFonts w:ascii="Arial" w:hAnsi="Arial"/>
                <w:snapToGrid w:val="0"/>
                <w:color w:val="000000"/>
              </w:rPr>
              <w:t>Start Up</w:t>
            </w:r>
          </w:p>
        </w:tc>
        <w:tc>
          <w:tcPr>
            <w:tcW w:w="2430" w:type="dxa"/>
          </w:tcPr>
          <w:p w14:paraId="602C32F9" w14:textId="77777777" w:rsidR="008B72E7" w:rsidRDefault="008B72E7">
            <w:pPr>
              <w:rPr>
                <w:rFonts w:ascii="Arial" w:hAnsi="Arial"/>
                <w:snapToGrid w:val="0"/>
                <w:color w:val="000000"/>
              </w:rPr>
            </w:pPr>
            <w:r>
              <w:rPr>
                <w:rFonts w:ascii="Arial" w:hAnsi="Arial"/>
                <w:snapToGrid w:val="0"/>
                <w:color w:val="000000"/>
              </w:rPr>
              <w:t xml:space="preserve">On each ICP, the FTPP system shall (3.3.2.30) configure the Radstone firmware to perform the IBIT tests shown in Table 3.3.2.2, ICP IBIT Table. </w:t>
            </w:r>
          </w:p>
        </w:tc>
        <w:tc>
          <w:tcPr>
            <w:tcW w:w="2430" w:type="dxa"/>
          </w:tcPr>
          <w:p w14:paraId="1AAC67B5" w14:textId="77777777" w:rsidR="008B72E7" w:rsidRDefault="008B72E7">
            <w:pPr>
              <w:rPr>
                <w:rFonts w:ascii="Arial" w:hAnsi="Arial"/>
                <w:snapToGrid w:val="0"/>
                <w:color w:val="000000"/>
              </w:rPr>
            </w:pPr>
            <w:r>
              <w:rPr>
                <w:rFonts w:ascii="Arial" w:hAnsi="Arial"/>
                <w:snapToGrid w:val="0"/>
                <w:color w:val="000000"/>
              </w:rPr>
              <w:t>SRS287</w:t>
            </w:r>
          </w:p>
        </w:tc>
      </w:tr>
      <w:tr w:rsidR="008B72E7" w14:paraId="1AE5D591" w14:textId="77777777">
        <w:tblPrEx>
          <w:tblCellMar>
            <w:top w:w="0" w:type="dxa"/>
            <w:bottom w:w="0" w:type="dxa"/>
          </w:tblCellMar>
        </w:tblPrEx>
        <w:tc>
          <w:tcPr>
            <w:tcW w:w="2430" w:type="dxa"/>
          </w:tcPr>
          <w:p w14:paraId="734FFA3A" w14:textId="77777777" w:rsidR="008B72E7" w:rsidRDefault="008B72E7">
            <w:pPr>
              <w:rPr>
                <w:rFonts w:ascii="Arial" w:hAnsi="Arial"/>
                <w:snapToGrid w:val="0"/>
                <w:color w:val="000000"/>
              </w:rPr>
            </w:pPr>
            <w:r>
              <w:rPr>
                <w:rFonts w:ascii="Arial" w:hAnsi="Arial"/>
                <w:snapToGrid w:val="0"/>
                <w:color w:val="000000"/>
              </w:rPr>
              <w:t>3.3.2</w:t>
            </w:r>
          </w:p>
        </w:tc>
        <w:tc>
          <w:tcPr>
            <w:tcW w:w="2520" w:type="dxa"/>
          </w:tcPr>
          <w:p w14:paraId="5E3F6599" w14:textId="77777777" w:rsidR="008B72E7" w:rsidRDefault="008B72E7">
            <w:pPr>
              <w:rPr>
                <w:rFonts w:ascii="Arial" w:hAnsi="Arial"/>
                <w:snapToGrid w:val="0"/>
                <w:color w:val="000000"/>
              </w:rPr>
            </w:pPr>
            <w:r>
              <w:rPr>
                <w:rFonts w:ascii="Arial" w:hAnsi="Arial"/>
                <w:snapToGrid w:val="0"/>
                <w:color w:val="000000"/>
              </w:rPr>
              <w:t>Start Up</w:t>
            </w:r>
          </w:p>
        </w:tc>
        <w:tc>
          <w:tcPr>
            <w:tcW w:w="2430" w:type="dxa"/>
          </w:tcPr>
          <w:p w14:paraId="41299964" w14:textId="77777777" w:rsidR="008B72E7" w:rsidRDefault="008B72E7">
            <w:pPr>
              <w:rPr>
                <w:rFonts w:ascii="Arial" w:hAnsi="Arial"/>
                <w:snapToGrid w:val="0"/>
                <w:color w:val="000000"/>
              </w:rPr>
            </w:pPr>
            <w:r>
              <w:rPr>
                <w:rFonts w:ascii="Arial" w:hAnsi="Arial"/>
                <w:snapToGrid w:val="0"/>
                <w:color w:val="000000"/>
              </w:rPr>
              <w:t>The FTPP system shall (3.3.2.31) configure the Radstone processor to halt processing if any of the MPE tests, mentioned in Table 3.3.2.2, ICP IBIT Table, fail.</w:t>
            </w:r>
          </w:p>
        </w:tc>
        <w:tc>
          <w:tcPr>
            <w:tcW w:w="2430" w:type="dxa"/>
          </w:tcPr>
          <w:p w14:paraId="73EE6000" w14:textId="77777777" w:rsidR="008B72E7" w:rsidRDefault="008B72E7">
            <w:pPr>
              <w:rPr>
                <w:rFonts w:ascii="Arial" w:hAnsi="Arial"/>
                <w:snapToGrid w:val="0"/>
                <w:color w:val="000000"/>
              </w:rPr>
            </w:pPr>
            <w:r>
              <w:rPr>
                <w:rFonts w:ascii="Arial" w:hAnsi="Arial"/>
                <w:snapToGrid w:val="0"/>
                <w:color w:val="000000"/>
              </w:rPr>
              <w:t>SRS288</w:t>
            </w:r>
          </w:p>
        </w:tc>
      </w:tr>
      <w:tr w:rsidR="008B72E7" w14:paraId="0A126FCE" w14:textId="77777777">
        <w:tblPrEx>
          <w:tblCellMar>
            <w:top w:w="0" w:type="dxa"/>
            <w:bottom w:w="0" w:type="dxa"/>
          </w:tblCellMar>
        </w:tblPrEx>
        <w:tc>
          <w:tcPr>
            <w:tcW w:w="2430" w:type="dxa"/>
          </w:tcPr>
          <w:p w14:paraId="7E3ECF00" w14:textId="77777777" w:rsidR="008B72E7" w:rsidRDefault="008B72E7">
            <w:pPr>
              <w:rPr>
                <w:rFonts w:ascii="Arial" w:hAnsi="Arial"/>
                <w:snapToGrid w:val="0"/>
                <w:color w:val="000000"/>
              </w:rPr>
            </w:pPr>
            <w:r>
              <w:rPr>
                <w:rFonts w:ascii="Arial" w:hAnsi="Arial"/>
                <w:snapToGrid w:val="0"/>
                <w:color w:val="000000"/>
              </w:rPr>
              <w:t>3.3.2</w:t>
            </w:r>
          </w:p>
        </w:tc>
        <w:tc>
          <w:tcPr>
            <w:tcW w:w="2520" w:type="dxa"/>
          </w:tcPr>
          <w:p w14:paraId="4A981D19" w14:textId="77777777" w:rsidR="008B72E7" w:rsidRDefault="008B72E7">
            <w:pPr>
              <w:rPr>
                <w:rFonts w:ascii="Arial" w:hAnsi="Arial"/>
                <w:snapToGrid w:val="0"/>
                <w:color w:val="000000"/>
              </w:rPr>
            </w:pPr>
            <w:r>
              <w:rPr>
                <w:rFonts w:ascii="Arial" w:hAnsi="Arial"/>
                <w:snapToGrid w:val="0"/>
                <w:color w:val="000000"/>
              </w:rPr>
              <w:t>Start Up</w:t>
            </w:r>
          </w:p>
        </w:tc>
        <w:tc>
          <w:tcPr>
            <w:tcW w:w="2430" w:type="dxa"/>
          </w:tcPr>
          <w:p w14:paraId="48A129B7" w14:textId="77777777" w:rsidR="008B72E7" w:rsidRDefault="008B72E7">
            <w:pPr>
              <w:rPr>
                <w:rFonts w:ascii="Arial" w:hAnsi="Arial"/>
                <w:snapToGrid w:val="0"/>
                <w:color w:val="000000"/>
              </w:rPr>
            </w:pPr>
            <w:r>
              <w:rPr>
                <w:rFonts w:ascii="Arial" w:hAnsi="Arial"/>
                <w:snapToGrid w:val="0"/>
                <w:color w:val="000000"/>
              </w:rPr>
              <w:t xml:space="preserve">The FTPP system shall (3.3.2.32) configure the Radstone processor to continue processing if any of the Power-up tests or Initial BIT tests mentioned in </w:t>
            </w:r>
            <w:r>
              <w:rPr>
                <w:rFonts w:ascii="Arial" w:hAnsi="Arial"/>
                <w:snapToGrid w:val="0"/>
                <w:color w:val="000000"/>
              </w:rPr>
              <w:lastRenderedPageBreak/>
              <w:t>Table 3.3.2.2, ICP IBIT Table, fail.</w:t>
            </w:r>
          </w:p>
        </w:tc>
        <w:tc>
          <w:tcPr>
            <w:tcW w:w="2430" w:type="dxa"/>
          </w:tcPr>
          <w:p w14:paraId="69CA1EF4" w14:textId="77777777" w:rsidR="008B72E7" w:rsidRDefault="008B72E7">
            <w:pPr>
              <w:rPr>
                <w:rFonts w:ascii="Arial" w:hAnsi="Arial"/>
                <w:snapToGrid w:val="0"/>
                <w:color w:val="000000"/>
              </w:rPr>
            </w:pPr>
            <w:r>
              <w:rPr>
                <w:rFonts w:ascii="Arial" w:hAnsi="Arial"/>
                <w:snapToGrid w:val="0"/>
                <w:color w:val="000000"/>
              </w:rPr>
              <w:lastRenderedPageBreak/>
              <w:t>SRS289</w:t>
            </w:r>
          </w:p>
        </w:tc>
      </w:tr>
      <w:tr w:rsidR="008B72E7" w14:paraId="4B25F0F0" w14:textId="77777777">
        <w:tblPrEx>
          <w:tblCellMar>
            <w:top w:w="0" w:type="dxa"/>
            <w:bottom w:w="0" w:type="dxa"/>
          </w:tblCellMar>
        </w:tblPrEx>
        <w:tc>
          <w:tcPr>
            <w:tcW w:w="2430" w:type="dxa"/>
          </w:tcPr>
          <w:p w14:paraId="0057DA4D" w14:textId="77777777" w:rsidR="008B72E7" w:rsidRDefault="008B72E7">
            <w:pPr>
              <w:rPr>
                <w:rFonts w:ascii="Arial" w:hAnsi="Arial"/>
                <w:snapToGrid w:val="0"/>
                <w:color w:val="000000"/>
              </w:rPr>
            </w:pPr>
            <w:r>
              <w:rPr>
                <w:rFonts w:ascii="Arial" w:hAnsi="Arial"/>
                <w:snapToGrid w:val="0"/>
                <w:color w:val="000000"/>
              </w:rPr>
              <w:t>3.3.2</w:t>
            </w:r>
          </w:p>
        </w:tc>
        <w:tc>
          <w:tcPr>
            <w:tcW w:w="2520" w:type="dxa"/>
          </w:tcPr>
          <w:p w14:paraId="455E72BF" w14:textId="77777777" w:rsidR="008B72E7" w:rsidRDefault="008B72E7">
            <w:pPr>
              <w:rPr>
                <w:rFonts w:ascii="Arial" w:hAnsi="Arial"/>
                <w:snapToGrid w:val="0"/>
                <w:color w:val="000000"/>
              </w:rPr>
            </w:pPr>
            <w:r>
              <w:rPr>
                <w:rFonts w:ascii="Arial" w:hAnsi="Arial"/>
                <w:snapToGrid w:val="0"/>
                <w:color w:val="000000"/>
              </w:rPr>
              <w:t>Start Up</w:t>
            </w:r>
          </w:p>
        </w:tc>
        <w:tc>
          <w:tcPr>
            <w:tcW w:w="2430" w:type="dxa"/>
          </w:tcPr>
          <w:p w14:paraId="5364DAC2" w14:textId="77777777" w:rsidR="008B72E7" w:rsidRDefault="008B72E7">
            <w:pPr>
              <w:rPr>
                <w:rFonts w:ascii="Arial" w:hAnsi="Arial"/>
                <w:snapToGrid w:val="0"/>
                <w:color w:val="000000"/>
              </w:rPr>
            </w:pPr>
            <w:r>
              <w:rPr>
                <w:rFonts w:ascii="Arial" w:hAnsi="Arial"/>
                <w:snapToGrid w:val="0"/>
                <w:color w:val="000000"/>
              </w:rPr>
              <w:t>In all ICP IBIT cases, provided the hardware state permits, the FTSS shall (3.3.2.33) log the error and report it in the X-38 telemetry stream.</w:t>
            </w:r>
          </w:p>
        </w:tc>
        <w:tc>
          <w:tcPr>
            <w:tcW w:w="2430" w:type="dxa"/>
          </w:tcPr>
          <w:p w14:paraId="5F2936BE" w14:textId="77777777" w:rsidR="008B72E7" w:rsidRDefault="008B72E7">
            <w:pPr>
              <w:rPr>
                <w:rFonts w:ascii="Arial" w:hAnsi="Arial"/>
                <w:snapToGrid w:val="0"/>
                <w:color w:val="000000"/>
              </w:rPr>
            </w:pPr>
            <w:r>
              <w:rPr>
                <w:rFonts w:ascii="Arial" w:hAnsi="Arial"/>
                <w:snapToGrid w:val="0"/>
                <w:color w:val="000000"/>
              </w:rPr>
              <w:t>SRS239</w:t>
            </w:r>
          </w:p>
        </w:tc>
      </w:tr>
      <w:tr w:rsidR="008B72E7" w14:paraId="67FA8082" w14:textId="77777777">
        <w:tblPrEx>
          <w:tblCellMar>
            <w:top w:w="0" w:type="dxa"/>
            <w:bottom w:w="0" w:type="dxa"/>
          </w:tblCellMar>
        </w:tblPrEx>
        <w:tc>
          <w:tcPr>
            <w:tcW w:w="2430" w:type="dxa"/>
          </w:tcPr>
          <w:p w14:paraId="0998FFD5" w14:textId="77777777" w:rsidR="008B72E7" w:rsidRDefault="008B72E7">
            <w:pPr>
              <w:rPr>
                <w:rFonts w:ascii="Arial" w:hAnsi="Arial"/>
                <w:snapToGrid w:val="0"/>
                <w:color w:val="000000"/>
              </w:rPr>
            </w:pPr>
            <w:r>
              <w:rPr>
                <w:rFonts w:ascii="Arial" w:hAnsi="Arial"/>
                <w:snapToGrid w:val="0"/>
                <w:color w:val="000000"/>
              </w:rPr>
              <w:t>3.3.2</w:t>
            </w:r>
          </w:p>
        </w:tc>
        <w:tc>
          <w:tcPr>
            <w:tcW w:w="2520" w:type="dxa"/>
          </w:tcPr>
          <w:p w14:paraId="4D9B3D49" w14:textId="77777777" w:rsidR="008B72E7" w:rsidRDefault="008B72E7">
            <w:pPr>
              <w:rPr>
                <w:rFonts w:ascii="Arial" w:hAnsi="Arial"/>
                <w:snapToGrid w:val="0"/>
                <w:color w:val="000000"/>
              </w:rPr>
            </w:pPr>
            <w:r>
              <w:rPr>
                <w:rFonts w:ascii="Arial" w:hAnsi="Arial"/>
                <w:snapToGrid w:val="0"/>
                <w:color w:val="000000"/>
              </w:rPr>
              <w:t>Start Up</w:t>
            </w:r>
          </w:p>
        </w:tc>
        <w:tc>
          <w:tcPr>
            <w:tcW w:w="2430" w:type="dxa"/>
          </w:tcPr>
          <w:p w14:paraId="578AE81E" w14:textId="77777777" w:rsidR="008B72E7" w:rsidRDefault="008B72E7">
            <w:pPr>
              <w:rPr>
                <w:rFonts w:ascii="Arial" w:hAnsi="Arial"/>
                <w:snapToGrid w:val="0"/>
                <w:color w:val="000000"/>
              </w:rPr>
            </w:pPr>
            <w:r>
              <w:rPr>
                <w:rFonts w:ascii="Arial" w:hAnsi="Arial"/>
                <w:snapToGrid w:val="0"/>
                <w:color w:val="000000"/>
              </w:rPr>
              <w:t>Upon completion of logging a Power-up test or Initial BIT test failure, the FTSS system shall (3.3.2.44) consider the ICP failed and attempt recovery actions as stated in requirement 3.3.5.29.</w:t>
            </w:r>
          </w:p>
        </w:tc>
        <w:tc>
          <w:tcPr>
            <w:tcW w:w="2430" w:type="dxa"/>
          </w:tcPr>
          <w:p w14:paraId="06F7B57F" w14:textId="77777777" w:rsidR="008B72E7" w:rsidRDefault="008B72E7">
            <w:pPr>
              <w:rPr>
                <w:rFonts w:ascii="Arial" w:hAnsi="Arial"/>
                <w:snapToGrid w:val="0"/>
                <w:color w:val="000000"/>
              </w:rPr>
            </w:pPr>
            <w:r>
              <w:rPr>
                <w:rFonts w:ascii="Arial" w:hAnsi="Arial"/>
                <w:snapToGrid w:val="0"/>
                <w:color w:val="000000"/>
              </w:rPr>
              <w:t>SRS290</w:t>
            </w:r>
          </w:p>
        </w:tc>
      </w:tr>
      <w:tr w:rsidR="008B72E7" w14:paraId="5840357C" w14:textId="77777777">
        <w:tblPrEx>
          <w:tblCellMar>
            <w:top w:w="0" w:type="dxa"/>
            <w:bottom w:w="0" w:type="dxa"/>
          </w:tblCellMar>
        </w:tblPrEx>
        <w:tc>
          <w:tcPr>
            <w:tcW w:w="2430" w:type="dxa"/>
          </w:tcPr>
          <w:p w14:paraId="1020DDFC" w14:textId="77777777" w:rsidR="008B72E7" w:rsidRDefault="008B72E7">
            <w:pPr>
              <w:rPr>
                <w:rFonts w:ascii="Arial" w:hAnsi="Arial"/>
                <w:snapToGrid w:val="0"/>
                <w:color w:val="000000"/>
              </w:rPr>
            </w:pPr>
            <w:r>
              <w:rPr>
                <w:rFonts w:ascii="Arial" w:hAnsi="Arial"/>
                <w:snapToGrid w:val="0"/>
                <w:color w:val="000000"/>
              </w:rPr>
              <w:t>3.3.2</w:t>
            </w:r>
          </w:p>
        </w:tc>
        <w:tc>
          <w:tcPr>
            <w:tcW w:w="2520" w:type="dxa"/>
          </w:tcPr>
          <w:p w14:paraId="57F0CF75" w14:textId="77777777" w:rsidR="008B72E7" w:rsidRDefault="008B72E7">
            <w:pPr>
              <w:rPr>
                <w:rFonts w:ascii="Arial" w:hAnsi="Arial"/>
                <w:snapToGrid w:val="0"/>
                <w:color w:val="000000"/>
              </w:rPr>
            </w:pPr>
            <w:r>
              <w:rPr>
                <w:rFonts w:ascii="Arial" w:hAnsi="Arial"/>
                <w:snapToGrid w:val="0"/>
                <w:color w:val="000000"/>
              </w:rPr>
              <w:t>Start Up</w:t>
            </w:r>
          </w:p>
        </w:tc>
        <w:tc>
          <w:tcPr>
            <w:tcW w:w="2430" w:type="dxa"/>
          </w:tcPr>
          <w:p w14:paraId="4C539D36" w14:textId="77777777" w:rsidR="008B72E7" w:rsidRDefault="008B72E7">
            <w:pPr>
              <w:rPr>
                <w:rFonts w:ascii="Arial" w:hAnsi="Arial"/>
                <w:snapToGrid w:val="0"/>
                <w:color w:val="000000"/>
              </w:rPr>
            </w:pPr>
            <w:r>
              <w:rPr>
                <w:rFonts w:ascii="Arial" w:hAnsi="Arial"/>
                <w:snapToGrid w:val="0"/>
                <w:color w:val="000000"/>
              </w:rPr>
              <w:t xml:space="preserve">On each ICP/PMC1553, the FTPP system shall (3.3.2.34) configure the Radstone firmware to perform the IBIT tests shown in Table 3.3.2.3, ICP/PMC1553 IBIT Table. </w:t>
            </w:r>
          </w:p>
        </w:tc>
        <w:tc>
          <w:tcPr>
            <w:tcW w:w="2430" w:type="dxa"/>
          </w:tcPr>
          <w:p w14:paraId="3EC2F510" w14:textId="77777777" w:rsidR="008B72E7" w:rsidRDefault="008B72E7">
            <w:pPr>
              <w:rPr>
                <w:rFonts w:ascii="Arial" w:hAnsi="Arial"/>
                <w:snapToGrid w:val="0"/>
                <w:color w:val="000000"/>
              </w:rPr>
            </w:pPr>
            <w:r>
              <w:rPr>
                <w:rFonts w:ascii="Arial" w:hAnsi="Arial"/>
                <w:snapToGrid w:val="0"/>
                <w:color w:val="000000"/>
              </w:rPr>
              <w:t>SRS264</w:t>
            </w:r>
          </w:p>
        </w:tc>
      </w:tr>
      <w:tr w:rsidR="008B72E7" w14:paraId="754F828C" w14:textId="77777777">
        <w:tblPrEx>
          <w:tblCellMar>
            <w:top w:w="0" w:type="dxa"/>
            <w:bottom w:w="0" w:type="dxa"/>
          </w:tblCellMar>
        </w:tblPrEx>
        <w:tc>
          <w:tcPr>
            <w:tcW w:w="2430" w:type="dxa"/>
          </w:tcPr>
          <w:p w14:paraId="3250CB9C" w14:textId="77777777" w:rsidR="008B72E7" w:rsidRDefault="008B72E7">
            <w:pPr>
              <w:rPr>
                <w:rFonts w:ascii="Arial" w:hAnsi="Arial"/>
                <w:snapToGrid w:val="0"/>
                <w:color w:val="000000"/>
              </w:rPr>
            </w:pPr>
            <w:r>
              <w:rPr>
                <w:rFonts w:ascii="Arial" w:hAnsi="Arial"/>
                <w:snapToGrid w:val="0"/>
                <w:color w:val="000000"/>
              </w:rPr>
              <w:t>3.3.2</w:t>
            </w:r>
          </w:p>
        </w:tc>
        <w:tc>
          <w:tcPr>
            <w:tcW w:w="2520" w:type="dxa"/>
          </w:tcPr>
          <w:p w14:paraId="609FF949" w14:textId="77777777" w:rsidR="008B72E7" w:rsidRDefault="008B72E7">
            <w:pPr>
              <w:rPr>
                <w:rFonts w:ascii="Arial" w:hAnsi="Arial"/>
                <w:snapToGrid w:val="0"/>
                <w:color w:val="000000"/>
              </w:rPr>
            </w:pPr>
            <w:r>
              <w:rPr>
                <w:rFonts w:ascii="Arial" w:hAnsi="Arial"/>
                <w:snapToGrid w:val="0"/>
                <w:color w:val="000000"/>
              </w:rPr>
              <w:t>Start Up</w:t>
            </w:r>
          </w:p>
        </w:tc>
        <w:tc>
          <w:tcPr>
            <w:tcW w:w="2430" w:type="dxa"/>
          </w:tcPr>
          <w:p w14:paraId="742B48A6" w14:textId="77777777" w:rsidR="008B72E7" w:rsidRDefault="008B72E7">
            <w:pPr>
              <w:rPr>
                <w:rFonts w:ascii="Arial" w:hAnsi="Arial"/>
                <w:snapToGrid w:val="0"/>
                <w:color w:val="000000"/>
              </w:rPr>
            </w:pPr>
            <w:r>
              <w:rPr>
                <w:rFonts w:ascii="Arial" w:hAnsi="Arial"/>
                <w:snapToGrid w:val="0"/>
                <w:color w:val="000000"/>
              </w:rPr>
              <w:t>The FTPP system shall (3.3.2.35) configure the Radstone ICP/PMC1553 card to halt processing if any of the MPE tests, mentioned in Table 3.3.2.3, ICP/PMC1553 IBIT Table, fail.</w:t>
            </w:r>
          </w:p>
        </w:tc>
        <w:tc>
          <w:tcPr>
            <w:tcW w:w="2430" w:type="dxa"/>
          </w:tcPr>
          <w:p w14:paraId="3B8EEE0F" w14:textId="77777777" w:rsidR="008B72E7" w:rsidRDefault="008B72E7">
            <w:pPr>
              <w:rPr>
                <w:rFonts w:ascii="Arial" w:hAnsi="Arial"/>
                <w:snapToGrid w:val="0"/>
                <w:color w:val="000000"/>
              </w:rPr>
            </w:pPr>
            <w:r>
              <w:rPr>
                <w:rFonts w:ascii="Arial" w:hAnsi="Arial"/>
                <w:snapToGrid w:val="0"/>
                <w:color w:val="000000"/>
              </w:rPr>
              <w:t>SRS265</w:t>
            </w:r>
          </w:p>
        </w:tc>
      </w:tr>
      <w:tr w:rsidR="008B72E7" w14:paraId="7FA1866A" w14:textId="77777777">
        <w:tblPrEx>
          <w:tblCellMar>
            <w:top w:w="0" w:type="dxa"/>
            <w:bottom w:w="0" w:type="dxa"/>
          </w:tblCellMar>
        </w:tblPrEx>
        <w:trPr>
          <w:del w:id="229" w:author="Alex Edsall" w:date="2002-03-12T09:35:00Z"/>
        </w:trPr>
        <w:tc>
          <w:tcPr>
            <w:tcW w:w="2430" w:type="dxa"/>
          </w:tcPr>
          <w:p w14:paraId="0650318B" w14:textId="77777777" w:rsidR="008B72E7" w:rsidRDefault="008B72E7">
            <w:pPr>
              <w:rPr>
                <w:del w:id="230" w:author="Alex Edsall" w:date="2002-03-12T09:35:00Z"/>
                <w:rFonts w:ascii="Arial" w:hAnsi="Arial"/>
                <w:snapToGrid w:val="0"/>
              </w:rPr>
            </w:pPr>
            <w:del w:id="231" w:author="Alex Edsall" w:date="2002-03-12T09:35:00Z">
              <w:r>
                <w:rPr>
                  <w:rFonts w:ascii="Arial" w:hAnsi="Arial"/>
                  <w:snapToGrid w:val="0"/>
                </w:rPr>
                <w:delText>3.3.2</w:delText>
              </w:r>
            </w:del>
          </w:p>
        </w:tc>
        <w:tc>
          <w:tcPr>
            <w:tcW w:w="2520" w:type="dxa"/>
          </w:tcPr>
          <w:p w14:paraId="4D895E90" w14:textId="77777777" w:rsidR="008B72E7" w:rsidRDefault="008B72E7">
            <w:pPr>
              <w:rPr>
                <w:del w:id="232" w:author="Alex Edsall" w:date="2002-03-12T09:35:00Z"/>
                <w:rFonts w:ascii="Arial" w:hAnsi="Arial"/>
                <w:snapToGrid w:val="0"/>
              </w:rPr>
            </w:pPr>
            <w:del w:id="233" w:author="Alex Edsall" w:date="2002-03-12T09:35:00Z">
              <w:r>
                <w:rPr>
                  <w:rFonts w:ascii="Arial" w:hAnsi="Arial"/>
                  <w:snapToGrid w:val="0"/>
                </w:rPr>
                <w:delText>Start Up</w:delText>
              </w:r>
            </w:del>
          </w:p>
        </w:tc>
        <w:tc>
          <w:tcPr>
            <w:tcW w:w="2430" w:type="dxa"/>
          </w:tcPr>
          <w:p w14:paraId="29FD9594" w14:textId="77777777" w:rsidR="008B72E7" w:rsidRDefault="008B72E7">
            <w:pPr>
              <w:rPr>
                <w:del w:id="234" w:author="Alex Edsall" w:date="2002-03-12T09:35:00Z"/>
                <w:rFonts w:ascii="Arial" w:hAnsi="Arial"/>
                <w:snapToGrid w:val="0"/>
              </w:rPr>
            </w:pPr>
            <w:del w:id="235" w:author="Alex Edsall" w:date="2002-03-12T09:35:00Z">
              <w:r>
                <w:rPr>
                  <w:rFonts w:ascii="Arial" w:hAnsi="Arial"/>
                  <w:snapToGrid w:val="0"/>
                </w:rPr>
                <w:delText>The FTPP system shall (3.3.2.36) configure the Radstone ICP/PMC1553 card processor to continue processing if any of the Power-up tests or Initial BIT tests mentioned in Table 3.3.2.3, ICP/PMC1553 IBIT Table, fail.</w:delText>
              </w:r>
            </w:del>
          </w:p>
        </w:tc>
        <w:tc>
          <w:tcPr>
            <w:tcW w:w="2430" w:type="dxa"/>
          </w:tcPr>
          <w:p w14:paraId="00600B63" w14:textId="77777777" w:rsidR="008B72E7" w:rsidRDefault="008B72E7">
            <w:pPr>
              <w:rPr>
                <w:del w:id="236" w:author="Alex Edsall" w:date="2002-03-12T09:35:00Z"/>
                <w:rFonts w:ascii="Arial" w:hAnsi="Arial"/>
                <w:snapToGrid w:val="0"/>
              </w:rPr>
            </w:pPr>
            <w:del w:id="237" w:author="Alex Edsall" w:date="2002-03-12T09:35:00Z">
              <w:r>
                <w:rPr>
                  <w:rFonts w:ascii="Arial" w:hAnsi="Arial"/>
                  <w:snapToGrid w:val="0"/>
                </w:rPr>
                <w:delText>SRS266</w:delText>
              </w:r>
            </w:del>
          </w:p>
        </w:tc>
      </w:tr>
      <w:tr w:rsidR="008B72E7" w14:paraId="555573C3" w14:textId="77777777">
        <w:tblPrEx>
          <w:tblCellMar>
            <w:top w:w="0" w:type="dxa"/>
            <w:bottom w:w="0" w:type="dxa"/>
          </w:tblCellMar>
        </w:tblPrEx>
        <w:trPr>
          <w:ins w:id="238" w:author="Alex Edsall" w:date="2002-03-12T09:35:00Z"/>
        </w:trPr>
        <w:tc>
          <w:tcPr>
            <w:tcW w:w="2430" w:type="dxa"/>
          </w:tcPr>
          <w:p w14:paraId="72AE8C37" w14:textId="77777777" w:rsidR="008B72E7" w:rsidRDefault="008B72E7">
            <w:pPr>
              <w:numPr>
                <w:ins w:id="239" w:author="Alex Edsall" w:date="2002-03-12T09:35:00Z"/>
              </w:numPr>
              <w:rPr>
                <w:ins w:id="240" w:author="Alex Edsall" w:date="2002-03-12T09:35:00Z"/>
                <w:rFonts w:ascii="Arial" w:hAnsi="Arial"/>
                <w:snapToGrid w:val="0"/>
                <w:color w:val="000000"/>
              </w:rPr>
            </w:pPr>
            <w:ins w:id="241" w:author="Alex Edsall" w:date="2002-03-12T09:35:00Z">
              <w:r>
                <w:rPr>
                  <w:rFonts w:ascii="Arial" w:hAnsi="Arial"/>
                  <w:snapToGrid w:val="0"/>
                  <w:color w:val="000000"/>
                </w:rPr>
                <w:t>3.3.2</w:t>
              </w:r>
            </w:ins>
          </w:p>
        </w:tc>
        <w:tc>
          <w:tcPr>
            <w:tcW w:w="2520" w:type="dxa"/>
          </w:tcPr>
          <w:p w14:paraId="2D45FDDD" w14:textId="77777777" w:rsidR="008B72E7" w:rsidRDefault="008B72E7">
            <w:pPr>
              <w:numPr>
                <w:ins w:id="242" w:author="Alex Edsall" w:date="2002-03-12T09:35:00Z"/>
              </w:numPr>
              <w:rPr>
                <w:ins w:id="243" w:author="Alex Edsall" w:date="2002-03-12T09:35:00Z"/>
                <w:rFonts w:ascii="Arial" w:hAnsi="Arial"/>
                <w:snapToGrid w:val="0"/>
                <w:color w:val="000000"/>
              </w:rPr>
            </w:pPr>
            <w:ins w:id="244" w:author="Alex Edsall" w:date="2002-03-12T09:35:00Z">
              <w:r>
                <w:rPr>
                  <w:rFonts w:ascii="Arial" w:hAnsi="Arial"/>
                  <w:snapToGrid w:val="0"/>
                  <w:color w:val="000000"/>
                </w:rPr>
                <w:t>Start Up</w:t>
              </w:r>
            </w:ins>
          </w:p>
        </w:tc>
        <w:tc>
          <w:tcPr>
            <w:tcW w:w="2430" w:type="dxa"/>
          </w:tcPr>
          <w:p w14:paraId="7128BFB4" w14:textId="77777777" w:rsidR="008B72E7" w:rsidRDefault="008B72E7">
            <w:pPr>
              <w:numPr>
                <w:ins w:id="245" w:author="Alex Edsall" w:date="2002-03-12T09:35:00Z"/>
              </w:numPr>
              <w:rPr>
                <w:ins w:id="246" w:author="Alex Edsall" w:date="2002-03-12T09:35:00Z"/>
                <w:rFonts w:ascii="Arial" w:hAnsi="Arial"/>
                <w:snapToGrid w:val="0"/>
                <w:color w:val="000000"/>
              </w:rPr>
            </w:pPr>
            <w:ins w:id="247" w:author="Alex Edsall" w:date="2002-03-12T09:35:00Z">
              <w:r>
                <w:rPr>
                  <w:rFonts w:ascii="Arial" w:hAnsi="Arial"/>
                  <w:snapToGrid w:val="0"/>
                  <w:color w:val="000000"/>
                </w:rPr>
                <w:t>The FTPP system shall (3.3.2.36) configure the Radstone ICP/PMC1553 card to continue processing if any of the  Initial BIT tests mentioned in Table 3.3.2.3, ICP/PMC1553 IBIT Table, fail.</w:t>
              </w:r>
            </w:ins>
          </w:p>
        </w:tc>
        <w:tc>
          <w:tcPr>
            <w:tcW w:w="2430" w:type="dxa"/>
          </w:tcPr>
          <w:p w14:paraId="434F53FA" w14:textId="77777777" w:rsidR="008B72E7" w:rsidRDefault="008B72E7">
            <w:pPr>
              <w:numPr>
                <w:ins w:id="248" w:author="Alex Edsall" w:date="2002-03-12T09:35:00Z"/>
              </w:numPr>
              <w:rPr>
                <w:ins w:id="249" w:author="Alex Edsall" w:date="2002-03-12T09:35:00Z"/>
                <w:rFonts w:ascii="Arial" w:hAnsi="Arial"/>
                <w:snapToGrid w:val="0"/>
                <w:color w:val="000000"/>
              </w:rPr>
            </w:pPr>
            <w:ins w:id="250" w:author="Alex Edsall" w:date="2002-03-12T09:35:00Z">
              <w:r>
                <w:rPr>
                  <w:rFonts w:ascii="Arial" w:hAnsi="Arial"/>
                  <w:snapToGrid w:val="0"/>
                  <w:color w:val="000000"/>
                </w:rPr>
                <w:t>SRS266</w:t>
              </w:r>
            </w:ins>
          </w:p>
        </w:tc>
      </w:tr>
      <w:tr w:rsidR="008B72E7" w14:paraId="2A744154" w14:textId="77777777">
        <w:tblPrEx>
          <w:tblCellMar>
            <w:top w:w="0" w:type="dxa"/>
            <w:bottom w:w="0" w:type="dxa"/>
          </w:tblCellMar>
        </w:tblPrEx>
        <w:tc>
          <w:tcPr>
            <w:tcW w:w="2430" w:type="dxa"/>
          </w:tcPr>
          <w:p w14:paraId="4A46E6CA" w14:textId="77777777" w:rsidR="008B72E7" w:rsidRDefault="008B72E7">
            <w:pPr>
              <w:rPr>
                <w:rFonts w:ascii="Arial" w:hAnsi="Arial"/>
                <w:snapToGrid w:val="0"/>
                <w:color w:val="000000"/>
              </w:rPr>
            </w:pPr>
            <w:r>
              <w:rPr>
                <w:rFonts w:ascii="Arial" w:hAnsi="Arial"/>
                <w:snapToGrid w:val="0"/>
                <w:color w:val="000000"/>
              </w:rPr>
              <w:t>3.3.2</w:t>
            </w:r>
          </w:p>
        </w:tc>
        <w:tc>
          <w:tcPr>
            <w:tcW w:w="2520" w:type="dxa"/>
          </w:tcPr>
          <w:p w14:paraId="1D10C341" w14:textId="77777777" w:rsidR="008B72E7" w:rsidRDefault="008B72E7">
            <w:pPr>
              <w:rPr>
                <w:rFonts w:ascii="Arial" w:hAnsi="Arial"/>
                <w:snapToGrid w:val="0"/>
                <w:color w:val="000000"/>
              </w:rPr>
            </w:pPr>
            <w:r>
              <w:rPr>
                <w:rFonts w:ascii="Arial" w:hAnsi="Arial"/>
                <w:snapToGrid w:val="0"/>
                <w:color w:val="000000"/>
              </w:rPr>
              <w:t>Start Up</w:t>
            </w:r>
          </w:p>
        </w:tc>
        <w:tc>
          <w:tcPr>
            <w:tcW w:w="2430" w:type="dxa"/>
          </w:tcPr>
          <w:p w14:paraId="271F4F5C" w14:textId="77777777" w:rsidR="008B72E7" w:rsidRDefault="008B72E7">
            <w:pPr>
              <w:rPr>
                <w:rFonts w:ascii="Arial" w:hAnsi="Arial"/>
                <w:snapToGrid w:val="0"/>
                <w:color w:val="000000"/>
              </w:rPr>
            </w:pPr>
            <w:r>
              <w:rPr>
                <w:rFonts w:ascii="Arial" w:hAnsi="Arial"/>
                <w:snapToGrid w:val="0"/>
                <w:color w:val="000000"/>
              </w:rPr>
              <w:t xml:space="preserve">In all ICP/PMC1553 </w:t>
            </w:r>
            <w:r>
              <w:rPr>
                <w:rFonts w:ascii="Arial" w:hAnsi="Arial"/>
                <w:snapToGrid w:val="0"/>
                <w:color w:val="000000"/>
              </w:rPr>
              <w:lastRenderedPageBreak/>
              <w:t>IBIT cases, provided the hardware state permits, the FTSS shall (3.3.2.37) log the error and report it in the X-38 telemetry stream.</w:t>
            </w:r>
          </w:p>
        </w:tc>
        <w:tc>
          <w:tcPr>
            <w:tcW w:w="2430" w:type="dxa"/>
          </w:tcPr>
          <w:p w14:paraId="77343F7B" w14:textId="77777777" w:rsidR="008B72E7" w:rsidRDefault="008B72E7">
            <w:pPr>
              <w:rPr>
                <w:rFonts w:ascii="Arial" w:hAnsi="Arial"/>
                <w:snapToGrid w:val="0"/>
                <w:color w:val="000000"/>
              </w:rPr>
            </w:pPr>
            <w:r>
              <w:rPr>
                <w:rFonts w:ascii="Arial" w:hAnsi="Arial"/>
                <w:snapToGrid w:val="0"/>
                <w:color w:val="000000"/>
              </w:rPr>
              <w:lastRenderedPageBreak/>
              <w:t>SRS239</w:t>
            </w:r>
          </w:p>
        </w:tc>
      </w:tr>
      <w:tr w:rsidR="008B72E7" w14:paraId="6230B5D5" w14:textId="77777777">
        <w:tblPrEx>
          <w:tblCellMar>
            <w:top w:w="0" w:type="dxa"/>
            <w:bottom w:w="0" w:type="dxa"/>
          </w:tblCellMar>
        </w:tblPrEx>
        <w:tc>
          <w:tcPr>
            <w:tcW w:w="2430" w:type="dxa"/>
          </w:tcPr>
          <w:p w14:paraId="48FAFFB8" w14:textId="77777777" w:rsidR="008B72E7" w:rsidRDefault="008B72E7">
            <w:pPr>
              <w:rPr>
                <w:rFonts w:ascii="Arial" w:hAnsi="Arial"/>
                <w:snapToGrid w:val="0"/>
                <w:color w:val="000000"/>
              </w:rPr>
            </w:pPr>
            <w:r>
              <w:rPr>
                <w:rFonts w:ascii="Arial" w:hAnsi="Arial"/>
                <w:snapToGrid w:val="0"/>
                <w:color w:val="000000"/>
              </w:rPr>
              <w:t>3.3.2</w:t>
            </w:r>
          </w:p>
        </w:tc>
        <w:tc>
          <w:tcPr>
            <w:tcW w:w="2520" w:type="dxa"/>
          </w:tcPr>
          <w:p w14:paraId="60310544" w14:textId="77777777" w:rsidR="008B72E7" w:rsidRDefault="008B72E7">
            <w:pPr>
              <w:rPr>
                <w:rFonts w:ascii="Arial" w:hAnsi="Arial"/>
                <w:snapToGrid w:val="0"/>
                <w:color w:val="000000"/>
              </w:rPr>
            </w:pPr>
            <w:r>
              <w:rPr>
                <w:rFonts w:ascii="Arial" w:hAnsi="Arial"/>
                <w:snapToGrid w:val="0"/>
                <w:color w:val="000000"/>
              </w:rPr>
              <w:t>Start Up</w:t>
            </w:r>
          </w:p>
        </w:tc>
        <w:tc>
          <w:tcPr>
            <w:tcW w:w="2430" w:type="dxa"/>
          </w:tcPr>
          <w:p w14:paraId="53A3F039" w14:textId="77777777" w:rsidR="008B72E7" w:rsidRDefault="008B72E7">
            <w:pPr>
              <w:rPr>
                <w:rFonts w:ascii="Arial" w:hAnsi="Arial"/>
                <w:snapToGrid w:val="0"/>
                <w:color w:val="000000"/>
              </w:rPr>
            </w:pPr>
            <w:r>
              <w:rPr>
                <w:rFonts w:ascii="Arial" w:hAnsi="Arial"/>
                <w:snapToGrid w:val="0"/>
                <w:color w:val="000000"/>
              </w:rPr>
              <w:t>On each MPCC, the FTPP system shall (3.3.2.38) configure the Radstone firmware to perform the IBIT tests shown in Table 3.3.2.4, MPCC IBIT Table.</w:t>
            </w:r>
          </w:p>
        </w:tc>
        <w:tc>
          <w:tcPr>
            <w:tcW w:w="2430" w:type="dxa"/>
          </w:tcPr>
          <w:p w14:paraId="53439179" w14:textId="77777777" w:rsidR="008B72E7" w:rsidRDefault="008B72E7">
            <w:pPr>
              <w:rPr>
                <w:rFonts w:ascii="Arial" w:hAnsi="Arial"/>
                <w:snapToGrid w:val="0"/>
                <w:color w:val="000000"/>
              </w:rPr>
            </w:pPr>
            <w:r>
              <w:rPr>
                <w:rFonts w:ascii="Arial" w:hAnsi="Arial"/>
                <w:snapToGrid w:val="0"/>
                <w:color w:val="000000"/>
              </w:rPr>
              <w:t>SRS267</w:t>
            </w:r>
          </w:p>
        </w:tc>
      </w:tr>
      <w:tr w:rsidR="008B72E7" w14:paraId="3FF9FBE2" w14:textId="77777777">
        <w:tblPrEx>
          <w:tblCellMar>
            <w:top w:w="0" w:type="dxa"/>
            <w:bottom w:w="0" w:type="dxa"/>
          </w:tblCellMar>
        </w:tblPrEx>
        <w:tc>
          <w:tcPr>
            <w:tcW w:w="2430" w:type="dxa"/>
          </w:tcPr>
          <w:p w14:paraId="01BC9548" w14:textId="77777777" w:rsidR="008B72E7" w:rsidRDefault="008B72E7">
            <w:pPr>
              <w:rPr>
                <w:rFonts w:ascii="Arial" w:hAnsi="Arial"/>
                <w:snapToGrid w:val="0"/>
                <w:color w:val="000000"/>
              </w:rPr>
            </w:pPr>
            <w:r>
              <w:rPr>
                <w:rFonts w:ascii="Arial" w:hAnsi="Arial"/>
                <w:snapToGrid w:val="0"/>
                <w:color w:val="000000"/>
              </w:rPr>
              <w:t>3.3.2</w:t>
            </w:r>
          </w:p>
        </w:tc>
        <w:tc>
          <w:tcPr>
            <w:tcW w:w="2520" w:type="dxa"/>
          </w:tcPr>
          <w:p w14:paraId="3AB7AA06" w14:textId="77777777" w:rsidR="008B72E7" w:rsidRDefault="008B72E7">
            <w:pPr>
              <w:rPr>
                <w:rFonts w:ascii="Arial" w:hAnsi="Arial"/>
                <w:snapToGrid w:val="0"/>
                <w:color w:val="000000"/>
              </w:rPr>
            </w:pPr>
            <w:r>
              <w:rPr>
                <w:rFonts w:ascii="Arial" w:hAnsi="Arial"/>
                <w:snapToGrid w:val="0"/>
                <w:color w:val="000000"/>
              </w:rPr>
              <w:t>Start Up</w:t>
            </w:r>
          </w:p>
        </w:tc>
        <w:tc>
          <w:tcPr>
            <w:tcW w:w="2430" w:type="dxa"/>
          </w:tcPr>
          <w:p w14:paraId="33026ADF" w14:textId="77777777" w:rsidR="008B72E7" w:rsidRDefault="008B72E7">
            <w:pPr>
              <w:rPr>
                <w:rFonts w:ascii="Arial" w:hAnsi="Arial"/>
                <w:snapToGrid w:val="0"/>
                <w:color w:val="000000"/>
              </w:rPr>
            </w:pPr>
            <w:r>
              <w:rPr>
                <w:rFonts w:ascii="Arial" w:hAnsi="Arial"/>
                <w:snapToGrid w:val="0"/>
                <w:color w:val="000000"/>
              </w:rPr>
              <w:t>In all MPCC IBIT cases, provided the hardware state permits, the FTSS shall (3.3.2.40) log the error and report it in the X-38 telemetry stream.</w:t>
            </w:r>
          </w:p>
        </w:tc>
        <w:tc>
          <w:tcPr>
            <w:tcW w:w="2430" w:type="dxa"/>
          </w:tcPr>
          <w:p w14:paraId="7ECAAA73" w14:textId="77777777" w:rsidR="008B72E7" w:rsidRDefault="008B72E7">
            <w:pPr>
              <w:rPr>
                <w:rFonts w:ascii="Arial" w:hAnsi="Arial"/>
                <w:snapToGrid w:val="0"/>
                <w:color w:val="000000"/>
              </w:rPr>
            </w:pPr>
            <w:r>
              <w:rPr>
                <w:rFonts w:ascii="Arial" w:hAnsi="Arial"/>
                <w:snapToGrid w:val="0"/>
                <w:color w:val="000000"/>
              </w:rPr>
              <w:t>SRS239</w:t>
            </w:r>
          </w:p>
        </w:tc>
      </w:tr>
      <w:tr w:rsidR="008B72E7" w14:paraId="255ED03D" w14:textId="77777777">
        <w:tblPrEx>
          <w:tblCellMar>
            <w:top w:w="0" w:type="dxa"/>
            <w:bottom w:w="0" w:type="dxa"/>
          </w:tblCellMar>
        </w:tblPrEx>
        <w:tc>
          <w:tcPr>
            <w:tcW w:w="2430" w:type="dxa"/>
          </w:tcPr>
          <w:p w14:paraId="7440DB8C" w14:textId="77777777" w:rsidR="008B72E7" w:rsidRDefault="008B72E7">
            <w:pPr>
              <w:rPr>
                <w:rFonts w:ascii="Arial" w:hAnsi="Arial"/>
                <w:snapToGrid w:val="0"/>
                <w:color w:val="000000"/>
              </w:rPr>
            </w:pPr>
            <w:r>
              <w:rPr>
                <w:rFonts w:ascii="Arial" w:hAnsi="Arial"/>
                <w:snapToGrid w:val="0"/>
                <w:color w:val="000000"/>
              </w:rPr>
              <w:t>3.3.2</w:t>
            </w:r>
          </w:p>
        </w:tc>
        <w:tc>
          <w:tcPr>
            <w:tcW w:w="2520" w:type="dxa"/>
          </w:tcPr>
          <w:p w14:paraId="773390E1" w14:textId="77777777" w:rsidR="008B72E7" w:rsidRDefault="008B72E7">
            <w:pPr>
              <w:rPr>
                <w:rFonts w:ascii="Arial" w:hAnsi="Arial"/>
                <w:snapToGrid w:val="0"/>
                <w:color w:val="000000"/>
              </w:rPr>
            </w:pPr>
            <w:r>
              <w:rPr>
                <w:rFonts w:ascii="Arial" w:hAnsi="Arial"/>
                <w:snapToGrid w:val="0"/>
                <w:color w:val="000000"/>
              </w:rPr>
              <w:t>Start Up</w:t>
            </w:r>
          </w:p>
        </w:tc>
        <w:tc>
          <w:tcPr>
            <w:tcW w:w="2430" w:type="dxa"/>
          </w:tcPr>
          <w:p w14:paraId="1049EDB8" w14:textId="77777777" w:rsidR="008B72E7" w:rsidRDefault="008B72E7">
            <w:pPr>
              <w:rPr>
                <w:rFonts w:ascii="Arial" w:hAnsi="Arial"/>
                <w:snapToGrid w:val="0"/>
                <w:color w:val="000000"/>
              </w:rPr>
            </w:pPr>
            <w:r>
              <w:rPr>
                <w:rFonts w:ascii="Arial" w:hAnsi="Arial"/>
                <w:snapToGrid w:val="0"/>
                <w:color w:val="000000"/>
              </w:rPr>
              <w:t>If IBIT fails, the FTSS SW shall (3.3.2.41) handle the failure as stated in the preceding IBIT requirements and in requirement 3.3.5.29’s table, FTPP Failure Response/Recovery Mechanisms.</w:t>
            </w:r>
          </w:p>
        </w:tc>
        <w:tc>
          <w:tcPr>
            <w:tcW w:w="2430" w:type="dxa"/>
          </w:tcPr>
          <w:p w14:paraId="7F31678F" w14:textId="77777777" w:rsidR="008B72E7" w:rsidRDefault="008B72E7">
            <w:pPr>
              <w:rPr>
                <w:rFonts w:ascii="Arial" w:hAnsi="Arial"/>
                <w:snapToGrid w:val="0"/>
                <w:color w:val="000000"/>
              </w:rPr>
            </w:pPr>
            <w:r>
              <w:rPr>
                <w:rFonts w:ascii="Arial" w:hAnsi="Arial"/>
                <w:snapToGrid w:val="0"/>
                <w:color w:val="000000"/>
              </w:rPr>
              <w:t>SRS269</w:t>
            </w:r>
          </w:p>
        </w:tc>
      </w:tr>
      <w:tr w:rsidR="008B72E7" w14:paraId="759C883E" w14:textId="77777777">
        <w:tblPrEx>
          <w:tblCellMar>
            <w:top w:w="0" w:type="dxa"/>
            <w:bottom w:w="0" w:type="dxa"/>
          </w:tblCellMar>
        </w:tblPrEx>
        <w:tc>
          <w:tcPr>
            <w:tcW w:w="2430" w:type="dxa"/>
          </w:tcPr>
          <w:p w14:paraId="41676E3B" w14:textId="77777777" w:rsidR="008B72E7" w:rsidRDefault="008B72E7">
            <w:pPr>
              <w:rPr>
                <w:rFonts w:ascii="Arial" w:hAnsi="Arial"/>
                <w:snapToGrid w:val="0"/>
                <w:color w:val="000000"/>
              </w:rPr>
            </w:pPr>
            <w:r>
              <w:rPr>
                <w:rFonts w:ascii="Arial" w:hAnsi="Arial"/>
                <w:snapToGrid w:val="0"/>
                <w:color w:val="000000"/>
              </w:rPr>
              <w:t>3.3.2</w:t>
            </w:r>
          </w:p>
        </w:tc>
        <w:tc>
          <w:tcPr>
            <w:tcW w:w="2520" w:type="dxa"/>
          </w:tcPr>
          <w:p w14:paraId="37FC9E82" w14:textId="77777777" w:rsidR="008B72E7" w:rsidRDefault="008B72E7">
            <w:pPr>
              <w:rPr>
                <w:rFonts w:ascii="Arial" w:hAnsi="Arial"/>
                <w:snapToGrid w:val="0"/>
                <w:color w:val="000000"/>
              </w:rPr>
            </w:pPr>
            <w:r>
              <w:rPr>
                <w:rFonts w:ascii="Arial" w:hAnsi="Arial"/>
                <w:snapToGrid w:val="0"/>
                <w:color w:val="000000"/>
              </w:rPr>
              <w:t>Start Up</w:t>
            </w:r>
          </w:p>
        </w:tc>
        <w:tc>
          <w:tcPr>
            <w:tcW w:w="2430" w:type="dxa"/>
          </w:tcPr>
          <w:p w14:paraId="7159A93B" w14:textId="77777777" w:rsidR="008B72E7" w:rsidRDefault="008B72E7">
            <w:pPr>
              <w:rPr>
                <w:rFonts w:ascii="Arial" w:hAnsi="Arial"/>
                <w:snapToGrid w:val="0"/>
                <w:color w:val="000000"/>
              </w:rPr>
            </w:pPr>
            <w:r>
              <w:rPr>
                <w:rFonts w:ascii="Arial" w:hAnsi="Arial"/>
                <w:snapToGrid w:val="0"/>
                <w:color w:val="000000"/>
              </w:rPr>
              <w:t>However, the FTSS SW shall (3.3.2.42) notify the application software if the 5th ICP’s heartbeat ceases to exist.</w:t>
            </w:r>
          </w:p>
        </w:tc>
        <w:tc>
          <w:tcPr>
            <w:tcW w:w="2430" w:type="dxa"/>
          </w:tcPr>
          <w:p w14:paraId="17BE2BA1" w14:textId="77777777" w:rsidR="008B72E7" w:rsidRDefault="008B72E7">
            <w:pPr>
              <w:rPr>
                <w:rFonts w:ascii="Arial" w:hAnsi="Arial"/>
                <w:snapToGrid w:val="0"/>
                <w:color w:val="000000"/>
              </w:rPr>
            </w:pPr>
            <w:r>
              <w:rPr>
                <w:rFonts w:ascii="Arial" w:hAnsi="Arial"/>
                <w:snapToGrid w:val="0"/>
                <w:color w:val="000000"/>
              </w:rPr>
              <w:t>SRS098</w:t>
            </w:r>
          </w:p>
        </w:tc>
      </w:tr>
      <w:tr w:rsidR="008B72E7" w14:paraId="4FF4011A" w14:textId="77777777">
        <w:tblPrEx>
          <w:tblCellMar>
            <w:top w:w="0" w:type="dxa"/>
            <w:bottom w:w="0" w:type="dxa"/>
          </w:tblCellMar>
        </w:tblPrEx>
        <w:tc>
          <w:tcPr>
            <w:tcW w:w="2430" w:type="dxa"/>
          </w:tcPr>
          <w:p w14:paraId="11239AAD" w14:textId="77777777" w:rsidR="008B72E7" w:rsidRDefault="008B72E7">
            <w:pPr>
              <w:rPr>
                <w:rFonts w:ascii="Arial" w:hAnsi="Arial"/>
                <w:snapToGrid w:val="0"/>
                <w:color w:val="000000"/>
              </w:rPr>
            </w:pPr>
            <w:r>
              <w:rPr>
                <w:rFonts w:ascii="Arial" w:hAnsi="Arial"/>
                <w:snapToGrid w:val="0"/>
                <w:color w:val="000000"/>
              </w:rPr>
              <w:t>3.3.2</w:t>
            </w:r>
          </w:p>
        </w:tc>
        <w:tc>
          <w:tcPr>
            <w:tcW w:w="2520" w:type="dxa"/>
          </w:tcPr>
          <w:p w14:paraId="1DF1A4C2" w14:textId="77777777" w:rsidR="008B72E7" w:rsidRDefault="008B72E7">
            <w:pPr>
              <w:rPr>
                <w:rFonts w:ascii="Arial" w:hAnsi="Arial"/>
                <w:snapToGrid w:val="0"/>
                <w:color w:val="000000"/>
              </w:rPr>
            </w:pPr>
            <w:r>
              <w:rPr>
                <w:rFonts w:ascii="Arial" w:hAnsi="Arial"/>
                <w:snapToGrid w:val="0"/>
                <w:color w:val="000000"/>
              </w:rPr>
              <w:t>Start Up</w:t>
            </w:r>
          </w:p>
        </w:tc>
        <w:tc>
          <w:tcPr>
            <w:tcW w:w="2430" w:type="dxa"/>
          </w:tcPr>
          <w:p w14:paraId="5A4A6C02" w14:textId="77777777" w:rsidR="008B72E7" w:rsidRDefault="008B72E7">
            <w:pPr>
              <w:rPr>
                <w:rFonts w:ascii="Arial" w:hAnsi="Arial"/>
                <w:snapToGrid w:val="0"/>
                <w:color w:val="000000"/>
              </w:rPr>
            </w:pPr>
            <w:r>
              <w:rPr>
                <w:rFonts w:ascii="Arial" w:hAnsi="Arial"/>
                <w:snapToGrid w:val="0"/>
                <w:color w:val="000000"/>
              </w:rPr>
              <w:t>The surviving triplex shall (3.3.2.5) attempt to sync with the failed FCP.</w:t>
            </w:r>
          </w:p>
        </w:tc>
        <w:tc>
          <w:tcPr>
            <w:tcW w:w="2430" w:type="dxa"/>
          </w:tcPr>
          <w:p w14:paraId="741E7824" w14:textId="77777777" w:rsidR="008B72E7" w:rsidRDefault="008B72E7">
            <w:pPr>
              <w:rPr>
                <w:rFonts w:ascii="Arial" w:hAnsi="Arial"/>
                <w:snapToGrid w:val="0"/>
                <w:color w:val="000000"/>
              </w:rPr>
            </w:pPr>
            <w:r>
              <w:rPr>
                <w:rFonts w:ascii="Arial" w:hAnsi="Arial"/>
                <w:snapToGrid w:val="0"/>
                <w:color w:val="000000"/>
              </w:rPr>
              <w:t>SRS177</w:t>
            </w:r>
          </w:p>
        </w:tc>
      </w:tr>
      <w:tr w:rsidR="008B72E7" w14:paraId="6B8DA4E3" w14:textId="77777777">
        <w:tblPrEx>
          <w:tblCellMar>
            <w:top w:w="0" w:type="dxa"/>
            <w:bottom w:w="0" w:type="dxa"/>
          </w:tblCellMar>
        </w:tblPrEx>
        <w:tc>
          <w:tcPr>
            <w:tcW w:w="2430" w:type="dxa"/>
          </w:tcPr>
          <w:p w14:paraId="5EDB1E3B" w14:textId="77777777" w:rsidR="008B72E7" w:rsidRDefault="008B72E7">
            <w:pPr>
              <w:rPr>
                <w:rFonts w:ascii="Arial" w:hAnsi="Arial"/>
                <w:snapToGrid w:val="0"/>
                <w:color w:val="000000"/>
              </w:rPr>
            </w:pPr>
            <w:r>
              <w:rPr>
                <w:rFonts w:ascii="Arial" w:hAnsi="Arial"/>
                <w:snapToGrid w:val="0"/>
                <w:color w:val="000000"/>
              </w:rPr>
              <w:t>3.3.2</w:t>
            </w:r>
          </w:p>
        </w:tc>
        <w:tc>
          <w:tcPr>
            <w:tcW w:w="2520" w:type="dxa"/>
          </w:tcPr>
          <w:p w14:paraId="1723AAD5" w14:textId="77777777" w:rsidR="008B72E7" w:rsidRDefault="008B72E7">
            <w:pPr>
              <w:rPr>
                <w:rFonts w:ascii="Arial" w:hAnsi="Arial"/>
                <w:snapToGrid w:val="0"/>
                <w:color w:val="000000"/>
              </w:rPr>
            </w:pPr>
            <w:r>
              <w:rPr>
                <w:rFonts w:ascii="Arial" w:hAnsi="Arial"/>
                <w:snapToGrid w:val="0"/>
                <w:color w:val="000000"/>
              </w:rPr>
              <w:t>Start Up</w:t>
            </w:r>
          </w:p>
        </w:tc>
        <w:tc>
          <w:tcPr>
            <w:tcW w:w="2430" w:type="dxa"/>
          </w:tcPr>
          <w:p w14:paraId="4E5D6859" w14:textId="77777777" w:rsidR="008B72E7" w:rsidRDefault="008B72E7">
            <w:pPr>
              <w:rPr>
                <w:rFonts w:ascii="Arial" w:hAnsi="Arial"/>
                <w:snapToGrid w:val="0"/>
                <w:color w:val="000000"/>
              </w:rPr>
            </w:pPr>
            <w:r>
              <w:rPr>
                <w:rFonts w:ascii="Arial" w:hAnsi="Arial"/>
                <w:snapToGrid w:val="0"/>
                <w:color w:val="000000"/>
              </w:rPr>
              <w:t xml:space="preserve">If the failed FCP has not synced in 2.5 seconds, after the surviving triplex has detected the loss of the FCP, then the </w:t>
            </w:r>
            <w:r>
              <w:rPr>
                <w:rFonts w:ascii="Arial" w:hAnsi="Arial"/>
                <w:snapToGrid w:val="0"/>
                <w:color w:val="000000"/>
              </w:rPr>
              <w:lastRenderedPageBreak/>
              <w:t>surviving triplex shall (3.3.2.6) send a voted VMEbus reset through the NE to the failed FCP.</w:t>
            </w:r>
          </w:p>
        </w:tc>
        <w:tc>
          <w:tcPr>
            <w:tcW w:w="2430" w:type="dxa"/>
          </w:tcPr>
          <w:p w14:paraId="7078F64C" w14:textId="77777777" w:rsidR="008B72E7" w:rsidRDefault="008B72E7">
            <w:pPr>
              <w:rPr>
                <w:rFonts w:ascii="Arial" w:hAnsi="Arial"/>
                <w:snapToGrid w:val="0"/>
                <w:color w:val="000000"/>
              </w:rPr>
            </w:pPr>
            <w:r>
              <w:rPr>
                <w:rFonts w:ascii="Arial" w:hAnsi="Arial"/>
                <w:snapToGrid w:val="0"/>
                <w:color w:val="000000"/>
              </w:rPr>
              <w:lastRenderedPageBreak/>
              <w:t>SRS178</w:t>
            </w:r>
          </w:p>
        </w:tc>
      </w:tr>
      <w:tr w:rsidR="008B72E7" w14:paraId="75096840" w14:textId="77777777">
        <w:tblPrEx>
          <w:tblCellMar>
            <w:top w:w="0" w:type="dxa"/>
            <w:bottom w:w="0" w:type="dxa"/>
          </w:tblCellMar>
        </w:tblPrEx>
        <w:tc>
          <w:tcPr>
            <w:tcW w:w="2430" w:type="dxa"/>
          </w:tcPr>
          <w:p w14:paraId="33FB8C3B" w14:textId="77777777" w:rsidR="008B72E7" w:rsidRDefault="008B72E7">
            <w:pPr>
              <w:rPr>
                <w:rFonts w:ascii="Arial" w:hAnsi="Arial"/>
                <w:snapToGrid w:val="0"/>
                <w:color w:val="000000"/>
              </w:rPr>
            </w:pPr>
            <w:r>
              <w:rPr>
                <w:rFonts w:ascii="Arial" w:hAnsi="Arial"/>
                <w:snapToGrid w:val="0"/>
                <w:color w:val="000000"/>
              </w:rPr>
              <w:t>3.3.2</w:t>
            </w:r>
          </w:p>
        </w:tc>
        <w:tc>
          <w:tcPr>
            <w:tcW w:w="2520" w:type="dxa"/>
          </w:tcPr>
          <w:p w14:paraId="543F7F56" w14:textId="77777777" w:rsidR="008B72E7" w:rsidRDefault="008B72E7">
            <w:pPr>
              <w:rPr>
                <w:rFonts w:ascii="Arial" w:hAnsi="Arial"/>
                <w:snapToGrid w:val="0"/>
                <w:color w:val="000000"/>
              </w:rPr>
            </w:pPr>
            <w:r>
              <w:rPr>
                <w:rFonts w:ascii="Arial" w:hAnsi="Arial"/>
                <w:snapToGrid w:val="0"/>
                <w:color w:val="000000"/>
              </w:rPr>
              <w:t>Start Up</w:t>
            </w:r>
          </w:p>
        </w:tc>
        <w:tc>
          <w:tcPr>
            <w:tcW w:w="2430" w:type="dxa"/>
          </w:tcPr>
          <w:p w14:paraId="2304E029" w14:textId="77777777" w:rsidR="008B72E7" w:rsidRDefault="008B72E7">
            <w:pPr>
              <w:rPr>
                <w:rFonts w:ascii="Arial" w:hAnsi="Arial"/>
                <w:snapToGrid w:val="0"/>
                <w:color w:val="000000"/>
              </w:rPr>
            </w:pPr>
            <w:r>
              <w:rPr>
                <w:rFonts w:ascii="Arial" w:hAnsi="Arial"/>
                <w:snapToGrid w:val="0"/>
                <w:color w:val="000000"/>
              </w:rPr>
              <w:t>Start Up shall (3.3.2.12) synchronize its FCP with other operational FCPs.</w:t>
            </w:r>
          </w:p>
        </w:tc>
        <w:tc>
          <w:tcPr>
            <w:tcW w:w="2430" w:type="dxa"/>
          </w:tcPr>
          <w:p w14:paraId="0D18372D" w14:textId="77777777" w:rsidR="008B72E7" w:rsidRDefault="008B72E7">
            <w:pPr>
              <w:rPr>
                <w:rFonts w:ascii="Arial" w:hAnsi="Arial"/>
                <w:snapToGrid w:val="0"/>
                <w:color w:val="000000"/>
              </w:rPr>
            </w:pPr>
            <w:r>
              <w:rPr>
                <w:rFonts w:ascii="Arial" w:hAnsi="Arial"/>
                <w:snapToGrid w:val="0"/>
                <w:color w:val="000000"/>
              </w:rPr>
              <w:t>SRS008</w:t>
            </w:r>
          </w:p>
        </w:tc>
      </w:tr>
      <w:tr w:rsidR="008B72E7" w14:paraId="70590740" w14:textId="77777777">
        <w:tblPrEx>
          <w:tblCellMar>
            <w:top w:w="0" w:type="dxa"/>
            <w:bottom w:w="0" w:type="dxa"/>
          </w:tblCellMar>
        </w:tblPrEx>
        <w:tc>
          <w:tcPr>
            <w:tcW w:w="2430" w:type="dxa"/>
          </w:tcPr>
          <w:p w14:paraId="04F15438" w14:textId="77777777" w:rsidR="008B72E7" w:rsidRDefault="008B72E7">
            <w:pPr>
              <w:rPr>
                <w:rFonts w:ascii="Arial" w:hAnsi="Arial"/>
                <w:snapToGrid w:val="0"/>
                <w:color w:val="000000"/>
              </w:rPr>
            </w:pPr>
            <w:r>
              <w:rPr>
                <w:rFonts w:ascii="Arial" w:hAnsi="Arial"/>
                <w:snapToGrid w:val="0"/>
                <w:color w:val="000000"/>
              </w:rPr>
              <w:t>3.3.2</w:t>
            </w:r>
          </w:p>
        </w:tc>
        <w:tc>
          <w:tcPr>
            <w:tcW w:w="2520" w:type="dxa"/>
          </w:tcPr>
          <w:p w14:paraId="39388A49" w14:textId="77777777" w:rsidR="008B72E7" w:rsidRDefault="008B72E7">
            <w:pPr>
              <w:rPr>
                <w:rFonts w:ascii="Arial" w:hAnsi="Arial"/>
                <w:snapToGrid w:val="0"/>
                <w:color w:val="000000"/>
              </w:rPr>
            </w:pPr>
            <w:r>
              <w:rPr>
                <w:rFonts w:ascii="Arial" w:hAnsi="Arial"/>
                <w:snapToGrid w:val="0"/>
                <w:color w:val="000000"/>
              </w:rPr>
              <w:t>Start Up</w:t>
            </w:r>
          </w:p>
        </w:tc>
        <w:tc>
          <w:tcPr>
            <w:tcW w:w="2430" w:type="dxa"/>
          </w:tcPr>
          <w:p w14:paraId="491DF739" w14:textId="77777777" w:rsidR="008B72E7" w:rsidRDefault="008B72E7">
            <w:pPr>
              <w:rPr>
                <w:rFonts w:ascii="Arial" w:hAnsi="Arial"/>
                <w:snapToGrid w:val="0"/>
                <w:color w:val="000000"/>
              </w:rPr>
            </w:pPr>
            <w:r>
              <w:rPr>
                <w:rFonts w:ascii="Arial" w:hAnsi="Arial"/>
                <w:snapToGrid w:val="0"/>
                <w:color w:val="000000"/>
              </w:rPr>
              <w:t>Start Up shall (3.3.2.13) make their state congruent.</w:t>
            </w:r>
          </w:p>
        </w:tc>
        <w:tc>
          <w:tcPr>
            <w:tcW w:w="2430" w:type="dxa"/>
          </w:tcPr>
          <w:p w14:paraId="1DA22458" w14:textId="77777777" w:rsidR="008B72E7" w:rsidRDefault="008B72E7">
            <w:pPr>
              <w:rPr>
                <w:rFonts w:ascii="Arial" w:hAnsi="Arial"/>
                <w:snapToGrid w:val="0"/>
                <w:color w:val="000000"/>
              </w:rPr>
            </w:pPr>
            <w:r>
              <w:rPr>
                <w:rFonts w:ascii="Arial" w:hAnsi="Arial"/>
                <w:snapToGrid w:val="0"/>
                <w:color w:val="000000"/>
              </w:rPr>
              <w:t>SRS011</w:t>
            </w:r>
          </w:p>
        </w:tc>
      </w:tr>
      <w:tr w:rsidR="008B72E7" w14:paraId="06823702" w14:textId="77777777">
        <w:tblPrEx>
          <w:tblCellMar>
            <w:top w:w="0" w:type="dxa"/>
            <w:bottom w:w="0" w:type="dxa"/>
          </w:tblCellMar>
        </w:tblPrEx>
        <w:tc>
          <w:tcPr>
            <w:tcW w:w="2430" w:type="dxa"/>
          </w:tcPr>
          <w:p w14:paraId="227826CD" w14:textId="77777777" w:rsidR="008B72E7" w:rsidRDefault="008B72E7">
            <w:pPr>
              <w:rPr>
                <w:rFonts w:ascii="Arial" w:hAnsi="Arial"/>
                <w:snapToGrid w:val="0"/>
                <w:color w:val="000000"/>
              </w:rPr>
            </w:pPr>
            <w:r>
              <w:rPr>
                <w:rFonts w:ascii="Arial" w:hAnsi="Arial"/>
                <w:snapToGrid w:val="0"/>
                <w:color w:val="000000"/>
              </w:rPr>
              <w:t>3.3.2</w:t>
            </w:r>
          </w:p>
        </w:tc>
        <w:tc>
          <w:tcPr>
            <w:tcW w:w="2520" w:type="dxa"/>
          </w:tcPr>
          <w:p w14:paraId="76754662" w14:textId="77777777" w:rsidR="008B72E7" w:rsidRDefault="008B72E7">
            <w:pPr>
              <w:rPr>
                <w:rFonts w:ascii="Arial" w:hAnsi="Arial"/>
                <w:snapToGrid w:val="0"/>
                <w:color w:val="000000"/>
              </w:rPr>
            </w:pPr>
            <w:r>
              <w:rPr>
                <w:rFonts w:ascii="Arial" w:hAnsi="Arial"/>
                <w:snapToGrid w:val="0"/>
                <w:color w:val="000000"/>
              </w:rPr>
              <w:t>Start Up</w:t>
            </w:r>
          </w:p>
        </w:tc>
        <w:tc>
          <w:tcPr>
            <w:tcW w:w="2430" w:type="dxa"/>
          </w:tcPr>
          <w:p w14:paraId="0C1A1B7C" w14:textId="77777777" w:rsidR="008B72E7" w:rsidRDefault="008B72E7">
            <w:pPr>
              <w:rPr>
                <w:rFonts w:ascii="Arial" w:hAnsi="Arial"/>
                <w:snapToGrid w:val="0"/>
                <w:color w:val="000000"/>
              </w:rPr>
            </w:pPr>
            <w:r>
              <w:rPr>
                <w:rFonts w:ascii="Arial" w:hAnsi="Arial"/>
                <w:snapToGrid w:val="0"/>
                <w:color w:val="000000"/>
              </w:rPr>
              <w:t>The FCP state shall (3.3.2.14) include all volatile memory, read/write memory, registers, timers, and counters, except that part of the memory exclusively set aside for channel-unique information.</w:t>
            </w:r>
          </w:p>
        </w:tc>
        <w:tc>
          <w:tcPr>
            <w:tcW w:w="2430" w:type="dxa"/>
          </w:tcPr>
          <w:p w14:paraId="609D1D84" w14:textId="77777777" w:rsidR="008B72E7" w:rsidRDefault="008B72E7">
            <w:pPr>
              <w:rPr>
                <w:rFonts w:ascii="Arial" w:hAnsi="Arial"/>
                <w:snapToGrid w:val="0"/>
                <w:color w:val="000000"/>
              </w:rPr>
            </w:pPr>
            <w:r>
              <w:rPr>
                <w:rFonts w:ascii="Arial" w:hAnsi="Arial"/>
                <w:snapToGrid w:val="0"/>
                <w:color w:val="000000"/>
              </w:rPr>
              <w:t>SRS011</w:t>
            </w:r>
          </w:p>
        </w:tc>
      </w:tr>
      <w:tr w:rsidR="008B72E7" w14:paraId="356140B0" w14:textId="77777777">
        <w:tblPrEx>
          <w:tblCellMar>
            <w:top w:w="0" w:type="dxa"/>
            <w:bottom w:w="0" w:type="dxa"/>
          </w:tblCellMar>
        </w:tblPrEx>
        <w:trPr>
          <w:del w:id="251" w:author="Alex Edsall" w:date="2002-03-12T09:35:00Z"/>
        </w:trPr>
        <w:tc>
          <w:tcPr>
            <w:tcW w:w="2430" w:type="dxa"/>
          </w:tcPr>
          <w:p w14:paraId="4C850A56" w14:textId="77777777" w:rsidR="008B72E7" w:rsidRDefault="008B72E7">
            <w:pPr>
              <w:rPr>
                <w:del w:id="252" w:author="Alex Edsall" w:date="2002-03-12T09:35:00Z"/>
                <w:rFonts w:ascii="Arial" w:hAnsi="Arial"/>
                <w:snapToGrid w:val="0"/>
              </w:rPr>
            </w:pPr>
            <w:del w:id="253" w:author="Alex Edsall" w:date="2002-03-12T09:35:00Z">
              <w:r>
                <w:rPr>
                  <w:rFonts w:ascii="Arial" w:hAnsi="Arial"/>
                  <w:snapToGrid w:val="0"/>
                </w:rPr>
                <w:delText>3.3.2</w:delText>
              </w:r>
            </w:del>
          </w:p>
        </w:tc>
        <w:tc>
          <w:tcPr>
            <w:tcW w:w="2520" w:type="dxa"/>
          </w:tcPr>
          <w:p w14:paraId="26EA7171" w14:textId="77777777" w:rsidR="008B72E7" w:rsidRDefault="008B72E7">
            <w:pPr>
              <w:rPr>
                <w:del w:id="254" w:author="Alex Edsall" w:date="2002-03-12T09:35:00Z"/>
                <w:rFonts w:ascii="Arial" w:hAnsi="Arial"/>
                <w:snapToGrid w:val="0"/>
              </w:rPr>
            </w:pPr>
            <w:del w:id="255" w:author="Alex Edsall" w:date="2002-03-12T09:35:00Z">
              <w:r>
                <w:rPr>
                  <w:rFonts w:ascii="Arial" w:hAnsi="Arial"/>
                  <w:snapToGrid w:val="0"/>
                </w:rPr>
                <w:delText>Start Up</w:delText>
              </w:r>
            </w:del>
          </w:p>
        </w:tc>
        <w:tc>
          <w:tcPr>
            <w:tcW w:w="2430" w:type="dxa"/>
          </w:tcPr>
          <w:p w14:paraId="0B0EBA9F" w14:textId="77777777" w:rsidR="008B72E7" w:rsidRDefault="008B72E7">
            <w:pPr>
              <w:rPr>
                <w:del w:id="256" w:author="Alex Edsall" w:date="2002-03-12T09:35:00Z"/>
                <w:rFonts w:ascii="Arial" w:hAnsi="Arial"/>
                <w:snapToGrid w:val="0"/>
              </w:rPr>
            </w:pPr>
            <w:del w:id="257" w:author="Alex Edsall" w:date="2002-03-12T09:35:00Z">
              <w:r>
                <w:rPr>
                  <w:rFonts w:ascii="Arial" w:hAnsi="Arial"/>
                  <w:snapToGrid w:val="0"/>
                </w:rPr>
                <w:delText>It shall (3.3.2.17) support normal synchronization following power on or reset</w:delText>
              </w:r>
            </w:del>
          </w:p>
        </w:tc>
        <w:tc>
          <w:tcPr>
            <w:tcW w:w="2430" w:type="dxa"/>
          </w:tcPr>
          <w:p w14:paraId="4F1A0C93" w14:textId="77777777" w:rsidR="008B72E7" w:rsidRDefault="008B72E7">
            <w:pPr>
              <w:rPr>
                <w:del w:id="258" w:author="Alex Edsall" w:date="2002-03-12T09:35:00Z"/>
                <w:rFonts w:ascii="Arial" w:hAnsi="Arial"/>
                <w:snapToGrid w:val="0"/>
              </w:rPr>
            </w:pPr>
            <w:del w:id="259" w:author="Alex Edsall" w:date="2002-03-12T09:35:00Z">
              <w:r>
                <w:rPr>
                  <w:rFonts w:ascii="Arial" w:hAnsi="Arial"/>
                  <w:snapToGrid w:val="0"/>
                </w:rPr>
                <w:delText>SRS194</w:delText>
              </w:r>
            </w:del>
          </w:p>
        </w:tc>
      </w:tr>
      <w:tr w:rsidR="008B72E7" w14:paraId="00259EFF" w14:textId="77777777">
        <w:tblPrEx>
          <w:tblCellMar>
            <w:top w:w="0" w:type="dxa"/>
            <w:bottom w:w="0" w:type="dxa"/>
          </w:tblCellMar>
        </w:tblPrEx>
        <w:trPr>
          <w:ins w:id="260" w:author="Alex Edsall" w:date="2002-03-12T09:35:00Z"/>
        </w:trPr>
        <w:tc>
          <w:tcPr>
            <w:tcW w:w="2430" w:type="dxa"/>
          </w:tcPr>
          <w:p w14:paraId="6EFB7F3E" w14:textId="77777777" w:rsidR="008B72E7" w:rsidRDefault="008B72E7">
            <w:pPr>
              <w:numPr>
                <w:ins w:id="261" w:author="Alex Edsall" w:date="2002-03-12T09:35:00Z"/>
              </w:numPr>
              <w:rPr>
                <w:ins w:id="262" w:author="Alex Edsall" w:date="2002-03-12T09:35:00Z"/>
                <w:rFonts w:ascii="Arial" w:hAnsi="Arial"/>
                <w:snapToGrid w:val="0"/>
                <w:color w:val="000000"/>
              </w:rPr>
            </w:pPr>
            <w:ins w:id="263" w:author="Alex Edsall" w:date="2002-03-12T09:35:00Z">
              <w:r>
                <w:rPr>
                  <w:rFonts w:ascii="Arial" w:hAnsi="Arial"/>
                  <w:snapToGrid w:val="0"/>
                  <w:color w:val="000000"/>
                </w:rPr>
                <w:t>3.3.2</w:t>
              </w:r>
            </w:ins>
          </w:p>
        </w:tc>
        <w:tc>
          <w:tcPr>
            <w:tcW w:w="2520" w:type="dxa"/>
          </w:tcPr>
          <w:p w14:paraId="414D6F86" w14:textId="77777777" w:rsidR="008B72E7" w:rsidRDefault="008B72E7">
            <w:pPr>
              <w:numPr>
                <w:ins w:id="264" w:author="Alex Edsall" w:date="2002-03-12T09:35:00Z"/>
              </w:numPr>
              <w:rPr>
                <w:ins w:id="265" w:author="Alex Edsall" w:date="2002-03-12T09:35:00Z"/>
                <w:rFonts w:ascii="Arial" w:hAnsi="Arial"/>
                <w:snapToGrid w:val="0"/>
                <w:color w:val="000000"/>
              </w:rPr>
            </w:pPr>
            <w:ins w:id="266" w:author="Alex Edsall" w:date="2002-03-12T09:35:00Z">
              <w:r>
                <w:rPr>
                  <w:rFonts w:ascii="Arial" w:hAnsi="Arial"/>
                  <w:snapToGrid w:val="0"/>
                  <w:color w:val="000000"/>
                </w:rPr>
                <w:t>Start Up</w:t>
              </w:r>
            </w:ins>
          </w:p>
        </w:tc>
        <w:tc>
          <w:tcPr>
            <w:tcW w:w="2430" w:type="dxa"/>
          </w:tcPr>
          <w:p w14:paraId="52BC4736" w14:textId="77777777" w:rsidR="008B72E7" w:rsidRDefault="008B72E7">
            <w:pPr>
              <w:numPr>
                <w:ins w:id="267" w:author="Alex Edsall" w:date="2002-03-12T09:35:00Z"/>
              </w:numPr>
              <w:rPr>
                <w:ins w:id="268" w:author="Alex Edsall" w:date="2002-03-12T09:35:00Z"/>
                <w:rFonts w:ascii="Arial" w:hAnsi="Arial"/>
                <w:snapToGrid w:val="0"/>
                <w:color w:val="000000"/>
              </w:rPr>
            </w:pPr>
            <w:ins w:id="269" w:author="Alex Edsall" w:date="2002-03-12T09:35:00Z">
              <w:r>
                <w:rPr>
                  <w:rFonts w:ascii="Arial" w:hAnsi="Arial"/>
                  <w:snapToGrid w:val="0"/>
                  <w:color w:val="000000"/>
                </w:rPr>
                <w:t>It shall (3.3.2.17) support normal synchronization following power on or reset.</w:t>
              </w:r>
            </w:ins>
          </w:p>
        </w:tc>
        <w:tc>
          <w:tcPr>
            <w:tcW w:w="2430" w:type="dxa"/>
          </w:tcPr>
          <w:p w14:paraId="1C04D329" w14:textId="77777777" w:rsidR="008B72E7" w:rsidRDefault="008B72E7">
            <w:pPr>
              <w:numPr>
                <w:ins w:id="270" w:author="Alex Edsall" w:date="2002-03-12T09:35:00Z"/>
              </w:numPr>
              <w:rPr>
                <w:ins w:id="271" w:author="Alex Edsall" w:date="2002-03-12T09:35:00Z"/>
                <w:rFonts w:ascii="Arial" w:hAnsi="Arial"/>
                <w:snapToGrid w:val="0"/>
                <w:color w:val="000000"/>
              </w:rPr>
            </w:pPr>
            <w:ins w:id="272" w:author="Alex Edsall" w:date="2002-03-12T09:35:00Z">
              <w:r>
                <w:rPr>
                  <w:rFonts w:ascii="Arial" w:hAnsi="Arial"/>
                  <w:snapToGrid w:val="0"/>
                  <w:color w:val="000000"/>
                </w:rPr>
                <w:t>SRS194</w:t>
              </w:r>
            </w:ins>
          </w:p>
        </w:tc>
      </w:tr>
      <w:tr w:rsidR="008B72E7" w14:paraId="4890597B" w14:textId="77777777">
        <w:tblPrEx>
          <w:tblCellMar>
            <w:top w:w="0" w:type="dxa"/>
            <w:bottom w:w="0" w:type="dxa"/>
          </w:tblCellMar>
        </w:tblPrEx>
        <w:tc>
          <w:tcPr>
            <w:tcW w:w="2430" w:type="dxa"/>
          </w:tcPr>
          <w:p w14:paraId="3E513A9C" w14:textId="77777777" w:rsidR="008B72E7" w:rsidRDefault="008B72E7">
            <w:pPr>
              <w:rPr>
                <w:rFonts w:ascii="Arial" w:hAnsi="Arial"/>
                <w:snapToGrid w:val="0"/>
                <w:color w:val="000000"/>
              </w:rPr>
            </w:pPr>
            <w:r>
              <w:rPr>
                <w:rFonts w:ascii="Arial" w:hAnsi="Arial"/>
                <w:snapToGrid w:val="0"/>
                <w:color w:val="000000"/>
              </w:rPr>
              <w:t>3.3.2</w:t>
            </w:r>
          </w:p>
        </w:tc>
        <w:tc>
          <w:tcPr>
            <w:tcW w:w="2520" w:type="dxa"/>
          </w:tcPr>
          <w:p w14:paraId="4D423F53" w14:textId="77777777" w:rsidR="008B72E7" w:rsidRDefault="008B72E7">
            <w:pPr>
              <w:rPr>
                <w:rFonts w:ascii="Arial" w:hAnsi="Arial"/>
                <w:snapToGrid w:val="0"/>
                <w:color w:val="000000"/>
              </w:rPr>
            </w:pPr>
            <w:r>
              <w:rPr>
                <w:rFonts w:ascii="Arial" w:hAnsi="Arial"/>
                <w:snapToGrid w:val="0"/>
                <w:color w:val="000000"/>
              </w:rPr>
              <w:t>Start Up</w:t>
            </w:r>
          </w:p>
        </w:tc>
        <w:tc>
          <w:tcPr>
            <w:tcW w:w="2430" w:type="dxa"/>
          </w:tcPr>
          <w:p w14:paraId="0184346A" w14:textId="77777777" w:rsidR="008B72E7" w:rsidRDefault="008B72E7">
            <w:pPr>
              <w:rPr>
                <w:rFonts w:ascii="Arial" w:hAnsi="Arial"/>
                <w:snapToGrid w:val="0"/>
                <w:color w:val="000000"/>
              </w:rPr>
            </w:pPr>
            <w:r>
              <w:rPr>
                <w:rFonts w:ascii="Arial" w:hAnsi="Arial"/>
                <w:snapToGrid w:val="0"/>
                <w:color w:val="000000"/>
              </w:rPr>
              <w:t>Start Up shall (3.3.2.18) be able to synchronize all operational FCPs in the presence of this skew in the power on sequence.</w:t>
            </w:r>
          </w:p>
        </w:tc>
        <w:tc>
          <w:tcPr>
            <w:tcW w:w="2430" w:type="dxa"/>
          </w:tcPr>
          <w:p w14:paraId="47DB7124" w14:textId="77777777" w:rsidR="008B72E7" w:rsidRDefault="008B72E7">
            <w:pPr>
              <w:rPr>
                <w:rFonts w:ascii="Arial" w:hAnsi="Arial"/>
                <w:snapToGrid w:val="0"/>
                <w:color w:val="000000"/>
              </w:rPr>
            </w:pPr>
            <w:r>
              <w:rPr>
                <w:rFonts w:ascii="Arial" w:hAnsi="Arial"/>
                <w:snapToGrid w:val="0"/>
                <w:color w:val="000000"/>
              </w:rPr>
              <w:t>SRS008</w:t>
            </w:r>
          </w:p>
        </w:tc>
      </w:tr>
      <w:tr w:rsidR="008B72E7" w14:paraId="6DDAD715" w14:textId="77777777">
        <w:tblPrEx>
          <w:tblCellMar>
            <w:top w:w="0" w:type="dxa"/>
            <w:bottom w:w="0" w:type="dxa"/>
          </w:tblCellMar>
        </w:tblPrEx>
        <w:tc>
          <w:tcPr>
            <w:tcW w:w="2430" w:type="dxa"/>
          </w:tcPr>
          <w:p w14:paraId="64C59C19" w14:textId="77777777" w:rsidR="008B72E7" w:rsidRDefault="008B72E7">
            <w:pPr>
              <w:rPr>
                <w:rFonts w:ascii="Arial" w:hAnsi="Arial"/>
                <w:snapToGrid w:val="0"/>
                <w:color w:val="000000"/>
              </w:rPr>
            </w:pPr>
            <w:r>
              <w:rPr>
                <w:rFonts w:ascii="Arial" w:hAnsi="Arial"/>
                <w:snapToGrid w:val="0"/>
                <w:color w:val="000000"/>
              </w:rPr>
              <w:t>3.3.2</w:t>
            </w:r>
          </w:p>
        </w:tc>
        <w:tc>
          <w:tcPr>
            <w:tcW w:w="2520" w:type="dxa"/>
          </w:tcPr>
          <w:p w14:paraId="0C0251D0" w14:textId="77777777" w:rsidR="008B72E7" w:rsidRDefault="008B72E7">
            <w:pPr>
              <w:rPr>
                <w:rFonts w:ascii="Arial" w:hAnsi="Arial"/>
                <w:snapToGrid w:val="0"/>
                <w:color w:val="000000"/>
              </w:rPr>
            </w:pPr>
            <w:r>
              <w:rPr>
                <w:rFonts w:ascii="Arial" w:hAnsi="Arial"/>
                <w:snapToGrid w:val="0"/>
                <w:color w:val="000000"/>
              </w:rPr>
              <w:t>Start Up</w:t>
            </w:r>
          </w:p>
        </w:tc>
        <w:tc>
          <w:tcPr>
            <w:tcW w:w="2430" w:type="dxa"/>
          </w:tcPr>
          <w:p w14:paraId="50094D29" w14:textId="77777777" w:rsidR="008B72E7" w:rsidRDefault="008B72E7">
            <w:pPr>
              <w:rPr>
                <w:rFonts w:ascii="Arial" w:hAnsi="Arial"/>
                <w:snapToGrid w:val="0"/>
                <w:color w:val="000000"/>
              </w:rPr>
            </w:pPr>
            <w:r>
              <w:rPr>
                <w:rFonts w:ascii="Arial" w:hAnsi="Arial"/>
                <w:snapToGrid w:val="0"/>
                <w:color w:val="000000"/>
              </w:rPr>
              <w:t>Start Up shall (3.3.2.19) test to ensure that all four FCPs are synchronized.</w:t>
            </w:r>
          </w:p>
        </w:tc>
        <w:tc>
          <w:tcPr>
            <w:tcW w:w="2430" w:type="dxa"/>
          </w:tcPr>
          <w:p w14:paraId="0FE20B5E" w14:textId="77777777" w:rsidR="008B72E7" w:rsidRDefault="008B72E7">
            <w:pPr>
              <w:rPr>
                <w:rFonts w:ascii="Arial" w:hAnsi="Arial"/>
                <w:snapToGrid w:val="0"/>
                <w:color w:val="000000"/>
              </w:rPr>
            </w:pPr>
            <w:r>
              <w:rPr>
                <w:rFonts w:ascii="Arial" w:hAnsi="Arial"/>
                <w:snapToGrid w:val="0"/>
                <w:color w:val="000000"/>
              </w:rPr>
              <w:t>SRS008, SRS010</w:t>
            </w:r>
          </w:p>
        </w:tc>
      </w:tr>
      <w:tr w:rsidR="008B72E7" w14:paraId="3FA85C2B" w14:textId="77777777">
        <w:tblPrEx>
          <w:tblCellMar>
            <w:top w:w="0" w:type="dxa"/>
            <w:bottom w:w="0" w:type="dxa"/>
          </w:tblCellMar>
        </w:tblPrEx>
        <w:tc>
          <w:tcPr>
            <w:tcW w:w="2430" w:type="dxa"/>
          </w:tcPr>
          <w:p w14:paraId="7F7A3AD5" w14:textId="77777777" w:rsidR="008B72E7" w:rsidRDefault="008B72E7">
            <w:pPr>
              <w:rPr>
                <w:rFonts w:ascii="Arial" w:hAnsi="Arial"/>
                <w:snapToGrid w:val="0"/>
                <w:color w:val="000000"/>
              </w:rPr>
            </w:pPr>
            <w:r>
              <w:rPr>
                <w:rFonts w:ascii="Arial" w:hAnsi="Arial"/>
                <w:snapToGrid w:val="0"/>
                <w:color w:val="000000"/>
              </w:rPr>
              <w:t>3.3.2</w:t>
            </w:r>
          </w:p>
        </w:tc>
        <w:tc>
          <w:tcPr>
            <w:tcW w:w="2520" w:type="dxa"/>
          </w:tcPr>
          <w:p w14:paraId="0F30077A" w14:textId="77777777" w:rsidR="008B72E7" w:rsidRDefault="008B72E7">
            <w:pPr>
              <w:rPr>
                <w:rFonts w:ascii="Arial" w:hAnsi="Arial"/>
                <w:snapToGrid w:val="0"/>
                <w:color w:val="000000"/>
              </w:rPr>
            </w:pPr>
            <w:r>
              <w:rPr>
                <w:rFonts w:ascii="Arial" w:hAnsi="Arial"/>
                <w:snapToGrid w:val="0"/>
                <w:color w:val="000000"/>
              </w:rPr>
              <w:t>Start Up</w:t>
            </w:r>
          </w:p>
        </w:tc>
        <w:tc>
          <w:tcPr>
            <w:tcW w:w="2430" w:type="dxa"/>
          </w:tcPr>
          <w:p w14:paraId="409B7DCE" w14:textId="77777777" w:rsidR="008B72E7" w:rsidRDefault="008B72E7">
            <w:pPr>
              <w:rPr>
                <w:rFonts w:ascii="Arial" w:hAnsi="Arial"/>
                <w:snapToGrid w:val="0"/>
                <w:color w:val="000000"/>
              </w:rPr>
            </w:pPr>
            <w:r>
              <w:rPr>
                <w:rFonts w:ascii="Arial" w:hAnsi="Arial"/>
                <w:snapToGrid w:val="0"/>
                <w:color w:val="000000"/>
              </w:rPr>
              <w:t>Unsynchronized processors shall (3.3.2.20) be excluded from the FCP configuration.</w:t>
            </w:r>
          </w:p>
        </w:tc>
        <w:tc>
          <w:tcPr>
            <w:tcW w:w="2430" w:type="dxa"/>
          </w:tcPr>
          <w:p w14:paraId="2836214D" w14:textId="77777777" w:rsidR="008B72E7" w:rsidRDefault="008B72E7">
            <w:pPr>
              <w:rPr>
                <w:rFonts w:ascii="Arial" w:hAnsi="Arial"/>
                <w:snapToGrid w:val="0"/>
                <w:color w:val="000000"/>
              </w:rPr>
            </w:pPr>
            <w:r>
              <w:rPr>
                <w:rFonts w:ascii="Arial" w:hAnsi="Arial"/>
                <w:snapToGrid w:val="0"/>
                <w:color w:val="000000"/>
              </w:rPr>
              <w:t>SRS010, SRS296</w:t>
            </w:r>
          </w:p>
        </w:tc>
      </w:tr>
      <w:tr w:rsidR="008B72E7" w14:paraId="07F2215F" w14:textId="77777777">
        <w:tblPrEx>
          <w:tblCellMar>
            <w:top w:w="0" w:type="dxa"/>
            <w:bottom w:w="0" w:type="dxa"/>
          </w:tblCellMar>
        </w:tblPrEx>
        <w:tc>
          <w:tcPr>
            <w:tcW w:w="2430" w:type="dxa"/>
          </w:tcPr>
          <w:p w14:paraId="38E4A541" w14:textId="77777777" w:rsidR="008B72E7" w:rsidRDefault="008B72E7">
            <w:pPr>
              <w:rPr>
                <w:rFonts w:ascii="Arial" w:hAnsi="Arial"/>
                <w:snapToGrid w:val="0"/>
                <w:color w:val="000000"/>
              </w:rPr>
            </w:pPr>
            <w:r>
              <w:rPr>
                <w:rFonts w:ascii="Arial" w:hAnsi="Arial"/>
                <w:snapToGrid w:val="0"/>
                <w:color w:val="000000"/>
              </w:rPr>
              <w:t>3.3.2</w:t>
            </w:r>
          </w:p>
        </w:tc>
        <w:tc>
          <w:tcPr>
            <w:tcW w:w="2520" w:type="dxa"/>
          </w:tcPr>
          <w:p w14:paraId="36A47AF7" w14:textId="77777777" w:rsidR="008B72E7" w:rsidRDefault="008B72E7">
            <w:pPr>
              <w:rPr>
                <w:rFonts w:ascii="Arial" w:hAnsi="Arial"/>
                <w:snapToGrid w:val="0"/>
                <w:color w:val="000000"/>
              </w:rPr>
            </w:pPr>
            <w:r>
              <w:rPr>
                <w:rFonts w:ascii="Arial" w:hAnsi="Arial"/>
                <w:snapToGrid w:val="0"/>
                <w:color w:val="000000"/>
              </w:rPr>
              <w:t>Start Up</w:t>
            </w:r>
          </w:p>
        </w:tc>
        <w:tc>
          <w:tcPr>
            <w:tcW w:w="2430" w:type="dxa"/>
          </w:tcPr>
          <w:p w14:paraId="5F0E3317" w14:textId="77777777" w:rsidR="008B72E7" w:rsidRDefault="008B72E7">
            <w:pPr>
              <w:rPr>
                <w:rFonts w:ascii="Arial" w:hAnsi="Arial"/>
                <w:snapToGrid w:val="0"/>
                <w:color w:val="000000"/>
              </w:rPr>
            </w:pPr>
            <w:r>
              <w:rPr>
                <w:rFonts w:ascii="Arial" w:hAnsi="Arial"/>
                <w:snapToGrid w:val="0"/>
                <w:color w:val="000000"/>
              </w:rPr>
              <w:t>During start up the FCP watchdog timer shall (3.3.2.45) be active.</w:t>
            </w:r>
          </w:p>
        </w:tc>
        <w:tc>
          <w:tcPr>
            <w:tcW w:w="2430" w:type="dxa"/>
          </w:tcPr>
          <w:p w14:paraId="3ECADFA2" w14:textId="77777777" w:rsidR="008B72E7" w:rsidRDefault="008B72E7">
            <w:pPr>
              <w:rPr>
                <w:rFonts w:ascii="Arial" w:hAnsi="Arial"/>
                <w:snapToGrid w:val="0"/>
                <w:color w:val="000000"/>
              </w:rPr>
            </w:pPr>
            <w:r>
              <w:rPr>
                <w:rFonts w:ascii="Arial" w:hAnsi="Arial"/>
                <w:snapToGrid w:val="0"/>
                <w:color w:val="000000"/>
              </w:rPr>
              <w:t>SRS014, SRS292</w:t>
            </w:r>
          </w:p>
        </w:tc>
      </w:tr>
      <w:tr w:rsidR="008B72E7" w14:paraId="79A8E1C4" w14:textId="77777777">
        <w:tblPrEx>
          <w:tblCellMar>
            <w:top w:w="0" w:type="dxa"/>
            <w:bottom w:w="0" w:type="dxa"/>
          </w:tblCellMar>
        </w:tblPrEx>
        <w:tc>
          <w:tcPr>
            <w:tcW w:w="2430" w:type="dxa"/>
          </w:tcPr>
          <w:p w14:paraId="6EF6F2FB" w14:textId="77777777" w:rsidR="008B72E7" w:rsidRDefault="008B72E7">
            <w:pPr>
              <w:rPr>
                <w:rFonts w:ascii="Arial" w:hAnsi="Arial"/>
                <w:snapToGrid w:val="0"/>
                <w:color w:val="000000"/>
              </w:rPr>
            </w:pPr>
            <w:r>
              <w:rPr>
                <w:rFonts w:ascii="Arial" w:hAnsi="Arial"/>
                <w:snapToGrid w:val="0"/>
                <w:color w:val="000000"/>
              </w:rPr>
              <w:lastRenderedPageBreak/>
              <w:t>3.3.2</w:t>
            </w:r>
          </w:p>
        </w:tc>
        <w:tc>
          <w:tcPr>
            <w:tcW w:w="2520" w:type="dxa"/>
          </w:tcPr>
          <w:p w14:paraId="12D46D3D" w14:textId="77777777" w:rsidR="008B72E7" w:rsidRDefault="008B72E7">
            <w:pPr>
              <w:rPr>
                <w:rFonts w:ascii="Arial" w:hAnsi="Arial"/>
                <w:snapToGrid w:val="0"/>
                <w:color w:val="000000"/>
              </w:rPr>
            </w:pPr>
            <w:r>
              <w:rPr>
                <w:rFonts w:ascii="Arial" w:hAnsi="Arial"/>
                <w:snapToGrid w:val="0"/>
                <w:color w:val="000000"/>
              </w:rPr>
              <w:t>Start Up</w:t>
            </w:r>
          </w:p>
        </w:tc>
        <w:tc>
          <w:tcPr>
            <w:tcW w:w="2430" w:type="dxa"/>
          </w:tcPr>
          <w:p w14:paraId="7A6F7FC5" w14:textId="77777777" w:rsidR="008B72E7" w:rsidRDefault="008B72E7">
            <w:pPr>
              <w:rPr>
                <w:rFonts w:ascii="Arial" w:hAnsi="Arial"/>
                <w:snapToGrid w:val="0"/>
                <w:color w:val="000000"/>
              </w:rPr>
            </w:pPr>
            <w:r>
              <w:rPr>
                <w:rFonts w:ascii="Arial" w:hAnsi="Arial"/>
                <w:snapToGrid w:val="0"/>
                <w:color w:val="000000"/>
              </w:rPr>
              <w:t>System Initialization shall (3.3.2.21) initiate execution of FTSS and X-38 application code.</w:t>
            </w:r>
          </w:p>
        </w:tc>
        <w:tc>
          <w:tcPr>
            <w:tcW w:w="2430" w:type="dxa"/>
          </w:tcPr>
          <w:p w14:paraId="228594C4" w14:textId="77777777" w:rsidR="008B72E7" w:rsidRDefault="008B72E7">
            <w:pPr>
              <w:rPr>
                <w:rFonts w:ascii="Arial" w:hAnsi="Arial"/>
                <w:snapToGrid w:val="0"/>
                <w:color w:val="000000"/>
              </w:rPr>
            </w:pPr>
            <w:r>
              <w:rPr>
                <w:rFonts w:ascii="Arial" w:hAnsi="Arial"/>
                <w:snapToGrid w:val="0"/>
                <w:color w:val="000000"/>
              </w:rPr>
              <w:t>SRS199</w:t>
            </w:r>
          </w:p>
        </w:tc>
      </w:tr>
      <w:tr w:rsidR="008B72E7" w14:paraId="6FB52A3E" w14:textId="77777777">
        <w:tblPrEx>
          <w:tblCellMar>
            <w:top w:w="0" w:type="dxa"/>
            <w:bottom w:w="0" w:type="dxa"/>
          </w:tblCellMar>
        </w:tblPrEx>
        <w:tc>
          <w:tcPr>
            <w:tcW w:w="2430" w:type="dxa"/>
          </w:tcPr>
          <w:p w14:paraId="5EEA0FBE" w14:textId="77777777" w:rsidR="008B72E7" w:rsidRDefault="008B72E7">
            <w:pPr>
              <w:rPr>
                <w:rFonts w:ascii="Arial" w:hAnsi="Arial"/>
                <w:snapToGrid w:val="0"/>
                <w:color w:val="000000"/>
              </w:rPr>
            </w:pPr>
            <w:r>
              <w:rPr>
                <w:rFonts w:ascii="Arial" w:hAnsi="Arial"/>
                <w:snapToGrid w:val="0"/>
                <w:color w:val="000000"/>
              </w:rPr>
              <w:t>3.3.3</w:t>
            </w:r>
          </w:p>
        </w:tc>
        <w:tc>
          <w:tcPr>
            <w:tcW w:w="2520" w:type="dxa"/>
          </w:tcPr>
          <w:p w14:paraId="546AC94F" w14:textId="77777777" w:rsidR="008B72E7" w:rsidRDefault="008B72E7">
            <w:pPr>
              <w:rPr>
                <w:rFonts w:ascii="Arial" w:hAnsi="Arial"/>
                <w:snapToGrid w:val="0"/>
                <w:color w:val="000000"/>
              </w:rPr>
            </w:pPr>
            <w:r>
              <w:rPr>
                <w:rFonts w:ascii="Arial" w:hAnsi="Arial"/>
                <w:snapToGrid w:val="0"/>
                <w:color w:val="000000"/>
              </w:rPr>
              <w:t>Vehicle/Mission Manager</w:t>
            </w:r>
          </w:p>
        </w:tc>
        <w:tc>
          <w:tcPr>
            <w:tcW w:w="2430" w:type="dxa"/>
          </w:tcPr>
          <w:p w14:paraId="1FB9BB03" w14:textId="77777777" w:rsidR="008B72E7" w:rsidRDefault="008B72E7">
            <w:pPr>
              <w:rPr>
                <w:rFonts w:ascii="Arial" w:hAnsi="Arial"/>
                <w:snapToGrid w:val="0"/>
                <w:color w:val="000000"/>
              </w:rPr>
            </w:pPr>
            <w:r>
              <w:rPr>
                <w:rFonts w:ascii="Arial" w:hAnsi="Arial"/>
                <w:snapToGrid w:val="0"/>
                <w:color w:val="000000"/>
              </w:rPr>
              <w:t>The Mission Manager Template shall (3.3.3.1) provide a mechanism for (but not limited to) creating and controlling task execution, creating message queues and other interprocessor communication mechanisms, and provide on/off capability for processor resynchronization.</w:t>
            </w:r>
          </w:p>
        </w:tc>
        <w:tc>
          <w:tcPr>
            <w:tcW w:w="2430" w:type="dxa"/>
          </w:tcPr>
          <w:p w14:paraId="3348175D" w14:textId="77777777" w:rsidR="008B72E7" w:rsidRDefault="008B72E7">
            <w:pPr>
              <w:rPr>
                <w:rFonts w:ascii="Arial" w:hAnsi="Arial"/>
                <w:snapToGrid w:val="0"/>
                <w:color w:val="000000"/>
              </w:rPr>
            </w:pPr>
            <w:r>
              <w:rPr>
                <w:rFonts w:ascii="Arial" w:hAnsi="Arial"/>
                <w:snapToGrid w:val="0"/>
                <w:color w:val="000000"/>
              </w:rPr>
              <w:t>SRS215, SRS302</w:t>
            </w:r>
          </w:p>
        </w:tc>
      </w:tr>
      <w:tr w:rsidR="008B72E7" w14:paraId="0CF64752" w14:textId="77777777">
        <w:tblPrEx>
          <w:tblCellMar>
            <w:top w:w="0" w:type="dxa"/>
            <w:bottom w:w="0" w:type="dxa"/>
          </w:tblCellMar>
        </w:tblPrEx>
        <w:trPr>
          <w:del w:id="273" w:author="Alex Edsall" w:date="2002-03-12T09:35:00Z"/>
        </w:trPr>
        <w:tc>
          <w:tcPr>
            <w:tcW w:w="2430" w:type="dxa"/>
          </w:tcPr>
          <w:p w14:paraId="1422761A" w14:textId="77777777" w:rsidR="008B72E7" w:rsidRDefault="008B72E7">
            <w:pPr>
              <w:rPr>
                <w:del w:id="274" w:author="Alex Edsall" w:date="2002-03-12T09:35:00Z"/>
                <w:rFonts w:ascii="Arial" w:hAnsi="Arial"/>
                <w:snapToGrid w:val="0"/>
              </w:rPr>
            </w:pPr>
            <w:del w:id="275" w:author="Alex Edsall" w:date="2002-03-12T09:35:00Z">
              <w:r>
                <w:rPr>
                  <w:rFonts w:ascii="Arial" w:hAnsi="Arial"/>
                  <w:snapToGrid w:val="0"/>
                </w:rPr>
                <w:delText>3.3.4</w:delText>
              </w:r>
            </w:del>
          </w:p>
        </w:tc>
        <w:tc>
          <w:tcPr>
            <w:tcW w:w="2520" w:type="dxa"/>
          </w:tcPr>
          <w:p w14:paraId="09197461" w14:textId="77777777" w:rsidR="008B72E7" w:rsidRDefault="008B72E7">
            <w:pPr>
              <w:rPr>
                <w:del w:id="276" w:author="Alex Edsall" w:date="2002-03-12T09:35:00Z"/>
                <w:rFonts w:ascii="Arial" w:hAnsi="Arial"/>
                <w:snapToGrid w:val="0"/>
              </w:rPr>
            </w:pPr>
            <w:del w:id="277" w:author="Alex Edsall" w:date="2002-03-12T09:35:00Z">
              <w:r>
                <w:rPr>
                  <w:rFonts w:ascii="Arial" w:hAnsi="Arial"/>
                  <w:snapToGrid w:val="0"/>
                </w:rPr>
                <w:delText>Scheduler</w:delText>
              </w:r>
            </w:del>
          </w:p>
        </w:tc>
        <w:tc>
          <w:tcPr>
            <w:tcW w:w="2430" w:type="dxa"/>
          </w:tcPr>
          <w:p w14:paraId="309251CE" w14:textId="77777777" w:rsidR="008B72E7" w:rsidRDefault="008B72E7">
            <w:pPr>
              <w:rPr>
                <w:del w:id="278" w:author="Alex Edsall" w:date="2002-03-12T09:35:00Z"/>
                <w:rFonts w:ascii="Arial" w:hAnsi="Arial"/>
                <w:snapToGrid w:val="0"/>
              </w:rPr>
            </w:pPr>
            <w:del w:id="279" w:author="Alex Edsall" w:date="2002-03-12T09:35:00Z">
              <w:r>
                <w:rPr>
                  <w:rFonts w:ascii="Arial" w:hAnsi="Arial"/>
                  <w:snapToGrid w:val="0"/>
                </w:rPr>
                <w:delText>The Scheduler shall (3.3.4.1) support three rate groups:</w:delText>
              </w:r>
            </w:del>
          </w:p>
        </w:tc>
        <w:tc>
          <w:tcPr>
            <w:tcW w:w="2430" w:type="dxa"/>
          </w:tcPr>
          <w:p w14:paraId="785917E3" w14:textId="77777777" w:rsidR="008B72E7" w:rsidRDefault="008B72E7">
            <w:pPr>
              <w:rPr>
                <w:del w:id="280" w:author="Alex Edsall" w:date="2002-03-12T09:35:00Z"/>
                <w:rFonts w:ascii="Arial" w:hAnsi="Arial"/>
                <w:snapToGrid w:val="0"/>
              </w:rPr>
            </w:pPr>
            <w:del w:id="281" w:author="Alex Edsall" w:date="2002-03-12T09:35:00Z">
              <w:r>
                <w:rPr>
                  <w:rFonts w:ascii="Arial" w:hAnsi="Arial"/>
                  <w:snapToGrid w:val="0"/>
                </w:rPr>
                <w:delText>SRS197, SRS195, SRS035</w:delText>
              </w:r>
            </w:del>
          </w:p>
        </w:tc>
      </w:tr>
      <w:tr w:rsidR="008B72E7" w14:paraId="531B29B8" w14:textId="77777777">
        <w:tblPrEx>
          <w:tblCellMar>
            <w:top w:w="0" w:type="dxa"/>
            <w:bottom w:w="0" w:type="dxa"/>
          </w:tblCellMar>
        </w:tblPrEx>
        <w:trPr>
          <w:ins w:id="282" w:author="Alex Edsall" w:date="2002-03-12T09:35:00Z"/>
        </w:trPr>
        <w:tc>
          <w:tcPr>
            <w:tcW w:w="2430" w:type="dxa"/>
          </w:tcPr>
          <w:p w14:paraId="5F1ABED3" w14:textId="77777777" w:rsidR="008B72E7" w:rsidRDefault="008B72E7">
            <w:pPr>
              <w:numPr>
                <w:ins w:id="283" w:author="Alex Edsall" w:date="2002-03-12T09:35:00Z"/>
              </w:numPr>
              <w:rPr>
                <w:ins w:id="284" w:author="Alex Edsall" w:date="2002-03-12T09:35:00Z"/>
                <w:rFonts w:ascii="Arial" w:hAnsi="Arial"/>
                <w:snapToGrid w:val="0"/>
                <w:color w:val="000000"/>
              </w:rPr>
            </w:pPr>
            <w:ins w:id="285" w:author="Alex Edsall" w:date="2002-03-12T09:35:00Z">
              <w:r>
                <w:rPr>
                  <w:rFonts w:ascii="Arial" w:hAnsi="Arial"/>
                  <w:snapToGrid w:val="0"/>
                  <w:color w:val="000000"/>
                </w:rPr>
                <w:t>3.3.4</w:t>
              </w:r>
            </w:ins>
          </w:p>
        </w:tc>
        <w:tc>
          <w:tcPr>
            <w:tcW w:w="2520" w:type="dxa"/>
          </w:tcPr>
          <w:p w14:paraId="20177AAC" w14:textId="77777777" w:rsidR="008B72E7" w:rsidRDefault="008B72E7">
            <w:pPr>
              <w:numPr>
                <w:ins w:id="286" w:author="Alex Edsall" w:date="2002-03-12T09:35:00Z"/>
              </w:numPr>
              <w:rPr>
                <w:ins w:id="287" w:author="Alex Edsall" w:date="2002-03-12T09:35:00Z"/>
                <w:rFonts w:ascii="Arial" w:hAnsi="Arial"/>
                <w:snapToGrid w:val="0"/>
                <w:color w:val="000000"/>
              </w:rPr>
            </w:pPr>
            <w:ins w:id="288" w:author="Alex Edsall" w:date="2002-03-12T09:35:00Z">
              <w:r>
                <w:rPr>
                  <w:rFonts w:ascii="Arial" w:hAnsi="Arial"/>
                  <w:snapToGrid w:val="0"/>
                  <w:color w:val="000000"/>
                </w:rPr>
                <w:t>Scheduler</w:t>
              </w:r>
            </w:ins>
          </w:p>
        </w:tc>
        <w:tc>
          <w:tcPr>
            <w:tcW w:w="2430" w:type="dxa"/>
          </w:tcPr>
          <w:p w14:paraId="3FC9E00B" w14:textId="77777777" w:rsidR="008B72E7" w:rsidRDefault="008B72E7">
            <w:pPr>
              <w:numPr>
                <w:ins w:id="289" w:author="Alex Edsall" w:date="2002-03-12T09:35:00Z"/>
              </w:numPr>
              <w:rPr>
                <w:ins w:id="290" w:author="Alex Edsall" w:date="2002-03-12T09:35:00Z"/>
                <w:rFonts w:ascii="Arial" w:hAnsi="Arial"/>
                <w:snapToGrid w:val="0"/>
                <w:color w:val="000000"/>
              </w:rPr>
            </w:pPr>
            <w:ins w:id="291" w:author="Alex Edsall" w:date="2002-03-12T09:35:00Z">
              <w:r>
                <w:rPr>
                  <w:rFonts w:ascii="Arial" w:hAnsi="Arial"/>
                  <w:snapToGrid w:val="0"/>
                  <w:color w:val="000000"/>
                </w:rPr>
                <w:t>The Scheduler shall (3.3.4.1) support three rate groups: 50 Hz (minor frame), 10 Hz (medium frame), and 1 Hz (major frame).</w:t>
              </w:r>
            </w:ins>
          </w:p>
        </w:tc>
        <w:tc>
          <w:tcPr>
            <w:tcW w:w="2430" w:type="dxa"/>
          </w:tcPr>
          <w:p w14:paraId="3EA4CB61" w14:textId="77777777" w:rsidR="008B72E7" w:rsidRDefault="008B72E7">
            <w:pPr>
              <w:numPr>
                <w:ins w:id="292" w:author="Alex Edsall" w:date="2002-03-12T09:35:00Z"/>
              </w:numPr>
              <w:rPr>
                <w:ins w:id="293" w:author="Alex Edsall" w:date="2002-03-12T09:35:00Z"/>
                <w:rFonts w:ascii="Arial" w:hAnsi="Arial"/>
                <w:snapToGrid w:val="0"/>
                <w:color w:val="000000"/>
              </w:rPr>
            </w:pPr>
            <w:ins w:id="294" w:author="Alex Edsall" w:date="2002-03-12T09:35:00Z">
              <w:r>
                <w:rPr>
                  <w:rFonts w:ascii="Arial" w:hAnsi="Arial"/>
                  <w:snapToGrid w:val="0"/>
                  <w:color w:val="000000"/>
                </w:rPr>
                <w:t>SRS197, SRS195, SRS035</w:t>
              </w:r>
            </w:ins>
          </w:p>
        </w:tc>
      </w:tr>
      <w:tr w:rsidR="008B72E7" w14:paraId="50D7DA0D" w14:textId="77777777">
        <w:tblPrEx>
          <w:tblCellMar>
            <w:top w:w="0" w:type="dxa"/>
            <w:bottom w:w="0" w:type="dxa"/>
          </w:tblCellMar>
        </w:tblPrEx>
        <w:tc>
          <w:tcPr>
            <w:tcW w:w="2430" w:type="dxa"/>
          </w:tcPr>
          <w:p w14:paraId="541C5DBF" w14:textId="77777777" w:rsidR="008B72E7" w:rsidRDefault="008B72E7">
            <w:pPr>
              <w:rPr>
                <w:rFonts w:ascii="Arial" w:hAnsi="Arial"/>
                <w:snapToGrid w:val="0"/>
                <w:color w:val="000000"/>
              </w:rPr>
            </w:pPr>
            <w:r>
              <w:rPr>
                <w:rFonts w:ascii="Arial" w:hAnsi="Arial"/>
                <w:snapToGrid w:val="0"/>
                <w:color w:val="000000"/>
              </w:rPr>
              <w:t>3.3.4</w:t>
            </w:r>
          </w:p>
        </w:tc>
        <w:tc>
          <w:tcPr>
            <w:tcW w:w="2520" w:type="dxa"/>
          </w:tcPr>
          <w:p w14:paraId="5F45436C" w14:textId="77777777" w:rsidR="008B72E7" w:rsidRDefault="008B72E7">
            <w:pPr>
              <w:rPr>
                <w:rFonts w:ascii="Arial" w:hAnsi="Arial"/>
                <w:snapToGrid w:val="0"/>
                <w:color w:val="000000"/>
              </w:rPr>
            </w:pPr>
            <w:r>
              <w:rPr>
                <w:rFonts w:ascii="Arial" w:hAnsi="Arial"/>
                <w:snapToGrid w:val="0"/>
                <w:color w:val="000000"/>
              </w:rPr>
              <w:t>Scheduler</w:t>
            </w:r>
          </w:p>
        </w:tc>
        <w:tc>
          <w:tcPr>
            <w:tcW w:w="2430" w:type="dxa"/>
          </w:tcPr>
          <w:p w14:paraId="7F387AAB" w14:textId="77777777" w:rsidR="008B72E7" w:rsidRDefault="008B72E7">
            <w:pPr>
              <w:rPr>
                <w:rFonts w:ascii="Arial" w:hAnsi="Arial"/>
                <w:snapToGrid w:val="0"/>
                <w:color w:val="000000"/>
              </w:rPr>
            </w:pPr>
            <w:r>
              <w:rPr>
                <w:rFonts w:ascii="Arial" w:hAnsi="Arial"/>
                <w:snapToGrid w:val="0"/>
                <w:color w:val="000000"/>
              </w:rPr>
              <w:t>The FTSS software shall (3.3.4.18) take at most 1 msec of a 50 Hz minor frame.</w:t>
            </w:r>
          </w:p>
        </w:tc>
        <w:tc>
          <w:tcPr>
            <w:tcW w:w="2430" w:type="dxa"/>
          </w:tcPr>
          <w:p w14:paraId="34C6FCAA" w14:textId="77777777" w:rsidR="008B72E7" w:rsidRDefault="008B72E7">
            <w:pPr>
              <w:rPr>
                <w:rFonts w:ascii="Arial" w:hAnsi="Arial"/>
                <w:snapToGrid w:val="0"/>
                <w:color w:val="000000"/>
              </w:rPr>
            </w:pPr>
            <w:r>
              <w:rPr>
                <w:rFonts w:ascii="Arial" w:hAnsi="Arial"/>
                <w:snapToGrid w:val="0"/>
                <w:color w:val="000000"/>
              </w:rPr>
              <w:t>SRS024, SRS034</w:t>
            </w:r>
          </w:p>
        </w:tc>
      </w:tr>
      <w:tr w:rsidR="008B72E7" w14:paraId="22D8FA93" w14:textId="77777777">
        <w:tblPrEx>
          <w:tblCellMar>
            <w:top w:w="0" w:type="dxa"/>
            <w:bottom w:w="0" w:type="dxa"/>
          </w:tblCellMar>
        </w:tblPrEx>
        <w:tc>
          <w:tcPr>
            <w:tcW w:w="2430" w:type="dxa"/>
          </w:tcPr>
          <w:p w14:paraId="03D50BD4" w14:textId="77777777" w:rsidR="008B72E7" w:rsidRDefault="008B72E7">
            <w:pPr>
              <w:rPr>
                <w:rFonts w:ascii="Arial" w:hAnsi="Arial"/>
                <w:snapToGrid w:val="0"/>
                <w:color w:val="000000"/>
              </w:rPr>
            </w:pPr>
            <w:r>
              <w:rPr>
                <w:rFonts w:ascii="Arial" w:hAnsi="Arial"/>
                <w:snapToGrid w:val="0"/>
                <w:color w:val="000000"/>
              </w:rPr>
              <w:t>3.3.4</w:t>
            </w:r>
          </w:p>
        </w:tc>
        <w:tc>
          <w:tcPr>
            <w:tcW w:w="2520" w:type="dxa"/>
          </w:tcPr>
          <w:p w14:paraId="1F337519" w14:textId="77777777" w:rsidR="008B72E7" w:rsidRDefault="008B72E7">
            <w:pPr>
              <w:rPr>
                <w:rFonts w:ascii="Arial" w:hAnsi="Arial"/>
                <w:snapToGrid w:val="0"/>
                <w:color w:val="000000"/>
              </w:rPr>
            </w:pPr>
            <w:r>
              <w:rPr>
                <w:rFonts w:ascii="Arial" w:hAnsi="Arial"/>
                <w:snapToGrid w:val="0"/>
                <w:color w:val="000000"/>
              </w:rPr>
              <w:t>Scheduler</w:t>
            </w:r>
          </w:p>
        </w:tc>
        <w:tc>
          <w:tcPr>
            <w:tcW w:w="2430" w:type="dxa"/>
          </w:tcPr>
          <w:p w14:paraId="141FF296" w14:textId="77777777" w:rsidR="008B72E7" w:rsidRDefault="008B72E7">
            <w:pPr>
              <w:rPr>
                <w:rFonts w:ascii="Arial" w:hAnsi="Arial"/>
                <w:snapToGrid w:val="0"/>
                <w:color w:val="000000"/>
              </w:rPr>
            </w:pPr>
            <w:r>
              <w:rPr>
                <w:rFonts w:ascii="Arial" w:hAnsi="Arial"/>
                <w:snapToGrid w:val="0"/>
                <w:color w:val="000000"/>
              </w:rPr>
              <w:t>The Scheduler shall (3.3.4.3) set the timer to a count down value so as to cause the next minor frame interrupt at 20 msec (+/- 330 usecs) from the previous interrupt congruently in all operational FCPs.</w:t>
            </w:r>
          </w:p>
        </w:tc>
        <w:tc>
          <w:tcPr>
            <w:tcW w:w="2430" w:type="dxa"/>
          </w:tcPr>
          <w:p w14:paraId="28AA284E" w14:textId="77777777" w:rsidR="008B72E7" w:rsidRDefault="008B72E7">
            <w:pPr>
              <w:rPr>
                <w:rFonts w:ascii="Arial" w:hAnsi="Arial"/>
                <w:snapToGrid w:val="0"/>
                <w:color w:val="000000"/>
              </w:rPr>
            </w:pPr>
            <w:r>
              <w:rPr>
                <w:rFonts w:ascii="Arial" w:hAnsi="Arial"/>
                <w:snapToGrid w:val="0"/>
                <w:color w:val="000000"/>
              </w:rPr>
              <w:t>SRS035, SRS181</w:t>
            </w:r>
          </w:p>
        </w:tc>
      </w:tr>
      <w:tr w:rsidR="008B72E7" w14:paraId="3B6C8123" w14:textId="77777777">
        <w:tblPrEx>
          <w:tblCellMar>
            <w:top w:w="0" w:type="dxa"/>
            <w:bottom w:w="0" w:type="dxa"/>
          </w:tblCellMar>
        </w:tblPrEx>
        <w:tc>
          <w:tcPr>
            <w:tcW w:w="2430" w:type="dxa"/>
          </w:tcPr>
          <w:p w14:paraId="7911A2C1" w14:textId="77777777" w:rsidR="008B72E7" w:rsidRDefault="008B72E7">
            <w:pPr>
              <w:rPr>
                <w:rFonts w:ascii="Arial" w:hAnsi="Arial"/>
                <w:snapToGrid w:val="0"/>
                <w:color w:val="000000"/>
              </w:rPr>
            </w:pPr>
            <w:r>
              <w:rPr>
                <w:rFonts w:ascii="Arial" w:hAnsi="Arial"/>
                <w:snapToGrid w:val="0"/>
                <w:color w:val="000000"/>
              </w:rPr>
              <w:t>3.3.4</w:t>
            </w:r>
          </w:p>
        </w:tc>
        <w:tc>
          <w:tcPr>
            <w:tcW w:w="2520" w:type="dxa"/>
          </w:tcPr>
          <w:p w14:paraId="349DBFA6" w14:textId="77777777" w:rsidR="008B72E7" w:rsidRDefault="008B72E7">
            <w:pPr>
              <w:rPr>
                <w:rFonts w:ascii="Arial" w:hAnsi="Arial"/>
                <w:snapToGrid w:val="0"/>
                <w:color w:val="000000"/>
              </w:rPr>
            </w:pPr>
            <w:r>
              <w:rPr>
                <w:rFonts w:ascii="Arial" w:hAnsi="Arial"/>
                <w:snapToGrid w:val="0"/>
                <w:color w:val="000000"/>
              </w:rPr>
              <w:t>Scheduler</w:t>
            </w:r>
          </w:p>
        </w:tc>
        <w:tc>
          <w:tcPr>
            <w:tcW w:w="2430" w:type="dxa"/>
          </w:tcPr>
          <w:p w14:paraId="22CE0E9C" w14:textId="77777777" w:rsidR="008B72E7" w:rsidRDefault="008B72E7">
            <w:pPr>
              <w:rPr>
                <w:rFonts w:ascii="Arial" w:hAnsi="Arial"/>
                <w:snapToGrid w:val="0"/>
                <w:color w:val="000000"/>
              </w:rPr>
            </w:pPr>
            <w:r>
              <w:rPr>
                <w:rFonts w:ascii="Arial" w:hAnsi="Arial"/>
                <w:snapToGrid w:val="0"/>
                <w:color w:val="000000"/>
              </w:rPr>
              <w:t>The FTSS software shall (3.3.4.19) provide an API call which provides the application program the minor frame number.</w:t>
            </w:r>
          </w:p>
        </w:tc>
        <w:tc>
          <w:tcPr>
            <w:tcW w:w="2430" w:type="dxa"/>
          </w:tcPr>
          <w:p w14:paraId="56133F34" w14:textId="77777777" w:rsidR="008B72E7" w:rsidRDefault="008B72E7">
            <w:pPr>
              <w:rPr>
                <w:rFonts w:ascii="Arial" w:hAnsi="Arial"/>
                <w:snapToGrid w:val="0"/>
                <w:color w:val="000000"/>
              </w:rPr>
            </w:pPr>
            <w:r>
              <w:rPr>
                <w:rFonts w:ascii="Arial" w:hAnsi="Arial"/>
                <w:snapToGrid w:val="0"/>
                <w:color w:val="000000"/>
              </w:rPr>
              <w:t>SRS278</w:t>
            </w:r>
          </w:p>
        </w:tc>
      </w:tr>
      <w:tr w:rsidR="008B72E7" w14:paraId="6D75F15B" w14:textId="77777777">
        <w:tblPrEx>
          <w:tblCellMar>
            <w:top w:w="0" w:type="dxa"/>
            <w:bottom w:w="0" w:type="dxa"/>
          </w:tblCellMar>
        </w:tblPrEx>
        <w:tc>
          <w:tcPr>
            <w:tcW w:w="2430" w:type="dxa"/>
          </w:tcPr>
          <w:p w14:paraId="4CA2EDFC" w14:textId="77777777" w:rsidR="008B72E7" w:rsidRDefault="008B72E7">
            <w:pPr>
              <w:rPr>
                <w:rFonts w:ascii="Arial" w:hAnsi="Arial"/>
                <w:snapToGrid w:val="0"/>
                <w:color w:val="000000"/>
              </w:rPr>
            </w:pPr>
            <w:r>
              <w:rPr>
                <w:rFonts w:ascii="Arial" w:hAnsi="Arial"/>
                <w:snapToGrid w:val="0"/>
                <w:color w:val="000000"/>
              </w:rPr>
              <w:t>3.3.4</w:t>
            </w:r>
          </w:p>
        </w:tc>
        <w:tc>
          <w:tcPr>
            <w:tcW w:w="2520" w:type="dxa"/>
          </w:tcPr>
          <w:p w14:paraId="2190C752" w14:textId="77777777" w:rsidR="008B72E7" w:rsidRDefault="008B72E7">
            <w:pPr>
              <w:rPr>
                <w:rFonts w:ascii="Arial" w:hAnsi="Arial"/>
                <w:snapToGrid w:val="0"/>
                <w:color w:val="000000"/>
              </w:rPr>
            </w:pPr>
            <w:r>
              <w:rPr>
                <w:rFonts w:ascii="Arial" w:hAnsi="Arial"/>
                <w:snapToGrid w:val="0"/>
                <w:color w:val="000000"/>
              </w:rPr>
              <w:t>Scheduler</w:t>
            </w:r>
          </w:p>
        </w:tc>
        <w:tc>
          <w:tcPr>
            <w:tcW w:w="2430" w:type="dxa"/>
          </w:tcPr>
          <w:p w14:paraId="4A3B6869" w14:textId="77777777" w:rsidR="008B72E7" w:rsidRDefault="008B72E7">
            <w:pPr>
              <w:rPr>
                <w:rFonts w:ascii="Arial" w:hAnsi="Arial"/>
                <w:snapToGrid w:val="0"/>
                <w:color w:val="000000"/>
              </w:rPr>
            </w:pPr>
            <w:r>
              <w:rPr>
                <w:rFonts w:ascii="Arial" w:hAnsi="Arial"/>
                <w:snapToGrid w:val="0"/>
                <w:color w:val="000000"/>
              </w:rPr>
              <w:t xml:space="preserve">Process scheduling shall (3.3.4.4) only be </w:t>
            </w:r>
            <w:r>
              <w:rPr>
                <w:rFonts w:ascii="Arial" w:hAnsi="Arial"/>
                <w:snapToGrid w:val="0"/>
                <w:color w:val="000000"/>
              </w:rPr>
              <w:lastRenderedPageBreak/>
              <w:t>performed at certain controlled locations (synchronization points).</w:t>
            </w:r>
          </w:p>
        </w:tc>
        <w:tc>
          <w:tcPr>
            <w:tcW w:w="2430" w:type="dxa"/>
          </w:tcPr>
          <w:p w14:paraId="642152E4" w14:textId="77777777" w:rsidR="008B72E7" w:rsidRDefault="008B72E7">
            <w:pPr>
              <w:rPr>
                <w:rFonts w:ascii="Arial" w:hAnsi="Arial"/>
                <w:snapToGrid w:val="0"/>
                <w:color w:val="000000"/>
              </w:rPr>
            </w:pPr>
            <w:r>
              <w:rPr>
                <w:rFonts w:ascii="Arial" w:hAnsi="Arial"/>
                <w:snapToGrid w:val="0"/>
                <w:color w:val="000000"/>
              </w:rPr>
              <w:lastRenderedPageBreak/>
              <w:t>SRS022</w:t>
            </w:r>
          </w:p>
        </w:tc>
      </w:tr>
      <w:tr w:rsidR="008B72E7" w14:paraId="0EAB2F34" w14:textId="77777777">
        <w:tblPrEx>
          <w:tblCellMar>
            <w:top w:w="0" w:type="dxa"/>
            <w:bottom w:w="0" w:type="dxa"/>
          </w:tblCellMar>
        </w:tblPrEx>
        <w:tc>
          <w:tcPr>
            <w:tcW w:w="2430" w:type="dxa"/>
          </w:tcPr>
          <w:p w14:paraId="60B92BEA" w14:textId="77777777" w:rsidR="008B72E7" w:rsidRDefault="008B72E7">
            <w:pPr>
              <w:rPr>
                <w:rFonts w:ascii="Arial" w:hAnsi="Arial"/>
                <w:snapToGrid w:val="0"/>
                <w:color w:val="000000"/>
              </w:rPr>
            </w:pPr>
            <w:r>
              <w:rPr>
                <w:rFonts w:ascii="Arial" w:hAnsi="Arial"/>
                <w:snapToGrid w:val="0"/>
                <w:color w:val="000000"/>
              </w:rPr>
              <w:t>3.3.4</w:t>
            </w:r>
          </w:p>
        </w:tc>
        <w:tc>
          <w:tcPr>
            <w:tcW w:w="2520" w:type="dxa"/>
          </w:tcPr>
          <w:p w14:paraId="3AD69397" w14:textId="77777777" w:rsidR="008B72E7" w:rsidRDefault="008B72E7">
            <w:pPr>
              <w:rPr>
                <w:rFonts w:ascii="Arial" w:hAnsi="Arial"/>
                <w:snapToGrid w:val="0"/>
                <w:color w:val="000000"/>
              </w:rPr>
            </w:pPr>
            <w:r>
              <w:rPr>
                <w:rFonts w:ascii="Arial" w:hAnsi="Arial"/>
                <w:snapToGrid w:val="0"/>
                <w:color w:val="000000"/>
              </w:rPr>
              <w:t>Scheduler</w:t>
            </w:r>
          </w:p>
        </w:tc>
        <w:tc>
          <w:tcPr>
            <w:tcW w:w="2430" w:type="dxa"/>
          </w:tcPr>
          <w:p w14:paraId="54E8CAB1" w14:textId="77777777" w:rsidR="008B72E7" w:rsidRDefault="008B72E7">
            <w:pPr>
              <w:rPr>
                <w:rFonts w:ascii="Arial" w:hAnsi="Arial"/>
                <w:snapToGrid w:val="0"/>
                <w:color w:val="000000"/>
              </w:rPr>
            </w:pPr>
            <w:r>
              <w:rPr>
                <w:rFonts w:ascii="Arial" w:hAnsi="Arial"/>
                <w:snapToGrid w:val="0"/>
                <w:color w:val="000000"/>
              </w:rPr>
              <w:t>The Scheduler shall (3.3.4.5) place processing time bounds on all rate groups to ensure that no rate group monopolizes the FCC's processor.</w:t>
            </w:r>
          </w:p>
        </w:tc>
        <w:tc>
          <w:tcPr>
            <w:tcW w:w="2430" w:type="dxa"/>
          </w:tcPr>
          <w:p w14:paraId="01B4C30B" w14:textId="77777777" w:rsidR="008B72E7" w:rsidRDefault="008B72E7">
            <w:pPr>
              <w:rPr>
                <w:rFonts w:ascii="Arial" w:hAnsi="Arial"/>
                <w:snapToGrid w:val="0"/>
                <w:color w:val="000000"/>
              </w:rPr>
            </w:pPr>
            <w:r>
              <w:rPr>
                <w:rFonts w:ascii="Arial" w:hAnsi="Arial"/>
                <w:snapToGrid w:val="0"/>
                <w:color w:val="000000"/>
              </w:rPr>
              <w:t>SRS028</w:t>
            </w:r>
          </w:p>
        </w:tc>
      </w:tr>
      <w:tr w:rsidR="008B72E7" w14:paraId="7A686DDC" w14:textId="77777777">
        <w:tblPrEx>
          <w:tblCellMar>
            <w:top w:w="0" w:type="dxa"/>
            <w:bottom w:w="0" w:type="dxa"/>
          </w:tblCellMar>
        </w:tblPrEx>
        <w:tc>
          <w:tcPr>
            <w:tcW w:w="2430" w:type="dxa"/>
          </w:tcPr>
          <w:p w14:paraId="583E85D4" w14:textId="77777777" w:rsidR="008B72E7" w:rsidRDefault="008B72E7">
            <w:pPr>
              <w:rPr>
                <w:rFonts w:ascii="Arial" w:hAnsi="Arial"/>
                <w:snapToGrid w:val="0"/>
                <w:color w:val="000000"/>
              </w:rPr>
            </w:pPr>
            <w:r>
              <w:rPr>
                <w:rFonts w:ascii="Arial" w:hAnsi="Arial"/>
                <w:snapToGrid w:val="0"/>
                <w:color w:val="000000"/>
              </w:rPr>
              <w:t>3.3.4</w:t>
            </w:r>
          </w:p>
        </w:tc>
        <w:tc>
          <w:tcPr>
            <w:tcW w:w="2520" w:type="dxa"/>
          </w:tcPr>
          <w:p w14:paraId="71A0FFBD" w14:textId="77777777" w:rsidR="008B72E7" w:rsidRDefault="008B72E7">
            <w:pPr>
              <w:rPr>
                <w:rFonts w:ascii="Arial" w:hAnsi="Arial"/>
                <w:snapToGrid w:val="0"/>
                <w:color w:val="000000"/>
              </w:rPr>
            </w:pPr>
            <w:r>
              <w:rPr>
                <w:rFonts w:ascii="Arial" w:hAnsi="Arial"/>
                <w:snapToGrid w:val="0"/>
                <w:color w:val="000000"/>
              </w:rPr>
              <w:t>Scheduler</w:t>
            </w:r>
          </w:p>
        </w:tc>
        <w:tc>
          <w:tcPr>
            <w:tcW w:w="2430" w:type="dxa"/>
          </w:tcPr>
          <w:p w14:paraId="487FDAD0" w14:textId="77777777" w:rsidR="008B72E7" w:rsidRDefault="008B72E7">
            <w:pPr>
              <w:rPr>
                <w:rFonts w:ascii="Arial" w:hAnsi="Arial"/>
                <w:snapToGrid w:val="0"/>
                <w:color w:val="000000"/>
              </w:rPr>
            </w:pPr>
            <w:r>
              <w:rPr>
                <w:rFonts w:ascii="Arial" w:hAnsi="Arial"/>
                <w:snapToGrid w:val="0"/>
                <w:color w:val="000000"/>
              </w:rPr>
              <w:t>It shall (3.3.4.6) be possible to reassign a task to a different rate group as a function of the mission mode.</w:t>
            </w:r>
          </w:p>
        </w:tc>
        <w:tc>
          <w:tcPr>
            <w:tcW w:w="2430" w:type="dxa"/>
          </w:tcPr>
          <w:p w14:paraId="6BFA3FA4" w14:textId="77777777" w:rsidR="008B72E7" w:rsidRDefault="008B72E7">
            <w:pPr>
              <w:rPr>
                <w:rFonts w:ascii="Arial" w:hAnsi="Arial"/>
                <w:snapToGrid w:val="0"/>
                <w:color w:val="000000"/>
              </w:rPr>
            </w:pPr>
            <w:r>
              <w:rPr>
                <w:rFonts w:ascii="Arial" w:hAnsi="Arial"/>
                <w:snapToGrid w:val="0"/>
                <w:color w:val="000000"/>
              </w:rPr>
              <w:t>SRS017, SRS018, SRS195, SRS196, SRS197, SRS198</w:t>
            </w:r>
          </w:p>
        </w:tc>
      </w:tr>
      <w:tr w:rsidR="008B72E7" w14:paraId="4700027F" w14:textId="77777777">
        <w:tblPrEx>
          <w:tblCellMar>
            <w:top w:w="0" w:type="dxa"/>
            <w:bottom w:w="0" w:type="dxa"/>
          </w:tblCellMar>
        </w:tblPrEx>
        <w:tc>
          <w:tcPr>
            <w:tcW w:w="2430" w:type="dxa"/>
          </w:tcPr>
          <w:p w14:paraId="134B97B9" w14:textId="77777777" w:rsidR="008B72E7" w:rsidRDefault="008B72E7">
            <w:pPr>
              <w:rPr>
                <w:rFonts w:ascii="Arial" w:hAnsi="Arial"/>
                <w:snapToGrid w:val="0"/>
                <w:color w:val="000000"/>
              </w:rPr>
            </w:pPr>
            <w:r>
              <w:rPr>
                <w:rFonts w:ascii="Arial" w:hAnsi="Arial"/>
                <w:snapToGrid w:val="0"/>
                <w:color w:val="000000"/>
              </w:rPr>
              <w:t>3.3.4</w:t>
            </w:r>
          </w:p>
        </w:tc>
        <w:tc>
          <w:tcPr>
            <w:tcW w:w="2520" w:type="dxa"/>
          </w:tcPr>
          <w:p w14:paraId="56083EFD" w14:textId="77777777" w:rsidR="008B72E7" w:rsidRDefault="008B72E7">
            <w:pPr>
              <w:rPr>
                <w:rFonts w:ascii="Arial" w:hAnsi="Arial"/>
                <w:snapToGrid w:val="0"/>
                <w:color w:val="000000"/>
              </w:rPr>
            </w:pPr>
            <w:r>
              <w:rPr>
                <w:rFonts w:ascii="Arial" w:hAnsi="Arial"/>
                <w:snapToGrid w:val="0"/>
                <w:color w:val="000000"/>
              </w:rPr>
              <w:t>Scheduler</w:t>
            </w:r>
          </w:p>
        </w:tc>
        <w:tc>
          <w:tcPr>
            <w:tcW w:w="2430" w:type="dxa"/>
          </w:tcPr>
          <w:p w14:paraId="15656540" w14:textId="77777777" w:rsidR="008B72E7" w:rsidRDefault="008B72E7">
            <w:pPr>
              <w:rPr>
                <w:rFonts w:ascii="Arial" w:hAnsi="Arial"/>
                <w:snapToGrid w:val="0"/>
                <w:color w:val="000000"/>
              </w:rPr>
            </w:pPr>
            <w:r>
              <w:rPr>
                <w:rFonts w:ascii="Arial" w:hAnsi="Arial"/>
                <w:snapToGrid w:val="0"/>
                <w:color w:val="000000"/>
              </w:rPr>
              <w:t>Tasks within a rate group shall (3.3.4.7) be executed in the order in which the mission manager registers the tasks.</w:t>
            </w:r>
          </w:p>
        </w:tc>
        <w:tc>
          <w:tcPr>
            <w:tcW w:w="2430" w:type="dxa"/>
          </w:tcPr>
          <w:p w14:paraId="6DEA0CF5" w14:textId="77777777" w:rsidR="008B72E7" w:rsidRDefault="008B72E7">
            <w:pPr>
              <w:rPr>
                <w:rFonts w:ascii="Arial" w:hAnsi="Arial"/>
                <w:snapToGrid w:val="0"/>
                <w:color w:val="000000"/>
              </w:rPr>
            </w:pPr>
            <w:r>
              <w:rPr>
                <w:rFonts w:ascii="Arial" w:hAnsi="Arial"/>
                <w:snapToGrid w:val="0"/>
                <w:color w:val="000000"/>
              </w:rPr>
              <w:t>SRS022, SRS039, SRS037, SRS198</w:t>
            </w:r>
          </w:p>
        </w:tc>
      </w:tr>
      <w:tr w:rsidR="008B72E7" w14:paraId="187D40CF" w14:textId="77777777">
        <w:tblPrEx>
          <w:tblCellMar>
            <w:top w:w="0" w:type="dxa"/>
            <w:bottom w:w="0" w:type="dxa"/>
          </w:tblCellMar>
        </w:tblPrEx>
        <w:tc>
          <w:tcPr>
            <w:tcW w:w="2430" w:type="dxa"/>
          </w:tcPr>
          <w:p w14:paraId="666CA6C3" w14:textId="77777777" w:rsidR="008B72E7" w:rsidRDefault="008B72E7">
            <w:pPr>
              <w:rPr>
                <w:rFonts w:ascii="Arial" w:hAnsi="Arial"/>
                <w:snapToGrid w:val="0"/>
                <w:color w:val="000000"/>
              </w:rPr>
            </w:pPr>
            <w:r>
              <w:rPr>
                <w:rFonts w:ascii="Arial" w:hAnsi="Arial"/>
                <w:snapToGrid w:val="0"/>
                <w:color w:val="000000"/>
              </w:rPr>
              <w:t>3.3.4</w:t>
            </w:r>
          </w:p>
        </w:tc>
        <w:tc>
          <w:tcPr>
            <w:tcW w:w="2520" w:type="dxa"/>
          </w:tcPr>
          <w:p w14:paraId="714684DE" w14:textId="77777777" w:rsidR="008B72E7" w:rsidRDefault="008B72E7">
            <w:pPr>
              <w:rPr>
                <w:rFonts w:ascii="Arial" w:hAnsi="Arial"/>
                <w:snapToGrid w:val="0"/>
                <w:color w:val="000000"/>
              </w:rPr>
            </w:pPr>
            <w:r>
              <w:rPr>
                <w:rFonts w:ascii="Arial" w:hAnsi="Arial"/>
                <w:snapToGrid w:val="0"/>
                <w:color w:val="000000"/>
              </w:rPr>
              <w:t>Scheduler</w:t>
            </w:r>
          </w:p>
        </w:tc>
        <w:tc>
          <w:tcPr>
            <w:tcW w:w="2430" w:type="dxa"/>
          </w:tcPr>
          <w:p w14:paraId="3964266B" w14:textId="77777777" w:rsidR="008B72E7" w:rsidRDefault="008B72E7">
            <w:pPr>
              <w:rPr>
                <w:rFonts w:ascii="Arial" w:hAnsi="Arial"/>
                <w:snapToGrid w:val="0"/>
                <w:color w:val="000000"/>
              </w:rPr>
            </w:pPr>
            <w:r>
              <w:rPr>
                <w:rFonts w:ascii="Arial" w:hAnsi="Arial"/>
                <w:snapToGrid w:val="0"/>
                <w:color w:val="000000"/>
              </w:rPr>
              <w:t>It shall (3.3.4.8) be possible to alter the execution sequence of tasks within a rate group as a function of mission mode.</w:t>
            </w:r>
          </w:p>
        </w:tc>
        <w:tc>
          <w:tcPr>
            <w:tcW w:w="2430" w:type="dxa"/>
          </w:tcPr>
          <w:p w14:paraId="5222B4C1" w14:textId="77777777" w:rsidR="008B72E7" w:rsidRDefault="008B72E7">
            <w:pPr>
              <w:rPr>
                <w:rFonts w:ascii="Arial" w:hAnsi="Arial"/>
                <w:snapToGrid w:val="0"/>
                <w:color w:val="000000"/>
              </w:rPr>
            </w:pPr>
            <w:r>
              <w:rPr>
                <w:rFonts w:ascii="Arial" w:hAnsi="Arial"/>
                <w:snapToGrid w:val="0"/>
                <w:color w:val="000000"/>
              </w:rPr>
              <w:t>SRS002, SRS017, SRS196, SRS018, SRS019, SRS020, SRS021, SRS197, SRS195, SRS198</w:t>
            </w:r>
          </w:p>
        </w:tc>
      </w:tr>
      <w:tr w:rsidR="008B72E7" w14:paraId="2DBB923B" w14:textId="77777777">
        <w:tblPrEx>
          <w:tblCellMar>
            <w:top w:w="0" w:type="dxa"/>
            <w:bottom w:w="0" w:type="dxa"/>
          </w:tblCellMar>
        </w:tblPrEx>
        <w:tc>
          <w:tcPr>
            <w:tcW w:w="2430" w:type="dxa"/>
          </w:tcPr>
          <w:p w14:paraId="182BFFDF" w14:textId="77777777" w:rsidR="008B72E7" w:rsidRDefault="008B72E7">
            <w:pPr>
              <w:rPr>
                <w:rFonts w:ascii="Arial" w:hAnsi="Arial"/>
                <w:snapToGrid w:val="0"/>
                <w:color w:val="000000"/>
              </w:rPr>
            </w:pPr>
            <w:r>
              <w:rPr>
                <w:rFonts w:ascii="Arial" w:hAnsi="Arial"/>
                <w:snapToGrid w:val="0"/>
                <w:color w:val="000000"/>
              </w:rPr>
              <w:t>3.3.4</w:t>
            </w:r>
          </w:p>
        </w:tc>
        <w:tc>
          <w:tcPr>
            <w:tcW w:w="2520" w:type="dxa"/>
          </w:tcPr>
          <w:p w14:paraId="6B03CA1A" w14:textId="77777777" w:rsidR="008B72E7" w:rsidRDefault="008B72E7">
            <w:pPr>
              <w:rPr>
                <w:rFonts w:ascii="Arial" w:hAnsi="Arial"/>
                <w:snapToGrid w:val="0"/>
                <w:color w:val="000000"/>
              </w:rPr>
            </w:pPr>
            <w:r>
              <w:rPr>
                <w:rFonts w:ascii="Arial" w:hAnsi="Arial"/>
                <w:snapToGrid w:val="0"/>
                <w:color w:val="000000"/>
              </w:rPr>
              <w:t>Scheduler</w:t>
            </w:r>
          </w:p>
        </w:tc>
        <w:tc>
          <w:tcPr>
            <w:tcW w:w="2430" w:type="dxa"/>
          </w:tcPr>
          <w:p w14:paraId="0B6D3B37" w14:textId="77777777" w:rsidR="008B72E7" w:rsidRDefault="008B72E7">
            <w:pPr>
              <w:rPr>
                <w:rFonts w:ascii="Arial" w:hAnsi="Arial"/>
                <w:snapToGrid w:val="0"/>
                <w:color w:val="000000"/>
              </w:rPr>
            </w:pPr>
            <w:r>
              <w:rPr>
                <w:rFonts w:ascii="Arial" w:hAnsi="Arial"/>
                <w:snapToGrid w:val="0"/>
                <w:color w:val="000000"/>
              </w:rPr>
              <w:t>Higher iteration tasks shall (3.3.4.9) have higher priority over lower iteration tasks.</w:t>
            </w:r>
          </w:p>
        </w:tc>
        <w:tc>
          <w:tcPr>
            <w:tcW w:w="2430" w:type="dxa"/>
          </w:tcPr>
          <w:p w14:paraId="78855284" w14:textId="77777777" w:rsidR="008B72E7" w:rsidRDefault="008B72E7">
            <w:pPr>
              <w:rPr>
                <w:rFonts w:ascii="Arial" w:hAnsi="Arial"/>
                <w:snapToGrid w:val="0"/>
                <w:color w:val="000000"/>
              </w:rPr>
            </w:pPr>
            <w:r>
              <w:rPr>
                <w:rFonts w:ascii="Arial" w:hAnsi="Arial"/>
                <w:snapToGrid w:val="0"/>
                <w:color w:val="000000"/>
              </w:rPr>
              <w:t>SRS027</w:t>
            </w:r>
          </w:p>
        </w:tc>
      </w:tr>
      <w:tr w:rsidR="008B72E7" w14:paraId="3AF0C6D0" w14:textId="77777777">
        <w:tblPrEx>
          <w:tblCellMar>
            <w:top w:w="0" w:type="dxa"/>
            <w:bottom w:w="0" w:type="dxa"/>
          </w:tblCellMar>
        </w:tblPrEx>
        <w:tc>
          <w:tcPr>
            <w:tcW w:w="2430" w:type="dxa"/>
          </w:tcPr>
          <w:p w14:paraId="0FE5BA14" w14:textId="77777777" w:rsidR="008B72E7" w:rsidRDefault="008B72E7">
            <w:pPr>
              <w:rPr>
                <w:rFonts w:ascii="Arial" w:hAnsi="Arial"/>
                <w:snapToGrid w:val="0"/>
                <w:color w:val="000000"/>
              </w:rPr>
            </w:pPr>
            <w:r>
              <w:rPr>
                <w:rFonts w:ascii="Arial" w:hAnsi="Arial"/>
                <w:snapToGrid w:val="0"/>
                <w:color w:val="000000"/>
              </w:rPr>
              <w:t>3.3.4</w:t>
            </w:r>
          </w:p>
        </w:tc>
        <w:tc>
          <w:tcPr>
            <w:tcW w:w="2520" w:type="dxa"/>
          </w:tcPr>
          <w:p w14:paraId="7B20402B" w14:textId="77777777" w:rsidR="008B72E7" w:rsidRDefault="008B72E7">
            <w:pPr>
              <w:rPr>
                <w:rFonts w:ascii="Arial" w:hAnsi="Arial"/>
                <w:snapToGrid w:val="0"/>
                <w:color w:val="000000"/>
              </w:rPr>
            </w:pPr>
            <w:r>
              <w:rPr>
                <w:rFonts w:ascii="Arial" w:hAnsi="Arial"/>
                <w:snapToGrid w:val="0"/>
                <w:color w:val="000000"/>
              </w:rPr>
              <w:t>Scheduler</w:t>
            </w:r>
          </w:p>
        </w:tc>
        <w:tc>
          <w:tcPr>
            <w:tcW w:w="2430" w:type="dxa"/>
          </w:tcPr>
          <w:p w14:paraId="1F4AA696" w14:textId="77777777" w:rsidR="008B72E7" w:rsidRDefault="008B72E7">
            <w:pPr>
              <w:rPr>
                <w:rFonts w:ascii="Arial" w:hAnsi="Arial"/>
                <w:snapToGrid w:val="0"/>
                <w:color w:val="000000"/>
              </w:rPr>
            </w:pPr>
            <w:r>
              <w:rPr>
                <w:rFonts w:ascii="Arial" w:hAnsi="Arial"/>
                <w:snapToGrid w:val="0"/>
                <w:color w:val="000000"/>
              </w:rPr>
              <w:t>The Scheduler shall (3.3.4.12) detect 50 Hz, 10 Hz, and 1 Hz frame overruns at the next frame following the end of their respective rate boundaries.</w:t>
            </w:r>
          </w:p>
        </w:tc>
        <w:tc>
          <w:tcPr>
            <w:tcW w:w="2430" w:type="dxa"/>
          </w:tcPr>
          <w:p w14:paraId="0DE590CD" w14:textId="77777777" w:rsidR="008B72E7" w:rsidRDefault="008B72E7">
            <w:pPr>
              <w:rPr>
                <w:rFonts w:ascii="Arial" w:hAnsi="Arial"/>
                <w:snapToGrid w:val="0"/>
                <w:color w:val="000000"/>
              </w:rPr>
            </w:pPr>
            <w:r>
              <w:rPr>
                <w:rFonts w:ascii="Arial" w:hAnsi="Arial"/>
                <w:snapToGrid w:val="0"/>
                <w:color w:val="000000"/>
              </w:rPr>
              <w:t>SRS028</w:t>
            </w:r>
          </w:p>
        </w:tc>
      </w:tr>
      <w:tr w:rsidR="008B72E7" w14:paraId="2C564E68" w14:textId="77777777">
        <w:tblPrEx>
          <w:tblCellMar>
            <w:top w:w="0" w:type="dxa"/>
            <w:bottom w:w="0" w:type="dxa"/>
          </w:tblCellMar>
        </w:tblPrEx>
        <w:tc>
          <w:tcPr>
            <w:tcW w:w="2430" w:type="dxa"/>
          </w:tcPr>
          <w:p w14:paraId="4207F832" w14:textId="77777777" w:rsidR="008B72E7" w:rsidRDefault="008B72E7">
            <w:pPr>
              <w:rPr>
                <w:rFonts w:ascii="Arial" w:hAnsi="Arial"/>
                <w:snapToGrid w:val="0"/>
                <w:color w:val="000000"/>
              </w:rPr>
            </w:pPr>
            <w:r>
              <w:rPr>
                <w:rFonts w:ascii="Arial" w:hAnsi="Arial"/>
                <w:snapToGrid w:val="0"/>
                <w:color w:val="000000"/>
              </w:rPr>
              <w:t>3.3.4</w:t>
            </w:r>
          </w:p>
        </w:tc>
        <w:tc>
          <w:tcPr>
            <w:tcW w:w="2520" w:type="dxa"/>
          </w:tcPr>
          <w:p w14:paraId="46C97FD0" w14:textId="77777777" w:rsidR="008B72E7" w:rsidRDefault="008B72E7">
            <w:pPr>
              <w:rPr>
                <w:rFonts w:ascii="Arial" w:hAnsi="Arial"/>
                <w:snapToGrid w:val="0"/>
                <w:color w:val="000000"/>
              </w:rPr>
            </w:pPr>
            <w:r>
              <w:rPr>
                <w:rFonts w:ascii="Arial" w:hAnsi="Arial"/>
                <w:snapToGrid w:val="0"/>
                <w:color w:val="000000"/>
              </w:rPr>
              <w:t>Scheduler</w:t>
            </w:r>
          </w:p>
        </w:tc>
        <w:tc>
          <w:tcPr>
            <w:tcW w:w="2430" w:type="dxa"/>
          </w:tcPr>
          <w:p w14:paraId="3B392CBF" w14:textId="77777777" w:rsidR="008B72E7" w:rsidRDefault="008B72E7">
            <w:pPr>
              <w:rPr>
                <w:rFonts w:ascii="Arial" w:hAnsi="Arial"/>
                <w:snapToGrid w:val="0"/>
                <w:color w:val="000000"/>
              </w:rPr>
            </w:pPr>
            <w:r>
              <w:rPr>
                <w:rFonts w:ascii="Arial" w:hAnsi="Arial"/>
                <w:snapToGrid w:val="0"/>
                <w:color w:val="000000"/>
              </w:rPr>
              <w:t>The Scheduler shall (3.3.4.13) attempt recovery from a frame overrun according to the following policy:</w:t>
            </w:r>
          </w:p>
        </w:tc>
        <w:tc>
          <w:tcPr>
            <w:tcW w:w="2430" w:type="dxa"/>
          </w:tcPr>
          <w:p w14:paraId="1B768197" w14:textId="77777777" w:rsidR="008B72E7" w:rsidRDefault="008B72E7">
            <w:pPr>
              <w:rPr>
                <w:rFonts w:ascii="Arial" w:hAnsi="Arial"/>
                <w:snapToGrid w:val="0"/>
                <w:color w:val="000000"/>
              </w:rPr>
            </w:pPr>
            <w:r>
              <w:rPr>
                <w:rFonts w:ascii="Arial" w:hAnsi="Arial"/>
                <w:snapToGrid w:val="0"/>
                <w:color w:val="000000"/>
              </w:rPr>
              <w:t>SRS030</w:t>
            </w:r>
          </w:p>
        </w:tc>
      </w:tr>
      <w:tr w:rsidR="008B72E7" w14:paraId="0D257466" w14:textId="77777777">
        <w:tblPrEx>
          <w:tblCellMar>
            <w:top w:w="0" w:type="dxa"/>
            <w:bottom w:w="0" w:type="dxa"/>
          </w:tblCellMar>
        </w:tblPrEx>
        <w:tc>
          <w:tcPr>
            <w:tcW w:w="2430" w:type="dxa"/>
          </w:tcPr>
          <w:p w14:paraId="060AA960" w14:textId="77777777" w:rsidR="008B72E7" w:rsidRDefault="008B72E7">
            <w:pPr>
              <w:rPr>
                <w:rFonts w:ascii="Arial" w:hAnsi="Arial"/>
                <w:snapToGrid w:val="0"/>
                <w:color w:val="000000"/>
              </w:rPr>
            </w:pPr>
            <w:r>
              <w:rPr>
                <w:rFonts w:ascii="Arial" w:hAnsi="Arial"/>
                <w:snapToGrid w:val="0"/>
                <w:color w:val="000000"/>
              </w:rPr>
              <w:t>3.3.4</w:t>
            </w:r>
          </w:p>
        </w:tc>
        <w:tc>
          <w:tcPr>
            <w:tcW w:w="2520" w:type="dxa"/>
          </w:tcPr>
          <w:p w14:paraId="62108730" w14:textId="77777777" w:rsidR="008B72E7" w:rsidRDefault="008B72E7">
            <w:pPr>
              <w:rPr>
                <w:rFonts w:ascii="Arial" w:hAnsi="Arial"/>
                <w:snapToGrid w:val="0"/>
                <w:color w:val="000000"/>
              </w:rPr>
            </w:pPr>
            <w:r>
              <w:rPr>
                <w:rFonts w:ascii="Arial" w:hAnsi="Arial"/>
                <w:snapToGrid w:val="0"/>
                <w:color w:val="000000"/>
              </w:rPr>
              <w:t>Scheduler</w:t>
            </w:r>
          </w:p>
        </w:tc>
        <w:tc>
          <w:tcPr>
            <w:tcW w:w="2430" w:type="dxa"/>
          </w:tcPr>
          <w:p w14:paraId="2F1F28EF" w14:textId="77777777" w:rsidR="008B72E7" w:rsidRDefault="008B72E7">
            <w:pPr>
              <w:rPr>
                <w:rFonts w:ascii="Arial" w:hAnsi="Arial"/>
                <w:snapToGrid w:val="0"/>
                <w:color w:val="000000"/>
              </w:rPr>
            </w:pPr>
            <w:r>
              <w:rPr>
                <w:rFonts w:ascii="Arial" w:hAnsi="Arial"/>
                <w:snapToGrid w:val="0"/>
                <w:color w:val="000000"/>
              </w:rPr>
              <w:t xml:space="preserve">if the scheduler determines that a task </w:t>
            </w:r>
            <w:r>
              <w:rPr>
                <w:rFonts w:ascii="Arial" w:hAnsi="Arial"/>
                <w:snapToGrid w:val="0"/>
                <w:color w:val="000000"/>
              </w:rPr>
              <w:lastRenderedPageBreak/>
              <w:t>did not finish within its specified rate boundary, the scheduler shall (3.3.4.14) signal that a task overrun occurred.</w:t>
            </w:r>
          </w:p>
        </w:tc>
        <w:tc>
          <w:tcPr>
            <w:tcW w:w="2430" w:type="dxa"/>
          </w:tcPr>
          <w:p w14:paraId="59723343" w14:textId="77777777" w:rsidR="008B72E7" w:rsidRDefault="008B72E7">
            <w:pPr>
              <w:rPr>
                <w:rFonts w:ascii="Arial" w:hAnsi="Arial"/>
                <w:snapToGrid w:val="0"/>
                <w:color w:val="000000"/>
              </w:rPr>
            </w:pPr>
            <w:r>
              <w:rPr>
                <w:rFonts w:ascii="Arial" w:hAnsi="Arial"/>
                <w:snapToGrid w:val="0"/>
                <w:color w:val="000000"/>
              </w:rPr>
              <w:lastRenderedPageBreak/>
              <w:t>SRS030</w:t>
            </w:r>
          </w:p>
        </w:tc>
      </w:tr>
      <w:tr w:rsidR="008B72E7" w14:paraId="541C1C15" w14:textId="77777777">
        <w:tblPrEx>
          <w:tblCellMar>
            <w:top w:w="0" w:type="dxa"/>
            <w:bottom w:w="0" w:type="dxa"/>
          </w:tblCellMar>
        </w:tblPrEx>
        <w:tc>
          <w:tcPr>
            <w:tcW w:w="2430" w:type="dxa"/>
          </w:tcPr>
          <w:p w14:paraId="70EF2579" w14:textId="77777777" w:rsidR="008B72E7" w:rsidRDefault="008B72E7">
            <w:pPr>
              <w:rPr>
                <w:rFonts w:ascii="Arial" w:hAnsi="Arial"/>
                <w:snapToGrid w:val="0"/>
                <w:color w:val="000000"/>
              </w:rPr>
            </w:pPr>
            <w:r>
              <w:rPr>
                <w:rFonts w:ascii="Arial" w:hAnsi="Arial"/>
                <w:snapToGrid w:val="0"/>
                <w:color w:val="000000"/>
              </w:rPr>
              <w:t>3.3.4</w:t>
            </w:r>
          </w:p>
        </w:tc>
        <w:tc>
          <w:tcPr>
            <w:tcW w:w="2520" w:type="dxa"/>
          </w:tcPr>
          <w:p w14:paraId="217D8A8B" w14:textId="77777777" w:rsidR="008B72E7" w:rsidRDefault="008B72E7">
            <w:pPr>
              <w:rPr>
                <w:rFonts w:ascii="Arial" w:hAnsi="Arial"/>
                <w:snapToGrid w:val="0"/>
                <w:color w:val="000000"/>
              </w:rPr>
            </w:pPr>
            <w:r>
              <w:rPr>
                <w:rFonts w:ascii="Arial" w:hAnsi="Arial"/>
                <w:snapToGrid w:val="0"/>
                <w:color w:val="000000"/>
              </w:rPr>
              <w:t>Scheduler</w:t>
            </w:r>
          </w:p>
        </w:tc>
        <w:tc>
          <w:tcPr>
            <w:tcW w:w="2430" w:type="dxa"/>
          </w:tcPr>
          <w:p w14:paraId="6838CC70" w14:textId="77777777" w:rsidR="008B72E7" w:rsidRDefault="008B72E7">
            <w:pPr>
              <w:rPr>
                <w:rFonts w:ascii="Arial" w:hAnsi="Arial"/>
                <w:snapToGrid w:val="0"/>
                <w:color w:val="000000"/>
              </w:rPr>
            </w:pPr>
            <w:r>
              <w:rPr>
                <w:rFonts w:ascii="Arial" w:hAnsi="Arial"/>
                <w:snapToGrid w:val="0"/>
                <w:color w:val="000000"/>
              </w:rPr>
              <w:t>When the task restart begins, the FTSS shall (3.3.4.15) provide a mechanism to signal the task to execute its startup recovery actions, including updating the I-Load data and pre-stored last good data state.</w:t>
            </w:r>
          </w:p>
        </w:tc>
        <w:tc>
          <w:tcPr>
            <w:tcW w:w="2430" w:type="dxa"/>
          </w:tcPr>
          <w:p w14:paraId="6607CBA3" w14:textId="77777777" w:rsidR="008B72E7" w:rsidRDefault="008B72E7">
            <w:pPr>
              <w:rPr>
                <w:rFonts w:ascii="Arial" w:hAnsi="Arial"/>
                <w:snapToGrid w:val="0"/>
                <w:color w:val="000000"/>
              </w:rPr>
            </w:pPr>
            <w:r>
              <w:rPr>
                <w:rFonts w:ascii="Arial" w:hAnsi="Arial"/>
                <w:snapToGrid w:val="0"/>
                <w:color w:val="000000"/>
              </w:rPr>
              <w:t>SRS030</w:t>
            </w:r>
          </w:p>
        </w:tc>
      </w:tr>
      <w:tr w:rsidR="008B72E7" w14:paraId="20B4AE76" w14:textId="77777777">
        <w:tblPrEx>
          <w:tblCellMar>
            <w:top w:w="0" w:type="dxa"/>
            <w:bottom w:w="0" w:type="dxa"/>
          </w:tblCellMar>
        </w:tblPrEx>
        <w:tc>
          <w:tcPr>
            <w:tcW w:w="2430" w:type="dxa"/>
          </w:tcPr>
          <w:p w14:paraId="556E32BC" w14:textId="77777777" w:rsidR="008B72E7" w:rsidRDefault="008B72E7">
            <w:pPr>
              <w:rPr>
                <w:rFonts w:ascii="Arial" w:hAnsi="Arial"/>
                <w:snapToGrid w:val="0"/>
                <w:color w:val="000000"/>
              </w:rPr>
            </w:pPr>
            <w:r>
              <w:rPr>
                <w:rFonts w:ascii="Arial" w:hAnsi="Arial"/>
                <w:snapToGrid w:val="0"/>
                <w:color w:val="000000"/>
              </w:rPr>
              <w:t>3.3.4</w:t>
            </w:r>
          </w:p>
        </w:tc>
        <w:tc>
          <w:tcPr>
            <w:tcW w:w="2520" w:type="dxa"/>
          </w:tcPr>
          <w:p w14:paraId="7F9D3FB8" w14:textId="77777777" w:rsidR="008B72E7" w:rsidRDefault="008B72E7">
            <w:pPr>
              <w:rPr>
                <w:rFonts w:ascii="Arial" w:hAnsi="Arial"/>
                <w:snapToGrid w:val="0"/>
                <w:color w:val="000000"/>
              </w:rPr>
            </w:pPr>
            <w:r>
              <w:rPr>
                <w:rFonts w:ascii="Arial" w:hAnsi="Arial"/>
                <w:snapToGrid w:val="0"/>
                <w:color w:val="000000"/>
              </w:rPr>
              <w:t>Scheduler</w:t>
            </w:r>
          </w:p>
        </w:tc>
        <w:tc>
          <w:tcPr>
            <w:tcW w:w="2430" w:type="dxa"/>
          </w:tcPr>
          <w:p w14:paraId="4EA2657D" w14:textId="77777777" w:rsidR="008B72E7" w:rsidRDefault="008B72E7">
            <w:pPr>
              <w:rPr>
                <w:rFonts w:ascii="Arial" w:hAnsi="Arial"/>
                <w:snapToGrid w:val="0"/>
                <w:color w:val="000000"/>
              </w:rPr>
            </w:pPr>
            <w:r>
              <w:rPr>
                <w:rFonts w:ascii="Arial" w:hAnsi="Arial"/>
                <w:snapToGrid w:val="0"/>
                <w:color w:val="000000"/>
              </w:rPr>
              <w:t>Following a task overrun, the scheduler shall (3.3.4.17) provide an application programmer's interface call which specifies which task was running within the rate group which has overrun.</w:t>
            </w:r>
          </w:p>
        </w:tc>
        <w:tc>
          <w:tcPr>
            <w:tcW w:w="2430" w:type="dxa"/>
          </w:tcPr>
          <w:p w14:paraId="471C389D" w14:textId="77777777" w:rsidR="008B72E7" w:rsidRDefault="008B72E7">
            <w:pPr>
              <w:rPr>
                <w:rFonts w:ascii="Arial" w:hAnsi="Arial"/>
                <w:snapToGrid w:val="0"/>
                <w:color w:val="000000"/>
              </w:rPr>
            </w:pPr>
            <w:r>
              <w:rPr>
                <w:rFonts w:ascii="Arial" w:hAnsi="Arial"/>
                <w:snapToGrid w:val="0"/>
                <w:color w:val="000000"/>
              </w:rPr>
              <w:t>SRS216</w:t>
            </w:r>
          </w:p>
        </w:tc>
      </w:tr>
      <w:tr w:rsidR="008B72E7" w14:paraId="15294863" w14:textId="77777777">
        <w:tblPrEx>
          <w:tblCellMar>
            <w:top w:w="0" w:type="dxa"/>
            <w:bottom w:w="0" w:type="dxa"/>
          </w:tblCellMar>
        </w:tblPrEx>
        <w:tc>
          <w:tcPr>
            <w:tcW w:w="2430" w:type="dxa"/>
          </w:tcPr>
          <w:p w14:paraId="4E95AD06" w14:textId="77777777" w:rsidR="008B72E7" w:rsidRDefault="008B72E7">
            <w:pPr>
              <w:rPr>
                <w:rFonts w:ascii="Arial" w:hAnsi="Arial"/>
                <w:snapToGrid w:val="0"/>
                <w:color w:val="000000"/>
              </w:rPr>
            </w:pPr>
            <w:r>
              <w:rPr>
                <w:rFonts w:ascii="Arial" w:hAnsi="Arial"/>
                <w:snapToGrid w:val="0"/>
                <w:color w:val="000000"/>
              </w:rPr>
              <w:t>3.3.4</w:t>
            </w:r>
          </w:p>
        </w:tc>
        <w:tc>
          <w:tcPr>
            <w:tcW w:w="2520" w:type="dxa"/>
          </w:tcPr>
          <w:p w14:paraId="5F1B95F2" w14:textId="77777777" w:rsidR="008B72E7" w:rsidRDefault="008B72E7">
            <w:pPr>
              <w:rPr>
                <w:rFonts w:ascii="Arial" w:hAnsi="Arial"/>
                <w:snapToGrid w:val="0"/>
                <w:color w:val="000000"/>
              </w:rPr>
            </w:pPr>
            <w:r>
              <w:rPr>
                <w:rFonts w:ascii="Arial" w:hAnsi="Arial"/>
                <w:snapToGrid w:val="0"/>
                <w:color w:val="000000"/>
              </w:rPr>
              <w:t>Scheduler</w:t>
            </w:r>
          </w:p>
        </w:tc>
        <w:tc>
          <w:tcPr>
            <w:tcW w:w="2430" w:type="dxa"/>
          </w:tcPr>
          <w:p w14:paraId="40544BCA" w14:textId="77777777" w:rsidR="008B72E7" w:rsidRDefault="008B72E7">
            <w:pPr>
              <w:rPr>
                <w:rFonts w:ascii="Arial" w:hAnsi="Arial"/>
                <w:snapToGrid w:val="0"/>
                <w:color w:val="000000"/>
              </w:rPr>
            </w:pPr>
            <w:r>
              <w:rPr>
                <w:rFonts w:ascii="Arial" w:hAnsi="Arial"/>
                <w:snapToGrid w:val="0"/>
                <w:color w:val="000000"/>
              </w:rPr>
              <w:t>The FTSS software shall (3.3.4.20) provide a task deadline capability which allows an application to specify which minor frame that an application should start in and finish in.</w:t>
            </w:r>
          </w:p>
        </w:tc>
        <w:tc>
          <w:tcPr>
            <w:tcW w:w="2430" w:type="dxa"/>
          </w:tcPr>
          <w:p w14:paraId="7CEC6D47" w14:textId="77777777" w:rsidR="008B72E7" w:rsidRDefault="008B72E7">
            <w:pPr>
              <w:rPr>
                <w:rFonts w:ascii="Arial" w:hAnsi="Arial"/>
                <w:snapToGrid w:val="0"/>
                <w:color w:val="000000"/>
              </w:rPr>
            </w:pPr>
            <w:r>
              <w:rPr>
                <w:rFonts w:ascii="Arial" w:hAnsi="Arial"/>
                <w:snapToGrid w:val="0"/>
                <w:color w:val="000000"/>
              </w:rPr>
              <w:t>SRS270</w:t>
            </w:r>
          </w:p>
        </w:tc>
      </w:tr>
      <w:tr w:rsidR="008B72E7" w14:paraId="74FF4239" w14:textId="77777777">
        <w:tblPrEx>
          <w:tblCellMar>
            <w:top w:w="0" w:type="dxa"/>
            <w:bottom w:w="0" w:type="dxa"/>
          </w:tblCellMar>
        </w:tblPrEx>
        <w:tc>
          <w:tcPr>
            <w:tcW w:w="2430" w:type="dxa"/>
          </w:tcPr>
          <w:p w14:paraId="6BCAC0B9" w14:textId="77777777" w:rsidR="008B72E7" w:rsidRDefault="008B72E7">
            <w:pPr>
              <w:rPr>
                <w:rFonts w:ascii="Arial" w:hAnsi="Arial"/>
                <w:snapToGrid w:val="0"/>
                <w:color w:val="000000"/>
              </w:rPr>
            </w:pPr>
            <w:r>
              <w:rPr>
                <w:rFonts w:ascii="Arial" w:hAnsi="Arial"/>
                <w:snapToGrid w:val="0"/>
                <w:color w:val="000000"/>
              </w:rPr>
              <w:t>3.3.4</w:t>
            </w:r>
          </w:p>
        </w:tc>
        <w:tc>
          <w:tcPr>
            <w:tcW w:w="2520" w:type="dxa"/>
          </w:tcPr>
          <w:p w14:paraId="5C507357" w14:textId="77777777" w:rsidR="008B72E7" w:rsidRDefault="008B72E7">
            <w:pPr>
              <w:rPr>
                <w:rFonts w:ascii="Arial" w:hAnsi="Arial"/>
                <w:snapToGrid w:val="0"/>
                <w:color w:val="000000"/>
              </w:rPr>
            </w:pPr>
            <w:r>
              <w:rPr>
                <w:rFonts w:ascii="Arial" w:hAnsi="Arial"/>
                <w:snapToGrid w:val="0"/>
                <w:color w:val="000000"/>
              </w:rPr>
              <w:t>Scheduler</w:t>
            </w:r>
          </w:p>
        </w:tc>
        <w:tc>
          <w:tcPr>
            <w:tcW w:w="2430" w:type="dxa"/>
          </w:tcPr>
          <w:p w14:paraId="1565AD4B" w14:textId="77777777" w:rsidR="008B72E7" w:rsidRDefault="008B72E7">
            <w:pPr>
              <w:rPr>
                <w:rFonts w:ascii="Arial" w:hAnsi="Arial"/>
                <w:snapToGrid w:val="0"/>
                <w:color w:val="000000"/>
              </w:rPr>
            </w:pPr>
            <w:r>
              <w:rPr>
                <w:rFonts w:ascii="Arial" w:hAnsi="Arial"/>
                <w:snapToGrid w:val="0"/>
                <w:color w:val="000000"/>
              </w:rPr>
              <w:t>The Scheduler in the FTPP shall (3.3.4.16) keep all redundant copies of a process, which are executing in different computers, in synchronization.</w:t>
            </w:r>
          </w:p>
        </w:tc>
        <w:tc>
          <w:tcPr>
            <w:tcW w:w="2430" w:type="dxa"/>
          </w:tcPr>
          <w:p w14:paraId="78B5E42B" w14:textId="77777777" w:rsidR="008B72E7" w:rsidRDefault="008B72E7">
            <w:pPr>
              <w:rPr>
                <w:rFonts w:ascii="Arial" w:hAnsi="Arial"/>
                <w:snapToGrid w:val="0"/>
                <w:color w:val="000000"/>
              </w:rPr>
            </w:pPr>
            <w:r>
              <w:rPr>
                <w:rFonts w:ascii="Arial" w:hAnsi="Arial"/>
                <w:snapToGrid w:val="0"/>
                <w:color w:val="000000"/>
              </w:rPr>
              <w:t>SRS181</w:t>
            </w:r>
          </w:p>
        </w:tc>
      </w:tr>
      <w:tr w:rsidR="008B72E7" w14:paraId="1267934D" w14:textId="77777777">
        <w:tblPrEx>
          <w:tblCellMar>
            <w:top w:w="0" w:type="dxa"/>
            <w:bottom w:w="0" w:type="dxa"/>
          </w:tblCellMar>
        </w:tblPrEx>
        <w:tc>
          <w:tcPr>
            <w:tcW w:w="2430" w:type="dxa"/>
          </w:tcPr>
          <w:p w14:paraId="7F9C879A" w14:textId="77777777" w:rsidR="008B72E7" w:rsidRDefault="008B72E7">
            <w:pPr>
              <w:rPr>
                <w:rFonts w:ascii="Arial" w:hAnsi="Arial"/>
                <w:snapToGrid w:val="0"/>
                <w:color w:val="000000"/>
              </w:rPr>
            </w:pPr>
            <w:r>
              <w:rPr>
                <w:rFonts w:ascii="Arial" w:hAnsi="Arial"/>
                <w:snapToGrid w:val="0"/>
                <w:color w:val="000000"/>
              </w:rPr>
              <w:t>3.3.5</w:t>
            </w:r>
          </w:p>
        </w:tc>
        <w:tc>
          <w:tcPr>
            <w:tcW w:w="2520" w:type="dxa"/>
          </w:tcPr>
          <w:p w14:paraId="330B2BBD" w14:textId="77777777" w:rsidR="008B72E7" w:rsidRDefault="008B72E7">
            <w:pPr>
              <w:rPr>
                <w:rFonts w:ascii="Arial" w:hAnsi="Arial"/>
                <w:snapToGrid w:val="0"/>
                <w:color w:val="000000"/>
              </w:rPr>
            </w:pPr>
            <w:r>
              <w:rPr>
                <w:rFonts w:ascii="Arial" w:hAnsi="Arial"/>
                <w:snapToGrid w:val="0"/>
                <w:color w:val="000000"/>
              </w:rPr>
              <w:t xml:space="preserve"> Fault Detection, Identification, and Recovery</w:t>
            </w:r>
          </w:p>
        </w:tc>
        <w:tc>
          <w:tcPr>
            <w:tcW w:w="2430" w:type="dxa"/>
          </w:tcPr>
          <w:p w14:paraId="4E99B0D3" w14:textId="77777777" w:rsidR="008B72E7" w:rsidRDefault="008B72E7">
            <w:pPr>
              <w:rPr>
                <w:rFonts w:ascii="Arial" w:hAnsi="Arial"/>
                <w:snapToGrid w:val="0"/>
                <w:color w:val="000000"/>
              </w:rPr>
            </w:pPr>
            <w:r>
              <w:rPr>
                <w:rFonts w:ascii="Arial" w:hAnsi="Arial"/>
                <w:snapToGrid w:val="0"/>
                <w:color w:val="000000"/>
              </w:rPr>
              <w:t xml:space="preserve">The scope of FDIR shall (3.3.5.1) be limited to the hardware on the four FCP boards, the four MPCC/CTC boards, </w:t>
            </w:r>
            <w:r>
              <w:rPr>
                <w:rFonts w:ascii="Arial" w:hAnsi="Arial"/>
                <w:snapToGrid w:val="0"/>
                <w:color w:val="000000"/>
              </w:rPr>
              <w:lastRenderedPageBreak/>
              <w:t>the five ICPs, and the five NEs.</w:t>
            </w:r>
          </w:p>
        </w:tc>
        <w:tc>
          <w:tcPr>
            <w:tcW w:w="2430" w:type="dxa"/>
          </w:tcPr>
          <w:p w14:paraId="79216D35" w14:textId="77777777" w:rsidR="008B72E7" w:rsidRDefault="008B72E7">
            <w:pPr>
              <w:rPr>
                <w:rFonts w:ascii="Arial" w:hAnsi="Arial"/>
                <w:snapToGrid w:val="0"/>
                <w:color w:val="000000"/>
              </w:rPr>
            </w:pPr>
            <w:r>
              <w:rPr>
                <w:rFonts w:ascii="Arial" w:hAnsi="Arial"/>
                <w:snapToGrid w:val="0"/>
                <w:color w:val="000000"/>
              </w:rPr>
              <w:lastRenderedPageBreak/>
              <w:t>SRS095, SRS096,  SRS184, SRS235, SRS298, SRS299, SRS300, SRS304</w:t>
            </w:r>
          </w:p>
        </w:tc>
      </w:tr>
      <w:tr w:rsidR="008B72E7" w14:paraId="272EBDA7" w14:textId="77777777">
        <w:tblPrEx>
          <w:tblCellMar>
            <w:top w:w="0" w:type="dxa"/>
            <w:bottom w:w="0" w:type="dxa"/>
          </w:tblCellMar>
        </w:tblPrEx>
        <w:tc>
          <w:tcPr>
            <w:tcW w:w="2430" w:type="dxa"/>
          </w:tcPr>
          <w:p w14:paraId="2A8AACFE" w14:textId="77777777" w:rsidR="008B72E7" w:rsidRDefault="008B72E7">
            <w:pPr>
              <w:rPr>
                <w:rFonts w:ascii="Arial" w:hAnsi="Arial"/>
                <w:snapToGrid w:val="0"/>
                <w:color w:val="000000"/>
              </w:rPr>
            </w:pPr>
            <w:r>
              <w:rPr>
                <w:rFonts w:ascii="Arial" w:hAnsi="Arial"/>
                <w:snapToGrid w:val="0"/>
                <w:color w:val="000000"/>
              </w:rPr>
              <w:t>3.3.5</w:t>
            </w:r>
          </w:p>
        </w:tc>
        <w:tc>
          <w:tcPr>
            <w:tcW w:w="2520" w:type="dxa"/>
          </w:tcPr>
          <w:p w14:paraId="251B52B5" w14:textId="77777777" w:rsidR="008B72E7" w:rsidRDefault="008B72E7">
            <w:pPr>
              <w:rPr>
                <w:rFonts w:ascii="Arial" w:hAnsi="Arial"/>
                <w:snapToGrid w:val="0"/>
                <w:color w:val="000000"/>
              </w:rPr>
            </w:pPr>
            <w:r>
              <w:rPr>
                <w:rFonts w:ascii="Arial" w:hAnsi="Arial"/>
                <w:snapToGrid w:val="0"/>
                <w:color w:val="000000"/>
              </w:rPr>
              <w:t xml:space="preserve"> Fault Detection, Identification, and Recovery</w:t>
            </w:r>
          </w:p>
        </w:tc>
        <w:tc>
          <w:tcPr>
            <w:tcW w:w="2430" w:type="dxa"/>
          </w:tcPr>
          <w:p w14:paraId="2440B9B4" w14:textId="77777777" w:rsidR="008B72E7" w:rsidRDefault="008B72E7">
            <w:pPr>
              <w:rPr>
                <w:rFonts w:ascii="Arial" w:hAnsi="Arial"/>
                <w:snapToGrid w:val="0"/>
                <w:color w:val="000000"/>
              </w:rPr>
            </w:pPr>
            <w:r>
              <w:rPr>
                <w:rFonts w:ascii="Arial" w:hAnsi="Arial"/>
                <w:snapToGrid w:val="0"/>
                <w:color w:val="000000"/>
              </w:rPr>
              <w:t>FDIR shall (3.3.5.2) receive this information and, after two consecutive missed “heartbeats,” conclude that the ICP is failed.</w:t>
            </w:r>
          </w:p>
        </w:tc>
        <w:tc>
          <w:tcPr>
            <w:tcW w:w="2430" w:type="dxa"/>
          </w:tcPr>
          <w:p w14:paraId="622100F6" w14:textId="77777777" w:rsidR="008B72E7" w:rsidRDefault="008B72E7">
            <w:pPr>
              <w:rPr>
                <w:rFonts w:ascii="Arial" w:hAnsi="Arial"/>
                <w:snapToGrid w:val="0"/>
                <w:color w:val="000000"/>
              </w:rPr>
            </w:pPr>
            <w:r>
              <w:rPr>
                <w:rFonts w:ascii="Arial" w:hAnsi="Arial"/>
                <w:snapToGrid w:val="0"/>
                <w:color w:val="000000"/>
              </w:rPr>
              <w:t>SRS097</w:t>
            </w:r>
          </w:p>
        </w:tc>
      </w:tr>
      <w:tr w:rsidR="008B72E7" w14:paraId="3F86F706" w14:textId="77777777">
        <w:tblPrEx>
          <w:tblCellMar>
            <w:top w:w="0" w:type="dxa"/>
            <w:bottom w:w="0" w:type="dxa"/>
          </w:tblCellMar>
        </w:tblPrEx>
        <w:tc>
          <w:tcPr>
            <w:tcW w:w="2430" w:type="dxa"/>
          </w:tcPr>
          <w:p w14:paraId="472E72CE" w14:textId="77777777" w:rsidR="008B72E7" w:rsidRDefault="008B72E7">
            <w:pPr>
              <w:rPr>
                <w:rFonts w:ascii="Arial" w:hAnsi="Arial"/>
                <w:snapToGrid w:val="0"/>
                <w:color w:val="000000"/>
              </w:rPr>
            </w:pPr>
            <w:r>
              <w:rPr>
                <w:rFonts w:ascii="Arial" w:hAnsi="Arial"/>
                <w:snapToGrid w:val="0"/>
                <w:color w:val="000000"/>
              </w:rPr>
              <w:t>3.3.5</w:t>
            </w:r>
          </w:p>
        </w:tc>
        <w:tc>
          <w:tcPr>
            <w:tcW w:w="2520" w:type="dxa"/>
          </w:tcPr>
          <w:p w14:paraId="5BF71915" w14:textId="77777777" w:rsidR="008B72E7" w:rsidRDefault="008B72E7">
            <w:pPr>
              <w:rPr>
                <w:rFonts w:ascii="Arial" w:hAnsi="Arial"/>
                <w:snapToGrid w:val="0"/>
                <w:color w:val="000000"/>
              </w:rPr>
            </w:pPr>
            <w:r>
              <w:rPr>
                <w:rFonts w:ascii="Arial" w:hAnsi="Arial"/>
                <w:snapToGrid w:val="0"/>
                <w:color w:val="000000"/>
              </w:rPr>
              <w:t xml:space="preserve"> Fault Detection, Identification, and Recovery</w:t>
            </w:r>
          </w:p>
        </w:tc>
        <w:tc>
          <w:tcPr>
            <w:tcW w:w="2430" w:type="dxa"/>
          </w:tcPr>
          <w:p w14:paraId="318A2913" w14:textId="77777777" w:rsidR="008B72E7" w:rsidRDefault="008B72E7">
            <w:pPr>
              <w:rPr>
                <w:rFonts w:ascii="Arial" w:hAnsi="Arial"/>
                <w:snapToGrid w:val="0"/>
                <w:color w:val="000000"/>
              </w:rPr>
            </w:pPr>
            <w:r>
              <w:rPr>
                <w:rFonts w:ascii="Arial" w:hAnsi="Arial"/>
                <w:snapToGrid w:val="0"/>
                <w:color w:val="000000"/>
              </w:rPr>
              <w:t>FDIR shall (3.3.5.3) report the total FCC status to the Vehicle/Mission Manager when requested to do so by the Vehicle/Mission Manager.</w:t>
            </w:r>
          </w:p>
        </w:tc>
        <w:tc>
          <w:tcPr>
            <w:tcW w:w="2430" w:type="dxa"/>
          </w:tcPr>
          <w:p w14:paraId="1C568DB4" w14:textId="77777777" w:rsidR="008B72E7" w:rsidRDefault="008B72E7">
            <w:pPr>
              <w:rPr>
                <w:rFonts w:ascii="Arial" w:hAnsi="Arial"/>
                <w:snapToGrid w:val="0"/>
                <w:color w:val="000000"/>
              </w:rPr>
            </w:pPr>
            <w:r>
              <w:rPr>
                <w:rFonts w:ascii="Arial" w:hAnsi="Arial"/>
                <w:snapToGrid w:val="0"/>
                <w:color w:val="000000"/>
              </w:rPr>
              <w:t>SRS098, SRS099</w:t>
            </w:r>
          </w:p>
        </w:tc>
      </w:tr>
      <w:tr w:rsidR="008B72E7" w14:paraId="1C6BA51B" w14:textId="77777777">
        <w:tblPrEx>
          <w:tblCellMar>
            <w:top w:w="0" w:type="dxa"/>
            <w:bottom w:w="0" w:type="dxa"/>
          </w:tblCellMar>
        </w:tblPrEx>
        <w:tc>
          <w:tcPr>
            <w:tcW w:w="2430" w:type="dxa"/>
          </w:tcPr>
          <w:p w14:paraId="37BF89B5" w14:textId="77777777" w:rsidR="008B72E7" w:rsidRDefault="008B72E7">
            <w:pPr>
              <w:rPr>
                <w:rFonts w:ascii="Arial" w:hAnsi="Arial"/>
                <w:snapToGrid w:val="0"/>
                <w:color w:val="000000"/>
              </w:rPr>
            </w:pPr>
            <w:r>
              <w:rPr>
                <w:rFonts w:ascii="Arial" w:hAnsi="Arial"/>
                <w:snapToGrid w:val="0"/>
                <w:color w:val="000000"/>
              </w:rPr>
              <w:t>3.3.5</w:t>
            </w:r>
          </w:p>
        </w:tc>
        <w:tc>
          <w:tcPr>
            <w:tcW w:w="2520" w:type="dxa"/>
          </w:tcPr>
          <w:p w14:paraId="4A12A724" w14:textId="77777777" w:rsidR="008B72E7" w:rsidRDefault="008B72E7">
            <w:pPr>
              <w:rPr>
                <w:rFonts w:ascii="Arial" w:hAnsi="Arial"/>
                <w:snapToGrid w:val="0"/>
                <w:color w:val="000000"/>
              </w:rPr>
            </w:pPr>
            <w:r>
              <w:rPr>
                <w:rFonts w:ascii="Arial" w:hAnsi="Arial"/>
                <w:snapToGrid w:val="0"/>
                <w:color w:val="000000"/>
              </w:rPr>
              <w:t xml:space="preserve"> Fault Detection, Identification, and Recovery</w:t>
            </w:r>
          </w:p>
        </w:tc>
        <w:tc>
          <w:tcPr>
            <w:tcW w:w="2430" w:type="dxa"/>
          </w:tcPr>
          <w:p w14:paraId="48A2E75F" w14:textId="77777777" w:rsidR="008B72E7" w:rsidRDefault="008B72E7">
            <w:pPr>
              <w:rPr>
                <w:rFonts w:ascii="Arial" w:hAnsi="Arial"/>
                <w:snapToGrid w:val="0"/>
                <w:color w:val="000000"/>
              </w:rPr>
            </w:pPr>
            <w:r>
              <w:rPr>
                <w:rFonts w:ascii="Arial" w:hAnsi="Arial"/>
                <w:snapToGrid w:val="0"/>
                <w:color w:val="000000"/>
              </w:rPr>
              <w:t>The FDIR shall (3.3.5.4) execute CBIT during all operational phases.</w:t>
            </w:r>
          </w:p>
        </w:tc>
        <w:tc>
          <w:tcPr>
            <w:tcW w:w="2430" w:type="dxa"/>
          </w:tcPr>
          <w:p w14:paraId="2C92F271" w14:textId="77777777" w:rsidR="008B72E7" w:rsidRDefault="008B72E7">
            <w:pPr>
              <w:rPr>
                <w:rFonts w:ascii="Arial" w:hAnsi="Arial"/>
                <w:snapToGrid w:val="0"/>
                <w:color w:val="000000"/>
              </w:rPr>
            </w:pPr>
            <w:r>
              <w:rPr>
                <w:rFonts w:ascii="Arial" w:hAnsi="Arial"/>
                <w:snapToGrid w:val="0"/>
                <w:color w:val="000000"/>
              </w:rPr>
              <w:t>SRS095</w:t>
            </w:r>
          </w:p>
        </w:tc>
      </w:tr>
      <w:tr w:rsidR="008B72E7" w14:paraId="35E7EB4C" w14:textId="77777777">
        <w:tblPrEx>
          <w:tblCellMar>
            <w:top w:w="0" w:type="dxa"/>
            <w:bottom w:w="0" w:type="dxa"/>
          </w:tblCellMar>
        </w:tblPrEx>
        <w:tc>
          <w:tcPr>
            <w:tcW w:w="2430" w:type="dxa"/>
          </w:tcPr>
          <w:p w14:paraId="68A9BE4B" w14:textId="77777777" w:rsidR="008B72E7" w:rsidRDefault="008B72E7">
            <w:pPr>
              <w:rPr>
                <w:rFonts w:ascii="Arial" w:hAnsi="Arial"/>
                <w:snapToGrid w:val="0"/>
                <w:color w:val="000000"/>
              </w:rPr>
            </w:pPr>
            <w:r>
              <w:rPr>
                <w:rFonts w:ascii="Arial" w:hAnsi="Arial"/>
                <w:snapToGrid w:val="0"/>
                <w:color w:val="000000"/>
              </w:rPr>
              <w:t>3.3.5</w:t>
            </w:r>
          </w:p>
        </w:tc>
        <w:tc>
          <w:tcPr>
            <w:tcW w:w="2520" w:type="dxa"/>
          </w:tcPr>
          <w:p w14:paraId="52F63A02" w14:textId="77777777" w:rsidR="008B72E7" w:rsidRDefault="008B72E7">
            <w:pPr>
              <w:rPr>
                <w:rFonts w:ascii="Arial" w:hAnsi="Arial"/>
                <w:snapToGrid w:val="0"/>
                <w:color w:val="000000"/>
              </w:rPr>
            </w:pPr>
            <w:r>
              <w:rPr>
                <w:rFonts w:ascii="Arial" w:hAnsi="Arial"/>
                <w:snapToGrid w:val="0"/>
                <w:color w:val="000000"/>
              </w:rPr>
              <w:t xml:space="preserve"> Fault Detection, Identification, and Recovery</w:t>
            </w:r>
          </w:p>
        </w:tc>
        <w:tc>
          <w:tcPr>
            <w:tcW w:w="2430" w:type="dxa"/>
          </w:tcPr>
          <w:p w14:paraId="4B1C34BE" w14:textId="77777777" w:rsidR="008B72E7" w:rsidRDefault="008B72E7">
            <w:pPr>
              <w:rPr>
                <w:rFonts w:ascii="Arial" w:hAnsi="Arial"/>
                <w:snapToGrid w:val="0"/>
                <w:color w:val="000000"/>
              </w:rPr>
            </w:pPr>
            <w:r>
              <w:rPr>
                <w:rFonts w:ascii="Arial" w:hAnsi="Arial"/>
                <w:snapToGrid w:val="0"/>
                <w:color w:val="000000"/>
              </w:rPr>
              <w:t>The CBIT shall (3.3.5.5) be executed at a 50 Hz rate, after all 50 Hz flight critical operations are complete.</w:t>
            </w:r>
          </w:p>
        </w:tc>
        <w:tc>
          <w:tcPr>
            <w:tcW w:w="2430" w:type="dxa"/>
          </w:tcPr>
          <w:p w14:paraId="14204AF2" w14:textId="77777777" w:rsidR="008B72E7" w:rsidRDefault="008B72E7">
            <w:pPr>
              <w:rPr>
                <w:rFonts w:ascii="Arial" w:hAnsi="Arial"/>
                <w:snapToGrid w:val="0"/>
                <w:color w:val="000000"/>
              </w:rPr>
            </w:pPr>
            <w:r>
              <w:rPr>
                <w:rFonts w:ascii="Arial" w:hAnsi="Arial"/>
                <w:snapToGrid w:val="0"/>
                <w:color w:val="000000"/>
              </w:rPr>
              <w:t>SRS093, SRS095, SRS034</w:t>
            </w:r>
          </w:p>
        </w:tc>
      </w:tr>
      <w:tr w:rsidR="008B72E7" w14:paraId="4618FD2B" w14:textId="77777777">
        <w:tblPrEx>
          <w:tblCellMar>
            <w:top w:w="0" w:type="dxa"/>
            <w:bottom w:w="0" w:type="dxa"/>
          </w:tblCellMar>
        </w:tblPrEx>
        <w:tc>
          <w:tcPr>
            <w:tcW w:w="2430" w:type="dxa"/>
          </w:tcPr>
          <w:p w14:paraId="1D3AA418" w14:textId="77777777" w:rsidR="008B72E7" w:rsidRDefault="008B72E7">
            <w:pPr>
              <w:rPr>
                <w:rFonts w:ascii="Arial" w:hAnsi="Arial"/>
                <w:snapToGrid w:val="0"/>
                <w:color w:val="000000"/>
              </w:rPr>
            </w:pPr>
            <w:r>
              <w:rPr>
                <w:rFonts w:ascii="Arial" w:hAnsi="Arial"/>
                <w:snapToGrid w:val="0"/>
                <w:color w:val="000000"/>
              </w:rPr>
              <w:t>3.3.5</w:t>
            </w:r>
          </w:p>
        </w:tc>
        <w:tc>
          <w:tcPr>
            <w:tcW w:w="2520" w:type="dxa"/>
          </w:tcPr>
          <w:p w14:paraId="6DB5EC41" w14:textId="77777777" w:rsidR="008B72E7" w:rsidRDefault="008B72E7">
            <w:pPr>
              <w:rPr>
                <w:rFonts w:ascii="Arial" w:hAnsi="Arial"/>
                <w:snapToGrid w:val="0"/>
                <w:color w:val="000000"/>
              </w:rPr>
            </w:pPr>
            <w:r>
              <w:rPr>
                <w:rFonts w:ascii="Arial" w:hAnsi="Arial"/>
                <w:snapToGrid w:val="0"/>
                <w:color w:val="000000"/>
              </w:rPr>
              <w:t xml:space="preserve"> Fault Detection, Identification, and Recovery</w:t>
            </w:r>
          </w:p>
        </w:tc>
        <w:tc>
          <w:tcPr>
            <w:tcW w:w="2430" w:type="dxa"/>
          </w:tcPr>
          <w:p w14:paraId="77357B03" w14:textId="77777777" w:rsidR="008B72E7" w:rsidRDefault="008B72E7">
            <w:pPr>
              <w:rPr>
                <w:rFonts w:ascii="Arial" w:hAnsi="Arial"/>
                <w:snapToGrid w:val="0"/>
                <w:color w:val="000000"/>
              </w:rPr>
            </w:pPr>
            <w:r>
              <w:rPr>
                <w:rFonts w:ascii="Arial" w:hAnsi="Arial"/>
                <w:snapToGrid w:val="0"/>
                <w:color w:val="000000"/>
              </w:rPr>
              <w:t>The CBIT, at a minimum, shall (3.3.5.6) include a "presence test" to ascertain that all FCP processors are synchronized and are at the same relative point in time in the current minor frame.</w:t>
            </w:r>
          </w:p>
        </w:tc>
        <w:tc>
          <w:tcPr>
            <w:tcW w:w="2430" w:type="dxa"/>
          </w:tcPr>
          <w:p w14:paraId="59BD169A" w14:textId="77777777" w:rsidR="008B72E7" w:rsidRDefault="008B72E7">
            <w:pPr>
              <w:rPr>
                <w:rFonts w:ascii="Arial" w:hAnsi="Arial"/>
                <w:snapToGrid w:val="0"/>
                <w:color w:val="000000"/>
              </w:rPr>
            </w:pPr>
            <w:r>
              <w:rPr>
                <w:rFonts w:ascii="Arial" w:hAnsi="Arial"/>
                <w:snapToGrid w:val="0"/>
                <w:color w:val="000000"/>
              </w:rPr>
              <w:t>SRS093, SRS095, SRS184</w:t>
            </w:r>
          </w:p>
        </w:tc>
      </w:tr>
      <w:tr w:rsidR="008B72E7" w14:paraId="77E07C74" w14:textId="77777777">
        <w:tblPrEx>
          <w:tblCellMar>
            <w:top w:w="0" w:type="dxa"/>
            <w:bottom w:w="0" w:type="dxa"/>
          </w:tblCellMar>
        </w:tblPrEx>
        <w:tc>
          <w:tcPr>
            <w:tcW w:w="2430" w:type="dxa"/>
          </w:tcPr>
          <w:p w14:paraId="47B531B0" w14:textId="77777777" w:rsidR="008B72E7" w:rsidRDefault="008B72E7">
            <w:pPr>
              <w:rPr>
                <w:rFonts w:ascii="Arial" w:hAnsi="Arial"/>
                <w:snapToGrid w:val="0"/>
                <w:color w:val="000000"/>
              </w:rPr>
            </w:pPr>
            <w:r>
              <w:rPr>
                <w:rFonts w:ascii="Arial" w:hAnsi="Arial"/>
                <w:snapToGrid w:val="0"/>
                <w:color w:val="000000"/>
              </w:rPr>
              <w:t>3.3.5</w:t>
            </w:r>
          </w:p>
        </w:tc>
        <w:tc>
          <w:tcPr>
            <w:tcW w:w="2520" w:type="dxa"/>
          </w:tcPr>
          <w:p w14:paraId="0D400954" w14:textId="77777777" w:rsidR="008B72E7" w:rsidRDefault="008B72E7">
            <w:pPr>
              <w:rPr>
                <w:rFonts w:ascii="Arial" w:hAnsi="Arial"/>
                <w:snapToGrid w:val="0"/>
                <w:color w:val="000000"/>
              </w:rPr>
            </w:pPr>
            <w:r>
              <w:rPr>
                <w:rFonts w:ascii="Arial" w:hAnsi="Arial"/>
                <w:snapToGrid w:val="0"/>
                <w:color w:val="000000"/>
              </w:rPr>
              <w:t xml:space="preserve"> Fault Detection, Identification, and Recovery</w:t>
            </w:r>
          </w:p>
        </w:tc>
        <w:tc>
          <w:tcPr>
            <w:tcW w:w="2430" w:type="dxa"/>
          </w:tcPr>
          <w:p w14:paraId="6CB28D91" w14:textId="77777777" w:rsidR="008B72E7" w:rsidRDefault="008B72E7">
            <w:pPr>
              <w:rPr>
                <w:rFonts w:ascii="Arial" w:hAnsi="Arial"/>
                <w:snapToGrid w:val="0"/>
                <w:color w:val="000000"/>
              </w:rPr>
            </w:pPr>
            <w:r>
              <w:rPr>
                <w:rFonts w:ascii="Arial" w:hAnsi="Arial"/>
                <w:snapToGrid w:val="0"/>
                <w:color w:val="000000"/>
              </w:rPr>
              <w:t>The presence test shall (3.3.5.7) also ascertain that all processors are executing the same 50 Hz, 10 Hz, and 1 Hz frames.</w:t>
            </w:r>
          </w:p>
        </w:tc>
        <w:tc>
          <w:tcPr>
            <w:tcW w:w="2430" w:type="dxa"/>
          </w:tcPr>
          <w:p w14:paraId="18EDDA68" w14:textId="77777777" w:rsidR="008B72E7" w:rsidRDefault="008B72E7">
            <w:pPr>
              <w:rPr>
                <w:rFonts w:ascii="Arial" w:hAnsi="Arial"/>
                <w:snapToGrid w:val="0"/>
                <w:color w:val="000000"/>
              </w:rPr>
            </w:pPr>
            <w:r>
              <w:rPr>
                <w:rFonts w:ascii="Arial" w:hAnsi="Arial"/>
                <w:snapToGrid w:val="0"/>
                <w:color w:val="000000"/>
              </w:rPr>
              <w:t>SRS184</w:t>
            </w:r>
          </w:p>
        </w:tc>
      </w:tr>
      <w:tr w:rsidR="008B72E7" w14:paraId="30392180" w14:textId="77777777">
        <w:tblPrEx>
          <w:tblCellMar>
            <w:top w:w="0" w:type="dxa"/>
            <w:bottom w:w="0" w:type="dxa"/>
          </w:tblCellMar>
        </w:tblPrEx>
        <w:tc>
          <w:tcPr>
            <w:tcW w:w="2430" w:type="dxa"/>
          </w:tcPr>
          <w:p w14:paraId="7A136293" w14:textId="77777777" w:rsidR="008B72E7" w:rsidRDefault="008B72E7">
            <w:pPr>
              <w:rPr>
                <w:rFonts w:ascii="Arial" w:hAnsi="Arial"/>
                <w:snapToGrid w:val="0"/>
                <w:color w:val="000000"/>
              </w:rPr>
            </w:pPr>
            <w:r>
              <w:rPr>
                <w:rFonts w:ascii="Arial" w:hAnsi="Arial"/>
                <w:snapToGrid w:val="0"/>
                <w:color w:val="000000"/>
              </w:rPr>
              <w:t>3.3.5</w:t>
            </w:r>
          </w:p>
        </w:tc>
        <w:tc>
          <w:tcPr>
            <w:tcW w:w="2520" w:type="dxa"/>
          </w:tcPr>
          <w:p w14:paraId="54B9ABF2" w14:textId="77777777" w:rsidR="008B72E7" w:rsidRDefault="008B72E7">
            <w:pPr>
              <w:rPr>
                <w:rFonts w:ascii="Arial" w:hAnsi="Arial"/>
                <w:snapToGrid w:val="0"/>
                <w:color w:val="000000"/>
              </w:rPr>
            </w:pPr>
            <w:r>
              <w:rPr>
                <w:rFonts w:ascii="Arial" w:hAnsi="Arial"/>
                <w:snapToGrid w:val="0"/>
                <w:color w:val="000000"/>
              </w:rPr>
              <w:t xml:space="preserve"> Fault Detection, Identification, and Recovery</w:t>
            </w:r>
          </w:p>
        </w:tc>
        <w:tc>
          <w:tcPr>
            <w:tcW w:w="2430" w:type="dxa"/>
          </w:tcPr>
          <w:p w14:paraId="72063735" w14:textId="77777777" w:rsidR="008B72E7" w:rsidRDefault="008B72E7">
            <w:pPr>
              <w:rPr>
                <w:rFonts w:ascii="Arial" w:hAnsi="Arial"/>
                <w:snapToGrid w:val="0"/>
                <w:color w:val="000000"/>
              </w:rPr>
            </w:pPr>
            <w:r>
              <w:rPr>
                <w:rFonts w:ascii="Arial" w:hAnsi="Arial"/>
                <w:snapToGrid w:val="0"/>
                <w:color w:val="000000"/>
              </w:rPr>
              <w:t>The CBIT shall (3.3.5.8) also arm and reset the hardware watchdog timer.</w:t>
            </w:r>
          </w:p>
        </w:tc>
        <w:tc>
          <w:tcPr>
            <w:tcW w:w="2430" w:type="dxa"/>
          </w:tcPr>
          <w:p w14:paraId="7380D35A" w14:textId="77777777" w:rsidR="008B72E7" w:rsidRDefault="008B72E7">
            <w:pPr>
              <w:rPr>
                <w:rFonts w:ascii="Arial" w:hAnsi="Arial"/>
                <w:snapToGrid w:val="0"/>
                <w:color w:val="000000"/>
              </w:rPr>
            </w:pPr>
            <w:r>
              <w:rPr>
                <w:rFonts w:ascii="Arial" w:hAnsi="Arial"/>
                <w:snapToGrid w:val="0"/>
                <w:color w:val="000000"/>
              </w:rPr>
              <w:t>SRS014, SRS094</w:t>
            </w:r>
          </w:p>
        </w:tc>
      </w:tr>
      <w:tr w:rsidR="008B72E7" w14:paraId="3ECB934C" w14:textId="77777777">
        <w:tblPrEx>
          <w:tblCellMar>
            <w:top w:w="0" w:type="dxa"/>
            <w:bottom w:w="0" w:type="dxa"/>
          </w:tblCellMar>
        </w:tblPrEx>
        <w:tc>
          <w:tcPr>
            <w:tcW w:w="2430" w:type="dxa"/>
          </w:tcPr>
          <w:p w14:paraId="1AC70471" w14:textId="77777777" w:rsidR="008B72E7" w:rsidRDefault="008B72E7">
            <w:pPr>
              <w:rPr>
                <w:rFonts w:ascii="Arial" w:hAnsi="Arial"/>
                <w:snapToGrid w:val="0"/>
                <w:color w:val="000000"/>
              </w:rPr>
            </w:pPr>
            <w:r>
              <w:rPr>
                <w:rFonts w:ascii="Arial" w:hAnsi="Arial"/>
                <w:snapToGrid w:val="0"/>
                <w:color w:val="000000"/>
              </w:rPr>
              <w:lastRenderedPageBreak/>
              <w:t>3.3.5</w:t>
            </w:r>
          </w:p>
        </w:tc>
        <w:tc>
          <w:tcPr>
            <w:tcW w:w="2520" w:type="dxa"/>
          </w:tcPr>
          <w:p w14:paraId="60022DD4" w14:textId="77777777" w:rsidR="008B72E7" w:rsidRDefault="008B72E7">
            <w:pPr>
              <w:rPr>
                <w:rFonts w:ascii="Arial" w:hAnsi="Arial"/>
                <w:snapToGrid w:val="0"/>
                <w:color w:val="000000"/>
              </w:rPr>
            </w:pPr>
            <w:r>
              <w:rPr>
                <w:rFonts w:ascii="Arial" w:hAnsi="Arial"/>
                <w:snapToGrid w:val="0"/>
                <w:color w:val="000000"/>
              </w:rPr>
              <w:t xml:space="preserve"> Fault Detection, Identification, and Recovery</w:t>
            </w:r>
          </w:p>
        </w:tc>
        <w:tc>
          <w:tcPr>
            <w:tcW w:w="2430" w:type="dxa"/>
          </w:tcPr>
          <w:p w14:paraId="4EA5027E" w14:textId="77777777" w:rsidR="008B72E7" w:rsidRDefault="008B72E7">
            <w:pPr>
              <w:rPr>
                <w:rFonts w:ascii="Arial" w:hAnsi="Arial"/>
                <w:snapToGrid w:val="0"/>
                <w:color w:val="000000"/>
              </w:rPr>
            </w:pPr>
            <w:r>
              <w:rPr>
                <w:rFonts w:ascii="Arial" w:hAnsi="Arial"/>
                <w:snapToGrid w:val="0"/>
                <w:color w:val="000000"/>
              </w:rPr>
              <w:t>The CBIT shall (3.3.5.10) be executed without interfering with the normal execution of the application tasks.</w:t>
            </w:r>
          </w:p>
        </w:tc>
        <w:tc>
          <w:tcPr>
            <w:tcW w:w="2430" w:type="dxa"/>
          </w:tcPr>
          <w:p w14:paraId="2B5D8BDE" w14:textId="77777777" w:rsidR="008B72E7" w:rsidRDefault="008B72E7">
            <w:pPr>
              <w:rPr>
                <w:rFonts w:ascii="Arial" w:hAnsi="Arial"/>
                <w:snapToGrid w:val="0"/>
                <w:color w:val="000000"/>
              </w:rPr>
            </w:pPr>
            <w:r>
              <w:rPr>
                <w:rFonts w:ascii="Arial" w:hAnsi="Arial"/>
                <w:snapToGrid w:val="0"/>
                <w:color w:val="000000"/>
              </w:rPr>
              <w:t>SRS034</w:t>
            </w:r>
          </w:p>
        </w:tc>
      </w:tr>
      <w:tr w:rsidR="008B72E7" w14:paraId="59270273" w14:textId="77777777">
        <w:tblPrEx>
          <w:tblCellMar>
            <w:top w:w="0" w:type="dxa"/>
            <w:bottom w:w="0" w:type="dxa"/>
          </w:tblCellMar>
        </w:tblPrEx>
        <w:tc>
          <w:tcPr>
            <w:tcW w:w="2430" w:type="dxa"/>
          </w:tcPr>
          <w:p w14:paraId="22DEA7AC" w14:textId="77777777" w:rsidR="008B72E7" w:rsidRDefault="008B72E7">
            <w:pPr>
              <w:rPr>
                <w:rFonts w:ascii="Arial" w:hAnsi="Arial"/>
                <w:snapToGrid w:val="0"/>
                <w:color w:val="000000"/>
              </w:rPr>
            </w:pPr>
            <w:r>
              <w:rPr>
                <w:rFonts w:ascii="Arial" w:hAnsi="Arial"/>
                <w:snapToGrid w:val="0"/>
                <w:color w:val="000000"/>
              </w:rPr>
              <w:t>3.3.5</w:t>
            </w:r>
          </w:p>
        </w:tc>
        <w:tc>
          <w:tcPr>
            <w:tcW w:w="2520" w:type="dxa"/>
          </w:tcPr>
          <w:p w14:paraId="52D33BE3" w14:textId="77777777" w:rsidR="008B72E7" w:rsidRDefault="008B72E7">
            <w:pPr>
              <w:rPr>
                <w:rFonts w:ascii="Arial" w:hAnsi="Arial"/>
                <w:snapToGrid w:val="0"/>
                <w:color w:val="000000"/>
              </w:rPr>
            </w:pPr>
            <w:r>
              <w:rPr>
                <w:rFonts w:ascii="Arial" w:hAnsi="Arial"/>
                <w:snapToGrid w:val="0"/>
                <w:color w:val="000000"/>
              </w:rPr>
              <w:t xml:space="preserve"> Fault Detection, Identification, and Recovery</w:t>
            </w:r>
          </w:p>
        </w:tc>
        <w:tc>
          <w:tcPr>
            <w:tcW w:w="2430" w:type="dxa"/>
          </w:tcPr>
          <w:p w14:paraId="0CAD5B78" w14:textId="77777777" w:rsidR="008B72E7" w:rsidRDefault="008B72E7">
            <w:pPr>
              <w:rPr>
                <w:rFonts w:ascii="Arial" w:hAnsi="Arial"/>
                <w:snapToGrid w:val="0"/>
                <w:color w:val="000000"/>
              </w:rPr>
            </w:pPr>
            <w:r>
              <w:rPr>
                <w:rFonts w:ascii="Arial" w:hAnsi="Arial"/>
                <w:snapToGrid w:val="0"/>
                <w:color w:val="000000"/>
              </w:rPr>
              <w:t>The FDIR shall (3.3.5.11) not take more than 2 msec per minor frame under nominal no-fault conditions.</w:t>
            </w:r>
          </w:p>
        </w:tc>
        <w:tc>
          <w:tcPr>
            <w:tcW w:w="2430" w:type="dxa"/>
          </w:tcPr>
          <w:p w14:paraId="719AC290" w14:textId="77777777" w:rsidR="008B72E7" w:rsidRDefault="008B72E7">
            <w:pPr>
              <w:rPr>
                <w:rFonts w:ascii="Arial" w:hAnsi="Arial"/>
                <w:snapToGrid w:val="0"/>
                <w:color w:val="000000"/>
              </w:rPr>
            </w:pPr>
            <w:r>
              <w:rPr>
                <w:rFonts w:ascii="Arial" w:hAnsi="Arial"/>
                <w:snapToGrid w:val="0"/>
                <w:color w:val="000000"/>
              </w:rPr>
              <w:t>SRS091</w:t>
            </w:r>
          </w:p>
        </w:tc>
      </w:tr>
      <w:tr w:rsidR="008B72E7" w14:paraId="6E954145" w14:textId="77777777">
        <w:tblPrEx>
          <w:tblCellMar>
            <w:top w:w="0" w:type="dxa"/>
            <w:bottom w:w="0" w:type="dxa"/>
          </w:tblCellMar>
        </w:tblPrEx>
        <w:tc>
          <w:tcPr>
            <w:tcW w:w="2430" w:type="dxa"/>
          </w:tcPr>
          <w:p w14:paraId="4895E472" w14:textId="77777777" w:rsidR="008B72E7" w:rsidRDefault="008B72E7">
            <w:pPr>
              <w:rPr>
                <w:rFonts w:ascii="Arial" w:hAnsi="Arial"/>
                <w:snapToGrid w:val="0"/>
                <w:color w:val="000000"/>
              </w:rPr>
            </w:pPr>
            <w:r>
              <w:rPr>
                <w:rFonts w:ascii="Arial" w:hAnsi="Arial"/>
                <w:snapToGrid w:val="0"/>
                <w:color w:val="000000"/>
              </w:rPr>
              <w:t>3.3.5</w:t>
            </w:r>
          </w:p>
        </w:tc>
        <w:tc>
          <w:tcPr>
            <w:tcW w:w="2520" w:type="dxa"/>
          </w:tcPr>
          <w:p w14:paraId="3969CE1E" w14:textId="77777777" w:rsidR="008B72E7" w:rsidRDefault="008B72E7">
            <w:pPr>
              <w:rPr>
                <w:rFonts w:ascii="Arial" w:hAnsi="Arial"/>
                <w:snapToGrid w:val="0"/>
                <w:color w:val="000000"/>
              </w:rPr>
            </w:pPr>
            <w:r>
              <w:rPr>
                <w:rFonts w:ascii="Arial" w:hAnsi="Arial"/>
                <w:snapToGrid w:val="0"/>
                <w:color w:val="000000"/>
              </w:rPr>
              <w:t xml:space="preserve"> Fault Detection, Identification, and Recovery</w:t>
            </w:r>
          </w:p>
        </w:tc>
        <w:tc>
          <w:tcPr>
            <w:tcW w:w="2430" w:type="dxa"/>
          </w:tcPr>
          <w:p w14:paraId="2B153389" w14:textId="77777777" w:rsidR="008B72E7" w:rsidRDefault="008B72E7">
            <w:pPr>
              <w:rPr>
                <w:rFonts w:ascii="Arial" w:hAnsi="Arial"/>
                <w:snapToGrid w:val="0"/>
                <w:color w:val="000000"/>
              </w:rPr>
            </w:pPr>
            <w:r>
              <w:rPr>
                <w:rFonts w:ascii="Arial" w:hAnsi="Arial"/>
                <w:snapToGrid w:val="0"/>
                <w:color w:val="000000"/>
              </w:rPr>
              <w:t>The FDIR shall (3.3.5.12) not take more than 3 msec per minor frame while processing faults.</w:t>
            </w:r>
          </w:p>
        </w:tc>
        <w:tc>
          <w:tcPr>
            <w:tcW w:w="2430" w:type="dxa"/>
          </w:tcPr>
          <w:p w14:paraId="6766D20E" w14:textId="77777777" w:rsidR="008B72E7" w:rsidRDefault="008B72E7">
            <w:pPr>
              <w:rPr>
                <w:rFonts w:ascii="Arial" w:hAnsi="Arial"/>
                <w:snapToGrid w:val="0"/>
                <w:color w:val="000000"/>
              </w:rPr>
            </w:pPr>
            <w:r>
              <w:rPr>
                <w:rFonts w:ascii="Arial" w:hAnsi="Arial"/>
                <w:snapToGrid w:val="0"/>
                <w:color w:val="000000"/>
              </w:rPr>
              <w:t>SRS183</w:t>
            </w:r>
          </w:p>
        </w:tc>
      </w:tr>
      <w:tr w:rsidR="008B72E7" w14:paraId="41CAFAE1" w14:textId="77777777">
        <w:tblPrEx>
          <w:tblCellMar>
            <w:top w:w="0" w:type="dxa"/>
            <w:bottom w:w="0" w:type="dxa"/>
          </w:tblCellMar>
        </w:tblPrEx>
        <w:tc>
          <w:tcPr>
            <w:tcW w:w="2430" w:type="dxa"/>
          </w:tcPr>
          <w:p w14:paraId="6EF5DA44" w14:textId="77777777" w:rsidR="008B72E7" w:rsidRDefault="008B72E7">
            <w:pPr>
              <w:rPr>
                <w:rFonts w:ascii="Arial" w:hAnsi="Arial"/>
                <w:snapToGrid w:val="0"/>
                <w:color w:val="000000"/>
              </w:rPr>
            </w:pPr>
            <w:r>
              <w:rPr>
                <w:rFonts w:ascii="Arial" w:hAnsi="Arial"/>
                <w:snapToGrid w:val="0"/>
                <w:color w:val="000000"/>
              </w:rPr>
              <w:t>3.3.5</w:t>
            </w:r>
          </w:p>
        </w:tc>
        <w:tc>
          <w:tcPr>
            <w:tcW w:w="2520" w:type="dxa"/>
          </w:tcPr>
          <w:p w14:paraId="68C3599D" w14:textId="77777777" w:rsidR="008B72E7" w:rsidRDefault="008B72E7">
            <w:pPr>
              <w:rPr>
                <w:rFonts w:ascii="Arial" w:hAnsi="Arial"/>
                <w:snapToGrid w:val="0"/>
                <w:color w:val="000000"/>
              </w:rPr>
            </w:pPr>
            <w:r>
              <w:rPr>
                <w:rFonts w:ascii="Arial" w:hAnsi="Arial"/>
                <w:snapToGrid w:val="0"/>
                <w:color w:val="000000"/>
              </w:rPr>
              <w:t xml:space="preserve"> Fault Detection, Identification, and Recovery</w:t>
            </w:r>
          </w:p>
        </w:tc>
        <w:tc>
          <w:tcPr>
            <w:tcW w:w="2430" w:type="dxa"/>
          </w:tcPr>
          <w:p w14:paraId="2951C011" w14:textId="77777777" w:rsidR="008B72E7" w:rsidRDefault="008B72E7">
            <w:pPr>
              <w:rPr>
                <w:rFonts w:ascii="Arial" w:hAnsi="Arial"/>
                <w:snapToGrid w:val="0"/>
                <w:color w:val="000000"/>
              </w:rPr>
            </w:pPr>
            <w:r>
              <w:rPr>
                <w:rFonts w:ascii="Arial" w:hAnsi="Arial"/>
                <w:snapToGrid w:val="0"/>
                <w:color w:val="000000"/>
              </w:rPr>
              <w:t>The FDIR shall (3.3.5.13) be able to discriminate between permanent and non-permanent faults.</w:t>
            </w:r>
          </w:p>
        </w:tc>
        <w:tc>
          <w:tcPr>
            <w:tcW w:w="2430" w:type="dxa"/>
          </w:tcPr>
          <w:p w14:paraId="40421275" w14:textId="77777777" w:rsidR="008B72E7" w:rsidRDefault="008B72E7">
            <w:pPr>
              <w:rPr>
                <w:rFonts w:ascii="Arial" w:hAnsi="Arial"/>
                <w:snapToGrid w:val="0"/>
                <w:color w:val="000000"/>
              </w:rPr>
            </w:pPr>
            <w:r>
              <w:rPr>
                <w:rFonts w:ascii="Arial" w:hAnsi="Arial"/>
                <w:snapToGrid w:val="0"/>
                <w:color w:val="000000"/>
              </w:rPr>
              <w:t>SRS106, SRS110, SRS117, SRS204, SRS208, SRS209, SRS211, SRS282, SRS298</w:t>
            </w:r>
          </w:p>
        </w:tc>
      </w:tr>
      <w:tr w:rsidR="008B72E7" w14:paraId="25181653" w14:textId="77777777">
        <w:tblPrEx>
          <w:tblCellMar>
            <w:top w:w="0" w:type="dxa"/>
            <w:bottom w:w="0" w:type="dxa"/>
          </w:tblCellMar>
        </w:tblPrEx>
        <w:tc>
          <w:tcPr>
            <w:tcW w:w="2430" w:type="dxa"/>
          </w:tcPr>
          <w:p w14:paraId="2307648E" w14:textId="77777777" w:rsidR="008B72E7" w:rsidRDefault="008B72E7">
            <w:pPr>
              <w:rPr>
                <w:rFonts w:ascii="Arial" w:hAnsi="Arial"/>
                <w:snapToGrid w:val="0"/>
                <w:color w:val="000000"/>
              </w:rPr>
            </w:pPr>
            <w:r>
              <w:rPr>
                <w:rFonts w:ascii="Arial" w:hAnsi="Arial"/>
                <w:snapToGrid w:val="0"/>
                <w:color w:val="000000"/>
              </w:rPr>
              <w:t>3.3.5</w:t>
            </w:r>
          </w:p>
        </w:tc>
        <w:tc>
          <w:tcPr>
            <w:tcW w:w="2520" w:type="dxa"/>
          </w:tcPr>
          <w:p w14:paraId="6DA954C1" w14:textId="77777777" w:rsidR="008B72E7" w:rsidRDefault="008B72E7">
            <w:pPr>
              <w:rPr>
                <w:rFonts w:ascii="Arial" w:hAnsi="Arial"/>
                <w:snapToGrid w:val="0"/>
                <w:color w:val="000000"/>
              </w:rPr>
            </w:pPr>
            <w:r>
              <w:rPr>
                <w:rFonts w:ascii="Arial" w:hAnsi="Arial"/>
                <w:snapToGrid w:val="0"/>
                <w:color w:val="000000"/>
              </w:rPr>
              <w:t xml:space="preserve"> Fault Detection, Identification, and Recovery</w:t>
            </w:r>
          </w:p>
        </w:tc>
        <w:tc>
          <w:tcPr>
            <w:tcW w:w="2430" w:type="dxa"/>
          </w:tcPr>
          <w:p w14:paraId="142560A9" w14:textId="77777777" w:rsidR="008B72E7" w:rsidRDefault="008B72E7">
            <w:pPr>
              <w:rPr>
                <w:rFonts w:ascii="Arial" w:hAnsi="Arial"/>
                <w:snapToGrid w:val="0"/>
                <w:color w:val="000000"/>
              </w:rPr>
            </w:pPr>
            <w:r>
              <w:rPr>
                <w:rFonts w:ascii="Arial" w:hAnsi="Arial"/>
                <w:snapToGrid w:val="0"/>
                <w:color w:val="000000"/>
              </w:rPr>
              <w:t>The FDIR shall (3.3.5.14) reset and retry the failed entity, such as an FCP or an NE, to perform this discrimination.</w:t>
            </w:r>
          </w:p>
        </w:tc>
        <w:tc>
          <w:tcPr>
            <w:tcW w:w="2430" w:type="dxa"/>
          </w:tcPr>
          <w:p w14:paraId="78F9E020" w14:textId="77777777" w:rsidR="008B72E7" w:rsidRDefault="008B72E7">
            <w:pPr>
              <w:rPr>
                <w:rFonts w:ascii="Arial" w:hAnsi="Arial"/>
                <w:snapToGrid w:val="0"/>
                <w:color w:val="000000"/>
              </w:rPr>
            </w:pPr>
            <w:r>
              <w:rPr>
                <w:rFonts w:ascii="Arial" w:hAnsi="Arial"/>
                <w:snapToGrid w:val="0"/>
                <w:color w:val="000000"/>
              </w:rPr>
              <w:t>SRS106, SRS110, SRS117, SRS129 SRS204, SRS208, SRS209, SRS211, SRS282</w:t>
            </w:r>
          </w:p>
        </w:tc>
      </w:tr>
      <w:tr w:rsidR="008B72E7" w14:paraId="685F361F" w14:textId="77777777">
        <w:tblPrEx>
          <w:tblCellMar>
            <w:top w:w="0" w:type="dxa"/>
            <w:bottom w:w="0" w:type="dxa"/>
          </w:tblCellMar>
        </w:tblPrEx>
        <w:tc>
          <w:tcPr>
            <w:tcW w:w="2430" w:type="dxa"/>
          </w:tcPr>
          <w:p w14:paraId="281D3ACE" w14:textId="77777777" w:rsidR="008B72E7" w:rsidRDefault="008B72E7">
            <w:pPr>
              <w:rPr>
                <w:rFonts w:ascii="Arial" w:hAnsi="Arial"/>
                <w:snapToGrid w:val="0"/>
                <w:color w:val="000000"/>
              </w:rPr>
            </w:pPr>
            <w:r>
              <w:rPr>
                <w:rFonts w:ascii="Arial" w:hAnsi="Arial"/>
                <w:snapToGrid w:val="0"/>
                <w:color w:val="000000"/>
              </w:rPr>
              <w:t>3.3.5</w:t>
            </w:r>
          </w:p>
        </w:tc>
        <w:tc>
          <w:tcPr>
            <w:tcW w:w="2520" w:type="dxa"/>
          </w:tcPr>
          <w:p w14:paraId="0465C3B6" w14:textId="77777777" w:rsidR="008B72E7" w:rsidRDefault="008B72E7">
            <w:pPr>
              <w:rPr>
                <w:rFonts w:ascii="Arial" w:hAnsi="Arial"/>
                <w:snapToGrid w:val="0"/>
                <w:color w:val="000000"/>
              </w:rPr>
            </w:pPr>
            <w:r>
              <w:rPr>
                <w:rFonts w:ascii="Arial" w:hAnsi="Arial"/>
                <w:snapToGrid w:val="0"/>
                <w:color w:val="000000"/>
              </w:rPr>
              <w:t xml:space="preserve"> Fault Detection, Identification, and Recovery</w:t>
            </w:r>
          </w:p>
        </w:tc>
        <w:tc>
          <w:tcPr>
            <w:tcW w:w="2430" w:type="dxa"/>
          </w:tcPr>
          <w:p w14:paraId="4F11CC8C" w14:textId="77777777" w:rsidR="008B72E7" w:rsidRDefault="008B72E7">
            <w:pPr>
              <w:rPr>
                <w:rFonts w:ascii="Arial" w:hAnsi="Arial"/>
                <w:snapToGrid w:val="0"/>
                <w:color w:val="000000"/>
              </w:rPr>
            </w:pPr>
            <w:r>
              <w:rPr>
                <w:rFonts w:ascii="Arial" w:hAnsi="Arial"/>
                <w:snapToGrid w:val="0"/>
                <w:color w:val="000000"/>
              </w:rPr>
              <w:t>To clear the failure, FDIR shall (3.3.5.15) request the Vehicle/Mission Manager to cycle power to that FCR.</w:t>
            </w:r>
          </w:p>
        </w:tc>
        <w:tc>
          <w:tcPr>
            <w:tcW w:w="2430" w:type="dxa"/>
          </w:tcPr>
          <w:p w14:paraId="78E0EFDF" w14:textId="77777777" w:rsidR="008B72E7" w:rsidRDefault="008B72E7">
            <w:pPr>
              <w:rPr>
                <w:rFonts w:ascii="Arial" w:hAnsi="Arial"/>
                <w:snapToGrid w:val="0"/>
                <w:color w:val="000000"/>
              </w:rPr>
            </w:pPr>
            <w:r>
              <w:rPr>
                <w:rFonts w:ascii="Arial" w:hAnsi="Arial"/>
                <w:snapToGrid w:val="0"/>
                <w:color w:val="000000"/>
              </w:rPr>
              <w:t>SRS208, SRS209</w:t>
            </w:r>
          </w:p>
        </w:tc>
      </w:tr>
      <w:tr w:rsidR="008B72E7" w14:paraId="2B178F66" w14:textId="77777777">
        <w:tblPrEx>
          <w:tblCellMar>
            <w:top w:w="0" w:type="dxa"/>
            <w:bottom w:w="0" w:type="dxa"/>
          </w:tblCellMar>
        </w:tblPrEx>
        <w:tc>
          <w:tcPr>
            <w:tcW w:w="2430" w:type="dxa"/>
          </w:tcPr>
          <w:p w14:paraId="27AC23B2" w14:textId="77777777" w:rsidR="008B72E7" w:rsidRDefault="008B72E7">
            <w:pPr>
              <w:rPr>
                <w:rFonts w:ascii="Arial" w:hAnsi="Arial"/>
                <w:snapToGrid w:val="0"/>
                <w:color w:val="000000"/>
              </w:rPr>
            </w:pPr>
            <w:r>
              <w:rPr>
                <w:rFonts w:ascii="Arial" w:hAnsi="Arial"/>
                <w:snapToGrid w:val="0"/>
                <w:color w:val="000000"/>
              </w:rPr>
              <w:t>3.3.5</w:t>
            </w:r>
          </w:p>
        </w:tc>
        <w:tc>
          <w:tcPr>
            <w:tcW w:w="2520" w:type="dxa"/>
          </w:tcPr>
          <w:p w14:paraId="11E234BD" w14:textId="77777777" w:rsidR="008B72E7" w:rsidRDefault="008B72E7">
            <w:pPr>
              <w:rPr>
                <w:rFonts w:ascii="Arial" w:hAnsi="Arial"/>
                <w:snapToGrid w:val="0"/>
                <w:color w:val="000000"/>
              </w:rPr>
            </w:pPr>
            <w:r>
              <w:rPr>
                <w:rFonts w:ascii="Arial" w:hAnsi="Arial"/>
                <w:snapToGrid w:val="0"/>
                <w:color w:val="000000"/>
              </w:rPr>
              <w:t xml:space="preserve"> Fault Detection, Identification, and Recovery</w:t>
            </w:r>
          </w:p>
        </w:tc>
        <w:tc>
          <w:tcPr>
            <w:tcW w:w="2430" w:type="dxa"/>
          </w:tcPr>
          <w:p w14:paraId="2E0DFEAB" w14:textId="77777777" w:rsidR="008B72E7" w:rsidRDefault="008B72E7">
            <w:pPr>
              <w:rPr>
                <w:rFonts w:ascii="Arial" w:hAnsi="Arial"/>
                <w:snapToGrid w:val="0"/>
                <w:color w:val="000000"/>
              </w:rPr>
            </w:pPr>
            <w:r>
              <w:rPr>
                <w:rFonts w:ascii="Arial" w:hAnsi="Arial"/>
                <w:snapToGrid w:val="0"/>
                <w:color w:val="000000"/>
              </w:rPr>
              <w:t>The FDIR shall (3.3.5.16) be able to identify a fault source, at least to an FCR.</w:t>
            </w:r>
          </w:p>
        </w:tc>
        <w:tc>
          <w:tcPr>
            <w:tcW w:w="2430" w:type="dxa"/>
          </w:tcPr>
          <w:p w14:paraId="69EFAEF3" w14:textId="77777777" w:rsidR="008B72E7" w:rsidRDefault="008B72E7">
            <w:pPr>
              <w:rPr>
                <w:rFonts w:ascii="Arial" w:hAnsi="Arial"/>
                <w:snapToGrid w:val="0"/>
                <w:color w:val="000000"/>
              </w:rPr>
            </w:pPr>
            <w:r>
              <w:rPr>
                <w:rFonts w:ascii="Arial" w:hAnsi="Arial"/>
                <w:snapToGrid w:val="0"/>
                <w:color w:val="000000"/>
              </w:rPr>
              <w:t>SRS095, SRS184, SRS096, SRS097</w:t>
            </w:r>
          </w:p>
        </w:tc>
      </w:tr>
      <w:tr w:rsidR="008B72E7" w14:paraId="6F9C4434" w14:textId="77777777">
        <w:tblPrEx>
          <w:tblCellMar>
            <w:top w:w="0" w:type="dxa"/>
            <w:bottom w:w="0" w:type="dxa"/>
          </w:tblCellMar>
        </w:tblPrEx>
        <w:tc>
          <w:tcPr>
            <w:tcW w:w="2430" w:type="dxa"/>
          </w:tcPr>
          <w:p w14:paraId="41E4FDD8" w14:textId="77777777" w:rsidR="008B72E7" w:rsidRDefault="008B72E7">
            <w:pPr>
              <w:rPr>
                <w:rFonts w:ascii="Arial" w:hAnsi="Arial"/>
                <w:snapToGrid w:val="0"/>
                <w:color w:val="000000"/>
              </w:rPr>
            </w:pPr>
            <w:r>
              <w:rPr>
                <w:rFonts w:ascii="Arial" w:hAnsi="Arial"/>
                <w:snapToGrid w:val="0"/>
                <w:color w:val="000000"/>
              </w:rPr>
              <w:t>3.3.5</w:t>
            </w:r>
          </w:p>
        </w:tc>
        <w:tc>
          <w:tcPr>
            <w:tcW w:w="2520" w:type="dxa"/>
          </w:tcPr>
          <w:p w14:paraId="08EB0D61" w14:textId="77777777" w:rsidR="008B72E7" w:rsidRDefault="008B72E7">
            <w:pPr>
              <w:rPr>
                <w:rFonts w:ascii="Arial" w:hAnsi="Arial"/>
                <w:snapToGrid w:val="0"/>
                <w:color w:val="000000"/>
              </w:rPr>
            </w:pPr>
            <w:r>
              <w:rPr>
                <w:rFonts w:ascii="Arial" w:hAnsi="Arial"/>
                <w:snapToGrid w:val="0"/>
                <w:color w:val="000000"/>
              </w:rPr>
              <w:t xml:space="preserve"> Fault Detection, Identification, and Recovery</w:t>
            </w:r>
          </w:p>
        </w:tc>
        <w:tc>
          <w:tcPr>
            <w:tcW w:w="2430" w:type="dxa"/>
          </w:tcPr>
          <w:p w14:paraId="3C6D07C6" w14:textId="77777777" w:rsidR="008B72E7" w:rsidRDefault="008B72E7">
            <w:pPr>
              <w:rPr>
                <w:rFonts w:ascii="Arial" w:hAnsi="Arial"/>
                <w:snapToGrid w:val="0"/>
                <w:color w:val="000000"/>
              </w:rPr>
            </w:pPr>
            <w:r>
              <w:rPr>
                <w:rFonts w:ascii="Arial" w:hAnsi="Arial"/>
                <w:snapToGrid w:val="0"/>
                <w:color w:val="000000"/>
              </w:rPr>
              <w:t>The FDIR shall (3.3.5.17) place all fault and recovery information in shared memory for inclusion in the frames that will be telemetred and recorded by the CTC.</w:t>
            </w:r>
          </w:p>
        </w:tc>
        <w:tc>
          <w:tcPr>
            <w:tcW w:w="2430" w:type="dxa"/>
          </w:tcPr>
          <w:p w14:paraId="3DCFFFFC" w14:textId="77777777" w:rsidR="008B72E7" w:rsidRDefault="008B72E7">
            <w:pPr>
              <w:rPr>
                <w:rFonts w:ascii="Arial" w:hAnsi="Arial"/>
                <w:snapToGrid w:val="0"/>
                <w:color w:val="000000"/>
              </w:rPr>
            </w:pPr>
            <w:r>
              <w:rPr>
                <w:rFonts w:ascii="Arial" w:hAnsi="Arial"/>
                <w:snapToGrid w:val="0"/>
                <w:color w:val="000000"/>
              </w:rPr>
              <w:t>SRS098, SRS044</w:t>
            </w:r>
          </w:p>
        </w:tc>
      </w:tr>
      <w:tr w:rsidR="008B72E7" w14:paraId="4641E92A" w14:textId="77777777">
        <w:tblPrEx>
          <w:tblCellMar>
            <w:top w:w="0" w:type="dxa"/>
            <w:bottom w:w="0" w:type="dxa"/>
          </w:tblCellMar>
        </w:tblPrEx>
        <w:tc>
          <w:tcPr>
            <w:tcW w:w="2430" w:type="dxa"/>
          </w:tcPr>
          <w:p w14:paraId="58F1810A" w14:textId="77777777" w:rsidR="008B72E7" w:rsidRDefault="008B72E7">
            <w:pPr>
              <w:rPr>
                <w:rFonts w:ascii="Arial" w:hAnsi="Arial"/>
                <w:snapToGrid w:val="0"/>
                <w:color w:val="000000"/>
              </w:rPr>
            </w:pPr>
            <w:r>
              <w:rPr>
                <w:rFonts w:ascii="Arial" w:hAnsi="Arial"/>
                <w:snapToGrid w:val="0"/>
                <w:color w:val="000000"/>
              </w:rPr>
              <w:t>3.3.5</w:t>
            </w:r>
          </w:p>
        </w:tc>
        <w:tc>
          <w:tcPr>
            <w:tcW w:w="2520" w:type="dxa"/>
          </w:tcPr>
          <w:p w14:paraId="43F04A1A" w14:textId="77777777" w:rsidR="008B72E7" w:rsidRDefault="008B72E7">
            <w:pPr>
              <w:rPr>
                <w:rFonts w:ascii="Arial" w:hAnsi="Arial"/>
                <w:snapToGrid w:val="0"/>
                <w:color w:val="000000"/>
              </w:rPr>
            </w:pPr>
            <w:r>
              <w:rPr>
                <w:rFonts w:ascii="Arial" w:hAnsi="Arial"/>
                <w:snapToGrid w:val="0"/>
                <w:color w:val="000000"/>
              </w:rPr>
              <w:t xml:space="preserve"> Fault Detection, Identification, and </w:t>
            </w:r>
            <w:r>
              <w:rPr>
                <w:rFonts w:ascii="Arial" w:hAnsi="Arial"/>
                <w:snapToGrid w:val="0"/>
                <w:color w:val="000000"/>
              </w:rPr>
              <w:lastRenderedPageBreak/>
              <w:t>Recovery</w:t>
            </w:r>
          </w:p>
        </w:tc>
        <w:tc>
          <w:tcPr>
            <w:tcW w:w="2430" w:type="dxa"/>
          </w:tcPr>
          <w:p w14:paraId="7457AFBE" w14:textId="77777777" w:rsidR="008B72E7" w:rsidRDefault="008B72E7">
            <w:pPr>
              <w:rPr>
                <w:rFonts w:ascii="Arial" w:hAnsi="Arial"/>
                <w:snapToGrid w:val="0"/>
                <w:color w:val="000000"/>
              </w:rPr>
            </w:pPr>
            <w:r>
              <w:rPr>
                <w:rFonts w:ascii="Arial" w:hAnsi="Arial"/>
                <w:snapToGrid w:val="0"/>
                <w:color w:val="000000"/>
              </w:rPr>
              <w:lastRenderedPageBreak/>
              <w:t xml:space="preserve">For the first permanent FCP </w:t>
            </w:r>
            <w:r>
              <w:rPr>
                <w:rFonts w:ascii="Arial" w:hAnsi="Arial"/>
                <w:snapToGrid w:val="0"/>
                <w:color w:val="000000"/>
              </w:rPr>
              <w:lastRenderedPageBreak/>
              <w:t>failure, FDIR  shall (3.3.5.30) degrade the redundancy level of the FCP from 4 to 3.</w:t>
            </w:r>
          </w:p>
        </w:tc>
        <w:tc>
          <w:tcPr>
            <w:tcW w:w="2430" w:type="dxa"/>
          </w:tcPr>
          <w:p w14:paraId="62FE063B" w14:textId="77777777" w:rsidR="008B72E7" w:rsidRDefault="008B72E7">
            <w:pPr>
              <w:rPr>
                <w:rFonts w:ascii="Arial" w:hAnsi="Arial"/>
                <w:snapToGrid w:val="0"/>
                <w:color w:val="000000"/>
              </w:rPr>
            </w:pPr>
            <w:r>
              <w:rPr>
                <w:rFonts w:ascii="Arial" w:hAnsi="Arial"/>
                <w:snapToGrid w:val="0"/>
                <w:color w:val="000000"/>
              </w:rPr>
              <w:lastRenderedPageBreak/>
              <w:t>SRS106</w:t>
            </w:r>
          </w:p>
        </w:tc>
      </w:tr>
      <w:tr w:rsidR="008B72E7" w14:paraId="249D9076" w14:textId="77777777">
        <w:tblPrEx>
          <w:tblCellMar>
            <w:top w:w="0" w:type="dxa"/>
            <w:bottom w:w="0" w:type="dxa"/>
          </w:tblCellMar>
        </w:tblPrEx>
        <w:tc>
          <w:tcPr>
            <w:tcW w:w="2430" w:type="dxa"/>
          </w:tcPr>
          <w:p w14:paraId="699AC107" w14:textId="77777777" w:rsidR="008B72E7" w:rsidRDefault="008B72E7">
            <w:pPr>
              <w:rPr>
                <w:rFonts w:ascii="Arial" w:hAnsi="Arial"/>
                <w:snapToGrid w:val="0"/>
                <w:color w:val="000000"/>
              </w:rPr>
            </w:pPr>
            <w:r>
              <w:rPr>
                <w:rFonts w:ascii="Arial" w:hAnsi="Arial"/>
                <w:snapToGrid w:val="0"/>
                <w:color w:val="000000"/>
              </w:rPr>
              <w:t>3.3.5</w:t>
            </w:r>
          </w:p>
        </w:tc>
        <w:tc>
          <w:tcPr>
            <w:tcW w:w="2520" w:type="dxa"/>
          </w:tcPr>
          <w:p w14:paraId="70EC2266" w14:textId="77777777" w:rsidR="008B72E7" w:rsidRDefault="008B72E7">
            <w:pPr>
              <w:rPr>
                <w:rFonts w:ascii="Arial" w:hAnsi="Arial"/>
                <w:snapToGrid w:val="0"/>
                <w:color w:val="000000"/>
              </w:rPr>
            </w:pPr>
            <w:r>
              <w:rPr>
                <w:rFonts w:ascii="Arial" w:hAnsi="Arial"/>
                <w:snapToGrid w:val="0"/>
                <w:color w:val="000000"/>
              </w:rPr>
              <w:t xml:space="preserve"> Fault Detection, Identification, and Recovery</w:t>
            </w:r>
          </w:p>
        </w:tc>
        <w:tc>
          <w:tcPr>
            <w:tcW w:w="2430" w:type="dxa"/>
          </w:tcPr>
          <w:p w14:paraId="2DF0A2BC" w14:textId="77777777" w:rsidR="008B72E7" w:rsidRDefault="008B72E7">
            <w:pPr>
              <w:rPr>
                <w:rFonts w:ascii="Arial" w:hAnsi="Arial"/>
                <w:snapToGrid w:val="0"/>
                <w:color w:val="000000"/>
              </w:rPr>
            </w:pPr>
            <w:r>
              <w:rPr>
                <w:rFonts w:ascii="Arial" w:hAnsi="Arial"/>
                <w:snapToGrid w:val="0"/>
                <w:color w:val="000000"/>
              </w:rPr>
              <w:t>If a second permanent FCP failure occurs, then FDIR shall (3.3.5.31) degrade the redundancy level of the FCP from 3 to 2 and operate in a degraded triplex mode.</w:t>
            </w:r>
          </w:p>
        </w:tc>
        <w:tc>
          <w:tcPr>
            <w:tcW w:w="2430" w:type="dxa"/>
          </w:tcPr>
          <w:p w14:paraId="039FCD8F" w14:textId="77777777" w:rsidR="008B72E7" w:rsidRDefault="008B72E7">
            <w:pPr>
              <w:rPr>
                <w:rFonts w:ascii="Arial" w:hAnsi="Arial"/>
                <w:snapToGrid w:val="0"/>
                <w:color w:val="000000"/>
              </w:rPr>
            </w:pPr>
            <w:r>
              <w:rPr>
                <w:rFonts w:ascii="Arial" w:hAnsi="Arial"/>
                <w:snapToGrid w:val="0"/>
                <w:color w:val="000000"/>
              </w:rPr>
              <w:t>SRS282</w:t>
            </w:r>
          </w:p>
        </w:tc>
      </w:tr>
      <w:tr w:rsidR="008B72E7" w14:paraId="06A4153C" w14:textId="77777777">
        <w:tblPrEx>
          <w:tblCellMar>
            <w:top w:w="0" w:type="dxa"/>
            <w:bottom w:w="0" w:type="dxa"/>
          </w:tblCellMar>
        </w:tblPrEx>
        <w:tc>
          <w:tcPr>
            <w:tcW w:w="2430" w:type="dxa"/>
          </w:tcPr>
          <w:p w14:paraId="4BBBCA78" w14:textId="77777777" w:rsidR="008B72E7" w:rsidRDefault="008B72E7">
            <w:pPr>
              <w:rPr>
                <w:rFonts w:ascii="Arial" w:hAnsi="Arial"/>
                <w:snapToGrid w:val="0"/>
                <w:color w:val="000000"/>
              </w:rPr>
            </w:pPr>
            <w:r>
              <w:rPr>
                <w:rFonts w:ascii="Arial" w:hAnsi="Arial"/>
                <w:snapToGrid w:val="0"/>
                <w:color w:val="000000"/>
              </w:rPr>
              <w:t>3.3.5</w:t>
            </w:r>
          </w:p>
        </w:tc>
        <w:tc>
          <w:tcPr>
            <w:tcW w:w="2520" w:type="dxa"/>
          </w:tcPr>
          <w:p w14:paraId="7E5341FF" w14:textId="77777777" w:rsidR="008B72E7" w:rsidRDefault="008B72E7">
            <w:pPr>
              <w:rPr>
                <w:rFonts w:ascii="Arial" w:hAnsi="Arial"/>
                <w:snapToGrid w:val="0"/>
                <w:color w:val="000000"/>
              </w:rPr>
            </w:pPr>
            <w:r>
              <w:rPr>
                <w:rFonts w:ascii="Arial" w:hAnsi="Arial"/>
                <w:snapToGrid w:val="0"/>
                <w:color w:val="000000"/>
              </w:rPr>
              <w:t xml:space="preserve"> Fault Detection, Identification, and Recovery</w:t>
            </w:r>
          </w:p>
        </w:tc>
        <w:tc>
          <w:tcPr>
            <w:tcW w:w="2430" w:type="dxa"/>
          </w:tcPr>
          <w:p w14:paraId="5B17BCC3" w14:textId="77777777" w:rsidR="008B72E7" w:rsidRDefault="008B72E7">
            <w:pPr>
              <w:rPr>
                <w:rFonts w:ascii="Arial" w:hAnsi="Arial"/>
                <w:snapToGrid w:val="0"/>
                <w:color w:val="000000"/>
              </w:rPr>
            </w:pPr>
            <w:r>
              <w:rPr>
                <w:rFonts w:ascii="Arial" w:hAnsi="Arial"/>
                <w:snapToGrid w:val="0"/>
                <w:color w:val="000000"/>
              </w:rPr>
              <w:t>Additionally, FDIR shall (3.3.5.20) reinitialize and integrate an FCP if permitted by the Vehicle/Mission Manager.</w:t>
            </w:r>
          </w:p>
        </w:tc>
        <w:tc>
          <w:tcPr>
            <w:tcW w:w="2430" w:type="dxa"/>
          </w:tcPr>
          <w:p w14:paraId="38B158AF" w14:textId="77777777" w:rsidR="008B72E7" w:rsidRDefault="008B72E7">
            <w:pPr>
              <w:rPr>
                <w:rFonts w:ascii="Arial" w:hAnsi="Arial"/>
                <w:snapToGrid w:val="0"/>
                <w:color w:val="000000"/>
              </w:rPr>
            </w:pPr>
            <w:r>
              <w:rPr>
                <w:rFonts w:ascii="Arial" w:hAnsi="Arial"/>
                <w:snapToGrid w:val="0"/>
                <w:color w:val="000000"/>
              </w:rPr>
              <w:t>SRS104, SRS110, SRS123, SRS124, SRS125, SRS126, SRS281, SRS302</w:t>
            </w:r>
          </w:p>
        </w:tc>
      </w:tr>
      <w:tr w:rsidR="008B72E7" w14:paraId="33FC9AE2" w14:textId="77777777">
        <w:tblPrEx>
          <w:tblCellMar>
            <w:top w:w="0" w:type="dxa"/>
            <w:bottom w:w="0" w:type="dxa"/>
          </w:tblCellMar>
        </w:tblPrEx>
        <w:tc>
          <w:tcPr>
            <w:tcW w:w="2430" w:type="dxa"/>
          </w:tcPr>
          <w:p w14:paraId="5FCF423D" w14:textId="77777777" w:rsidR="008B72E7" w:rsidRDefault="008B72E7">
            <w:pPr>
              <w:rPr>
                <w:rFonts w:ascii="Arial" w:hAnsi="Arial"/>
                <w:snapToGrid w:val="0"/>
                <w:color w:val="000000"/>
              </w:rPr>
            </w:pPr>
            <w:r>
              <w:rPr>
                <w:rFonts w:ascii="Arial" w:hAnsi="Arial"/>
                <w:snapToGrid w:val="0"/>
                <w:color w:val="000000"/>
              </w:rPr>
              <w:t>3.3.5</w:t>
            </w:r>
          </w:p>
        </w:tc>
        <w:tc>
          <w:tcPr>
            <w:tcW w:w="2520" w:type="dxa"/>
          </w:tcPr>
          <w:p w14:paraId="2D2CF4C7" w14:textId="77777777" w:rsidR="008B72E7" w:rsidRDefault="008B72E7">
            <w:pPr>
              <w:rPr>
                <w:rFonts w:ascii="Arial" w:hAnsi="Arial"/>
                <w:snapToGrid w:val="0"/>
                <w:color w:val="000000"/>
              </w:rPr>
            </w:pPr>
            <w:r>
              <w:rPr>
                <w:rFonts w:ascii="Arial" w:hAnsi="Arial"/>
                <w:snapToGrid w:val="0"/>
                <w:color w:val="000000"/>
              </w:rPr>
              <w:t xml:space="preserve"> Fault Detection, Identification, and Recovery</w:t>
            </w:r>
          </w:p>
        </w:tc>
        <w:tc>
          <w:tcPr>
            <w:tcW w:w="2430" w:type="dxa"/>
          </w:tcPr>
          <w:p w14:paraId="30B74F3C" w14:textId="77777777" w:rsidR="008B72E7" w:rsidRDefault="008B72E7">
            <w:pPr>
              <w:rPr>
                <w:rFonts w:ascii="Arial" w:hAnsi="Arial"/>
                <w:snapToGrid w:val="0"/>
                <w:color w:val="000000"/>
              </w:rPr>
            </w:pPr>
            <w:r>
              <w:rPr>
                <w:rFonts w:ascii="Arial" w:hAnsi="Arial"/>
                <w:snapToGrid w:val="0"/>
                <w:color w:val="000000"/>
              </w:rPr>
              <w:t xml:space="preserve">FTSS shall (3.3.5.35) notify the applications that memory re-alignment and re-integration of an FCP is going to occur in 1 second.   </w:t>
            </w:r>
          </w:p>
        </w:tc>
        <w:tc>
          <w:tcPr>
            <w:tcW w:w="2430" w:type="dxa"/>
          </w:tcPr>
          <w:p w14:paraId="03677B94" w14:textId="77777777" w:rsidR="008B72E7" w:rsidRDefault="008B72E7">
            <w:pPr>
              <w:rPr>
                <w:rFonts w:ascii="Arial" w:hAnsi="Arial"/>
                <w:snapToGrid w:val="0"/>
                <w:color w:val="000000"/>
              </w:rPr>
            </w:pPr>
            <w:r>
              <w:rPr>
                <w:rFonts w:ascii="Arial" w:hAnsi="Arial"/>
                <w:snapToGrid w:val="0"/>
                <w:color w:val="000000"/>
              </w:rPr>
              <w:t>SRS271</w:t>
            </w:r>
          </w:p>
        </w:tc>
      </w:tr>
      <w:tr w:rsidR="008B72E7" w14:paraId="573E8D02" w14:textId="77777777">
        <w:tblPrEx>
          <w:tblCellMar>
            <w:top w:w="0" w:type="dxa"/>
            <w:bottom w:w="0" w:type="dxa"/>
          </w:tblCellMar>
        </w:tblPrEx>
        <w:tc>
          <w:tcPr>
            <w:tcW w:w="2430" w:type="dxa"/>
          </w:tcPr>
          <w:p w14:paraId="7CCE99D4" w14:textId="77777777" w:rsidR="008B72E7" w:rsidRDefault="008B72E7">
            <w:pPr>
              <w:rPr>
                <w:rFonts w:ascii="Arial" w:hAnsi="Arial"/>
                <w:snapToGrid w:val="0"/>
                <w:color w:val="000000"/>
              </w:rPr>
            </w:pPr>
            <w:r>
              <w:rPr>
                <w:rFonts w:ascii="Arial" w:hAnsi="Arial"/>
                <w:snapToGrid w:val="0"/>
                <w:color w:val="000000"/>
              </w:rPr>
              <w:t>3.3.5</w:t>
            </w:r>
          </w:p>
        </w:tc>
        <w:tc>
          <w:tcPr>
            <w:tcW w:w="2520" w:type="dxa"/>
          </w:tcPr>
          <w:p w14:paraId="1CF05008" w14:textId="77777777" w:rsidR="008B72E7" w:rsidRDefault="008B72E7">
            <w:pPr>
              <w:rPr>
                <w:rFonts w:ascii="Arial" w:hAnsi="Arial"/>
                <w:snapToGrid w:val="0"/>
                <w:color w:val="000000"/>
              </w:rPr>
            </w:pPr>
            <w:r>
              <w:rPr>
                <w:rFonts w:ascii="Arial" w:hAnsi="Arial"/>
                <w:snapToGrid w:val="0"/>
                <w:color w:val="000000"/>
              </w:rPr>
              <w:t xml:space="preserve"> Fault Detection, Identification, and Recovery</w:t>
            </w:r>
          </w:p>
        </w:tc>
        <w:tc>
          <w:tcPr>
            <w:tcW w:w="2430" w:type="dxa"/>
          </w:tcPr>
          <w:p w14:paraId="4A3AF9AE" w14:textId="77777777" w:rsidR="008B72E7" w:rsidRDefault="008B72E7">
            <w:pPr>
              <w:rPr>
                <w:rFonts w:ascii="Arial" w:hAnsi="Arial"/>
                <w:snapToGrid w:val="0"/>
                <w:color w:val="000000"/>
              </w:rPr>
            </w:pPr>
            <w:r>
              <w:rPr>
                <w:rFonts w:ascii="Arial" w:hAnsi="Arial"/>
                <w:snapToGrid w:val="0"/>
                <w:color w:val="000000"/>
              </w:rPr>
              <w:t>FTSS shall (3.3.5.36) wait for the ICP to signal that it has completed initialization before suspending the application for memory re-alignment.</w:t>
            </w:r>
          </w:p>
        </w:tc>
        <w:tc>
          <w:tcPr>
            <w:tcW w:w="2430" w:type="dxa"/>
          </w:tcPr>
          <w:p w14:paraId="53895995" w14:textId="77777777" w:rsidR="008B72E7" w:rsidRDefault="008B72E7">
            <w:pPr>
              <w:rPr>
                <w:rFonts w:ascii="Arial" w:hAnsi="Arial"/>
                <w:snapToGrid w:val="0"/>
                <w:color w:val="000000"/>
              </w:rPr>
            </w:pPr>
            <w:r>
              <w:rPr>
                <w:rFonts w:ascii="Arial" w:hAnsi="Arial"/>
                <w:snapToGrid w:val="0"/>
                <w:color w:val="000000"/>
              </w:rPr>
              <w:t>SRS272</w:t>
            </w:r>
          </w:p>
        </w:tc>
      </w:tr>
      <w:tr w:rsidR="008B72E7" w14:paraId="6C805A0F" w14:textId="77777777">
        <w:tblPrEx>
          <w:tblCellMar>
            <w:top w:w="0" w:type="dxa"/>
            <w:bottom w:w="0" w:type="dxa"/>
          </w:tblCellMar>
        </w:tblPrEx>
        <w:tc>
          <w:tcPr>
            <w:tcW w:w="2430" w:type="dxa"/>
          </w:tcPr>
          <w:p w14:paraId="15B46470" w14:textId="77777777" w:rsidR="008B72E7" w:rsidRDefault="008B72E7">
            <w:pPr>
              <w:rPr>
                <w:rFonts w:ascii="Arial" w:hAnsi="Arial"/>
                <w:snapToGrid w:val="0"/>
                <w:color w:val="000000"/>
              </w:rPr>
            </w:pPr>
            <w:r>
              <w:rPr>
                <w:rFonts w:ascii="Arial" w:hAnsi="Arial"/>
                <w:snapToGrid w:val="0"/>
                <w:color w:val="000000"/>
              </w:rPr>
              <w:t>3.3.5</w:t>
            </w:r>
          </w:p>
        </w:tc>
        <w:tc>
          <w:tcPr>
            <w:tcW w:w="2520" w:type="dxa"/>
          </w:tcPr>
          <w:p w14:paraId="447DE6F1" w14:textId="77777777" w:rsidR="008B72E7" w:rsidRDefault="008B72E7">
            <w:pPr>
              <w:rPr>
                <w:rFonts w:ascii="Arial" w:hAnsi="Arial"/>
                <w:snapToGrid w:val="0"/>
                <w:color w:val="000000"/>
              </w:rPr>
            </w:pPr>
            <w:r>
              <w:rPr>
                <w:rFonts w:ascii="Arial" w:hAnsi="Arial"/>
                <w:snapToGrid w:val="0"/>
                <w:color w:val="000000"/>
              </w:rPr>
              <w:t>Fault Detection, Identification, and Recovery</w:t>
            </w:r>
          </w:p>
        </w:tc>
        <w:tc>
          <w:tcPr>
            <w:tcW w:w="2430" w:type="dxa"/>
          </w:tcPr>
          <w:p w14:paraId="2D11859E" w14:textId="77777777" w:rsidR="008B72E7" w:rsidRDefault="008B72E7">
            <w:pPr>
              <w:rPr>
                <w:rFonts w:ascii="Arial" w:hAnsi="Arial"/>
                <w:snapToGrid w:val="0"/>
                <w:color w:val="000000"/>
              </w:rPr>
            </w:pPr>
            <w:r>
              <w:rPr>
                <w:rFonts w:ascii="Arial" w:hAnsi="Arial"/>
                <w:snapToGrid w:val="0"/>
                <w:color w:val="000000"/>
              </w:rPr>
              <w:t>The FCP watchdog timer shall (3.3.5.38) remain active during memory re-alignment.</w:t>
            </w:r>
          </w:p>
        </w:tc>
        <w:tc>
          <w:tcPr>
            <w:tcW w:w="2430" w:type="dxa"/>
          </w:tcPr>
          <w:p w14:paraId="143FBE9D" w14:textId="77777777" w:rsidR="008B72E7" w:rsidRDefault="008B72E7">
            <w:pPr>
              <w:rPr>
                <w:rFonts w:ascii="Arial" w:hAnsi="Arial"/>
                <w:snapToGrid w:val="0"/>
                <w:color w:val="000000"/>
              </w:rPr>
            </w:pPr>
            <w:r>
              <w:rPr>
                <w:rFonts w:ascii="Arial" w:hAnsi="Arial"/>
                <w:snapToGrid w:val="0"/>
                <w:color w:val="000000"/>
              </w:rPr>
              <w:t>SRS293, SRS294</w:t>
            </w:r>
          </w:p>
        </w:tc>
      </w:tr>
      <w:tr w:rsidR="008B72E7" w14:paraId="0F055196" w14:textId="77777777">
        <w:tblPrEx>
          <w:tblCellMar>
            <w:top w:w="0" w:type="dxa"/>
            <w:bottom w:w="0" w:type="dxa"/>
          </w:tblCellMar>
        </w:tblPrEx>
        <w:tc>
          <w:tcPr>
            <w:tcW w:w="2430" w:type="dxa"/>
          </w:tcPr>
          <w:p w14:paraId="130BE72A" w14:textId="77777777" w:rsidR="008B72E7" w:rsidRDefault="008B72E7">
            <w:pPr>
              <w:rPr>
                <w:rFonts w:ascii="Arial" w:hAnsi="Arial"/>
                <w:snapToGrid w:val="0"/>
                <w:color w:val="000000"/>
              </w:rPr>
            </w:pPr>
            <w:r>
              <w:rPr>
                <w:rFonts w:ascii="Arial" w:hAnsi="Arial"/>
                <w:snapToGrid w:val="0"/>
                <w:color w:val="000000"/>
              </w:rPr>
              <w:t>3.3.5</w:t>
            </w:r>
          </w:p>
        </w:tc>
        <w:tc>
          <w:tcPr>
            <w:tcW w:w="2520" w:type="dxa"/>
          </w:tcPr>
          <w:p w14:paraId="4AAFF785" w14:textId="77777777" w:rsidR="008B72E7" w:rsidRDefault="008B72E7">
            <w:pPr>
              <w:rPr>
                <w:rFonts w:ascii="Arial" w:hAnsi="Arial"/>
                <w:snapToGrid w:val="0"/>
                <w:color w:val="000000"/>
              </w:rPr>
            </w:pPr>
            <w:r>
              <w:rPr>
                <w:rFonts w:ascii="Arial" w:hAnsi="Arial"/>
                <w:snapToGrid w:val="0"/>
                <w:color w:val="000000"/>
              </w:rPr>
              <w:t xml:space="preserve"> Fault Detection, Identification, and Recovery</w:t>
            </w:r>
          </w:p>
        </w:tc>
        <w:tc>
          <w:tcPr>
            <w:tcW w:w="2430" w:type="dxa"/>
          </w:tcPr>
          <w:p w14:paraId="5BB78B2C" w14:textId="77777777" w:rsidR="008B72E7" w:rsidRDefault="008B72E7">
            <w:pPr>
              <w:rPr>
                <w:rFonts w:ascii="Arial" w:hAnsi="Arial"/>
                <w:snapToGrid w:val="0"/>
                <w:color w:val="000000"/>
              </w:rPr>
            </w:pPr>
            <w:r>
              <w:rPr>
                <w:rFonts w:ascii="Arial" w:hAnsi="Arial"/>
                <w:snapToGrid w:val="0"/>
                <w:color w:val="000000"/>
              </w:rPr>
              <w:t>Reintegration of an FCP shall (3.3.5.21) be completed in at most 1.5 minutes.</w:t>
            </w:r>
          </w:p>
        </w:tc>
        <w:tc>
          <w:tcPr>
            <w:tcW w:w="2430" w:type="dxa"/>
          </w:tcPr>
          <w:p w14:paraId="2B62F95E" w14:textId="77777777" w:rsidR="008B72E7" w:rsidRDefault="008B72E7">
            <w:pPr>
              <w:rPr>
                <w:rFonts w:ascii="Arial" w:hAnsi="Arial"/>
                <w:snapToGrid w:val="0"/>
                <w:color w:val="000000"/>
              </w:rPr>
            </w:pPr>
            <w:r>
              <w:rPr>
                <w:rFonts w:ascii="Arial" w:hAnsi="Arial"/>
                <w:snapToGrid w:val="0"/>
                <w:color w:val="000000"/>
              </w:rPr>
              <w:t>SRS214</w:t>
            </w:r>
          </w:p>
        </w:tc>
      </w:tr>
      <w:tr w:rsidR="008B72E7" w14:paraId="5D048E75" w14:textId="77777777">
        <w:tblPrEx>
          <w:tblCellMar>
            <w:top w:w="0" w:type="dxa"/>
            <w:bottom w:w="0" w:type="dxa"/>
          </w:tblCellMar>
        </w:tblPrEx>
        <w:tc>
          <w:tcPr>
            <w:tcW w:w="2430" w:type="dxa"/>
          </w:tcPr>
          <w:p w14:paraId="5A179113" w14:textId="77777777" w:rsidR="008B72E7" w:rsidRDefault="008B72E7">
            <w:pPr>
              <w:rPr>
                <w:rFonts w:ascii="Arial" w:hAnsi="Arial"/>
                <w:snapToGrid w:val="0"/>
                <w:color w:val="000000"/>
              </w:rPr>
            </w:pPr>
            <w:r>
              <w:rPr>
                <w:rFonts w:ascii="Arial" w:hAnsi="Arial"/>
                <w:snapToGrid w:val="0"/>
                <w:color w:val="000000"/>
              </w:rPr>
              <w:t>3.3.5</w:t>
            </w:r>
          </w:p>
        </w:tc>
        <w:tc>
          <w:tcPr>
            <w:tcW w:w="2520" w:type="dxa"/>
          </w:tcPr>
          <w:p w14:paraId="55257ED6" w14:textId="77777777" w:rsidR="008B72E7" w:rsidRDefault="008B72E7">
            <w:pPr>
              <w:rPr>
                <w:rFonts w:ascii="Arial" w:hAnsi="Arial"/>
                <w:snapToGrid w:val="0"/>
                <w:color w:val="000000"/>
              </w:rPr>
            </w:pPr>
            <w:r>
              <w:rPr>
                <w:rFonts w:ascii="Arial" w:hAnsi="Arial"/>
                <w:snapToGrid w:val="0"/>
                <w:color w:val="000000"/>
              </w:rPr>
              <w:t xml:space="preserve"> Fault Detection, Identification, and Recovery</w:t>
            </w:r>
          </w:p>
        </w:tc>
        <w:tc>
          <w:tcPr>
            <w:tcW w:w="2430" w:type="dxa"/>
          </w:tcPr>
          <w:p w14:paraId="1A7FB807" w14:textId="77777777" w:rsidR="008B72E7" w:rsidRDefault="008B72E7">
            <w:pPr>
              <w:rPr>
                <w:rFonts w:ascii="Arial" w:hAnsi="Arial"/>
                <w:snapToGrid w:val="0"/>
                <w:color w:val="000000"/>
              </w:rPr>
            </w:pPr>
            <w:r>
              <w:rPr>
                <w:rFonts w:ascii="Arial" w:hAnsi="Arial"/>
                <w:snapToGrid w:val="0"/>
                <w:color w:val="000000"/>
              </w:rPr>
              <w:t>It shall (3.3.5.22) be possible to perform voted VMEbus resets via the NEs.</w:t>
            </w:r>
          </w:p>
        </w:tc>
        <w:tc>
          <w:tcPr>
            <w:tcW w:w="2430" w:type="dxa"/>
          </w:tcPr>
          <w:p w14:paraId="30C3A7AE" w14:textId="77777777" w:rsidR="008B72E7" w:rsidRDefault="008B72E7">
            <w:pPr>
              <w:rPr>
                <w:rFonts w:ascii="Arial" w:hAnsi="Arial"/>
                <w:snapToGrid w:val="0"/>
                <w:color w:val="000000"/>
              </w:rPr>
            </w:pPr>
            <w:r>
              <w:rPr>
                <w:rFonts w:ascii="Arial" w:hAnsi="Arial"/>
                <w:snapToGrid w:val="0"/>
                <w:color w:val="000000"/>
              </w:rPr>
              <w:t>SRS204</w:t>
            </w:r>
          </w:p>
        </w:tc>
      </w:tr>
      <w:tr w:rsidR="008B72E7" w14:paraId="4CFAD104" w14:textId="77777777">
        <w:tblPrEx>
          <w:tblCellMar>
            <w:top w:w="0" w:type="dxa"/>
            <w:bottom w:w="0" w:type="dxa"/>
          </w:tblCellMar>
        </w:tblPrEx>
        <w:tc>
          <w:tcPr>
            <w:tcW w:w="2430" w:type="dxa"/>
          </w:tcPr>
          <w:p w14:paraId="12DA0CF4" w14:textId="77777777" w:rsidR="008B72E7" w:rsidRDefault="008B72E7">
            <w:pPr>
              <w:rPr>
                <w:rFonts w:ascii="Arial" w:hAnsi="Arial"/>
                <w:snapToGrid w:val="0"/>
                <w:color w:val="000000"/>
              </w:rPr>
            </w:pPr>
            <w:r>
              <w:rPr>
                <w:rFonts w:ascii="Arial" w:hAnsi="Arial"/>
                <w:snapToGrid w:val="0"/>
                <w:color w:val="000000"/>
              </w:rPr>
              <w:t>3.3.5</w:t>
            </w:r>
          </w:p>
        </w:tc>
        <w:tc>
          <w:tcPr>
            <w:tcW w:w="2520" w:type="dxa"/>
          </w:tcPr>
          <w:p w14:paraId="522F9613" w14:textId="77777777" w:rsidR="008B72E7" w:rsidRDefault="008B72E7">
            <w:pPr>
              <w:rPr>
                <w:rFonts w:ascii="Arial" w:hAnsi="Arial"/>
                <w:snapToGrid w:val="0"/>
                <w:color w:val="000000"/>
              </w:rPr>
            </w:pPr>
            <w:r>
              <w:rPr>
                <w:rFonts w:ascii="Arial" w:hAnsi="Arial"/>
                <w:snapToGrid w:val="0"/>
                <w:color w:val="000000"/>
              </w:rPr>
              <w:t xml:space="preserve"> Fault Detection, Identification, and </w:t>
            </w:r>
            <w:r>
              <w:rPr>
                <w:rFonts w:ascii="Arial" w:hAnsi="Arial"/>
                <w:snapToGrid w:val="0"/>
                <w:color w:val="000000"/>
              </w:rPr>
              <w:lastRenderedPageBreak/>
              <w:t>Recovery</w:t>
            </w:r>
          </w:p>
        </w:tc>
        <w:tc>
          <w:tcPr>
            <w:tcW w:w="2430" w:type="dxa"/>
          </w:tcPr>
          <w:p w14:paraId="069D41E7" w14:textId="77777777" w:rsidR="008B72E7" w:rsidRDefault="008B72E7">
            <w:pPr>
              <w:rPr>
                <w:rFonts w:ascii="Arial" w:hAnsi="Arial"/>
                <w:snapToGrid w:val="0"/>
                <w:color w:val="000000"/>
              </w:rPr>
            </w:pPr>
            <w:r>
              <w:rPr>
                <w:rFonts w:ascii="Arial" w:hAnsi="Arial"/>
                <w:snapToGrid w:val="0"/>
                <w:color w:val="000000"/>
              </w:rPr>
              <w:lastRenderedPageBreak/>
              <w:t xml:space="preserve">For a permanent NE failure, FDIR shall </w:t>
            </w:r>
            <w:r>
              <w:rPr>
                <w:rFonts w:ascii="Arial" w:hAnsi="Arial"/>
                <w:snapToGrid w:val="0"/>
                <w:color w:val="000000"/>
              </w:rPr>
              <w:lastRenderedPageBreak/>
              <w:t>(3.3.5.23) mask the failed NE.</w:t>
            </w:r>
          </w:p>
        </w:tc>
        <w:tc>
          <w:tcPr>
            <w:tcW w:w="2430" w:type="dxa"/>
          </w:tcPr>
          <w:p w14:paraId="59F5FD14" w14:textId="77777777" w:rsidR="008B72E7" w:rsidRDefault="008B72E7">
            <w:pPr>
              <w:rPr>
                <w:rFonts w:ascii="Arial" w:hAnsi="Arial"/>
                <w:snapToGrid w:val="0"/>
                <w:color w:val="000000"/>
              </w:rPr>
            </w:pPr>
            <w:r>
              <w:rPr>
                <w:rFonts w:ascii="Arial" w:hAnsi="Arial"/>
                <w:snapToGrid w:val="0"/>
                <w:color w:val="000000"/>
              </w:rPr>
              <w:lastRenderedPageBreak/>
              <w:t>SRS104, SRS245</w:t>
            </w:r>
          </w:p>
        </w:tc>
      </w:tr>
      <w:tr w:rsidR="008B72E7" w14:paraId="58E85E40" w14:textId="77777777">
        <w:tblPrEx>
          <w:tblCellMar>
            <w:top w:w="0" w:type="dxa"/>
            <w:bottom w:w="0" w:type="dxa"/>
          </w:tblCellMar>
        </w:tblPrEx>
        <w:tc>
          <w:tcPr>
            <w:tcW w:w="2430" w:type="dxa"/>
          </w:tcPr>
          <w:p w14:paraId="4D315DBE" w14:textId="77777777" w:rsidR="008B72E7" w:rsidRDefault="008B72E7">
            <w:pPr>
              <w:rPr>
                <w:rFonts w:ascii="Arial" w:hAnsi="Arial"/>
                <w:snapToGrid w:val="0"/>
                <w:color w:val="000000"/>
              </w:rPr>
            </w:pPr>
            <w:r>
              <w:rPr>
                <w:rFonts w:ascii="Arial" w:hAnsi="Arial"/>
                <w:snapToGrid w:val="0"/>
                <w:color w:val="000000"/>
              </w:rPr>
              <w:t>3.3.5</w:t>
            </w:r>
          </w:p>
        </w:tc>
        <w:tc>
          <w:tcPr>
            <w:tcW w:w="2520" w:type="dxa"/>
          </w:tcPr>
          <w:p w14:paraId="79E63350" w14:textId="77777777" w:rsidR="008B72E7" w:rsidRDefault="008B72E7">
            <w:pPr>
              <w:rPr>
                <w:rFonts w:ascii="Arial" w:hAnsi="Arial"/>
                <w:snapToGrid w:val="0"/>
                <w:color w:val="000000"/>
              </w:rPr>
            </w:pPr>
            <w:r>
              <w:rPr>
                <w:rFonts w:ascii="Arial" w:hAnsi="Arial"/>
                <w:snapToGrid w:val="0"/>
                <w:color w:val="000000"/>
              </w:rPr>
              <w:t xml:space="preserve"> Fault Detection, Identification, and Recovery</w:t>
            </w:r>
          </w:p>
        </w:tc>
        <w:tc>
          <w:tcPr>
            <w:tcW w:w="2430" w:type="dxa"/>
          </w:tcPr>
          <w:p w14:paraId="0F4B767B" w14:textId="77777777" w:rsidR="008B72E7" w:rsidRDefault="008B72E7">
            <w:pPr>
              <w:rPr>
                <w:rFonts w:ascii="Arial" w:hAnsi="Arial"/>
                <w:snapToGrid w:val="0"/>
                <w:color w:val="000000"/>
              </w:rPr>
            </w:pPr>
            <w:r>
              <w:rPr>
                <w:rFonts w:ascii="Arial" w:hAnsi="Arial"/>
                <w:snapToGrid w:val="0"/>
                <w:color w:val="000000"/>
              </w:rPr>
              <w:t>For a transient NE failure, FDIR shall (3.3.5.24) mask the failed NE.</w:t>
            </w:r>
          </w:p>
        </w:tc>
        <w:tc>
          <w:tcPr>
            <w:tcW w:w="2430" w:type="dxa"/>
          </w:tcPr>
          <w:p w14:paraId="5D0D0E3F" w14:textId="77777777" w:rsidR="008B72E7" w:rsidRDefault="008B72E7">
            <w:pPr>
              <w:rPr>
                <w:rFonts w:ascii="Arial" w:hAnsi="Arial"/>
                <w:snapToGrid w:val="0"/>
                <w:color w:val="000000"/>
              </w:rPr>
            </w:pPr>
            <w:r>
              <w:rPr>
                <w:rFonts w:ascii="Arial" w:hAnsi="Arial"/>
                <w:snapToGrid w:val="0"/>
                <w:color w:val="000000"/>
              </w:rPr>
              <w:t>SRS104, SRS106, SRS245, SRS282</w:t>
            </w:r>
          </w:p>
        </w:tc>
      </w:tr>
      <w:tr w:rsidR="008B72E7" w14:paraId="76C37949" w14:textId="77777777">
        <w:tblPrEx>
          <w:tblCellMar>
            <w:top w:w="0" w:type="dxa"/>
            <w:bottom w:w="0" w:type="dxa"/>
          </w:tblCellMar>
        </w:tblPrEx>
        <w:tc>
          <w:tcPr>
            <w:tcW w:w="2430" w:type="dxa"/>
          </w:tcPr>
          <w:p w14:paraId="6574B582" w14:textId="77777777" w:rsidR="008B72E7" w:rsidRDefault="008B72E7">
            <w:pPr>
              <w:rPr>
                <w:rFonts w:ascii="Arial" w:hAnsi="Arial"/>
                <w:snapToGrid w:val="0"/>
                <w:color w:val="000000"/>
              </w:rPr>
            </w:pPr>
            <w:r>
              <w:rPr>
                <w:rFonts w:ascii="Arial" w:hAnsi="Arial"/>
                <w:snapToGrid w:val="0"/>
                <w:color w:val="000000"/>
              </w:rPr>
              <w:t>3.3.5</w:t>
            </w:r>
          </w:p>
        </w:tc>
        <w:tc>
          <w:tcPr>
            <w:tcW w:w="2520" w:type="dxa"/>
          </w:tcPr>
          <w:p w14:paraId="49642A85" w14:textId="77777777" w:rsidR="008B72E7" w:rsidRDefault="008B72E7">
            <w:pPr>
              <w:rPr>
                <w:rFonts w:ascii="Arial" w:hAnsi="Arial"/>
                <w:snapToGrid w:val="0"/>
                <w:color w:val="000000"/>
              </w:rPr>
            </w:pPr>
            <w:r>
              <w:rPr>
                <w:rFonts w:ascii="Arial" w:hAnsi="Arial"/>
                <w:snapToGrid w:val="0"/>
                <w:color w:val="000000"/>
              </w:rPr>
              <w:t xml:space="preserve"> Fault Detection, Identification, and Recovery</w:t>
            </w:r>
          </w:p>
        </w:tc>
        <w:tc>
          <w:tcPr>
            <w:tcW w:w="2430" w:type="dxa"/>
          </w:tcPr>
          <w:p w14:paraId="22C0188B" w14:textId="77777777" w:rsidR="008B72E7" w:rsidRDefault="008B72E7">
            <w:pPr>
              <w:rPr>
                <w:rFonts w:ascii="Arial" w:hAnsi="Arial"/>
                <w:snapToGrid w:val="0"/>
                <w:color w:val="000000"/>
              </w:rPr>
            </w:pPr>
            <w:r>
              <w:rPr>
                <w:rFonts w:ascii="Arial" w:hAnsi="Arial"/>
                <w:snapToGrid w:val="0"/>
                <w:color w:val="000000"/>
              </w:rPr>
              <w:t>Additionally, FDIR shall (3.3.5.25) reinitialize and integrate the NE.</w:t>
            </w:r>
          </w:p>
        </w:tc>
        <w:tc>
          <w:tcPr>
            <w:tcW w:w="2430" w:type="dxa"/>
          </w:tcPr>
          <w:p w14:paraId="3E7A595F" w14:textId="77777777" w:rsidR="008B72E7" w:rsidRDefault="008B72E7">
            <w:pPr>
              <w:rPr>
                <w:rFonts w:ascii="Arial" w:hAnsi="Arial"/>
                <w:snapToGrid w:val="0"/>
                <w:color w:val="000000"/>
              </w:rPr>
            </w:pPr>
            <w:r>
              <w:rPr>
                <w:rFonts w:ascii="Arial" w:hAnsi="Arial"/>
                <w:snapToGrid w:val="0"/>
                <w:color w:val="000000"/>
              </w:rPr>
              <w:t>SRS104</w:t>
            </w:r>
          </w:p>
        </w:tc>
      </w:tr>
      <w:tr w:rsidR="008B72E7" w14:paraId="3E950C00" w14:textId="77777777">
        <w:tblPrEx>
          <w:tblCellMar>
            <w:top w:w="0" w:type="dxa"/>
            <w:bottom w:w="0" w:type="dxa"/>
          </w:tblCellMar>
        </w:tblPrEx>
        <w:trPr>
          <w:del w:id="295" w:author="Alex Edsall" w:date="2002-03-12T09:35:00Z"/>
        </w:trPr>
        <w:tc>
          <w:tcPr>
            <w:tcW w:w="2430" w:type="dxa"/>
          </w:tcPr>
          <w:p w14:paraId="4410D550" w14:textId="77777777" w:rsidR="008B72E7" w:rsidRDefault="008B72E7">
            <w:pPr>
              <w:rPr>
                <w:del w:id="296" w:author="Alex Edsall" w:date="2002-03-12T09:35:00Z"/>
                <w:rFonts w:ascii="Arial" w:hAnsi="Arial"/>
                <w:snapToGrid w:val="0"/>
              </w:rPr>
            </w:pPr>
            <w:del w:id="297" w:author="Alex Edsall" w:date="2002-03-12T09:35:00Z">
              <w:r>
                <w:rPr>
                  <w:rFonts w:ascii="Arial" w:hAnsi="Arial"/>
                  <w:snapToGrid w:val="0"/>
                </w:rPr>
                <w:delText>3.3.5</w:delText>
              </w:r>
            </w:del>
          </w:p>
        </w:tc>
        <w:tc>
          <w:tcPr>
            <w:tcW w:w="2520" w:type="dxa"/>
          </w:tcPr>
          <w:p w14:paraId="54D43833" w14:textId="77777777" w:rsidR="008B72E7" w:rsidRDefault="008B72E7">
            <w:pPr>
              <w:rPr>
                <w:del w:id="298" w:author="Alex Edsall" w:date="2002-03-12T09:35:00Z"/>
                <w:rFonts w:ascii="Arial" w:hAnsi="Arial"/>
                <w:snapToGrid w:val="0"/>
              </w:rPr>
            </w:pPr>
            <w:del w:id="299" w:author="Alex Edsall" w:date="2002-03-12T09:35:00Z">
              <w:r>
                <w:rPr>
                  <w:rFonts w:ascii="Arial" w:hAnsi="Arial"/>
                  <w:snapToGrid w:val="0"/>
                </w:rPr>
                <w:delText xml:space="preserve"> Fault Detection, Identification, and Recovery</w:delText>
              </w:r>
            </w:del>
          </w:p>
        </w:tc>
        <w:tc>
          <w:tcPr>
            <w:tcW w:w="2430" w:type="dxa"/>
          </w:tcPr>
          <w:p w14:paraId="6C7CEA12" w14:textId="77777777" w:rsidR="008B72E7" w:rsidRDefault="008B72E7">
            <w:pPr>
              <w:rPr>
                <w:del w:id="300" w:author="Alex Edsall" w:date="2002-03-12T09:35:00Z"/>
                <w:rFonts w:ascii="Arial" w:hAnsi="Arial"/>
                <w:snapToGrid w:val="0"/>
              </w:rPr>
            </w:pPr>
            <w:del w:id="301" w:author="Alex Edsall" w:date="2002-03-12T09:35:00Z">
              <w:r>
                <w:rPr>
                  <w:rFonts w:ascii="Arial" w:hAnsi="Arial"/>
                  <w:snapToGrid w:val="0"/>
                </w:rPr>
                <w:delText>FTSS shall (3.3.5.34) provide an API call which allows the application to notify FTSS that an FCP, ICP, or NE is intentionally being powered down.</w:delText>
              </w:r>
            </w:del>
          </w:p>
        </w:tc>
        <w:tc>
          <w:tcPr>
            <w:tcW w:w="2430" w:type="dxa"/>
          </w:tcPr>
          <w:p w14:paraId="0F2CA3D0" w14:textId="77777777" w:rsidR="008B72E7" w:rsidRDefault="008B72E7">
            <w:pPr>
              <w:rPr>
                <w:del w:id="302" w:author="Alex Edsall" w:date="2002-03-12T09:35:00Z"/>
                <w:rFonts w:ascii="Arial" w:hAnsi="Arial"/>
                <w:snapToGrid w:val="0"/>
              </w:rPr>
            </w:pPr>
            <w:del w:id="303" w:author="Alex Edsall" w:date="2002-03-12T09:35:00Z">
              <w:r>
                <w:rPr>
                  <w:rFonts w:ascii="Arial" w:hAnsi="Arial"/>
                  <w:snapToGrid w:val="0"/>
                </w:rPr>
                <w:delText>SRS274</w:delText>
              </w:r>
            </w:del>
          </w:p>
        </w:tc>
      </w:tr>
      <w:tr w:rsidR="008B72E7" w14:paraId="571EF8A2" w14:textId="77777777">
        <w:tblPrEx>
          <w:tblCellMar>
            <w:top w:w="0" w:type="dxa"/>
            <w:bottom w:w="0" w:type="dxa"/>
          </w:tblCellMar>
        </w:tblPrEx>
        <w:trPr>
          <w:ins w:id="304" w:author="Alex Edsall" w:date="2002-03-12T09:35:00Z"/>
        </w:trPr>
        <w:tc>
          <w:tcPr>
            <w:tcW w:w="2430" w:type="dxa"/>
          </w:tcPr>
          <w:p w14:paraId="76FA20A2" w14:textId="77777777" w:rsidR="008B72E7" w:rsidRDefault="008B72E7">
            <w:pPr>
              <w:numPr>
                <w:ins w:id="305" w:author="Alex Edsall" w:date="2002-03-12T09:35:00Z"/>
              </w:numPr>
              <w:rPr>
                <w:ins w:id="306" w:author="Alex Edsall" w:date="2002-03-12T09:35:00Z"/>
                <w:rFonts w:ascii="Arial" w:hAnsi="Arial"/>
                <w:snapToGrid w:val="0"/>
                <w:color w:val="000000"/>
              </w:rPr>
            </w:pPr>
            <w:ins w:id="307" w:author="Alex Edsall" w:date="2002-03-12T09:35:00Z">
              <w:r>
                <w:rPr>
                  <w:rFonts w:ascii="Arial" w:hAnsi="Arial"/>
                  <w:snapToGrid w:val="0"/>
                  <w:color w:val="000000"/>
                </w:rPr>
                <w:t>3.3.5</w:t>
              </w:r>
            </w:ins>
          </w:p>
        </w:tc>
        <w:tc>
          <w:tcPr>
            <w:tcW w:w="2520" w:type="dxa"/>
          </w:tcPr>
          <w:p w14:paraId="74C2CF60" w14:textId="77777777" w:rsidR="008B72E7" w:rsidRDefault="008B72E7">
            <w:pPr>
              <w:numPr>
                <w:ins w:id="308" w:author="Alex Edsall" w:date="2002-03-12T09:35:00Z"/>
              </w:numPr>
              <w:rPr>
                <w:ins w:id="309" w:author="Alex Edsall" w:date="2002-03-12T09:35:00Z"/>
                <w:rFonts w:ascii="Arial" w:hAnsi="Arial"/>
                <w:snapToGrid w:val="0"/>
                <w:color w:val="000000"/>
              </w:rPr>
            </w:pPr>
            <w:ins w:id="310" w:author="Alex Edsall" w:date="2002-03-12T09:35:00Z">
              <w:r>
                <w:rPr>
                  <w:rFonts w:ascii="Arial" w:hAnsi="Arial"/>
                  <w:snapToGrid w:val="0"/>
                  <w:color w:val="000000"/>
                </w:rPr>
                <w:t xml:space="preserve"> Fault Detection, Identification, and Recovery</w:t>
              </w:r>
            </w:ins>
          </w:p>
        </w:tc>
        <w:tc>
          <w:tcPr>
            <w:tcW w:w="2430" w:type="dxa"/>
          </w:tcPr>
          <w:p w14:paraId="709A7EB2" w14:textId="77777777" w:rsidR="008B72E7" w:rsidRDefault="008B72E7">
            <w:pPr>
              <w:numPr>
                <w:ins w:id="311" w:author="Alex Edsall" w:date="2002-03-12T09:35:00Z"/>
              </w:numPr>
              <w:rPr>
                <w:ins w:id="312" w:author="Alex Edsall" w:date="2002-03-12T09:35:00Z"/>
                <w:rFonts w:ascii="Arial" w:hAnsi="Arial"/>
                <w:snapToGrid w:val="0"/>
                <w:color w:val="000000"/>
              </w:rPr>
            </w:pPr>
            <w:ins w:id="313" w:author="Alex Edsall" w:date="2002-03-12T09:35:00Z">
              <w:r>
                <w:rPr>
                  <w:rFonts w:ascii="Arial" w:hAnsi="Arial"/>
                  <w:snapToGrid w:val="0"/>
                  <w:color w:val="000000"/>
                </w:rPr>
                <w:t xml:space="preserve">Intentional powering down of an FCP, ICP, or NE shall (3.3.5.32) not be classified as a fault.  </w:t>
              </w:r>
            </w:ins>
          </w:p>
        </w:tc>
        <w:tc>
          <w:tcPr>
            <w:tcW w:w="2430" w:type="dxa"/>
          </w:tcPr>
          <w:p w14:paraId="71FB775C" w14:textId="77777777" w:rsidR="008B72E7" w:rsidRDefault="008B72E7">
            <w:pPr>
              <w:numPr>
                <w:ins w:id="314" w:author="Alex Edsall" w:date="2002-03-12T09:35:00Z"/>
              </w:numPr>
              <w:rPr>
                <w:ins w:id="315" w:author="Alex Edsall" w:date="2002-03-12T09:35:00Z"/>
                <w:rFonts w:ascii="Arial" w:hAnsi="Arial"/>
                <w:snapToGrid w:val="0"/>
                <w:color w:val="000000"/>
              </w:rPr>
            </w:pPr>
            <w:ins w:id="316" w:author="Alex Edsall" w:date="2002-03-12T09:35:00Z">
              <w:r>
                <w:rPr>
                  <w:rFonts w:ascii="Arial" w:hAnsi="Arial"/>
                  <w:snapToGrid w:val="0"/>
                  <w:color w:val="000000"/>
                </w:rPr>
                <w:t>SRS285, SRS274, SRS128</w:t>
              </w:r>
            </w:ins>
          </w:p>
        </w:tc>
      </w:tr>
      <w:tr w:rsidR="008B72E7" w14:paraId="57EFC378" w14:textId="77777777">
        <w:tblPrEx>
          <w:tblCellMar>
            <w:top w:w="0" w:type="dxa"/>
            <w:bottom w:w="0" w:type="dxa"/>
          </w:tblCellMar>
        </w:tblPrEx>
        <w:trPr>
          <w:ins w:id="317" w:author="Alex Edsall" w:date="2002-03-12T09:35:00Z"/>
        </w:trPr>
        <w:tc>
          <w:tcPr>
            <w:tcW w:w="2430" w:type="dxa"/>
          </w:tcPr>
          <w:p w14:paraId="5A355490" w14:textId="77777777" w:rsidR="008B72E7" w:rsidRDefault="008B72E7">
            <w:pPr>
              <w:numPr>
                <w:ins w:id="318" w:author="Alex Edsall" w:date="2002-03-12T09:35:00Z"/>
              </w:numPr>
              <w:rPr>
                <w:ins w:id="319" w:author="Alex Edsall" w:date="2002-03-12T09:35:00Z"/>
                <w:rFonts w:ascii="Arial" w:hAnsi="Arial"/>
                <w:snapToGrid w:val="0"/>
                <w:color w:val="000000"/>
              </w:rPr>
            </w:pPr>
            <w:ins w:id="320" w:author="Alex Edsall" w:date="2002-03-12T09:35:00Z">
              <w:r>
                <w:rPr>
                  <w:rFonts w:ascii="Arial" w:hAnsi="Arial"/>
                  <w:snapToGrid w:val="0"/>
                  <w:color w:val="000000"/>
                </w:rPr>
                <w:t>3.3.5</w:t>
              </w:r>
            </w:ins>
          </w:p>
        </w:tc>
        <w:tc>
          <w:tcPr>
            <w:tcW w:w="2520" w:type="dxa"/>
          </w:tcPr>
          <w:p w14:paraId="4AF9FFDD" w14:textId="77777777" w:rsidR="008B72E7" w:rsidRDefault="008B72E7">
            <w:pPr>
              <w:numPr>
                <w:ins w:id="321" w:author="Alex Edsall" w:date="2002-03-12T09:35:00Z"/>
              </w:numPr>
              <w:rPr>
                <w:ins w:id="322" w:author="Alex Edsall" w:date="2002-03-12T09:35:00Z"/>
                <w:rFonts w:ascii="Arial" w:hAnsi="Arial"/>
                <w:snapToGrid w:val="0"/>
                <w:color w:val="000000"/>
              </w:rPr>
            </w:pPr>
            <w:ins w:id="323" w:author="Alex Edsall" w:date="2002-03-12T09:35:00Z">
              <w:r>
                <w:rPr>
                  <w:rFonts w:ascii="Arial" w:hAnsi="Arial"/>
                  <w:snapToGrid w:val="0"/>
                  <w:color w:val="000000"/>
                </w:rPr>
                <w:t xml:space="preserve"> Fault Detection, Identification, and Recovery</w:t>
              </w:r>
            </w:ins>
          </w:p>
        </w:tc>
        <w:tc>
          <w:tcPr>
            <w:tcW w:w="2430" w:type="dxa"/>
          </w:tcPr>
          <w:p w14:paraId="73D99C2C" w14:textId="77777777" w:rsidR="008B72E7" w:rsidRDefault="008B72E7">
            <w:pPr>
              <w:numPr>
                <w:ins w:id="324" w:author="Alex Edsall" w:date="2002-03-12T09:35:00Z"/>
              </w:numPr>
              <w:rPr>
                <w:ins w:id="325" w:author="Alex Edsall" w:date="2002-03-12T09:35:00Z"/>
                <w:rFonts w:ascii="Arial" w:hAnsi="Arial"/>
                <w:snapToGrid w:val="0"/>
                <w:color w:val="000000"/>
              </w:rPr>
            </w:pPr>
            <w:ins w:id="326" w:author="Alex Edsall" w:date="2002-03-12T09:35:00Z">
              <w:r>
                <w:rPr>
                  <w:rFonts w:ascii="Arial" w:hAnsi="Arial"/>
                  <w:snapToGrid w:val="0"/>
                  <w:color w:val="000000"/>
                </w:rPr>
                <w:t>FTSS shall (3.3.5.34) provide an API call which allows the application to notify FTSS that an FCP, ICP, or NE is intentionally being powered down.</w:t>
              </w:r>
            </w:ins>
          </w:p>
        </w:tc>
        <w:tc>
          <w:tcPr>
            <w:tcW w:w="2430" w:type="dxa"/>
          </w:tcPr>
          <w:p w14:paraId="7E492A7C" w14:textId="77777777" w:rsidR="008B72E7" w:rsidRDefault="008B72E7">
            <w:pPr>
              <w:numPr>
                <w:ins w:id="327" w:author="Alex Edsall" w:date="2002-03-12T09:35:00Z"/>
              </w:numPr>
              <w:rPr>
                <w:ins w:id="328" w:author="Alex Edsall" w:date="2002-03-12T09:35:00Z"/>
                <w:rFonts w:ascii="Arial" w:hAnsi="Arial"/>
                <w:snapToGrid w:val="0"/>
                <w:color w:val="000000"/>
              </w:rPr>
            </w:pPr>
            <w:ins w:id="329" w:author="Alex Edsall" w:date="2002-03-12T09:35:00Z">
              <w:r>
                <w:rPr>
                  <w:rFonts w:ascii="Arial" w:hAnsi="Arial"/>
                  <w:snapToGrid w:val="0"/>
                  <w:color w:val="000000"/>
                </w:rPr>
                <w:t>SRS274</w:t>
              </w:r>
            </w:ins>
          </w:p>
        </w:tc>
      </w:tr>
      <w:tr w:rsidR="008B72E7" w14:paraId="53251353" w14:textId="77777777">
        <w:tblPrEx>
          <w:tblCellMar>
            <w:top w:w="0" w:type="dxa"/>
            <w:bottom w:w="0" w:type="dxa"/>
          </w:tblCellMar>
        </w:tblPrEx>
        <w:tc>
          <w:tcPr>
            <w:tcW w:w="2430" w:type="dxa"/>
          </w:tcPr>
          <w:p w14:paraId="242AA624" w14:textId="77777777" w:rsidR="008B72E7" w:rsidRDefault="008B72E7">
            <w:pPr>
              <w:rPr>
                <w:rFonts w:ascii="Arial" w:hAnsi="Arial"/>
                <w:snapToGrid w:val="0"/>
                <w:color w:val="000000"/>
              </w:rPr>
            </w:pPr>
            <w:r>
              <w:rPr>
                <w:rFonts w:ascii="Arial" w:hAnsi="Arial"/>
                <w:snapToGrid w:val="0"/>
                <w:color w:val="000000"/>
              </w:rPr>
              <w:t>3.3.5</w:t>
            </w:r>
          </w:p>
        </w:tc>
        <w:tc>
          <w:tcPr>
            <w:tcW w:w="2520" w:type="dxa"/>
          </w:tcPr>
          <w:p w14:paraId="13347ADD" w14:textId="77777777" w:rsidR="008B72E7" w:rsidRDefault="008B72E7">
            <w:pPr>
              <w:rPr>
                <w:rFonts w:ascii="Arial" w:hAnsi="Arial"/>
                <w:snapToGrid w:val="0"/>
                <w:color w:val="000000"/>
              </w:rPr>
            </w:pPr>
            <w:r>
              <w:rPr>
                <w:rFonts w:ascii="Arial" w:hAnsi="Arial"/>
                <w:snapToGrid w:val="0"/>
                <w:color w:val="000000"/>
              </w:rPr>
              <w:t>Fault Detection, Identification, and Recovery</w:t>
            </w:r>
          </w:p>
        </w:tc>
        <w:tc>
          <w:tcPr>
            <w:tcW w:w="2430" w:type="dxa"/>
          </w:tcPr>
          <w:p w14:paraId="5F5A2435" w14:textId="77777777" w:rsidR="008B72E7" w:rsidRDefault="008B72E7">
            <w:pPr>
              <w:rPr>
                <w:rFonts w:ascii="Arial" w:hAnsi="Arial"/>
                <w:snapToGrid w:val="0"/>
                <w:color w:val="000000"/>
              </w:rPr>
            </w:pPr>
            <w:r>
              <w:rPr>
                <w:rFonts w:ascii="Arial" w:hAnsi="Arial"/>
                <w:snapToGrid w:val="0"/>
                <w:color w:val="000000"/>
              </w:rPr>
              <w:t>FTSS shall (3.3.5.37) provide an API call which allows the application to take an FCR out of the permanently failed state and place it back in the initial recovery state.</w:t>
            </w:r>
          </w:p>
        </w:tc>
        <w:tc>
          <w:tcPr>
            <w:tcW w:w="2430" w:type="dxa"/>
          </w:tcPr>
          <w:p w14:paraId="202C00BD" w14:textId="77777777" w:rsidR="008B72E7" w:rsidRDefault="008B72E7">
            <w:pPr>
              <w:rPr>
                <w:rFonts w:ascii="Arial" w:hAnsi="Arial"/>
                <w:snapToGrid w:val="0"/>
                <w:color w:val="000000"/>
              </w:rPr>
            </w:pPr>
            <w:r>
              <w:rPr>
                <w:rFonts w:ascii="Arial" w:hAnsi="Arial"/>
                <w:snapToGrid w:val="0"/>
                <w:color w:val="000000"/>
              </w:rPr>
              <w:t>SRS285</w:t>
            </w:r>
          </w:p>
        </w:tc>
      </w:tr>
      <w:tr w:rsidR="008B72E7" w14:paraId="5C3C56F0" w14:textId="77777777">
        <w:tblPrEx>
          <w:tblCellMar>
            <w:top w:w="0" w:type="dxa"/>
            <w:bottom w:w="0" w:type="dxa"/>
          </w:tblCellMar>
        </w:tblPrEx>
        <w:tc>
          <w:tcPr>
            <w:tcW w:w="2430" w:type="dxa"/>
          </w:tcPr>
          <w:p w14:paraId="506327A0" w14:textId="77777777" w:rsidR="008B72E7" w:rsidRDefault="008B72E7">
            <w:pPr>
              <w:rPr>
                <w:rFonts w:ascii="Arial" w:hAnsi="Arial"/>
                <w:snapToGrid w:val="0"/>
                <w:color w:val="000000"/>
              </w:rPr>
            </w:pPr>
            <w:r>
              <w:rPr>
                <w:rFonts w:ascii="Arial" w:hAnsi="Arial"/>
                <w:snapToGrid w:val="0"/>
                <w:color w:val="000000"/>
              </w:rPr>
              <w:t>3.3.5</w:t>
            </w:r>
          </w:p>
        </w:tc>
        <w:tc>
          <w:tcPr>
            <w:tcW w:w="2520" w:type="dxa"/>
          </w:tcPr>
          <w:p w14:paraId="06F4021D" w14:textId="77777777" w:rsidR="008B72E7" w:rsidRDefault="008B72E7">
            <w:pPr>
              <w:rPr>
                <w:rFonts w:ascii="Arial" w:hAnsi="Arial"/>
                <w:snapToGrid w:val="0"/>
                <w:color w:val="000000"/>
              </w:rPr>
            </w:pPr>
            <w:r>
              <w:rPr>
                <w:rFonts w:ascii="Arial" w:hAnsi="Arial"/>
                <w:snapToGrid w:val="0"/>
                <w:color w:val="000000"/>
              </w:rPr>
              <w:t xml:space="preserve"> Fault Detection, Identification, and Recovery</w:t>
            </w:r>
          </w:p>
        </w:tc>
        <w:tc>
          <w:tcPr>
            <w:tcW w:w="2430" w:type="dxa"/>
          </w:tcPr>
          <w:p w14:paraId="5A01D5F8" w14:textId="77777777" w:rsidR="008B72E7" w:rsidRDefault="008B72E7">
            <w:pPr>
              <w:rPr>
                <w:rFonts w:ascii="Arial" w:hAnsi="Arial"/>
                <w:snapToGrid w:val="0"/>
                <w:color w:val="000000"/>
              </w:rPr>
            </w:pPr>
            <w:r>
              <w:rPr>
                <w:rFonts w:ascii="Arial" w:hAnsi="Arial"/>
                <w:snapToGrid w:val="0"/>
                <w:color w:val="000000"/>
              </w:rPr>
              <w:t>A failed FCP or NE shall (3.3.5.27) be masked within three minor frames of fault detection and isolation.</w:t>
            </w:r>
          </w:p>
        </w:tc>
        <w:tc>
          <w:tcPr>
            <w:tcW w:w="2430" w:type="dxa"/>
          </w:tcPr>
          <w:p w14:paraId="137A7738" w14:textId="77777777" w:rsidR="008B72E7" w:rsidRDefault="008B72E7">
            <w:pPr>
              <w:rPr>
                <w:rFonts w:ascii="Arial" w:hAnsi="Arial"/>
                <w:snapToGrid w:val="0"/>
                <w:color w:val="000000"/>
              </w:rPr>
            </w:pPr>
            <w:r>
              <w:rPr>
                <w:rFonts w:ascii="Arial" w:hAnsi="Arial"/>
                <w:snapToGrid w:val="0"/>
                <w:color w:val="000000"/>
              </w:rPr>
              <w:t>SRS109</w:t>
            </w:r>
          </w:p>
        </w:tc>
      </w:tr>
      <w:tr w:rsidR="008B72E7" w14:paraId="38BB3946" w14:textId="77777777">
        <w:tblPrEx>
          <w:tblCellMar>
            <w:top w:w="0" w:type="dxa"/>
            <w:bottom w:w="0" w:type="dxa"/>
          </w:tblCellMar>
        </w:tblPrEx>
        <w:tc>
          <w:tcPr>
            <w:tcW w:w="2430" w:type="dxa"/>
          </w:tcPr>
          <w:p w14:paraId="11E02CDA" w14:textId="77777777" w:rsidR="008B72E7" w:rsidRDefault="008B72E7">
            <w:pPr>
              <w:rPr>
                <w:rFonts w:ascii="Arial" w:hAnsi="Arial"/>
                <w:snapToGrid w:val="0"/>
                <w:color w:val="000000"/>
              </w:rPr>
            </w:pPr>
            <w:r>
              <w:rPr>
                <w:rFonts w:ascii="Arial" w:hAnsi="Arial"/>
                <w:snapToGrid w:val="0"/>
                <w:color w:val="000000"/>
              </w:rPr>
              <w:t>3.3.5</w:t>
            </w:r>
          </w:p>
        </w:tc>
        <w:tc>
          <w:tcPr>
            <w:tcW w:w="2520" w:type="dxa"/>
          </w:tcPr>
          <w:p w14:paraId="60255DBE" w14:textId="77777777" w:rsidR="008B72E7" w:rsidRDefault="008B72E7">
            <w:pPr>
              <w:rPr>
                <w:rFonts w:ascii="Arial" w:hAnsi="Arial"/>
                <w:snapToGrid w:val="0"/>
                <w:color w:val="000000"/>
              </w:rPr>
            </w:pPr>
            <w:r>
              <w:rPr>
                <w:rFonts w:ascii="Arial" w:hAnsi="Arial"/>
                <w:snapToGrid w:val="0"/>
                <w:color w:val="000000"/>
              </w:rPr>
              <w:t xml:space="preserve"> Fault Detection, Identification, and Recovery</w:t>
            </w:r>
          </w:p>
        </w:tc>
        <w:tc>
          <w:tcPr>
            <w:tcW w:w="2430" w:type="dxa"/>
          </w:tcPr>
          <w:p w14:paraId="148A24DB" w14:textId="77777777" w:rsidR="008B72E7" w:rsidRDefault="008B72E7">
            <w:pPr>
              <w:rPr>
                <w:rFonts w:ascii="Arial" w:hAnsi="Arial"/>
                <w:snapToGrid w:val="0"/>
                <w:color w:val="000000"/>
              </w:rPr>
            </w:pPr>
            <w:r>
              <w:rPr>
                <w:rFonts w:ascii="Arial" w:hAnsi="Arial"/>
                <w:snapToGrid w:val="0"/>
                <w:color w:val="000000"/>
              </w:rPr>
              <w:t>The FTSS FDIR shall (3.3.5.28) exchange the status information of detected faults in the FCP, ICP, NE, and MPCC/CTC hardware with the NASA provided software.</w:t>
            </w:r>
          </w:p>
        </w:tc>
        <w:tc>
          <w:tcPr>
            <w:tcW w:w="2430" w:type="dxa"/>
          </w:tcPr>
          <w:p w14:paraId="12B4AF71" w14:textId="77777777" w:rsidR="008B72E7" w:rsidRDefault="008B72E7">
            <w:pPr>
              <w:rPr>
                <w:rFonts w:ascii="Arial" w:hAnsi="Arial"/>
                <w:snapToGrid w:val="0"/>
                <w:color w:val="000000"/>
              </w:rPr>
            </w:pPr>
            <w:r>
              <w:rPr>
                <w:rFonts w:ascii="Arial" w:hAnsi="Arial"/>
                <w:snapToGrid w:val="0"/>
                <w:color w:val="000000"/>
              </w:rPr>
              <w:t>SRS044, SRS098</w:t>
            </w:r>
          </w:p>
        </w:tc>
      </w:tr>
      <w:tr w:rsidR="008B72E7" w14:paraId="2C6FF47F" w14:textId="77777777">
        <w:tblPrEx>
          <w:tblCellMar>
            <w:top w:w="0" w:type="dxa"/>
            <w:bottom w:w="0" w:type="dxa"/>
          </w:tblCellMar>
        </w:tblPrEx>
        <w:tc>
          <w:tcPr>
            <w:tcW w:w="2430" w:type="dxa"/>
          </w:tcPr>
          <w:p w14:paraId="01910741" w14:textId="77777777" w:rsidR="008B72E7" w:rsidRDefault="008B72E7">
            <w:pPr>
              <w:rPr>
                <w:rFonts w:ascii="Arial" w:hAnsi="Arial"/>
                <w:snapToGrid w:val="0"/>
                <w:color w:val="000000"/>
              </w:rPr>
            </w:pPr>
            <w:r>
              <w:rPr>
                <w:rFonts w:ascii="Arial" w:hAnsi="Arial"/>
                <w:snapToGrid w:val="0"/>
                <w:color w:val="000000"/>
              </w:rPr>
              <w:t>3.3.5</w:t>
            </w:r>
          </w:p>
        </w:tc>
        <w:tc>
          <w:tcPr>
            <w:tcW w:w="2520" w:type="dxa"/>
          </w:tcPr>
          <w:p w14:paraId="33CFED67" w14:textId="77777777" w:rsidR="008B72E7" w:rsidRDefault="008B72E7">
            <w:pPr>
              <w:rPr>
                <w:rFonts w:ascii="Arial" w:hAnsi="Arial"/>
                <w:snapToGrid w:val="0"/>
                <w:color w:val="000000"/>
              </w:rPr>
            </w:pPr>
            <w:r>
              <w:rPr>
                <w:rFonts w:ascii="Arial" w:hAnsi="Arial"/>
                <w:snapToGrid w:val="0"/>
                <w:color w:val="000000"/>
              </w:rPr>
              <w:t xml:space="preserve"> Fault Detection, Identification, and </w:t>
            </w:r>
            <w:r>
              <w:rPr>
                <w:rFonts w:ascii="Arial" w:hAnsi="Arial"/>
                <w:snapToGrid w:val="0"/>
                <w:color w:val="000000"/>
              </w:rPr>
              <w:lastRenderedPageBreak/>
              <w:t>Recovery</w:t>
            </w:r>
          </w:p>
        </w:tc>
        <w:tc>
          <w:tcPr>
            <w:tcW w:w="2430" w:type="dxa"/>
          </w:tcPr>
          <w:p w14:paraId="4AD36960" w14:textId="77777777" w:rsidR="008B72E7" w:rsidRDefault="008B72E7">
            <w:pPr>
              <w:rPr>
                <w:rFonts w:ascii="Arial" w:hAnsi="Arial"/>
                <w:snapToGrid w:val="0"/>
                <w:color w:val="000000"/>
              </w:rPr>
            </w:pPr>
            <w:r>
              <w:rPr>
                <w:rFonts w:ascii="Arial" w:hAnsi="Arial"/>
                <w:snapToGrid w:val="0"/>
                <w:color w:val="000000"/>
              </w:rPr>
              <w:lastRenderedPageBreak/>
              <w:t xml:space="preserve">The FTPP system shall (3.3.5.29) </w:t>
            </w:r>
            <w:r>
              <w:rPr>
                <w:rFonts w:ascii="Arial" w:hAnsi="Arial"/>
                <w:snapToGrid w:val="0"/>
                <w:color w:val="000000"/>
              </w:rPr>
              <w:lastRenderedPageBreak/>
              <w:t>perform the "FTPP Failure Response/Recovery Mechanisms"as listed in the following matrix and notes of interest.</w:t>
            </w:r>
          </w:p>
        </w:tc>
        <w:tc>
          <w:tcPr>
            <w:tcW w:w="2430" w:type="dxa"/>
          </w:tcPr>
          <w:p w14:paraId="2B7E6EDE" w14:textId="77777777" w:rsidR="008B72E7" w:rsidRDefault="008B72E7">
            <w:pPr>
              <w:rPr>
                <w:rFonts w:ascii="Arial" w:hAnsi="Arial"/>
                <w:snapToGrid w:val="0"/>
                <w:color w:val="000000"/>
              </w:rPr>
            </w:pPr>
            <w:r>
              <w:rPr>
                <w:rFonts w:ascii="Arial" w:hAnsi="Arial"/>
                <w:snapToGrid w:val="0"/>
                <w:color w:val="000000"/>
              </w:rPr>
              <w:lastRenderedPageBreak/>
              <w:t xml:space="preserve">SRS100, SRS104, SRS242, SRS222, </w:t>
            </w:r>
            <w:r>
              <w:rPr>
                <w:rFonts w:ascii="Arial" w:hAnsi="Arial"/>
                <w:snapToGrid w:val="0"/>
                <w:color w:val="000000"/>
              </w:rPr>
              <w:lastRenderedPageBreak/>
              <w:t>SRS208, SRS209, SRS211, SRS245, SRS283, SRS284, SRS298, SRS299, SRS300, SRS304</w:t>
            </w:r>
          </w:p>
        </w:tc>
      </w:tr>
      <w:tr w:rsidR="008B72E7" w14:paraId="378F1FAE" w14:textId="77777777">
        <w:tblPrEx>
          <w:tblCellMar>
            <w:top w:w="0" w:type="dxa"/>
            <w:bottom w:w="0" w:type="dxa"/>
          </w:tblCellMar>
        </w:tblPrEx>
        <w:tc>
          <w:tcPr>
            <w:tcW w:w="2430" w:type="dxa"/>
          </w:tcPr>
          <w:p w14:paraId="5E03684D" w14:textId="77777777" w:rsidR="008B72E7" w:rsidRDefault="008B72E7">
            <w:pPr>
              <w:rPr>
                <w:rFonts w:ascii="Arial" w:hAnsi="Arial"/>
                <w:snapToGrid w:val="0"/>
                <w:color w:val="000000"/>
              </w:rPr>
            </w:pPr>
            <w:r>
              <w:rPr>
                <w:rFonts w:ascii="Arial" w:hAnsi="Arial"/>
                <w:snapToGrid w:val="0"/>
                <w:color w:val="000000"/>
              </w:rPr>
              <w:lastRenderedPageBreak/>
              <w:t>3.3.6</w:t>
            </w:r>
          </w:p>
        </w:tc>
        <w:tc>
          <w:tcPr>
            <w:tcW w:w="2520" w:type="dxa"/>
          </w:tcPr>
          <w:p w14:paraId="43C54CB5" w14:textId="77777777" w:rsidR="008B72E7" w:rsidRDefault="008B72E7">
            <w:pPr>
              <w:rPr>
                <w:rFonts w:ascii="Arial" w:hAnsi="Arial"/>
                <w:snapToGrid w:val="0"/>
                <w:color w:val="000000"/>
              </w:rPr>
            </w:pPr>
            <w:r>
              <w:rPr>
                <w:rFonts w:ascii="Arial" w:hAnsi="Arial"/>
                <w:snapToGrid w:val="0"/>
                <w:color w:val="000000"/>
              </w:rPr>
              <w:t>Communications</w:t>
            </w:r>
          </w:p>
        </w:tc>
        <w:tc>
          <w:tcPr>
            <w:tcW w:w="2430" w:type="dxa"/>
          </w:tcPr>
          <w:p w14:paraId="031C8377" w14:textId="77777777" w:rsidR="008B72E7" w:rsidRDefault="008B72E7">
            <w:pPr>
              <w:rPr>
                <w:rFonts w:ascii="Arial" w:hAnsi="Arial"/>
                <w:snapToGrid w:val="0"/>
                <w:color w:val="000000"/>
              </w:rPr>
            </w:pPr>
            <w:r>
              <w:rPr>
                <w:rFonts w:ascii="Arial" w:hAnsi="Arial"/>
                <w:snapToGrid w:val="0"/>
                <w:color w:val="000000"/>
              </w:rPr>
              <w:t>Synchronous communication shall (3.3.6.1) be in the form of messages enqueued for transmission at the start of the next rate group frame and dequeued for reading by the recipient task within the next rate group frame after it is received.</w:t>
            </w:r>
          </w:p>
        </w:tc>
        <w:tc>
          <w:tcPr>
            <w:tcW w:w="2430" w:type="dxa"/>
          </w:tcPr>
          <w:p w14:paraId="77EC192F" w14:textId="77777777" w:rsidR="008B72E7" w:rsidRDefault="008B72E7">
            <w:pPr>
              <w:rPr>
                <w:rFonts w:ascii="Arial" w:hAnsi="Arial"/>
                <w:snapToGrid w:val="0"/>
                <w:color w:val="000000"/>
              </w:rPr>
            </w:pPr>
            <w:r>
              <w:rPr>
                <w:rFonts w:ascii="Arial" w:hAnsi="Arial"/>
                <w:snapToGrid w:val="0"/>
                <w:color w:val="000000"/>
              </w:rPr>
              <w:t>SRS047, SRS052, SRS063, SRS064</w:t>
            </w:r>
          </w:p>
        </w:tc>
      </w:tr>
      <w:tr w:rsidR="008B72E7" w14:paraId="0F8329C5" w14:textId="77777777">
        <w:tblPrEx>
          <w:tblCellMar>
            <w:top w:w="0" w:type="dxa"/>
            <w:bottom w:w="0" w:type="dxa"/>
          </w:tblCellMar>
        </w:tblPrEx>
        <w:tc>
          <w:tcPr>
            <w:tcW w:w="2430" w:type="dxa"/>
          </w:tcPr>
          <w:p w14:paraId="08BF2D82" w14:textId="77777777" w:rsidR="008B72E7" w:rsidRDefault="008B72E7">
            <w:pPr>
              <w:rPr>
                <w:rFonts w:ascii="Arial" w:hAnsi="Arial"/>
                <w:snapToGrid w:val="0"/>
                <w:color w:val="000000"/>
              </w:rPr>
            </w:pPr>
            <w:r>
              <w:rPr>
                <w:rFonts w:ascii="Arial" w:hAnsi="Arial"/>
                <w:snapToGrid w:val="0"/>
                <w:color w:val="000000"/>
              </w:rPr>
              <w:t>3.3.6</w:t>
            </w:r>
          </w:p>
        </w:tc>
        <w:tc>
          <w:tcPr>
            <w:tcW w:w="2520" w:type="dxa"/>
          </w:tcPr>
          <w:p w14:paraId="294178CB" w14:textId="77777777" w:rsidR="008B72E7" w:rsidRDefault="008B72E7">
            <w:pPr>
              <w:rPr>
                <w:rFonts w:ascii="Arial" w:hAnsi="Arial"/>
                <w:snapToGrid w:val="0"/>
                <w:color w:val="000000"/>
              </w:rPr>
            </w:pPr>
            <w:r>
              <w:rPr>
                <w:rFonts w:ascii="Arial" w:hAnsi="Arial"/>
                <w:snapToGrid w:val="0"/>
                <w:color w:val="000000"/>
              </w:rPr>
              <w:t>Communications</w:t>
            </w:r>
          </w:p>
        </w:tc>
        <w:tc>
          <w:tcPr>
            <w:tcW w:w="2430" w:type="dxa"/>
          </w:tcPr>
          <w:p w14:paraId="4FC3CFCC" w14:textId="77777777" w:rsidR="008B72E7" w:rsidRDefault="008B72E7">
            <w:pPr>
              <w:rPr>
                <w:rFonts w:ascii="Arial" w:hAnsi="Arial"/>
                <w:snapToGrid w:val="0"/>
                <w:color w:val="000000"/>
              </w:rPr>
            </w:pPr>
            <w:r>
              <w:rPr>
                <w:rFonts w:ascii="Arial" w:hAnsi="Arial"/>
                <w:snapToGrid w:val="0"/>
                <w:color w:val="000000"/>
              </w:rPr>
              <w:t>A transmit packet queue and a receive packet queue shall (3.3.6.7) be maintained for each task or Communication ID (CID).</w:t>
            </w:r>
          </w:p>
        </w:tc>
        <w:tc>
          <w:tcPr>
            <w:tcW w:w="2430" w:type="dxa"/>
          </w:tcPr>
          <w:p w14:paraId="2607ACF6" w14:textId="77777777" w:rsidR="008B72E7" w:rsidRDefault="008B72E7">
            <w:pPr>
              <w:rPr>
                <w:rFonts w:ascii="Arial" w:hAnsi="Arial"/>
                <w:snapToGrid w:val="0"/>
                <w:color w:val="000000"/>
              </w:rPr>
            </w:pPr>
            <w:r>
              <w:rPr>
                <w:rFonts w:ascii="Arial" w:hAnsi="Arial"/>
                <w:snapToGrid w:val="0"/>
                <w:color w:val="000000"/>
              </w:rPr>
              <w:t>SRS053, SRS054, SRS055, SRS059, SRS062, SRS066</w:t>
            </w:r>
          </w:p>
        </w:tc>
      </w:tr>
      <w:tr w:rsidR="008B72E7" w14:paraId="341E5ADC" w14:textId="77777777">
        <w:tblPrEx>
          <w:tblCellMar>
            <w:top w:w="0" w:type="dxa"/>
            <w:bottom w:w="0" w:type="dxa"/>
          </w:tblCellMar>
        </w:tblPrEx>
        <w:tc>
          <w:tcPr>
            <w:tcW w:w="2430" w:type="dxa"/>
          </w:tcPr>
          <w:p w14:paraId="35E61A39" w14:textId="77777777" w:rsidR="008B72E7" w:rsidRDefault="008B72E7">
            <w:pPr>
              <w:rPr>
                <w:rFonts w:ascii="Arial" w:hAnsi="Arial"/>
                <w:snapToGrid w:val="0"/>
                <w:color w:val="000000"/>
              </w:rPr>
            </w:pPr>
            <w:r>
              <w:rPr>
                <w:rFonts w:ascii="Arial" w:hAnsi="Arial"/>
                <w:snapToGrid w:val="0"/>
                <w:color w:val="000000"/>
              </w:rPr>
              <w:t>3.3.6</w:t>
            </w:r>
          </w:p>
        </w:tc>
        <w:tc>
          <w:tcPr>
            <w:tcW w:w="2520" w:type="dxa"/>
          </w:tcPr>
          <w:p w14:paraId="5788C443" w14:textId="77777777" w:rsidR="008B72E7" w:rsidRDefault="008B72E7">
            <w:pPr>
              <w:rPr>
                <w:rFonts w:ascii="Arial" w:hAnsi="Arial"/>
                <w:snapToGrid w:val="0"/>
                <w:color w:val="000000"/>
              </w:rPr>
            </w:pPr>
            <w:r>
              <w:rPr>
                <w:rFonts w:ascii="Arial" w:hAnsi="Arial"/>
                <w:snapToGrid w:val="0"/>
                <w:color w:val="000000"/>
              </w:rPr>
              <w:t>Communications</w:t>
            </w:r>
          </w:p>
        </w:tc>
        <w:tc>
          <w:tcPr>
            <w:tcW w:w="2430" w:type="dxa"/>
          </w:tcPr>
          <w:p w14:paraId="34DE2A16" w14:textId="77777777" w:rsidR="008B72E7" w:rsidRDefault="008B72E7">
            <w:pPr>
              <w:rPr>
                <w:rFonts w:ascii="Arial" w:hAnsi="Arial"/>
                <w:snapToGrid w:val="0"/>
                <w:color w:val="000000"/>
              </w:rPr>
            </w:pPr>
            <w:r>
              <w:rPr>
                <w:rFonts w:ascii="Arial" w:hAnsi="Arial"/>
                <w:snapToGrid w:val="0"/>
                <w:color w:val="000000"/>
              </w:rPr>
              <w:t>Access to the transmit queues shall (3.3.6.8) be controlled within the communication service primitives .</w:t>
            </w:r>
          </w:p>
        </w:tc>
        <w:tc>
          <w:tcPr>
            <w:tcW w:w="2430" w:type="dxa"/>
          </w:tcPr>
          <w:p w14:paraId="4A016F79" w14:textId="77777777" w:rsidR="008B72E7" w:rsidRDefault="008B72E7">
            <w:pPr>
              <w:rPr>
                <w:rFonts w:ascii="Arial" w:hAnsi="Arial"/>
                <w:snapToGrid w:val="0"/>
                <w:color w:val="000000"/>
              </w:rPr>
            </w:pPr>
            <w:r>
              <w:rPr>
                <w:rFonts w:ascii="Arial" w:hAnsi="Arial"/>
                <w:snapToGrid w:val="0"/>
                <w:color w:val="000000"/>
              </w:rPr>
              <w:t>SRS062, SRS066</w:t>
            </w:r>
          </w:p>
        </w:tc>
      </w:tr>
      <w:tr w:rsidR="008B72E7" w14:paraId="4240CBCD" w14:textId="77777777">
        <w:tblPrEx>
          <w:tblCellMar>
            <w:top w:w="0" w:type="dxa"/>
            <w:bottom w:w="0" w:type="dxa"/>
          </w:tblCellMar>
        </w:tblPrEx>
        <w:tc>
          <w:tcPr>
            <w:tcW w:w="2430" w:type="dxa"/>
          </w:tcPr>
          <w:p w14:paraId="0B9084F7" w14:textId="77777777" w:rsidR="008B72E7" w:rsidRDefault="008B72E7">
            <w:pPr>
              <w:rPr>
                <w:rFonts w:ascii="Arial" w:hAnsi="Arial"/>
                <w:snapToGrid w:val="0"/>
                <w:color w:val="000000"/>
              </w:rPr>
            </w:pPr>
            <w:r>
              <w:rPr>
                <w:rFonts w:ascii="Arial" w:hAnsi="Arial"/>
                <w:snapToGrid w:val="0"/>
                <w:color w:val="000000"/>
              </w:rPr>
              <w:t>3.3.6</w:t>
            </w:r>
          </w:p>
        </w:tc>
        <w:tc>
          <w:tcPr>
            <w:tcW w:w="2520" w:type="dxa"/>
          </w:tcPr>
          <w:p w14:paraId="42499F71" w14:textId="77777777" w:rsidR="008B72E7" w:rsidRDefault="008B72E7">
            <w:pPr>
              <w:rPr>
                <w:rFonts w:ascii="Arial" w:hAnsi="Arial"/>
                <w:snapToGrid w:val="0"/>
                <w:color w:val="000000"/>
              </w:rPr>
            </w:pPr>
            <w:r>
              <w:rPr>
                <w:rFonts w:ascii="Arial" w:hAnsi="Arial"/>
                <w:snapToGrid w:val="0"/>
                <w:color w:val="000000"/>
              </w:rPr>
              <w:t>Communications</w:t>
            </w:r>
          </w:p>
        </w:tc>
        <w:tc>
          <w:tcPr>
            <w:tcW w:w="2430" w:type="dxa"/>
          </w:tcPr>
          <w:p w14:paraId="1D76963B" w14:textId="77777777" w:rsidR="008B72E7" w:rsidRDefault="008B72E7">
            <w:pPr>
              <w:rPr>
                <w:rFonts w:ascii="Arial" w:hAnsi="Arial"/>
                <w:snapToGrid w:val="0"/>
                <w:color w:val="000000"/>
              </w:rPr>
            </w:pPr>
            <w:r>
              <w:rPr>
                <w:rFonts w:ascii="Arial" w:hAnsi="Arial"/>
                <w:snapToGrid w:val="0"/>
                <w:color w:val="000000"/>
              </w:rPr>
              <w:t>Message passing communications primitives shall (3.3.6.9) be provided for task-to-task communication as well as for broadcast to all processors.</w:t>
            </w:r>
          </w:p>
        </w:tc>
        <w:tc>
          <w:tcPr>
            <w:tcW w:w="2430" w:type="dxa"/>
          </w:tcPr>
          <w:p w14:paraId="696E29A7" w14:textId="77777777" w:rsidR="008B72E7" w:rsidRDefault="008B72E7">
            <w:pPr>
              <w:rPr>
                <w:rFonts w:ascii="Arial" w:hAnsi="Arial"/>
                <w:snapToGrid w:val="0"/>
                <w:color w:val="000000"/>
              </w:rPr>
            </w:pPr>
            <w:r>
              <w:rPr>
                <w:rFonts w:ascii="Arial" w:hAnsi="Arial"/>
                <w:snapToGrid w:val="0"/>
                <w:color w:val="000000"/>
              </w:rPr>
              <w:t>SRS047, SRS048, SRS049, SRS051 SRS052, SRS062, SRS069</w:t>
            </w:r>
          </w:p>
        </w:tc>
      </w:tr>
      <w:tr w:rsidR="008B72E7" w14:paraId="46483A7F" w14:textId="77777777">
        <w:tblPrEx>
          <w:tblCellMar>
            <w:top w:w="0" w:type="dxa"/>
            <w:bottom w:w="0" w:type="dxa"/>
          </w:tblCellMar>
        </w:tblPrEx>
        <w:tc>
          <w:tcPr>
            <w:tcW w:w="2430" w:type="dxa"/>
          </w:tcPr>
          <w:p w14:paraId="4AD75309" w14:textId="77777777" w:rsidR="008B72E7" w:rsidRDefault="008B72E7">
            <w:pPr>
              <w:rPr>
                <w:rFonts w:ascii="Arial" w:hAnsi="Arial"/>
                <w:snapToGrid w:val="0"/>
                <w:color w:val="000000"/>
              </w:rPr>
            </w:pPr>
            <w:r>
              <w:rPr>
                <w:rFonts w:ascii="Arial" w:hAnsi="Arial"/>
                <w:snapToGrid w:val="0"/>
                <w:color w:val="000000"/>
              </w:rPr>
              <w:t>3.3.6</w:t>
            </w:r>
          </w:p>
        </w:tc>
        <w:tc>
          <w:tcPr>
            <w:tcW w:w="2520" w:type="dxa"/>
          </w:tcPr>
          <w:p w14:paraId="419958C3" w14:textId="77777777" w:rsidR="008B72E7" w:rsidRDefault="008B72E7">
            <w:pPr>
              <w:rPr>
                <w:rFonts w:ascii="Arial" w:hAnsi="Arial"/>
                <w:snapToGrid w:val="0"/>
                <w:color w:val="000000"/>
              </w:rPr>
            </w:pPr>
            <w:r>
              <w:rPr>
                <w:rFonts w:ascii="Arial" w:hAnsi="Arial"/>
                <w:snapToGrid w:val="0"/>
                <w:color w:val="000000"/>
              </w:rPr>
              <w:t>Communications</w:t>
            </w:r>
          </w:p>
        </w:tc>
        <w:tc>
          <w:tcPr>
            <w:tcW w:w="2430" w:type="dxa"/>
          </w:tcPr>
          <w:p w14:paraId="32EEF82C" w14:textId="77777777" w:rsidR="008B72E7" w:rsidRDefault="008B72E7">
            <w:pPr>
              <w:rPr>
                <w:rFonts w:ascii="Arial" w:hAnsi="Arial"/>
                <w:snapToGrid w:val="0"/>
                <w:color w:val="000000"/>
              </w:rPr>
            </w:pPr>
            <w:r>
              <w:rPr>
                <w:rFonts w:ascii="Arial" w:hAnsi="Arial"/>
                <w:snapToGrid w:val="0"/>
                <w:color w:val="000000"/>
              </w:rPr>
              <w:t>Broadcast primitives shall (3.3.6.10) not be available on ICPs.</w:t>
            </w:r>
          </w:p>
        </w:tc>
        <w:tc>
          <w:tcPr>
            <w:tcW w:w="2430" w:type="dxa"/>
          </w:tcPr>
          <w:p w14:paraId="14B386D4" w14:textId="77777777" w:rsidR="008B72E7" w:rsidRDefault="008B72E7">
            <w:pPr>
              <w:rPr>
                <w:rFonts w:ascii="Arial" w:hAnsi="Arial"/>
                <w:snapToGrid w:val="0"/>
                <w:color w:val="000000"/>
              </w:rPr>
            </w:pPr>
            <w:r>
              <w:rPr>
                <w:rFonts w:ascii="Arial" w:hAnsi="Arial"/>
                <w:snapToGrid w:val="0"/>
                <w:color w:val="000000"/>
              </w:rPr>
              <w:t>SRS064, SRS070</w:t>
            </w:r>
          </w:p>
        </w:tc>
      </w:tr>
      <w:tr w:rsidR="008B72E7" w14:paraId="14BAC78C" w14:textId="77777777">
        <w:tblPrEx>
          <w:tblCellMar>
            <w:top w:w="0" w:type="dxa"/>
            <w:bottom w:w="0" w:type="dxa"/>
          </w:tblCellMar>
        </w:tblPrEx>
        <w:tc>
          <w:tcPr>
            <w:tcW w:w="2430" w:type="dxa"/>
          </w:tcPr>
          <w:p w14:paraId="5BF8FEEA" w14:textId="77777777" w:rsidR="008B72E7" w:rsidRDefault="008B72E7">
            <w:pPr>
              <w:rPr>
                <w:rFonts w:ascii="Arial" w:hAnsi="Arial"/>
                <w:snapToGrid w:val="0"/>
                <w:color w:val="000000"/>
              </w:rPr>
            </w:pPr>
            <w:r>
              <w:rPr>
                <w:rFonts w:ascii="Arial" w:hAnsi="Arial"/>
                <w:snapToGrid w:val="0"/>
                <w:color w:val="000000"/>
              </w:rPr>
              <w:t>3.3.6</w:t>
            </w:r>
          </w:p>
        </w:tc>
        <w:tc>
          <w:tcPr>
            <w:tcW w:w="2520" w:type="dxa"/>
          </w:tcPr>
          <w:p w14:paraId="7A583C9B" w14:textId="77777777" w:rsidR="008B72E7" w:rsidRDefault="008B72E7">
            <w:pPr>
              <w:rPr>
                <w:rFonts w:ascii="Arial" w:hAnsi="Arial"/>
                <w:snapToGrid w:val="0"/>
                <w:color w:val="000000"/>
              </w:rPr>
            </w:pPr>
            <w:r>
              <w:rPr>
                <w:rFonts w:ascii="Arial" w:hAnsi="Arial"/>
                <w:snapToGrid w:val="0"/>
                <w:color w:val="000000"/>
              </w:rPr>
              <w:t>Communications</w:t>
            </w:r>
          </w:p>
        </w:tc>
        <w:tc>
          <w:tcPr>
            <w:tcW w:w="2430" w:type="dxa"/>
          </w:tcPr>
          <w:p w14:paraId="261A1234" w14:textId="77777777" w:rsidR="008B72E7" w:rsidRDefault="008B72E7">
            <w:pPr>
              <w:rPr>
                <w:rFonts w:ascii="Arial" w:hAnsi="Arial"/>
                <w:snapToGrid w:val="0"/>
                <w:color w:val="000000"/>
              </w:rPr>
            </w:pPr>
            <w:r>
              <w:rPr>
                <w:rFonts w:ascii="Arial" w:hAnsi="Arial"/>
                <w:snapToGrid w:val="0"/>
                <w:color w:val="000000"/>
              </w:rPr>
              <w:t xml:space="preserve">For the highest rate group tasks (i.e., tasks that can not be preempted), Immediate Message Services shall </w:t>
            </w:r>
            <w:r>
              <w:rPr>
                <w:rFonts w:ascii="Arial" w:hAnsi="Arial"/>
                <w:snapToGrid w:val="0"/>
                <w:color w:val="000000"/>
              </w:rPr>
              <w:lastRenderedPageBreak/>
              <w:t>(3.3.6.11) also be provided.</w:t>
            </w:r>
          </w:p>
        </w:tc>
        <w:tc>
          <w:tcPr>
            <w:tcW w:w="2430" w:type="dxa"/>
          </w:tcPr>
          <w:p w14:paraId="51390D29" w14:textId="77777777" w:rsidR="008B72E7" w:rsidRDefault="008B72E7">
            <w:pPr>
              <w:rPr>
                <w:rFonts w:ascii="Arial" w:hAnsi="Arial"/>
                <w:snapToGrid w:val="0"/>
                <w:color w:val="000000"/>
              </w:rPr>
            </w:pPr>
            <w:r>
              <w:rPr>
                <w:rFonts w:ascii="Arial" w:hAnsi="Arial"/>
                <w:snapToGrid w:val="0"/>
                <w:color w:val="000000"/>
              </w:rPr>
              <w:lastRenderedPageBreak/>
              <w:t>SRS048, SRS050, SRS067, SRS068, SRS069, SRS070, SRS073</w:t>
            </w:r>
          </w:p>
        </w:tc>
      </w:tr>
      <w:tr w:rsidR="008B72E7" w14:paraId="7737434F" w14:textId="77777777">
        <w:tblPrEx>
          <w:tblCellMar>
            <w:top w:w="0" w:type="dxa"/>
            <w:bottom w:w="0" w:type="dxa"/>
          </w:tblCellMar>
        </w:tblPrEx>
        <w:tc>
          <w:tcPr>
            <w:tcW w:w="2430" w:type="dxa"/>
          </w:tcPr>
          <w:p w14:paraId="5C85FDAE" w14:textId="77777777" w:rsidR="008B72E7" w:rsidRDefault="008B72E7">
            <w:pPr>
              <w:rPr>
                <w:rFonts w:ascii="Arial" w:hAnsi="Arial"/>
                <w:snapToGrid w:val="0"/>
                <w:color w:val="000000"/>
              </w:rPr>
            </w:pPr>
            <w:r>
              <w:rPr>
                <w:rFonts w:ascii="Arial" w:hAnsi="Arial"/>
                <w:snapToGrid w:val="0"/>
                <w:color w:val="000000"/>
              </w:rPr>
              <w:t>3.3.6</w:t>
            </w:r>
          </w:p>
        </w:tc>
        <w:tc>
          <w:tcPr>
            <w:tcW w:w="2520" w:type="dxa"/>
          </w:tcPr>
          <w:p w14:paraId="1B61E26A" w14:textId="77777777" w:rsidR="008B72E7" w:rsidRDefault="008B72E7">
            <w:pPr>
              <w:rPr>
                <w:rFonts w:ascii="Arial" w:hAnsi="Arial"/>
                <w:snapToGrid w:val="0"/>
                <w:color w:val="000000"/>
              </w:rPr>
            </w:pPr>
            <w:r>
              <w:rPr>
                <w:rFonts w:ascii="Arial" w:hAnsi="Arial"/>
                <w:snapToGrid w:val="0"/>
                <w:color w:val="000000"/>
              </w:rPr>
              <w:t>Communications</w:t>
            </w:r>
          </w:p>
        </w:tc>
        <w:tc>
          <w:tcPr>
            <w:tcW w:w="2430" w:type="dxa"/>
          </w:tcPr>
          <w:p w14:paraId="1537CD0F" w14:textId="77777777" w:rsidR="008B72E7" w:rsidRDefault="008B72E7">
            <w:pPr>
              <w:rPr>
                <w:rFonts w:ascii="Arial" w:hAnsi="Arial"/>
                <w:snapToGrid w:val="0"/>
                <w:color w:val="000000"/>
              </w:rPr>
            </w:pPr>
            <w:r>
              <w:rPr>
                <w:rFonts w:ascii="Arial" w:hAnsi="Arial"/>
                <w:snapToGrid w:val="0"/>
                <w:color w:val="000000"/>
              </w:rPr>
              <w:t>A version of the Immediate Message Services shall (3.3.6.12) be provided to the ICPs that allows Class 2 writes to NEs and Class 1 reads from NEs.</w:t>
            </w:r>
          </w:p>
        </w:tc>
        <w:tc>
          <w:tcPr>
            <w:tcW w:w="2430" w:type="dxa"/>
          </w:tcPr>
          <w:p w14:paraId="18C2760B" w14:textId="77777777" w:rsidR="008B72E7" w:rsidRDefault="008B72E7">
            <w:pPr>
              <w:rPr>
                <w:rFonts w:ascii="Arial" w:hAnsi="Arial"/>
                <w:snapToGrid w:val="0"/>
                <w:color w:val="000000"/>
              </w:rPr>
            </w:pPr>
            <w:r>
              <w:rPr>
                <w:rFonts w:ascii="Arial" w:hAnsi="Arial"/>
                <w:snapToGrid w:val="0"/>
                <w:color w:val="000000"/>
              </w:rPr>
              <w:t>SRS226, SRS227, SRS228, SRS229, SRS230, SRS303</w:t>
            </w:r>
          </w:p>
        </w:tc>
      </w:tr>
      <w:tr w:rsidR="008B72E7" w14:paraId="6492773D" w14:textId="77777777">
        <w:tblPrEx>
          <w:tblCellMar>
            <w:top w:w="0" w:type="dxa"/>
            <w:bottom w:w="0" w:type="dxa"/>
          </w:tblCellMar>
        </w:tblPrEx>
        <w:tc>
          <w:tcPr>
            <w:tcW w:w="2430" w:type="dxa"/>
          </w:tcPr>
          <w:p w14:paraId="1E1E1A33" w14:textId="77777777" w:rsidR="008B72E7" w:rsidRDefault="008B72E7">
            <w:pPr>
              <w:rPr>
                <w:rFonts w:ascii="Arial" w:hAnsi="Arial"/>
                <w:snapToGrid w:val="0"/>
                <w:color w:val="000000"/>
              </w:rPr>
            </w:pPr>
            <w:r>
              <w:rPr>
                <w:rFonts w:ascii="Arial" w:hAnsi="Arial"/>
                <w:snapToGrid w:val="0"/>
                <w:color w:val="000000"/>
              </w:rPr>
              <w:t>3.3.6</w:t>
            </w:r>
          </w:p>
        </w:tc>
        <w:tc>
          <w:tcPr>
            <w:tcW w:w="2520" w:type="dxa"/>
          </w:tcPr>
          <w:p w14:paraId="03DFCA9B" w14:textId="77777777" w:rsidR="008B72E7" w:rsidRDefault="008B72E7">
            <w:pPr>
              <w:rPr>
                <w:rFonts w:ascii="Arial" w:hAnsi="Arial"/>
                <w:snapToGrid w:val="0"/>
                <w:color w:val="000000"/>
              </w:rPr>
            </w:pPr>
            <w:r>
              <w:rPr>
                <w:rFonts w:ascii="Arial" w:hAnsi="Arial"/>
                <w:snapToGrid w:val="0"/>
                <w:color w:val="000000"/>
              </w:rPr>
              <w:t>Communications</w:t>
            </w:r>
          </w:p>
        </w:tc>
        <w:tc>
          <w:tcPr>
            <w:tcW w:w="2430" w:type="dxa"/>
          </w:tcPr>
          <w:p w14:paraId="3B6C5900" w14:textId="77777777" w:rsidR="008B72E7" w:rsidRDefault="008B72E7">
            <w:pPr>
              <w:rPr>
                <w:rFonts w:ascii="Arial" w:hAnsi="Arial"/>
                <w:snapToGrid w:val="0"/>
                <w:color w:val="000000"/>
              </w:rPr>
            </w:pPr>
            <w:r>
              <w:rPr>
                <w:rFonts w:ascii="Arial" w:hAnsi="Arial"/>
                <w:snapToGrid w:val="0"/>
                <w:color w:val="000000"/>
              </w:rPr>
              <w:t>Communications services shall (3.3.6.13) provide a version of Immediate Message Services between rate groups within the FCP that bypasses the NE and that can be used to control and monitor inter-rate group communications.</w:t>
            </w:r>
          </w:p>
        </w:tc>
        <w:tc>
          <w:tcPr>
            <w:tcW w:w="2430" w:type="dxa"/>
          </w:tcPr>
          <w:p w14:paraId="469F33C9" w14:textId="77777777" w:rsidR="008B72E7" w:rsidRDefault="008B72E7">
            <w:pPr>
              <w:rPr>
                <w:rFonts w:ascii="Arial" w:hAnsi="Arial"/>
                <w:snapToGrid w:val="0"/>
                <w:color w:val="000000"/>
              </w:rPr>
            </w:pPr>
            <w:r>
              <w:rPr>
                <w:rFonts w:ascii="Arial" w:hAnsi="Arial"/>
                <w:snapToGrid w:val="0"/>
                <w:color w:val="000000"/>
              </w:rPr>
              <w:t>SRS051</w:t>
            </w:r>
          </w:p>
        </w:tc>
      </w:tr>
      <w:tr w:rsidR="008B72E7" w14:paraId="4C79D56F" w14:textId="77777777">
        <w:tblPrEx>
          <w:tblCellMar>
            <w:top w:w="0" w:type="dxa"/>
            <w:bottom w:w="0" w:type="dxa"/>
          </w:tblCellMar>
        </w:tblPrEx>
        <w:tc>
          <w:tcPr>
            <w:tcW w:w="2430" w:type="dxa"/>
          </w:tcPr>
          <w:p w14:paraId="61F55B77" w14:textId="77777777" w:rsidR="008B72E7" w:rsidRDefault="008B72E7">
            <w:pPr>
              <w:rPr>
                <w:rFonts w:ascii="Arial" w:hAnsi="Arial"/>
                <w:snapToGrid w:val="0"/>
                <w:color w:val="000000"/>
              </w:rPr>
            </w:pPr>
            <w:r>
              <w:rPr>
                <w:rFonts w:ascii="Arial" w:hAnsi="Arial"/>
                <w:snapToGrid w:val="0"/>
                <w:color w:val="000000"/>
              </w:rPr>
              <w:t>3.3.6</w:t>
            </w:r>
          </w:p>
        </w:tc>
        <w:tc>
          <w:tcPr>
            <w:tcW w:w="2520" w:type="dxa"/>
          </w:tcPr>
          <w:p w14:paraId="1CC2CB2F" w14:textId="77777777" w:rsidR="008B72E7" w:rsidRDefault="008B72E7">
            <w:pPr>
              <w:rPr>
                <w:rFonts w:ascii="Arial" w:hAnsi="Arial"/>
                <w:snapToGrid w:val="0"/>
                <w:color w:val="000000"/>
              </w:rPr>
            </w:pPr>
            <w:r>
              <w:rPr>
                <w:rFonts w:ascii="Arial" w:hAnsi="Arial"/>
                <w:snapToGrid w:val="0"/>
                <w:color w:val="000000"/>
              </w:rPr>
              <w:t>Communications</w:t>
            </w:r>
          </w:p>
        </w:tc>
        <w:tc>
          <w:tcPr>
            <w:tcW w:w="2430" w:type="dxa"/>
          </w:tcPr>
          <w:p w14:paraId="77F99393" w14:textId="77777777" w:rsidR="008B72E7" w:rsidRDefault="008B72E7">
            <w:pPr>
              <w:rPr>
                <w:rFonts w:ascii="Arial" w:hAnsi="Arial"/>
                <w:snapToGrid w:val="0"/>
                <w:color w:val="000000"/>
              </w:rPr>
            </w:pPr>
            <w:r>
              <w:rPr>
                <w:rFonts w:ascii="Arial" w:hAnsi="Arial"/>
                <w:snapToGrid w:val="0"/>
                <w:color w:val="000000"/>
              </w:rPr>
              <w:t>Communication services shall (3.3.6.14) provide the capability for a “helper” task to be created to run in the 50 Hz rate group, but running in specific minor cycles (every 5th or every 50th) to provide data from the ICP to the lower rate tasks.</w:t>
            </w:r>
          </w:p>
        </w:tc>
        <w:tc>
          <w:tcPr>
            <w:tcW w:w="2430" w:type="dxa"/>
          </w:tcPr>
          <w:p w14:paraId="3C9F75E0" w14:textId="77777777" w:rsidR="008B72E7" w:rsidRDefault="008B72E7">
            <w:pPr>
              <w:rPr>
                <w:rFonts w:ascii="Arial" w:hAnsi="Arial"/>
                <w:snapToGrid w:val="0"/>
                <w:color w:val="000000"/>
              </w:rPr>
            </w:pPr>
            <w:r>
              <w:rPr>
                <w:rFonts w:ascii="Arial" w:hAnsi="Arial"/>
                <w:snapToGrid w:val="0"/>
                <w:color w:val="000000"/>
              </w:rPr>
              <w:t>SRS042</w:t>
            </w:r>
          </w:p>
        </w:tc>
      </w:tr>
      <w:tr w:rsidR="008B72E7" w14:paraId="2CECFE42" w14:textId="77777777">
        <w:tblPrEx>
          <w:tblCellMar>
            <w:top w:w="0" w:type="dxa"/>
            <w:bottom w:w="0" w:type="dxa"/>
          </w:tblCellMar>
        </w:tblPrEx>
        <w:tc>
          <w:tcPr>
            <w:tcW w:w="2430" w:type="dxa"/>
          </w:tcPr>
          <w:p w14:paraId="78FDF2F7" w14:textId="77777777" w:rsidR="008B72E7" w:rsidRDefault="008B72E7">
            <w:pPr>
              <w:rPr>
                <w:rFonts w:ascii="Arial" w:hAnsi="Arial"/>
                <w:snapToGrid w:val="0"/>
                <w:color w:val="000000"/>
              </w:rPr>
            </w:pPr>
            <w:r>
              <w:rPr>
                <w:rFonts w:ascii="Arial" w:hAnsi="Arial"/>
                <w:snapToGrid w:val="0"/>
                <w:color w:val="000000"/>
              </w:rPr>
              <w:t>3.3.7</w:t>
            </w:r>
          </w:p>
        </w:tc>
        <w:tc>
          <w:tcPr>
            <w:tcW w:w="2520" w:type="dxa"/>
          </w:tcPr>
          <w:p w14:paraId="415EE04C" w14:textId="77777777" w:rsidR="008B72E7" w:rsidRDefault="008B72E7">
            <w:pPr>
              <w:rPr>
                <w:rFonts w:ascii="Arial" w:hAnsi="Arial"/>
                <w:snapToGrid w:val="0"/>
                <w:color w:val="000000"/>
              </w:rPr>
            </w:pPr>
            <w:r>
              <w:rPr>
                <w:rFonts w:ascii="Arial" w:hAnsi="Arial"/>
                <w:snapToGrid w:val="0"/>
                <w:color w:val="000000"/>
              </w:rPr>
              <w:t>System Loader</w:t>
            </w:r>
          </w:p>
        </w:tc>
        <w:tc>
          <w:tcPr>
            <w:tcW w:w="2430" w:type="dxa"/>
          </w:tcPr>
          <w:p w14:paraId="6FCF931B" w14:textId="77777777" w:rsidR="008B72E7" w:rsidRDefault="008B72E7">
            <w:pPr>
              <w:rPr>
                <w:rFonts w:ascii="Arial" w:hAnsi="Arial"/>
                <w:snapToGrid w:val="0"/>
                <w:color w:val="000000"/>
              </w:rPr>
            </w:pPr>
            <w:r>
              <w:rPr>
                <w:rFonts w:ascii="Arial" w:hAnsi="Arial"/>
                <w:snapToGrid w:val="0"/>
                <w:color w:val="000000"/>
              </w:rPr>
              <w:t xml:space="preserve">The procedures used to build the executable FTSS software using a cross-compiler and linker, down-load the image to the target processors, and burn the load image into the Radstone PowerPC flash RAM shall (3.3.7.1) be documented in the release notes that accompany </w:t>
            </w:r>
            <w:r>
              <w:rPr>
                <w:rFonts w:ascii="Arial" w:hAnsi="Arial"/>
                <w:snapToGrid w:val="0"/>
                <w:color w:val="000000"/>
              </w:rPr>
              <w:lastRenderedPageBreak/>
              <w:t>Engineering Releases of the FTSS software and in the Software Users Manual.</w:t>
            </w:r>
          </w:p>
        </w:tc>
        <w:tc>
          <w:tcPr>
            <w:tcW w:w="2430" w:type="dxa"/>
          </w:tcPr>
          <w:p w14:paraId="094B684D" w14:textId="77777777" w:rsidR="008B72E7" w:rsidRDefault="008B72E7">
            <w:pPr>
              <w:rPr>
                <w:rFonts w:ascii="Arial" w:hAnsi="Arial"/>
                <w:snapToGrid w:val="0"/>
                <w:color w:val="000000"/>
              </w:rPr>
            </w:pPr>
            <w:r>
              <w:rPr>
                <w:rFonts w:ascii="Arial" w:hAnsi="Arial"/>
                <w:snapToGrid w:val="0"/>
                <w:color w:val="000000"/>
              </w:rPr>
              <w:lastRenderedPageBreak/>
              <w:t>NA</w:t>
            </w:r>
          </w:p>
        </w:tc>
      </w:tr>
      <w:tr w:rsidR="008B72E7" w14:paraId="459B5D73" w14:textId="77777777">
        <w:tblPrEx>
          <w:tblCellMar>
            <w:top w:w="0" w:type="dxa"/>
            <w:bottom w:w="0" w:type="dxa"/>
          </w:tblCellMar>
        </w:tblPrEx>
        <w:tc>
          <w:tcPr>
            <w:tcW w:w="2430" w:type="dxa"/>
          </w:tcPr>
          <w:p w14:paraId="1AE2EADE" w14:textId="77777777" w:rsidR="008B72E7" w:rsidRDefault="008B72E7">
            <w:pPr>
              <w:rPr>
                <w:rFonts w:ascii="Arial" w:hAnsi="Arial"/>
                <w:snapToGrid w:val="0"/>
                <w:color w:val="000000"/>
              </w:rPr>
            </w:pPr>
            <w:r>
              <w:rPr>
                <w:rFonts w:ascii="Arial" w:hAnsi="Arial"/>
                <w:snapToGrid w:val="0"/>
                <w:color w:val="000000"/>
              </w:rPr>
              <w:t>3.3.7</w:t>
            </w:r>
          </w:p>
        </w:tc>
        <w:tc>
          <w:tcPr>
            <w:tcW w:w="2520" w:type="dxa"/>
          </w:tcPr>
          <w:p w14:paraId="0E5905AB" w14:textId="77777777" w:rsidR="008B72E7" w:rsidRDefault="008B72E7">
            <w:pPr>
              <w:rPr>
                <w:rFonts w:ascii="Arial" w:hAnsi="Arial"/>
                <w:snapToGrid w:val="0"/>
                <w:color w:val="000000"/>
              </w:rPr>
            </w:pPr>
            <w:r>
              <w:rPr>
                <w:rFonts w:ascii="Arial" w:hAnsi="Arial"/>
                <w:snapToGrid w:val="0"/>
                <w:color w:val="000000"/>
              </w:rPr>
              <w:t>System Loader</w:t>
            </w:r>
          </w:p>
        </w:tc>
        <w:tc>
          <w:tcPr>
            <w:tcW w:w="2430" w:type="dxa"/>
          </w:tcPr>
          <w:p w14:paraId="083B1B62" w14:textId="77777777" w:rsidR="008B72E7" w:rsidRDefault="008B72E7">
            <w:pPr>
              <w:rPr>
                <w:rFonts w:ascii="Arial" w:hAnsi="Arial"/>
                <w:snapToGrid w:val="0"/>
                <w:color w:val="000000"/>
              </w:rPr>
            </w:pPr>
            <w:r>
              <w:rPr>
                <w:rFonts w:ascii="Arial" w:hAnsi="Arial"/>
                <w:snapToGrid w:val="0"/>
                <w:color w:val="000000"/>
              </w:rPr>
              <w:t>Any makefiles or other automated scripts that support the build, down-load, and flash programming processes shall (3.3.7.2) be delivered with the software to NASA.</w:t>
            </w:r>
          </w:p>
        </w:tc>
        <w:tc>
          <w:tcPr>
            <w:tcW w:w="2430" w:type="dxa"/>
          </w:tcPr>
          <w:p w14:paraId="5E964329" w14:textId="77777777" w:rsidR="008B72E7" w:rsidRDefault="008B72E7">
            <w:pPr>
              <w:rPr>
                <w:rFonts w:ascii="Arial" w:hAnsi="Arial"/>
                <w:snapToGrid w:val="0"/>
                <w:color w:val="000000"/>
              </w:rPr>
            </w:pPr>
            <w:r>
              <w:rPr>
                <w:rFonts w:ascii="Arial" w:hAnsi="Arial"/>
                <w:snapToGrid w:val="0"/>
                <w:color w:val="000000"/>
              </w:rPr>
              <w:t>NA</w:t>
            </w:r>
          </w:p>
        </w:tc>
      </w:tr>
      <w:tr w:rsidR="008B72E7" w14:paraId="040D4F6B" w14:textId="77777777">
        <w:tblPrEx>
          <w:tblCellMar>
            <w:top w:w="0" w:type="dxa"/>
            <w:bottom w:w="0" w:type="dxa"/>
          </w:tblCellMar>
        </w:tblPrEx>
        <w:tc>
          <w:tcPr>
            <w:tcW w:w="2430" w:type="dxa"/>
          </w:tcPr>
          <w:p w14:paraId="745CF1A5" w14:textId="77777777" w:rsidR="008B72E7" w:rsidRDefault="008B72E7">
            <w:pPr>
              <w:rPr>
                <w:rFonts w:ascii="Arial" w:hAnsi="Arial"/>
                <w:snapToGrid w:val="0"/>
                <w:color w:val="000000"/>
              </w:rPr>
            </w:pPr>
            <w:r>
              <w:rPr>
                <w:rFonts w:ascii="Arial" w:hAnsi="Arial"/>
                <w:snapToGrid w:val="0"/>
                <w:color w:val="000000"/>
              </w:rPr>
              <w:t>3.3.8</w:t>
            </w:r>
          </w:p>
        </w:tc>
        <w:tc>
          <w:tcPr>
            <w:tcW w:w="2520" w:type="dxa"/>
          </w:tcPr>
          <w:p w14:paraId="2CAF4439" w14:textId="77777777" w:rsidR="008B72E7" w:rsidRDefault="008B72E7">
            <w:pPr>
              <w:rPr>
                <w:rFonts w:ascii="Arial" w:hAnsi="Arial"/>
                <w:snapToGrid w:val="0"/>
                <w:color w:val="000000"/>
              </w:rPr>
            </w:pPr>
            <w:r>
              <w:rPr>
                <w:rFonts w:ascii="Arial" w:hAnsi="Arial"/>
                <w:snapToGrid w:val="0"/>
                <w:color w:val="000000"/>
              </w:rPr>
              <w:t>Memory Management</w:t>
            </w:r>
          </w:p>
        </w:tc>
        <w:tc>
          <w:tcPr>
            <w:tcW w:w="2430" w:type="dxa"/>
          </w:tcPr>
          <w:p w14:paraId="5AD90D28" w14:textId="77777777" w:rsidR="008B72E7" w:rsidRDefault="008B72E7">
            <w:pPr>
              <w:rPr>
                <w:rFonts w:ascii="Arial" w:hAnsi="Arial"/>
                <w:snapToGrid w:val="0"/>
                <w:color w:val="000000"/>
              </w:rPr>
            </w:pPr>
            <w:r>
              <w:rPr>
                <w:rFonts w:ascii="Arial" w:hAnsi="Arial"/>
                <w:snapToGrid w:val="0"/>
                <w:color w:val="000000"/>
              </w:rPr>
              <w:t>For each mission mode, the congruent and non-congruent memory boundaries shall (3.3.8.1) be known and fixed.</w:t>
            </w:r>
          </w:p>
        </w:tc>
        <w:tc>
          <w:tcPr>
            <w:tcW w:w="2430" w:type="dxa"/>
          </w:tcPr>
          <w:p w14:paraId="53DA9830" w14:textId="77777777" w:rsidR="008B72E7" w:rsidRDefault="008B72E7">
            <w:pPr>
              <w:rPr>
                <w:rFonts w:ascii="Arial" w:hAnsi="Arial"/>
                <w:snapToGrid w:val="0"/>
                <w:color w:val="000000"/>
              </w:rPr>
            </w:pPr>
            <w:r>
              <w:rPr>
                <w:rFonts w:ascii="Arial" w:hAnsi="Arial"/>
                <w:snapToGrid w:val="0"/>
                <w:color w:val="000000"/>
              </w:rPr>
              <w:t>SRS217</w:t>
            </w:r>
          </w:p>
        </w:tc>
      </w:tr>
      <w:tr w:rsidR="008B72E7" w14:paraId="6D03B893" w14:textId="77777777">
        <w:tblPrEx>
          <w:tblCellMar>
            <w:top w:w="0" w:type="dxa"/>
            <w:bottom w:w="0" w:type="dxa"/>
          </w:tblCellMar>
        </w:tblPrEx>
        <w:tc>
          <w:tcPr>
            <w:tcW w:w="2430" w:type="dxa"/>
          </w:tcPr>
          <w:p w14:paraId="0DAC7784" w14:textId="77777777" w:rsidR="008B72E7" w:rsidRDefault="008B72E7">
            <w:pPr>
              <w:rPr>
                <w:rFonts w:ascii="Arial" w:hAnsi="Arial"/>
                <w:snapToGrid w:val="0"/>
                <w:color w:val="000000"/>
              </w:rPr>
            </w:pPr>
            <w:r>
              <w:rPr>
                <w:rFonts w:ascii="Arial" w:hAnsi="Arial"/>
                <w:snapToGrid w:val="0"/>
                <w:color w:val="000000"/>
              </w:rPr>
              <w:t>3.3.8</w:t>
            </w:r>
          </w:p>
        </w:tc>
        <w:tc>
          <w:tcPr>
            <w:tcW w:w="2520" w:type="dxa"/>
          </w:tcPr>
          <w:p w14:paraId="2C71CCE9" w14:textId="77777777" w:rsidR="008B72E7" w:rsidRDefault="008B72E7">
            <w:pPr>
              <w:rPr>
                <w:rFonts w:ascii="Arial" w:hAnsi="Arial"/>
                <w:snapToGrid w:val="0"/>
                <w:color w:val="000000"/>
              </w:rPr>
            </w:pPr>
            <w:r>
              <w:rPr>
                <w:rFonts w:ascii="Arial" w:hAnsi="Arial"/>
                <w:snapToGrid w:val="0"/>
                <w:color w:val="000000"/>
              </w:rPr>
              <w:t>Memory Management</w:t>
            </w:r>
          </w:p>
        </w:tc>
        <w:tc>
          <w:tcPr>
            <w:tcW w:w="2430" w:type="dxa"/>
          </w:tcPr>
          <w:p w14:paraId="24CEC4D6" w14:textId="77777777" w:rsidR="008B72E7" w:rsidRDefault="008B72E7">
            <w:pPr>
              <w:rPr>
                <w:rFonts w:ascii="Arial" w:hAnsi="Arial"/>
                <w:snapToGrid w:val="0"/>
                <w:color w:val="000000"/>
              </w:rPr>
            </w:pPr>
            <w:r>
              <w:rPr>
                <w:rFonts w:ascii="Arial" w:hAnsi="Arial"/>
                <w:snapToGrid w:val="0"/>
                <w:color w:val="000000"/>
              </w:rPr>
              <w:t>The Memory Management software shall (3.3.8.2) periodically "scrub" volatile and read/write memory in the FCP.</w:t>
            </w:r>
          </w:p>
        </w:tc>
        <w:tc>
          <w:tcPr>
            <w:tcW w:w="2430" w:type="dxa"/>
          </w:tcPr>
          <w:p w14:paraId="2B621671" w14:textId="77777777" w:rsidR="008B72E7" w:rsidRDefault="008B72E7">
            <w:pPr>
              <w:rPr>
                <w:rFonts w:ascii="Arial" w:hAnsi="Arial"/>
                <w:snapToGrid w:val="0"/>
                <w:color w:val="000000"/>
              </w:rPr>
            </w:pPr>
            <w:r>
              <w:rPr>
                <w:rFonts w:ascii="Arial" w:hAnsi="Arial"/>
                <w:snapToGrid w:val="0"/>
                <w:color w:val="000000"/>
              </w:rPr>
              <w:t>SRS043</w:t>
            </w:r>
          </w:p>
        </w:tc>
      </w:tr>
      <w:tr w:rsidR="008B72E7" w14:paraId="21E2EB28" w14:textId="77777777">
        <w:tblPrEx>
          <w:tblCellMar>
            <w:top w:w="0" w:type="dxa"/>
            <w:bottom w:w="0" w:type="dxa"/>
          </w:tblCellMar>
        </w:tblPrEx>
        <w:tc>
          <w:tcPr>
            <w:tcW w:w="2430" w:type="dxa"/>
          </w:tcPr>
          <w:p w14:paraId="42CCE334" w14:textId="77777777" w:rsidR="008B72E7" w:rsidRDefault="008B72E7">
            <w:pPr>
              <w:rPr>
                <w:rFonts w:ascii="Arial" w:hAnsi="Arial"/>
                <w:snapToGrid w:val="0"/>
                <w:color w:val="000000"/>
              </w:rPr>
            </w:pPr>
            <w:r>
              <w:rPr>
                <w:rFonts w:ascii="Arial" w:hAnsi="Arial"/>
                <w:snapToGrid w:val="0"/>
                <w:color w:val="000000"/>
              </w:rPr>
              <w:t>3.3.8</w:t>
            </w:r>
          </w:p>
        </w:tc>
        <w:tc>
          <w:tcPr>
            <w:tcW w:w="2520" w:type="dxa"/>
          </w:tcPr>
          <w:p w14:paraId="493508D9" w14:textId="77777777" w:rsidR="008B72E7" w:rsidRDefault="008B72E7">
            <w:pPr>
              <w:rPr>
                <w:rFonts w:ascii="Arial" w:hAnsi="Arial"/>
                <w:snapToGrid w:val="0"/>
                <w:color w:val="000000"/>
              </w:rPr>
            </w:pPr>
            <w:r>
              <w:rPr>
                <w:rFonts w:ascii="Arial" w:hAnsi="Arial"/>
                <w:snapToGrid w:val="0"/>
                <w:color w:val="000000"/>
              </w:rPr>
              <w:t>Memory Management</w:t>
            </w:r>
          </w:p>
        </w:tc>
        <w:tc>
          <w:tcPr>
            <w:tcW w:w="2430" w:type="dxa"/>
          </w:tcPr>
          <w:p w14:paraId="12A14733" w14:textId="77777777" w:rsidR="008B72E7" w:rsidRDefault="008B72E7">
            <w:pPr>
              <w:rPr>
                <w:rFonts w:ascii="Arial" w:hAnsi="Arial"/>
                <w:snapToGrid w:val="0"/>
                <w:color w:val="000000"/>
              </w:rPr>
            </w:pPr>
            <w:r>
              <w:rPr>
                <w:rFonts w:ascii="Arial" w:hAnsi="Arial"/>
                <w:snapToGrid w:val="0"/>
                <w:color w:val="000000"/>
              </w:rPr>
              <w:t>It shall (3.3.8.3) not be necessary to scrub memory that is not used by the flight software.</w:t>
            </w:r>
          </w:p>
        </w:tc>
        <w:tc>
          <w:tcPr>
            <w:tcW w:w="2430" w:type="dxa"/>
          </w:tcPr>
          <w:p w14:paraId="50352540" w14:textId="77777777" w:rsidR="008B72E7" w:rsidRDefault="008B72E7">
            <w:pPr>
              <w:rPr>
                <w:rFonts w:ascii="Arial" w:hAnsi="Arial"/>
                <w:snapToGrid w:val="0"/>
                <w:color w:val="000000"/>
              </w:rPr>
            </w:pPr>
            <w:r>
              <w:rPr>
                <w:rFonts w:ascii="Arial" w:hAnsi="Arial"/>
                <w:snapToGrid w:val="0"/>
                <w:color w:val="000000"/>
              </w:rPr>
              <w:t>SRS043</w:t>
            </w:r>
          </w:p>
        </w:tc>
      </w:tr>
      <w:tr w:rsidR="008B72E7" w14:paraId="1567C7FB" w14:textId="77777777">
        <w:tblPrEx>
          <w:tblCellMar>
            <w:top w:w="0" w:type="dxa"/>
            <w:bottom w:w="0" w:type="dxa"/>
          </w:tblCellMar>
        </w:tblPrEx>
        <w:tc>
          <w:tcPr>
            <w:tcW w:w="2430" w:type="dxa"/>
          </w:tcPr>
          <w:p w14:paraId="19642E62" w14:textId="77777777" w:rsidR="008B72E7" w:rsidRDefault="008B72E7">
            <w:pPr>
              <w:rPr>
                <w:rFonts w:ascii="Arial" w:hAnsi="Arial"/>
                <w:snapToGrid w:val="0"/>
                <w:color w:val="000000"/>
              </w:rPr>
            </w:pPr>
            <w:r>
              <w:rPr>
                <w:rFonts w:ascii="Arial" w:hAnsi="Arial"/>
                <w:snapToGrid w:val="0"/>
                <w:color w:val="000000"/>
              </w:rPr>
              <w:t>3.3.8</w:t>
            </w:r>
          </w:p>
        </w:tc>
        <w:tc>
          <w:tcPr>
            <w:tcW w:w="2520" w:type="dxa"/>
          </w:tcPr>
          <w:p w14:paraId="335418B4" w14:textId="77777777" w:rsidR="008B72E7" w:rsidRDefault="008B72E7">
            <w:pPr>
              <w:rPr>
                <w:rFonts w:ascii="Arial" w:hAnsi="Arial"/>
                <w:snapToGrid w:val="0"/>
                <w:color w:val="000000"/>
              </w:rPr>
            </w:pPr>
            <w:r>
              <w:rPr>
                <w:rFonts w:ascii="Arial" w:hAnsi="Arial"/>
                <w:snapToGrid w:val="0"/>
                <w:color w:val="000000"/>
              </w:rPr>
              <w:t>Memory Management</w:t>
            </w:r>
          </w:p>
        </w:tc>
        <w:tc>
          <w:tcPr>
            <w:tcW w:w="2430" w:type="dxa"/>
          </w:tcPr>
          <w:p w14:paraId="3C448696" w14:textId="77777777" w:rsidR="008B72E7" w:rsidRDefault="008B72E7">
            <w:pPr>
              <w:rPr>
                <w:rFonts w:ascii="Arial" w:hAnsi="Arial"/>
                <w:snapToGrid w:val="0"/>
                <w:color w:val="000000"/>
              </w:rPr>
            </w:pPr>
            <w:r>
              <w:rPr>
                <w:rFonts w:ascii="Arial" w:hAnsi="Arial"/>
                <w:snapToGrid w:val="0"/>
                <w:color w:val="000000"/>
              </w:rPr>
              <w:t>It shall (3.3.8.16) not be necessary to scrub that area used to store telemetry data.</w:t>
            </w:r>
          </w:p>
        </w:tc>
        <w:tc>
          <w:tcPr>
            <w:tcW w:w="2430" w:type="dxa"/>
          </w:tcPr>
          <w:p w14:paraId="2BEBF020" w14:textId="77777777" w:rsidR="008B72E7" w:rsidRDefault="008B72E7">
            <w:pPr>
              <w:rPr>
                <w:rFonts w:ascii="Arial" w:hAnsi="Arial"/>
                <w:snapToGrid w:val="0"/>
                <w:color w:val="000000"/>
              </w:rPr>
            </w:pPr>
            <w:r>
              <w:rPr>
                <w:rFonts w:ascii="Arial" w:hAnsi="Arial"/>
                <w:snapToGrid w:val="0"/>
                <w:color w:val="000000"/>
              </w:rPr>
              <w:t>SRS275</w:t>
            </w:r>
          </w:p>
        </w:tc>
      </w:tr>
      <w:tr w:rsidR="008B72E7" w14:paraId="553AED03" w14:textId="77777777">
        <w:tblPrEx>
          <w:tblCellMar>
            <w:top w:w="0" w:type="dxa"/>
            <w:bottom w:w="0" w:type="dxa"/>
          </w:tblCellMar>
        </w:tblPrEx>
        <w:tc>
          <w:tcPr>
            <w:tcW w:w="2430" w:type="dxa"/>
          </w:tcPr>
          <w:p w14:paraId="496F9F2E" w14:textId="77777777" w:rsidR="008B72E7" w:rsidRDefault="008B72E7">
            <w:pPr>
              <w:rPr>
                <w:rFonts w:ascii="Arial" w:hAnsi="Arial"/>
                <w:snapToGrid w:val="0"/>
                <w:color w:val="000000"/>
              </w:rPr>
            </w:pPr>
            <w:r>
              <w:rPr>
                <w:rFonts w:ascii="Arial" w:hAnsi="Arial"/>
                <w:snapToGrid w:val="0"/>
                <w:color w:val="000000"/>
              </w:rPr>
              <w:t>3.3.8</w:t>
            </w:r>
          </w:p>
        </w:tc>
        <w:tc>
          <w:tcPr>
            <w:tcW w:w="2520" w:type="dxa"/>
          </w:tcPr>
          <w:p w14:paraId="5A3A8DFD" w14:textId="77777777" w:rsidR="008B72E7" w:rsidRDefault="008B72E7">
            <w:pPr>
              <w:rPr>
                <w:rFonts w:ascii="Arial" w:hAnsi="Arial"/>
                <w:snapToGrid w:val="0"/>
                <w:color w:val="000000"/>
              </w:rPr>
            </w:pPr>
            <w:r>
              <w:rPr>
                <w:rFonts w:ascii="Arial" w:hAnsi="Arial"/>
                <w:snapToGrid w:val="0"/>
                <w:color w:val="000000"/>
              </w:rPr>
              <w:t>Memory Management</w:t>
            </w:r>
          </w:p>
        </w:tc>
        <w:tc>
          <w:tcPr>
            <w:tcW w:w="2430" w:type="dxa"/>
          </w:tcPr>
          <w:p w14:paraId="1365FA6E" w14:textId="77777777" w:rsidR="008B72E7" w:rsidRDefault="008B72E7">
            <w:pPr>
              <w:rPr>
                <w:rFonts w:ascii="Arial" w:hAnsi="Arial"/>
                <w:snapToGrid w:val="0"/>
                <w:color w:val="000000"/>
              </w:rPr>
            </w:pPr>
            <w:r>
              <w:rPr>
                <w:rFonts w:ascii="Arial" w:hAnsi="Arial"/>
                <w:snapToGrid w:val="0"/>
                <w:color w:val="000000"/>
              </w:rPr>
              <w:t>Memory scrubbing shall (3.3.8.5) be executed without interfering with normal execution of applications tasks.</w:t>
            </w:r>
          </w:p>
        </w:tc>
        <w:tc>
          <w:tcPr>
            <w:tcW w:w="2430" w:type="dxa"/>
          </w:tcPr>
          <w:p w14:paraId="4A45076E" w14:textId="77777777" w:rsidR="008B72E7" w:rsidRDefault="008B72E7">
            <w:pPr>
              <w:rPr>
                <w:rFonts w:ascii="Arial" w:hAnsi="Arial"/>
                <w:snapToGrid w:val="0"/>
                <w:color w:val="000000"/>
              </w:rPr>
            </w:pPr>
            <w:r>
              <w:rPr>
                <w:rFonts w:ascii="Arial" w:hAnsi="Arial"/>
                <w:snapToGrid w:val="0"/>
                <w:color w:val="000000"/>
              </w:rPr>
              <w:t>SRS187</w:t>
            </w:r>
          </w:p>
        </w:tc>
      </w:tr>
      <w:tr w:rsidR="008B72E7" w14:paraId="73673889" w14:textId="77777777">
        <w:tblPrEx>
          <w:tblCellMar>
            <w:top w:w="0" w:type="dxa"/>
            <w:bottom w:w="0" w:type="dxa"/>
          </w:tblCellMar>
        </w:tblPrEx>
        <w:tc>
          <w:tcPr>
            <w:tcW w:w="2430" w:type="dxa"/>
          </w:tcPr>
          <w:p w14:paraId="50A37510" w14:textId="77777777" w:rsidR="008B72E7" w:rsidRDefault="008B72E7">
            <w:pPr>
              <w:rPr>
                <w:rFonts w:ascii="Arial" w:hAnsi="Arial"/>
                <w:snapToGrid w:val="0"/>
                <w:color w:val="000000"/>
              </w:rPr>
            </w:pPr>
            <w:r>
              <w:rPr>
                <w:rFonts w:ascii="Arial" w:hAnsi="Arial"/>
                <w:snapToGrid w:val="0"/>
                <w:color w:val="000000"/>
              </w:rPr>
              <w:t>3.3.8</w:t>
            </w:r>
          </w:p>
        </w:tc>
        <w:tc>
          <w:tcPr>
            <w:tcW w:w="2520" w:type="dxa"/>
          </w:tcPr>
          <w:p w14:paraId="29CED303" w14:textId="77777777" w:rsidR="008B72E7" w:rsidRDefault="008B72E7">
            <w:pPr>
              <w:rPr>
                <w:rFonts w:ascii="Arial" w:hAnsi="Arial"/>
                <w:snapToGrid w:val="0"/>
                <w:color w:val="000000"/>
              </w:rPr>
            </w:pPr>
            <w:r>
              <w:rPr>
                <w:rFonts w:ascii="Arial" w:hAnsi="Arial"/>
                <w:snapToGrid w:val="0"/>
                <w:color w:val="000000"/>
              </w:rPr>
              <w:t>Memory Management</w:t>
            </w:r>
          </w:p>
        </w:tc>
        <w:tc>
          <w:tcPr>
            <w:tcW w:w="2430" w:type="dxa"/>
          </w:tcPr>
          <w:p w14:paraId="7E81D8A7" w14:textId="77777777" w:rsidR="008B72E7" w:rsidRDefault="008B72E7">
            <w:pPr>
              <w:rPr>
                <w:rFonts w:ascii="Arial" w:hAnsi="Arial"/>
                <w:snapToGrid w:val="0"/>
                <w:color w:val="000000"/>
              </w:rPr>
            </w:pPr>
            <w:r>
              <w:rPr>
                <w:rFonts w:ascii="Arial" w:hAnsi="Arial"/>
                <w:snapToGrid w:val="0"/>
                <w:color w:val="000000"/>
              </w:rPr>
              <w:t>The memory scrubbing software shall (3.3.8.6) be capable of scrubbing 10 Megabytes in 8 minutes.</w:t>
            </w:r>
          </w:p>
        </w:tc>
        <w:tc>
          <w:tcPr>
            <w:tcW w:w="2430" w:type="dxa"/>
          </w:tcPr>
          <w:p w14:paraId="56617235" w14:textId="77777777" w:rsidR="008B72E7" w:rsidRDefault="008B72E7">
            <w:pPr>
              <w:rPr>
                <w:rFonts w:ascii="Arial" w:hAnsi="Arial"/>
                <w:snapToGrid w:val="0"/>
                <w:color w:val="000000"/>
              </w:rPr>
            </w:pPr>
            <w:r>
              <w:rPr>
                <w:rFonts w:ascii="Arial" w:hAnsi="Arial"/>
                <w:snapToGrid w:val="0"/>
                <w:color w:val="000000"/>
              </w:rPr>
              <w:t>SRS187</w:t>
            </w:r>
          </w:p>
        </w:tc>
      </w:tr>
      <w:tr w:rsidR="008B72E7" w14:paraId="2F95C1EC" w14:textId="77777777">
        <w:tblPrEx>
          <w:tblCellMar>
            <w:top w:w="0" w:type="dxa"/>
            <w:bottom w:w="0" w:type="dxa"/>
          </w:tblCellMar>
        </w:tblPrEx>
        <w:tc>
          <w:tcPr>
            <w:tcW w:w="2430" w:type="dxa"/>
          </w:tcPr>
          <w:p w14:paraId="59F0E571" w14:textId="77777777" w:rsidR="008B72E7" w:rsidRDefault="008B72E7">
            <w:pPr>
              <w:rPr>
                <w:rFonts w:ascii="Arial" w:hAnsi="Arial"/>
                <w:snapToGrid w:val="0"/>
                <w:color w:val="000000"/>
              </w:rPr>
            </w:pPr>
            <w:r>
              <w:rPr>
                <w:rFonts w:ascii="Arial" w:hAnsi="Arial"/>
                <w:snapToGrid w:val="0"/>
                <w:color w:val="000000"/>
              </w:rPr>
              <w:t>3.3.8</w:t>
            </w:r>
          </w:p>
        </w:tc>
        <w:tc>
          <w:tcPr>
            <w:tcW w:w="2520" w:type="dxa"/>
          </w:tcPr>
          <w:p w14:paraId="099EFBB1" w14:textId="77777777" w:rsidR="008B72E7" w:rsidRDefault="008B72E7">
            <w:pPr>
              <w:rPr>
                <w:rFonts w:ascii="Arial" w:hAnsi="Arial"/>
                <w:snapToGrid w:val="0"/>
                <w:color w:val="000000"/>
              </w:rPr>
            </w:pPr>
            <w:r>
              <w:rPr>
                <w:rFonts w:ascii="Arial" w:hAnsi="Arial"/>
                <w:snapToGrid w:val="0"/>
                <w:color w:val="000000"/>
              </w:rPr>
              <w:t>Memory Management</w:t>
            </w:r>
          </w:p>
        </w:tc>
        <w:tc>
          <w:tcPr>
            <w:tcW w:w="2430" w:type="dxa"/>
          </w:tcPr>
          <w:p w14:paraId="332A6E66" w14:textId="77777777" w:rsidR="008B72E7" w:rsidRDefault="008B72E7">
            <w:pPr>
              <w:rPr>
                <w:rFonts w:ascii="Arial" w:hAnsi="Arial"/>
                <w:snapToGrid w:val="0"/>
                <w:color w:val="000000"/>
              </w:rPr>
            </w:pPr>
            <w:r>
              <w:rPr>
                <w:rFonts w:ascii="Arial" w:hAnsi="Arial"/>
                <w:snapToGrid w:val="0"/>
                <w:color w:val="000000"/>
              </w:rPr>
              <w:t xml:space="preserve">The RAM scrub software shall </w:t>
            </w:r>
            <w:r>
              <w:rPr>
                <w:rFonts w:ascii="Arial" w:hAnsi="Arial"/>
                <w:snapToGrid w:val="0"/>
                <w:color w:val="000000"/>
              </w:rPr>
              <w:lastRenderedPageBreak/>
              <w:t>(3.3.8.15) at most use 1% of an FCP CPU duty cycle.</w:t>
            </w:r>
          </w:p>
        </w:tc>
        <w:tc>
          <w:tcPr>
            <w:tcW w:w="2430" w:type="dxa"/>
          </w:tcPr>
          <w:p w14:paraId="7DDA0243" w14:textId="77777777" w:rsidR="008B72E7" w:rsidRDefault="008B72E7">
            <w:pPr>
              <w:rPr>
                <w:rFonts w:ascii="Arial" w:hAnsi="Arial"/>
                <w:snapToGrid w:val="0"/>
                <w:color w:val="000000"/>
              </w:rPr>
            </w:pPr>
            <w:r>
              <w:rPr>
                <w:rFonts w:ascii="Arial" w:hAnsi="Arial"/>
                <w:snapToGrid w:val="0"/>
                <w:color w:val="000000"/>
              </w:rPr>
              <w:lastRenderedPageBreak/>
              <w:t>SRS187</w:t>
            </w:r>
          </w:p>
        </w:tc>
      </w:tr>
      <w:tr w:rsidR="008B72E7" w14:paraId="62D7D7F6" w14:textId="77777777">
        <w:tblPrEx>
          <w:tblCellMar>
            <w:top w:w="0" w:type="dxa"/>
            <w:bottom w:w="0" w:type="dxa"/>
          </w:tblCellMar>
        </w:tblPrEx>
        <w:tc>
          <w:tcPr>
            <w:tcW w:w="2430" w:type="dxa"/>
          </w:tcPr>
          <w:p w14:paraId="1F3D3EB2" w14:textId="77777777" w:rsidR="008B72E7" w:rsidRDefault="008B72E7">
            <w:pPr>
              <w:rPr>
                <w:rFonts w:ascii="Arial" w:hAnsi="Arial"/>
                <w:snapToGrid w:val="0"/>
                <w:color w:val="000000"/>
              </w:rPr>
            </w:pPr>
            <w:r>
              <w:rPr>
                <w:rFonts w:ascii="Arial" w:hAnsi="Arial"/>
                <w:snapToGrid w:val="0"/>
                <w:color w:val="000000"/>
              </w:rPr>
              <w:t>3.3.8</w:t>
            </w:r>
          </w:p>
        </w:tc>
        <w:tc>
          <w:tcPr>
            <w:tcW w:w="2520" w:type="dxa"/>
          </w:tcPr>
          <w:p w14:paraId="0B9B02D7" w14:textId="77777777" w:rsidR="008B72E7" w:rsidRDefault="008B72E7">
            <w:pPr>
              <w:rPr>
                <w:rFonts w:ascii="Arial" w:hAnsi="Arial"/>
                <w:snapToGrid w:val="0"/>
                <w:color w:val="000000"/>
              </w:rPr>
            </w:pPr>
            <w:r>
              <w:rPr>
                <w:rFonts w:ascii="Arial" w:hAnsi="Arial"/>
                <w:snapToGrid w:val="0"/>
                <w:color w:val="000000"/>
              </w:rPr>
              <w:t>Memory Management</w:t>
            </w:r>
          </w:p>
        </w:tc>
        <w:tc>
          <w:tcPr>
            <w:tcW w:w="2430" w:type="dxa"/>
          </w:tcPr>
          <w:p w14:paraId="54C8B338" w14:textId="77777777" w:rsidR="008B72E7" w:rsidRDefault="008B72E7">
            <w:pPr>
              <w:rPr>
                <w:rFonts w:ascii="Arial" w:hAnsi="Arial"/>
                <w:snapToGrid w:val="0"/>
                <w:color w:val="000000"/>
              </w:rPr>
            </w:pPr>
            <w:r>
              <w:rPr>
                <w:rFonts w:ascii="Arial" w:hAnsi="Arial"/>
                <w:snapToGrid w:val="0"/>
                <w:color w:val="000000"/>
              </w:rPr>
              <w:t>Even though memory scrubbing is performed locally and the errors would not be congruent, the recording of errors shall (3.3.8.10) be congruent.</w:t>
            </w:r>
          </w:p>
        </w:tc>
        <w:tc>
          <w:tcPr>
            <w:tcW w:w="2430" w:type="dxa"/>
          </w:tcPr>
          <w:p w14:paraId="32903F44" w14:textId="77777777" w:rsidR="008B72E7" w:rsidRDefault="008B72E7">
            <w:pPr>
              <w:rPr>
                <w:rFonts w:ascii="Arial" w:hAnsi="Arial"/>
                <w:snapToGrid w:val="0"/>
                <w:color w:val="000000"/>
              </w:rPr>
            </w:pPr>
            <w:r>
              <w:rPr>
                <w:rFonts w:ascii="Arial" w:hAnsi="Arial"/>
                <w:snapToGrid w:val="0"/>
                <w:color w:val="000000"/>
              </w:rPr>
              <w:t>SRS044</w:t>
            </w:r>
          </w:p>
        </w:tc>
      </w:tr>
      <w:tr w:rsidR="008B72E7" w14:paraId="3E23ADA2" w14:textId="77777777">
        <w:tblPrEx>
          <w:tblCellMar>
            <w:top w:w="0" w:type="dxa"/>
            <w:bottom w:w="0" w:type="dxa"/>
          </w:tblCellMar>
        </w:tblPrEx>
        <w:tc>
          <w:tcPr>
            <w:tcW w:w="2430" w:type="dxa"/>
          </w:tcPr>
          <w:p w14:paraId="0D84E46B" w14:textId="77777777" w:rsidR="008B72E7" w:rsidRDefault="008B72E7">
            <w:pPr>
              <w:rPr>
                <w:rFonts w:ascii="Arial" w:hAnsi="Arial"/>
                <w:snapToGrid w:val="0"/>
                <w:color w:val="000000"/>
              </w:rPr>
            </w:pPr>
            <w:r>
              <w:rPr>
                <w:rFonts w:ascii="Arial" w:hAnsi="Arial"/>
                <w:snapToGrid w:val="0"/>
                <w:color w:val="000000"/>
              </w:rPr>
              <w:t>3.3.8</w:t>
            </w:r>
          </w:p>
        </w:tc>
        <w:tc>
          <w:tcPr>
            <w:tcW w:w="2520" w:type="dxa"/>
          </w:tcPr>
          <w:p w14:paraId="3E3B8D80" w14:textId="77777777" w:rsidR="008B72E7" w:rsidRDefault="008B72E7">
            <w:pPr>
              <w:rPr>
                <w:rFonts w:ascii="Arial" w:hAnsi="Arial"/>
                <w:snapToGrid w:val="0"/>
                <w:color w:val="000000"/>
              </w:rPr>
            </w:pPr>
            <w:r>
              <w:rPr>
                <w:rFonts w:ascii="Arial" w:hAnsi="Arial"/>
                <w:snapToGrid w:val="0"/>
                <w:color w:val="000000"/>
              </w:rPr>
              <w:t>Memory Management</w:t>
            </w:r>
          </w:p>
        </w:tc>
        <w:tc>
          <w:tcPr>
            <w:tcW w:w="2430" w:type="dxa"/>
          </w:tcPr>
          <w:p w14:paraId="0DB03CEC" w14:textId="77777777" w:rsidR="008B72E7" w:rsidRDefault="008B72E7">
            <w:pPr>
              <w:rPr>
                <w:rFonts w:ascii="Arial" w:hAnsi="Arial"/>
                <w:snapToGrid w:val="0"/>
                <w:color w:val="000000"/>
              </w:rPr>
            </w:pPr>
            <w:r>
              <w:rPr>
                <w:rFonts w:ascii="Arial" w:hAnsi="Arial"/>
                <w:snapToGrid w:val="0"/>
                <w:color w:val="000000"/>
              </w:rPr>
              <w:t>To support reintegrating a desynchronized channel, as specified in the FDIR requirements, the Memory Management software shall (3.3.8.11) "re-align" all of the volatile and read/write congruent memory, registers, timers and other locations that fit the description of "volatile and read/write congruent locations".</w:t>
            </w:r>
          </w:p>
        </w:tc>
        <w:tc>
          <w:tcPr>
            <w:tcW w:w="2430" w:type="dxa"/>
          </w:tcPr>
          <w:p w14:paraId="3D1DDFE8" w14:textId="77777777" w:rsidR="008B72E7" w:rsidRDefault="008B72E7">
            <w:pPr>
              <w:rPr>
                <w:rFonts w:ascii="Arial" w:hAnsi="Arial"/>
                <w:snapToGrid w:val="0"/>
                <w:color w:val="000000"/>
              </w:rPr>
            </w:pPr>
            <w:r>
              <w:rPr>
                <w:rFonts w:ascii="Arial" w:hAnsi="Arial"/>
                <w:snapToGrid w:val="0"/>
                <w:color w:val="000000"/>
              </w:rPr>
              <w:t>SRS045, SRS126, SRS186, SRS200</w:t>
            </w:r>
          </w:p>
        </w:tc>
      </w:tr>
      <w:tr w:rsidR="008B72E7" w14:paraId="2B728815" w14:textId="77777777">
        <w:tblPrEx>
          <w:tblCellMar>
            <w:top w:w="0" w:type="dxa"/>
            <w:bottom w:w="0" w:type="dxa"/>
          </w:tblCellMar>
        </w:tblPrEx>
        <w:tc>
          <w:tcPr>
            <w:tcW w:w="2430" w:type="dxa"/>
          </w:tcPr>
          <w:p w14:paraId="79C8FE55" w14:textId="77777777" w:rsidR="008B72E7" w:rsidRDefault="008B72E7">
            <w:pPr>
              <w:rPr>
                <w:rFonts w:ascii="Arial" w:hAnsi="Arial"/>
                <w:snapToGrid w:val="0"/>
                <w:color w:val="000000"/>
              </w:rPr>
            </w:pPr>
            <w:r>
              <w:rPr>
                <w:rFonts w:ascii="Arial" w:hAnsi="Arial"/>
                <w:snapToGrid w:val="0"/>
                <w:color w:val="000000"/>
              </w:rPr>
              <w:t>3.3.8</w:t>
            </w:r>
          </w:p>
        </w:tc>
        <w:tc>
          <w:tcPr>
            <w:tcW w:w="2520" w:type="dxa"/>
          </w:tcPr>
          <w:p w14:paraId="2ED204F5" w14:textId="77777777" w:rsidR="008B72E7" w:rsidRDefault="008B72E7">
            <w:pPr>
              <w:rPr>
                <w:rFonts w:ascii="Arial" w:hAnsi="Arial"/>
                <w:snapToGrid w:val="0"/>
                <w:color w:val="000000"/>
              </w:rPr>
            </w:pPr>
            <w:r>
              <w:rPr>
                <w:rFonts w:ascii="Arial" w:hAnsi="Arial"/>
                <w:snapToGrid w:val="0"/>
                <w:color w:val="000000"/>
              </w:rPr>
              <w:t>Memory Management</w:t>
            </w:r>
          </w:p>
        </w:tc>
        <w:tc>
          <w:tcPr>
            <w:tcW w:w="2430" w:type="dxa"/>
          </w:tcPr>
          <w:p w14:paraId="4A14EB11" w14:textId="77777777" w:rsidR="008B72E7" w:rsidRDefault="008B72E7">
            <w:pPr>
              <w:rPr>
                <w:rFonts w:ascii="Arial" w:hAnsi="Arial"/>
                <w:snapToGrid w:val="0"/>
                <w:color w:val="000000"/>
              </w:rPr>
            </w:pPr>
            <w:r>
              <w:rPr>
                <w:rFonts w:ascii="Arial" w:hAnsi="Arial"/>
                <w:snapToGrid w:val="0"/>
                <w:color w:val="000000"/>
              </w:rPr>
              <w:t>The re-align function shall (3.3.8.12) write the voted value from the good channels into the target channel.</w:t>
            </w:r>
          </w:p>
        </w:tc>
        <w:tc>
          <w:tcPr>
            <w:tcW w:w="2430" w:type="dxa"/>
          </w:tcPr>
          <w:p w14:paraId="1F8AD0A2" w14:textId="77777777" w:rsidR="008B72E7" w:rsidRDefault="008B72E7">
            <w:pPr>
              <w:rPr>
                <w:rFonts w:ascii="Arial" w:hAnsi="Arial"/>
                <w:snapToGrid w:val="0"/>
                <w:color w:val="000000"/>
              </w:rPr>
            </w:pPr>
            <w:r>
              <w:rPr>
                <w:rFonts w:ascii="Arial" w:hAnsi="Arial"/>
                <w:snapToGrid w:val="0"/>
                <w:color w:val="000000"/>
              </w:rPr>
              <w:t>SRS186, SRS281</w:t>
            </w:r>
          </w:p>
        </w:tc>
      </w:tr>
      <w:tr w:rsidR="008B72E7" w14:paraId="1117DD95" w14:textId="77777777">
        <w:tblPrEx>
          <w:tblCellMar>
            <w:top w:w="0" w:type="dxa"/>
            <w:bottom w:w="0" w:type="dxa"/>
          </w:tblCellMar>
        </w:tblPrEx>
        <w:tc>
          <w:tcPr>
            <w:tcW w:w="2430" w:type="dxa"/>
          </w:tcPr>
          <w:p w14:paraId="63DB4E11" w14:textId="77777777" w:rsidR="008B72E7" w:rsidRDefault="008B72E7">
            <w:pPr>
              <w:rPr>
                <w:rFonts w:ascii="Arial" w:hAnsi="Arial"/>
                <w:snapToGrid w:val="0"/>
                <w:color w:val="000000"/>
              </w:rPr>
            </w:pPr>
            <w:r>
              <w:rPr>
                <w:rFonts w:ascii="Arial" w:hAnsi="Arial"/>
                <w:snapToGrid w:val="0"/>
                <w:color w:val="000000"/>
              </w:rPr>
              <w:t>3.3.8</w:t>
            </w:r>
          </w:p>
        </w:tc>
        <w:tc>
          <w:tcPr>
            <w:tcW w:w="2520" w:type="dxa"/>
          </w:tcPr>
          <w:p w14:paraId="6F4EC41B" w14:textId="77777777" w:rsidR="008B72E7" w:rsidRDefault="008B72E7">
            <w:pPr>
              <w:rPr>
                <w:rFonts w:ascii="Arial" w:hAnsi="Arial"/>
                <w:snapToGrid w:val="0"/>
                <w:color w:val="000000"/>
              </w:rPr>
            </w:pPr>
            <w:r>
              <w:rPr>
                <w:rFonts w:ascii="Arial" w:hAnsi="Arial"/>
                <w:snapToGrid w:val="0"/>
                <w:color w:val="000000"/>
              </w:rPr>
              <w:t>Memory Management</w:t>
            </w:r>
          </w:p>
        </w:tc>
        <w:tc>
          <w:tcPr>
            <w:tcW w:w="2430" w:type="dxa"/>
          </w:tcPr>
          <w:p w14:paraId="3BC62929" w14:textId="77777777" w:rsidR="008B72E7" w:rsidRDefault="008B72E7">
            <w:pPr>
              <w:rPr>
                <w:rFonts w:ascii="Arial" w:hAnsi="Arial"/>
                <w:snapToGrid w:val="0"/>
                <w:color w:val="000000"/>
              </w:rPr>
            </w:pPr>
            <w:r>
              <w:rPr>
                <w:rFonts w:ascii="Arial" w:hAnsi="Arial"/>
                <w:snapToGrid w:val="0"/>
                <w:color w:val="000000"/>
              </w:rPr>
              <w:t>The re-align function shall (3.3.8.13) be allowed only when permitted by the Vehicle/Mission Manager.</w:t>
            </w:r>
          </w:p>
        </w:tc>
        <w:tc>
          <w:tcPr>
            <w:tcW w:w="2430" w:type="dxa"/>
          </w:tcPr>
          <w:p w14:paraId="3C25CC35" w14:textId="77777777" w:rsidR="008B72E7" w:rsidRDefault="008B72E7">
            <w:pPr>
              <w:rPr>
                <w:rFonts w:ascii="Arial" w:hAnsi="Arial"/>
                <w:snapToGrid w:val="0"/>
                <w:color w:val="000000"/>
              </w:rPr>
            </w:pPr>
            <w:r>
              <w:rPr>
                <w:rFonts w:ascii="Arial" w:hAnsi="Arial"/>
                <w:snapToGrid w:val="0"/>
                <w:color w:val="000000"/>
              </w:rPr>
              <w:t>SRS110, SRS117, SRS125, SRS302</w:t>
            </w:r>
          </w:p>
        </w:tc>
      </w:tr>
      <w:tr w:rsidR="008B72E7" w14:paraId="7DC7551A" w14:textId="77777777">
        <w:tblPrEx>
          <w:tblCellMar>
            <w:top w:w="0" w:type="dxa"/>
            <w:bottom w:w="0" w:type="dxa"/>
          </w:tblCellMar>
        </w:tblPrEx>
        <w:tc>
          <w:tcPr>
            <w:tcW w:w="2430" w:type="dxa"/>
          </w:tcPr>
          <w:p w14:paraId="5B9C45D0" w14:textId="77777777" w:rsidR="008B72E7" w:rsidRDefault="008B72E7">
            <w:pPr>
              <w:rPr>
                <w:rFonts w:ascii="Arial" w:hAnsi="Arial"/>
                <w:snapToGrid w:val="0"/>
                <w:color w:val="000000"/>
              </w:rPr>
            </w:pPr>
            <w:r>
              <w:rPr>
                <w:rFonts w:ascii="Arial" w:hAnsi="Arial"/>
                <w:snapToGrid w:val="0"/>
                <w:color w:val="000000"/>
              </w:rPr>
              <w:t>3.3.8</w:t>
            </w:r>
          </w:p>
        </w:tc>
        <w:tc>
          <w:tcPr>
            <w:tcW w:w="2520" w:type="dxa"/>
          </w:tcPr>
          <w:p w14:paraId="152F2E9B" w14:textId="77777777" w:rsidR="008B72E7" w:rsidRDefault="008B72E7">
            <w:pPr>
              <w:rPr>
                <w:rFonts w:ascii="Arial" w:hAnsi="Arial"/>
                <w:snapToGrid w:val="0"/>
                <w:color w:val="000000"/>
              </w:rPr>
            </w:pPr>
            <w:r>
              <w:rPr>
                <w:rFonts w:ascii="Arial" w:hAnsi="Arial"/>
                <w:snapToGrid w:val="0"/>
                <w:color w:val="000000"/>
              </w:rPr>
              <w:t>Memory Management</w:t>
            </w:r>
          </w:p>
        </w:tc>
        <w:tc>
          <w:tcPr>
            <w:tcW w:w="2430" w:type="dxa"/>
          </w:tcPr>
          <w:p w14:paraId="4E1BB551" w14:textId="77777777" w:rsidR="008B72E7" w:rsidRDefault="008B72E7">
            <w:pPr>
              <w:rPr>
                <w:rFonts w:ascii="Arial" w:hAnsi="Arial"/>
                <w:snapToGrid w:val="0"/>
                <w:color w:val="000000"/>
              </w:rPr>
            </w:pPr>
            <w:r>
              <w:rPr>
                <w:rFonts w:ascii="Arial" w:hAnsi="Arial"/>
                <w:snapToGrid w:val="0"/>
                <w:color w:val="000000"/>
              </w:rPr>
              <w:t>Memory Management software shall (3.3.8.14) include (but not be limited to) memory scrubbing and memory realignment.</w:t>
            </w:r>
          </w:p>
        </w:tc>
        <w:tc>
          <w:tcPr>
            <w:tcW w:w="2430" w:type="dxa"/>
          </w:tcPr>
          <w:p w14:paraId="1807C96F" w14:textId="77777777" w:rsidR="008B72E7" w:rsidRDefault="008B72E7">
            <w:pPr>
              <w:rPr>
                <w:rFonts w:ascii="Arial" w:hAnsi="Arial"/>
                <w:snapToGrid w:val="0"/>
                <w:color w:val="000000"/>
              </w:rPr>
            </w:pPr>
            <w:r>
              <w:rPr>
                <w:rFonts w:ascii="Arial" w:hAnsi="Arial"/>
                <w:snapToGrid w:val="0"/>
                <w:color w:val="000000"/>
              </w:rPr>
              <w:t>SRS043, SRS044, SRS046, SRS217, SRS045, SRS186, SRS200, SRS203, SRS187</w:t>
            </w:r>
          </w:p>
        </w:tc>
      </w:tr>
      <w:tr w:rsidR="008B72E7" w14:paraId="7B93B3E6" w14:textId="77777777">
        <w:tblPrEx>
          <w:tblCellMar>
            <w:top w:w="0" w:type="dxa"/>
            <w:bottom w:w="0" w:type="dxa"/>
          </w:tblCellMar>
        </w:tblPrEx>
        <w:tc>
          <w:tcPr>
            <w:tcW w:w="2430" w:type="dxa"/>
          </w:tcPr>
          <w:p w14:paraId="6318C5F9" w14:textId="77777777" w:rsidR="008B72E7" w:rsidRDefault="008B72E7">
            <w:pPr>
              <w:rPr>
                <w:rFonts w:ascii="Arial" w:hAnsi="Arial"/>
                <w:snapToGrid w:val="0"/>
                <w:color w:val="000000"/>
              </w:rPr>
            </w:pPr>
            <w:r>
              <w:rPr>
                <w:rFonts w:ascii="Arial" w:hAnsi="Arial"/>
                <w:snapToGrid w:val="0"/>
                <w:color w:val="000000"/>
              </w:rPr>
              <w:t>3.3.9</w:t>
            </w:r>
          </w:p>
        </w:tc>
        <w:tc>
          <w:tcPr>
            <w:tcW w:w="2520" w:type="dxa"/>
          </w:tcPr>
          <w:p w14:paraId="486FC124" w14:textId="77777777" w:rsidR="008B72E7" w:rsidRDefault="008B72E7">
            <w:pPr>
              <w:rPr>
                <w:rFonts w:ascii="Arial" w:hAnsi="Arial"/>
                <w:snapToGrid w:val="0"/>
                <w:color w:val="000000"/>
              </w:rPr>
            </w:pPr>
            <w:r>
              <w:rPr>
                <w:rFonts w:ascii="Arial" w:hAnsi="Arial"/>
                <w:snapToGrid w:val="0"/>
                <w:color w:val="000000"/>
              </w:rPr>
              <w:t>Memory Protection</w:t>
            </w:r>
          </w:p>
        </w:tc>
        <w:tc>
          <w:tcPr>
            <w:tcW w:w="2430" w:type="dxa"/>
          </w:tcPr>
          <w:p w14:paraId="02515A33" w14:textId="77777777" w:rsidR="008B72E7" w:rsidRDefault="008B72E7">
            <w:pPr>
              <w:rPr>
                <w:rFonts w:ascii="Arial" w:hAnsi="Arial"/>
                <w:snapToGrid w:val="0"/>
                <w:color w:val="000000"/>
              </w:rPr>
            </w:pPr>
            <w:r>
              <w:rPr>
                <w:rFonts w:ascii="Arial" w:hAnsi="Arial"/>
                <w:snapToGrid w:val="0"/>
                <w:color w:val="000000"/>
              </w:rPr>
              <w:t xml:space="preserve">Memory shall (3.3.9.1) be categorized into congruent (identical </w:t>
            </w:r>
            <w:r>
              <w:rPr>
                <w:rFonts w:ascii="Arial" w:hAnsi="Arial"/>
                <w:snapToGrid w:val="0"/>
                <w:color w:val="000000"/>
              </w:rPr>
              <w:lastRenderedPageBreak/>
              <w:t>data) and non-congruent (data that is not identical) memory.</w:t>
            </w:r>
          </w:p>
        </w:tc>
        <w:tc>
          <w:tcPr>
            <w:tcW w:w="2430" w:type="dxa"/>
          </w:tcPr>
          <w:p w14:paraId="05FDFB05" w14:textId="77777777" w:rsidR="008B72E7" w:rsidRDefault="008B72E7">
            <w:pPr>
              <w:rPr>
                <w:rFonts w:ascii="Arial" w:hAnsi="Arial"/>
                <w:snapToGrid w:val="0"/>
                <w:color w:val="000000"/>
              </w:rPr>
            </w:pPr>
            <w:r>
              <w:rPr>
                <w:rFonts w:ascii="Arial" w:hAnsi="Arial"/>
                <w:snapToGrid w:val="0"/>
                <w:color w:val="000000"/>
              </w:rPr>
              <w:lastRenderedPageBreak/>
              <w:t>SRS046</w:t>
            </w:r>
          </w:p>
        </w:tc>
      </w:tr>
      <w:tr w:rsidR="008B72E7" w14:paraId="7832071F" w14:textId="77777777">
        <w:tblPrEx>
          <w:tblCellMar>
            <w:top w:w="0" w:type="dxa"/>
            <w:bottom w:w="0" w:type="dxa"/>
          </w:tblCellMar>
        </w:tblPrEx>
        <w:tc>
          <w:tcPr>
            <w:tcW w:w="2430" w:type="dxa"/>
          </w:tcPr>
          <w:p w14:paraId="6C698186" w14:textId="77777777" w:rsidR="008B72E7" w:rsidRDefault="008B72E7">
            <w:pPr>
              <w:rPr>
                <w:rFonts w:ascii="Arial" w:hAnsi="Arial"/>
                <w:snapToGrid w:val="0"/>
                <w:color w:val="000000"/>
              </w:rPr>
            </w:pPr>
            <w:r>
              <w:rPr>
                <w:rFonts w:ascii="Arial" w:hAnsi="Arial"/>
                <w:snapToGrid w:val="0"/>
                <w:color w:val="000000"/>
              </w:rPr>
              <w:t>3.3.10</w:t>
            </w:r>
          </w:p>
        </w:tc>
        <w:tc>
          <w:tcPr>
            <w:tcW w:w="2520" w:type="dxa"/>
          </w:tcPr>
          <w:p w14:paraId="269AD75C" w14:textId="77777777" w:rsidR="008B72E7" w:rsidRDefault="008B72E7">
            <w:pPr>
              <w:rPr>
                <w:rFonts w:ascii="Arial" w:hAnsi="Arial"/>
                <w:snapToGrid w:val="0"/>
                <w:color w:val="000000"/>
              </w:rPr>
            </w:pPr>
            <w:r>
              <w:rPr>
                <w:rFonts w:ascii="Arial" w:hAnsi="Arial"/>
                <w:snapToGrid w:val="0"/>
                <w:color w:val="000000"/>
              </w:rPr>
              <w:t>Time Management</w:t>
            </w:r>
          </w:p>
        </w:tc>
        <w:tc>
          <w:tcPr>
            <w:tcW w:w="2430" w:type="dxa"/>
          </w:tcPr>
          <w:p w14:paraId="1D44AAA2" w14:textId="77777777" w:rsidR="008B72E7" w:rsidRDefault="008B72E7">
            <w:pPr>
              <w:rPr>
                <w:rFonts w:ascii="Arial" w:hAnsi="Arial"/>
                <w:snapToGrid w:val="0"/>
                <w:color w:val="000000"/>
              </w:rPr>
            </w:pPr>
            <w:r>
              <w:rPr>
                <w:rFonts w:ascii="Arial" w:hAnsi="Arial"/>
                <w:snapToGrid w:val="0"/>
                <w:color w:val="000000"/>
              </w:rPr>
              <w:t>Time Management shall (3.3.10.4) provide MET.</w:t>
            </w:r>
          </w:p>
        </w:tc>
        <w:tc>
          <w:tcPr>
            <w:tcW w:w="2430" w:type="dxa"/>
          </w:tcPr>
          <w:p w14:paraId="6E52C3E4" w14:textId="77777777" w:rsidR="008B72E7" w:rsidRDefault="008B72E7">
            <w:pPr>
              <w:rPr>
                <w:rFonts w:ascii="Arial" w:hAnsi="Arial"/>
                <w:snapToGrid w:val="0"/>
                <w:color w:val="000000"/>
              </w:rPr>
            </w:pPr>
            <w:r>
              <w:rPr>
                <w:rFonts w:ascii="Arial" w:hAnsi="Arial"/>
                <w:snapToGrid w:val="0"/>
                <w:color w:val="000000"/>
              </w:rPr>
              <w:t>SRS142</w:t>
            </w:r>
          </w:p>
        </w:tc>
      </w:tr>
      <w:tr w:rsidR="008B72E7" w14:paraId="0BACA3A0" w14:textId="77777777">
        <w:tblPrEx>
          <w:tblCellMar>
            <w:top w:w="0" w:type="dxa"/>
            <w:bottom w:w="0" w:type="dxa"/>
          </w:tblCellMar>
        </w:tblPrEx>
        <w:tc>
          <w:tcPr>
            <w:tcW w:w="2430" w:type="dxa"/>
          </w:tcPr>
          <w:p w14:paraId="324835DC" w14:textId="77777777" w:rsidR="008B72E7" w:rsidRDefault="008B72E7">
            <w:pPr>
              <w:rPr>
                <w:rFonts w:ascii="Arial" w:hAnsi="Arial"/>
                <w:snapToGrid w:val="0"/>
                <w:color w:val="000000"/>
              </w:rPr>
            </w:pPr>
            <w:r>
              <w:rPr>
                <w:rFonts w:ascii="Arial" w:hAnsi="Arial"/>
                <w:snapToGrid w:val="0"/>
                <w:color w:val="000000"/>
              </w:rPr>
              <w:t>3.3.10</w:t>
            </w:r>
          </w:p>
        </w:tc>
        <w:tc>
          <w:tcPr>
            <w:tcW w:w="2520" w:type="dxa"/>
          </w:tcPr>
          <w:p w14:paraId="17470DAB" w14:textId="77777777" w:rsidR="008B72E7" w:rsidRDefault="008B72E7">
            <w:pPr>
              <w:rPr>
                <w:rFonts w:ascii="Arial" w:hAnsi="Arial"/>
                <w:snapToGrid w:val="0"/>
                <w:color w:val="000000"/>
              </w:rPr>
            </w:pPr>
            <w:r>
              <w:rPr>
                <w:rFonts w:ascii="Arial" w:hAnsi="Arial"/>
                <w:snapToGrid w:val="0"/>
                <w:color w:val="000000"/>
              </w:rPr>
              <w:t>Time Management</w:t>
            </w:r>
          </w:p>
        </w:tc>
        <w:tc>
          <w:tcPr>
            <w:tcW w:w="2430" w:type="dxa"/>
          </w:tcPr>
          <w:p w14:paraId="1BE41D4F" w14:textId="77777777" w:rsidR="008B72E7" w:rsidRDefault="008B72E7">
            <w:pPr>
              <w:rPr>
                <w:rFonts w:ascii="Arial" w:hAnsi="Arial"/>
                <w:snapToGrid w:val="0"/>
                <w:color w:val="000000"/>
              </w:rPr>
            </w:pPr>
            <w:r>
              <w:rPr>
                <w:rFonts w:ascii="Arial" w:hAnsi="Arial"/>
                <w:snapToGrid w:val="0"/>
                <w:color w:val="000000"/>
              </w:rPr>
              <w:t>The MET shall (3.3.10.5) be initialized to zero at the first 50 Hz frame.</w:t>
            </w:r>
          </w:p>
        </w:tc>
        <w:tc>
          <w:tcPr>
            <w:tcW w:w="2430" w:type="dxa"/>
          </w:tcPr>
          <w:p w14:paraId="19451E6B" w14:textId="77777777" w:rsidR="008B72E7" w:rsidRDefault="008B72E7">
            <w:pPr>
              <w:rPr>
                <w:rFonts w:ascii="Arial" w:hAnsi="Arial"/>
                <w:snapToGrid w:val="0"/>
                <w:color w:val="000000"/>
              </w:rPr>
            </w:pPr>
            <w:r>
              <w:rPr>
                <w:rFonts w:ascii="Arial" w:hAnsi="Arial"/>
                <w:snapToGrid w:val="0"/>
                <w:color w:val="000000"/>
              </w:rPr>
              <w:t>SRS165</w:t>
            </w:r>
          </w:p>
        </w:tc>
      </w:tr>
      <w:tr w:rsidR="008B72E7" w14:paraId="33B00ECF" w14:textId="77777777">
        <w:tblPrEx>
          <w:tblCellMar>
            <w:top w:w="0" w:type="dxa"/>
            <w:bottom w:w="0" w:type="dxa"/>
          </w:tblCellMar>
        </w:tblPrEx>
        <w:tc>
          <w:tcPr>
            <w:tcW w:w="2430" w:type="dxa"/>
          </w:tcPr>
          <w:p w14:paraId="790DDFCD" w14:textId="77777777" w:rsidR="008B72E7" w:rsidRDefault="008B72E7">
            <w:pPr>
              <w:rPr>
                <w:rFonts w:ascii="Arial" w:hAnsi="Arial"/>
                <w:snapToGrid w:val="0"/>
                <w:color w:val="000000"/>
              </w:rPr>
            </w:pPr>
            <w:r>
              <w:rPr>
                <w:rFonts w:ascii="Arial" w:hAnsi="Arial"/>
                <w:snapToGrid w:val="0"/>
                <w:color w:val="000000"/>
              </w:rPr>
              <w:t>3.3.10</w:t>
            </w:r>
          </w:p>
        </w:tc>
        <w:tc>
          <w:tcPr>
            <w:tcW w:w="2520" w:type="dxa"/>
          </w:tcPr>
          <w:p w14:paraId="244FC1E5" w14:textId="77777777" w:rsidR="008B72E7" w:rsidRDefault="008B72E7">
            <w:pPr>
              <w:rPr>
                <w:rFonts w:ascii="Arial" w:hAnsi="Arial"/>
                <w:snapToGrid w:val="0"/>
                <w:color w:val="000000"/>
              </w:rPr>
            </w:pPr>
            <w:r>
              <w:rPr>
                <w:rFonts w:ascii="Arial" w:hAnsi="Arial"/>
                <w:snapToGrid w:val="0"/>
                <w:color w:val="000000"/>
              </w:rPr>
              <w:t>Time Management</w:t>
            </w:r>
          </w:p>
        </w:tc>
        <w:tc>
          <w:tcPr>
            <w:tcW w:w="2430" w:type="dxa"/>
          </w:tcPr>
          <w:p w14:paraId="22CE42CA" w14:textId="77777777" w:rsidR="008B72E7" w:rsidRDefault="008B72E7">
            <w:pPr>
              <w:rPr>
                <w:rFonts w:ascii="Arial" w:hAnsi="Arial"/>
                <w:snapToGrid w:val="0"/>
                <w:color w:val="000000"/>
              </w:rPr>
            </w:pPr>
            <w:r>
              <w:rPr>
                <w:rFonts w:ascii="Arial" w:hAnsi="Arial"/>
                <w:snapToGrid w:val="0"/>
                <w:color w:val="000000"/>
              </w:rPr>
              <w:t>The MET shall (3.3.10.6) measure real-time from this event with an accuracy of at most 50 Parts Per Million (PPM).</w:t>
            </w:r>
          </w:p>
        </w:tc>
        <w:tc>
          <w:tcPr>
            <w:tcW w:w="2430" w:type="dxa"/>
          </w:tcPr>
          <w:p w14:paraId="5DE4F5A1" w14:textId="77777777" w:rsidR="008B72E7" w:rsidRDefault="008B72E7">
            <w:pPr>
              <w:rPr>
                <w:rFonts w:ascii="Arial" w:hAnsi="Arial"/>
                <w:snapToGrid w:val="0"/>
                <w:color w:val="000000"/>
              </w:rPr>
            </w:pPr>
            <w:r>
              <w:rPr>
                <w:rFonts w:ascii="Arial" w:hAnsi="Arial"/>
                <w:snapToGrid w:val="0"/>
                <w:color w:val="000000"/>
              </w:rPr>
              <w:t>SRS218</w:t>
            </w:r>
          </w:p>
        </w:tc>
      </w:tr>
      <w:tr w:rsidR="008B72E7" w14:paraId="22CD4572" w14:textId="77777777">
        <w:tblPrEx>
          <w:tblCellMar>
            <w:top w:w="0" w:type="dxa"/>
            <w:bottom w:w="0" w:type="dxa"/>
          </w:tblCellMar>
        </w:tblPrEx>
        <w:tc>
          <w:tcPr>
            <w:tcW w:w="2430" w:type="dxa"/>
          </w:tcPr>
          <w:p w14:paraId="0434F591" w14:textId="77777777" w:rsidR="008B72E7" w:rsidRDefault="008B72E7">
            <w:pPr>
              <w:rPr>
                <w:rFonts w:ascii="Arial" w:hAnsi="Arial"/>
                <w:snapToGrid w:val="0"/>
                <w:color w:val="000000"/>
              </w:rPr>
            </w:pPr>
            <w:r>
              <w:rPr>
                <w:rFonts w:ascii="Arial" w:hAnsi="Arial"/>
                <w:snapToGrid w:val="0"/>
                <w:color w:val="000000"/>
              </w:rPr>
              <w:t>3.3.10</w:t>
            </w:r>
          </w:p>
        </w:tc>
        <w:tc>
          <w:tcPr>
            <w:tcW w:w="2520" w:type="dxa"/>
          </w:tcPr>
          <w:p w14:paraId="7EBD7165" w14:textId="77777777" w:rsidR="008B72E7" w:rsidRDefault="008B72E7">
            <w:pPr>
              <w:rPr>
                <w:rFonts w:ascii="Arial" w:hAnsi="Arial"/>
                <w:snapToGrid w:val="0"/>
                <w:color w:val="000000"/>
              </w:rPr>
            </w:pPr>
            <w:r>
              <w:rPr>
                <w:rFonts w:ascii="Arial" w:hAnsi="Arial"/>
                <w:snapToGrid w:val="0"/>
                <w:color w:val="000000"/>
              </w:rPr>
              <w:t>Time Management</w:t>
            </w:r>
          </w:p>
        </w:tc>
        <w:tc>
          <w:tcPr>
            <w:tcW w:w="2430" w:type="dxa"/>
          </w:tcPr>
          <w:p w14:paraId="44B438F6" w14:textId="77777777" w:rsidR="008B72E7" w:rsidRDefault="008B72E7">
            <w:pPr>
              <w:rPr>
                <w:rFonts w:ascii="Arial" w:hAnsi="Arial"/>
                <w:snapToGrid w:val="0"/>
                <w:color w:val="000000"/>
              </w:rPr>
            </w:pPr>
            <w:r>
              <w:rPr>
                <w:rFonts w:ascii="Arial" w:hAnsi="Arial"/>
                <w:snapToGrid w:val="0"/>
                <w:color w:val="000000"/>
              </w:rPr>
              <w:t>The MET shall (3.3.10.7) have a resolution of 20 msec. for 50 Hz tasks, 100 msec for 10 Hz tasks, and 1 second for 1 Hz tasks.</w:t>
            </w:r>
          </w:p>
        </w:tc>
        <w:tc>
          <w:tcPr>
            <w:tcW w:w="2430" w:type="dxa"/>
          </w:tcPr>
          <w:p w14:paraId="50FA0637" w14:textId="77777777" w:rsidR="008B72E7" w:rsidRDefault="008B72E7">
            <w:pPr>
              <w:rPr>
                <w:rFonts w:ascii="Arial" w:hAnsi="Arial"/>
                <w:snapToGrid w:val="0"/>
                <w:color w:val="000000"/>
              </w:rPr>
            </w:pPr>
            <w:r>
              <w:rPr>
                <w:rFonts w:ascii="Arial" w:hAnsi="Arial"/>
                <w:snapToGrid w:val="0"/>
                <w:color w:val="000000"/>
              </w:rPr>
              <w:t>SRS142</w:t>
            </w:r>
          </w:p>
        </w:tc>
      </w:tr>
      <w:tr w:rsidR="008B72E7" w14:paraId="316881E3" w14:textId="77777777">
        <w:tblPrEx>
          <w:tblCellMar>
            <w:top w:w="0" w:type="dxa"/>
            <w:bottom w:w="0" w:type="dxa"/>
          </w:tblCellMar>
        </w:tblPrEx>
        <w:tc>
          <w:tcPr>
            <w:tcW w:w="2430" w:type="dxa"/>
          </w:tcPr>
          <w:p w14:paraId="37EDFB9C" w14:textId="77777777" w:rsidR="008B72E7" w:rsidRDefault="008B72E7">
            <w:pPr>
              <w:rPr>
                <w:rFonts w:ascii="Arial" w:hAnsi="Arial"/>
                <w:snapToGrid w:val="0"/>
                <w:color w:val="000000"/>
              </w:rPr>
            </w:pPr>
            <w:r>
              <w:rPr>
                <w:rFonts w:ascii="Arial" w:hAnsi="Arial"/>
                <w:snapToGrid w:val="0"/>
                <w:color w:val="000000"/>
              </w:rPr>
              <w:t>3.3.10</w:t>
            </w:r>
          </w:p>
        </w:tc>
        <w:tc>
          <w:tcPr>
            <w:tcW w:w="2520" w:type="dxa"/>
          </w:tcPr>
          <w:p w14:paraId="3FDA574E" w14:textId="77777777" w:rsidR="008B72E7" w:rsidRDefault="008B72E7">
            <w:pPr>
              <w:rPr>
                <w:rFonts w:ascii="Arial" w:hAnsi="Arial"/>
                <w:snapToGrid w:val="0"/>
                <w:color w:val="000000"/>
              </w:rPr>
            </w:pPr>
            <w:r>
              <w:rPr>
                <w:rFonts w:ascii="Arial" w:hAnsi="Arial"/>
                <w:snapToGrid w:val="0"/>
                <w:color w:val="000000"/>
              </w:rPr>
              <w:t>Time Management</w:t>
            </w:r>
          </w:p>
        </w:tc>
        <w:tc>
          <w:tcPr>
            <w:tcW w:w="2430" w:type="dxa"/>
          </w:tcPr>
          <w:p w14:paraId="365417B0" w14:textId="77777777" w:rsidR="008B72E7" w:rsidRDefault="008B72E7">
            <w:pPr>
              <w:rPr>
                <w:rFonts w:ascii="Arial" w:hAnsi="Arial"/>
                <w:snapToGrid w:val="0"/>
                <w:color w:val="000000"/>
              </w:rPr>
            </w:pPr>
            <w:r>
              <w:rPr>
                <w:rFonts w:ascii="Arial" w:hAnsi="Arial"/>
                <w:snapToGrid w:val="0"/>
                <w:color w:val="000000"/>
              </w:rPr>
              <w:t>The MET shall (3.3.10.8) be able to increment to at least 30 days without rolling over.</w:t>
            </w:r>
          </w:p>
        </w:tc>
        <w:tc>
          <w:tcPr>
            <w:tcW w:w="2430" w:type="dxa"/>
          </w:tcPr>
          <w:p w14:paraId="531D984C" w14:textId="77777777" w:rsidR="008B72E7" w:rsidRDefault="008B72E7">
            <w:pPr>
              <w:rPr>
                <w:rFonts w:ascii="Arial" w:hAnsi="Arial"/>
                <w:snapToGrid w:val="0"/>
                <w:color w:val="000000"/>
              </w:rPr>
            </w:pPr>
            <w:r>
              <w:rPr>
                <w:rFonts w:ascii="Arial" w:hAnsi="Arial"/>
                <w:snapToGrid w:val="0"/>
                <w:color w:val="000000"/>
              </w:rPr>
              <w:t>SRS144</w:t>
            </w:r>
          </w:p>
        </w:tc>
      </w:tr>
      <w:tr w:rsidR="008B72E7" w14:paraId="4ACA86F0" w14:textId="77777777">
        <w:tblPrEx>
          <w:tblCellMar>
            <w:top w:w="0" w:type="dxa"/>
            <w:bottom w:w="0" w:type="dxa"/>
          </w:tblCellMar>
        </w:tblPrEx>
        <w:tc>
          <w:tcPr>
            <w:tcW w:w="2430" w:type="dxa"/>
          </w:tcPr>
          <w:p w14:paraId="114BB8FC" w14:textId="77777777" w:rsidR="008B72E7" w:rsidRDefault="008B72E7">
            <w:pPr>
              <w:rPr>
                <w:rFonts w:ascii="Arial" w:hAnsi="Arial"/>
                <w:snapToGrid w:val="0"/>
                <w:color w:val="000000"/>
              </w:rPr>
            </w:pPr>
            <w:r>
              <w:rPr>
                <w:rFonts w:ascii="Arial" w:hAnsi="Arial"/>
                <w:snapToGrid w:val="0"/>
                <w:color w:val="000000"/>
              </w:rPr>
              <w:t>3.3.10</w:t>
            </w:r>
          </w:p>
        </w:tc>
        <w:tc>
          <w:tcPr>
            <w:tcW w:w="2520" w:type="dxa"/>
          </w:tcPr>
          <w:p w14:paraId="21045505" w14:textId="77777777" w:rsidR="008B72E7" w:rsidRDefault="008B72E7">
            <w:pPr>
              <w:rPr>
                <w:rFonts w:ascii="Arial" w:hAnsi="Arial"/>
                <w:snapToGrid w:val="0"/>
                <w:color w:val="000000"/>
              </w:rPr>
            </w:pPr>
            <w:r>
              <w:rPr>
                <w:rFonts w:ascii="Arial" w:hAnsi="Arial"/>
                <w:snapToGrid w:val="0"/>
                <w:color w:val="000000"/>
              </w:rPr>
              <w:t>Time Management</w:t>
            </w:r>
          </w:p>
        </w:tc>
        <w:tc>
          <w:tcPr>
            <w:tcW w:w="2430" w:type="dxa"/>
          </w:tcPr>
          <w:p w14:paraId="3E3E6082" w14:textId="77777777" w:rsidR="008B72E7" w:rsidRDefault="008B72E7">
            <w:pPr>
              <w:rPr>
                <w:rFonts w:ascii="Arial" w:hAnsi="Arial"/>
                <w:snapToGrid w:val="0"/>
                <w:color w:val="000000"/>
              </w:rPr>
            </w:pPr>
            <w:r>
              <w:rPr>
                <w:rFonts w:ascii="Arial" w:hAnsi="Arial"/>
                <w:snapToGrid w:val="0"/>
                <w:color w:val="000000"/>
              </w:rPr>
              <w:t>The MET shall (3.3.10.9) be congruent across all FCP members.</w:t>
            </w:r>
          </w:p>
        </w:tc>
        <w:tc>
          <w:tcPr>
            <w:tcW w:w="2430" w:type="dxa"/>
          </w:tcPr>
          <w:p w14:paraId="7A091DD6" w14:textId="77777777" w:rsidR="008B72E7" w:rsidRDefault="008B72E7">
            <w:pPr>
              <w:rPr>
                <w:rFonts w:ascii="Arial" w:hAnsi="Arial"/>
                <w:snapToGrid w:val="0"/>
                <w:color w:val="000000"/>
              </w:rPr>
            </w:pPr>
            <w:r>
              <w:rPr>
                <w:rFonts w:ascii="Arial" w:hAnsi="Arial"/>
                <w:snapToGrid w:val="0"/>
                <w:color w:val="000000"/>
              </w:rPr>
              <w:t>SRS142</w:t>
            </w:r>
          </w:p>
        </w:tc>
      </w:tr>
      <w:tr w:rsidR="008B72E7" w14:paraId="248E36E6" w14:textId="77777777">
        <w:tblPrEx>
          <w:tblCellMar>
            <w:top w:w="0" w:type="dxa"/>
            <w:bottom w:w="0" w:type="dxa"/>
          </w:tblCellMar>
        </w:tblPrEx>
        <w:tc>
          <w:tcPr>
            <w:tcW w:w="2430" w:type="dxa"/>
          </w:tcPr>
          <w:p w14:paraId="56A78A1D" w14:textId="77777777" w:rsidR="008B72E7" w:rsidRDefault="008B72E7">
            <w:pPr>
              <w:rPr>
                <w:rFonts w:ascii="Arial" w:hAnsi="Arial"/>
                <w:snapToGrid w:val="0"/>
                <w:color w:val="000000"/>
              </w:rPr>
            </w:pPr>
            <w:r>
              <w:rPr>
                <w:rFonts w:ascii="Arial" w:hAnsi="Arial"/>
                <w:snapToGrid w:val="0"/>
                <w:color w:val="000000"/>
              </w:rPr>
              <w:t>3.3.10</w:t>
            </w:r>
          </w:p>
        </w:tc>
        <w:tc>
          <w:tcPr>
            <w:tcW w:w="2520" w:type="dxa"/>
          </w:tcPr>
          <w:p w14:paraId="746A6E12" w14:textId="77777777" w:rsidR="008B72E7" w:rsidRDefault="008B72E7">
            <w:pPr>
              <w:rPr>
                <w:rFonts w:ascii="Arial" w:hAnsi="Arial"/>
                <w:snapToGrid w:val="0"/>
                <w:color w:val="000000"/>
              </w:rPr>
            </w:pPr>
            <w:r>
              <w:rPr>
                <w:rFonts w:ascii="Arial" w:hAnsi="Arial"/>
                <w:snapToGrid w:val="0"/>
                <w:color w:val="000000"/>
              </w:rPr>
              <w:t>Time Management</w:t>
            </w:r>
          </w:p>
        </w:tc>
        <w:tc>
          <w:tcPr>
            <w:tcW w:w="2430" w:type="dxa"/>
          </w:tcPr>
          <w:p w14:paraId="320DAC30" w14:textId="77777777" w:rsidR="008B72E7" w:rsidRDefault="008B72E7">
            <w:pPr>
              <w:rPr>
                <w:rFonts w:ascii="Arial" w:hAnsi="Arial"/>
                <w:snapToGrid w:val="0"/>
                <w:color w:val="000000"/>
              </w:rPr>
            </w:pPr>
            <w:r>
              <w:rPr>
                <w:rFonts w:ascii="Arial" w:hAnsi="Arial"/>
                <w:snapToGrid w:val="0"/>
                <w:color w:val="000000"/>
              </w:rPr>
              <w:t>Following a processor recovery, during which time is frozen, the FTSS software shall (3.3.10.10) account for the frozen time and update MET to its proper value.</w:t>
            </w:r>
          </w:p>
        </w:tc>
        <w:tc>
          <w:tcPr>
            <w:tcW w:w="2430" w:type="dxa"/>
          </w:tcPr>
          <w:p w14:paraId="51938CD2" w14:textId="77777777" w:rsidR="008B72E7" w:rsidRDefault="008B72E7">
            <w:pPr>
              <w:rPr>
                <w:rFonts w:ascii="Arial" w:hAnsi="Arial"/>
                <w:snapToGrid w:val="0"/>
                <w:color w:val="000000"/>
              </w:rPr>
            </w:pPr>
            <w:r>
              <w:rPr>
                <w:rFonts w:ascii="Arial" w:hAnsi="Arial"/>
                <w:snapToGrid w:val="0"/>
                <w:color w:val="000000"/>
              </w:rPr>
              <w:t>SRS218</w:t>
            </w:r>
          </w:p>
        </w:tc>
      </w:tr>
      <w:tr w:rsidR="008B72E7" w14:paraId="710A597A" w14:textId="77777777">
        <w:tblPrEx>
          <w:tblCellMar>
            <w:top w:w="0" w:type="dxa"/>
            <w:bottom w:w="0" w:type="dxa"/>
          </w:tblCellMar>
        </w:tblPrEx>
        <w:tc>
          <w:tcPr>
            <w:tcW w:w="2430" w:type="dxa"/>
          </w:tcPr>
          <w:p w14:paraId="7EDCCA87" w14:textId="77777777" w:rsidR="008B72E7" w:rsidRDefault="008B72E7">
            <w:pPr>
              <w:rPr>
                <w:rFonts w:ascii="Arial" w:hAnsi="Arial"/>
                <w:snapToGrid w:val="0"/>
                <w:color w:val="000000"/>
              </w:rPr>
            </w:pPr>
            <w:r>
              <w:rPr>
                <w:rFonts w:ascii="Arial" w:hAnsi="Arial"/>
                <w:snapToGrid w:val="0"/>
                <w:color w:val="000000"/>
              </w:rPr>
              <w:t>3.3.10</w:t>
            </w:r>
          </w:p>
        </w:tc>
        <w:tc>
          <w:tcPr>
            <w:tcW w:w="2520" w:type="dxa"/>
          </w:tcPr>
          <w:p w14:paraId="775286FD" w14:textId="77777777" w:rsidR="008B72E7" w:rsidRDefault="008B72E7">
            <w:pPr>
              <w:rPr>
                <w:rFonts w:ascii="Arial" w:hAnsi="Arial"/>
                <w:snapToGrid w:val="0"/>
                <w:color w:val="000000"/>
              </w:rPr>
            </w:pPr>
            <w:r>
              <w:rPr>
                <w:rFonts w:ascii="Arial" w:hAnsi="Arial"/>
                <w:snapToGrid w:val="0"/>
                <w:color w:val="000000"/>
              </w:rPr>
              <w:t>Time Management</w:t>
            </w:r>
          </w:p>
        </w:tc>
        <w:tc>
          <w:tcPr>
            <w:tcW w:w="2430" w:type="dxa"/>
          </w:tcPr>
          <w:p w14:paraId="341191F8" w14:textId="77777777" w:rsidR="008B72E7" w:rsidRDefault="008B72E7">
            <w:pPr>
              <w:rPr>
                <w:rFonts w:ascii="Arial" w:hAnsi="Arial"/>
                <w:snapToGrid w:val="0"/>
                <w:color w:val="000000"/>
              </w:rPr>
            </w:pPr>
            <w:r>
              <w:rPr>
                <w:rFonts w:ascii="Arial" w:hAnsi="Arial"/>
                <w:snapToGrid w:val="0"/>
                <w:color w:val="000000"/>
              </w:rPr>
              <w:t>Time Management shall (3.3.10.11) provide SEP.</w:t>
            </w:r>
          </w:p>
        </w:tc>
        <w:tc>
          <w:tcPr>
            <w:tcW w:w="2430" w:type="dxa"/>
          </w:tcPr>
          <w:p w14:paraId="2119ACE4" w14:textId="77777777" w:rsidR="008B72E7" w:rsidRDefault="008B72E7">
            <w:pPr>
              <w:rPr>
                <w:rFonts w:ascii="Arial" w:hAnsi="Arial"/>
                <w:snapToGrid w:val="0"/>
                <w:color w:val="000000"/>
              </w:rPr>
            </w:pPr>
            <w:r>
              <w:rPr>
                <w:rFonts w:ascii="Arial" w:hAnsi="Arial"/>
                <w:snapToGrid w:val="0"/>
                <w:color w:val="000000"/>
              </w:rPr>
              <w:t>SRS142</w:t>
            </w:r>
          </w:p>
        </w:tc>
      </w:tr>
      <w:tr w:rsidR="008B72E7" w14:paraId="342E4773" w14:textId="77777777">
        <w:tblPrEx>
          <w:tblCellMar>
            <w:top w:w="0" w:type="dxa"/>
            <w:bottom w:w="0" w:type="dxa"/>
          </w:tblCellMar>
        </w:tblPrEx>
        <w:tc>
          <w:tcPr>
            <w:tcW w:w="2430" w:type="dxa"/>
          </w:tcPr>
          <w:p w14:paraId="3517956E" w14:textId="77777777" w:rsidR="008B72E7" w:rsidRDefault="008B72E7">
            <w:pPr>
              <w:rPr>
                <w:rFonts w:ascii="Arial" w:hAnsi="Arial"/>
                <w:snapToGrid w:val="0"/>
                <w:color w:val="000000"/>
              </w:rPr>
            </w:pPr>
            <w:r>
              <w:rPr>
                <w:rFonts w:ascii="Arial" w:hAnsi="Arial"/>
                <w:snapToGrid w:val="0"/>
                <w:color w:val="000000"/>
              </w:rPr>
              <w:t>3.3.10</w:t>
            </w:r>
          </w:p>
        </w:tc>
        <w:tc>
          <w:tcPr>
            <w:tcW w:w="2520" w:type="dxa"/>
          </w:tcPr>
          <w:p w14:paraId="64CC7D64" w14:textId="77777777" w:rsidR="008B72E7" w:rsidRDefault="008B72E7">
            <w:pPr>
              <w:rPr>
                <w:rFonts w:ascii="Arial" w:hAnsi="Arial"/>
                <w:snapToGrid w:val="0"/>
                <w:color w:val="000000"/>
              </w:rPr>
            </w:pPr>
            <w:r>
              <w:rPr>
                <w:rFonts w:ascii="Arial" w:hAnsi="Arial"/>
                <w:snapToGrid w:val="0"/>
                <w:color w:val="000000"/>
              </w:rPr>
              <w:t>Time Management</w:t>
            </w:r>
          </w:p>
        </w:tc>
        <w:tc>
          <w:tcPr>
            <w:tcW w:w="2430" w:type="dxa"/>
          </w:tcPr>
          <w:p w14:paraId="13F35CC4" w14:textId="77777777" w:rsidR="008B72E7" w:rsidRDefault="008B72E7">
            <w:pPr>
              <w:rPr>
                <w:rFonts w:ascii="Arial" w:hAnsi="Arial"/>
                <w:snapToGrid w:val="0"/>
                <w:color w:val="000000"/>
              </w:rPr>
            </w:pPr>
            <w:r>
              <w:rPr>
                <w:rFonts w:ascii="Arial" w:hAnsi="Arial"/>
                <w:snapToGrid w:val="0"/>
                <w:color w:val="000000"/>
              </w:rPr>
              <w:t xml:space="preserve">Time Management shall (3.3.10.12) initialize SEP to zero within one minor cycle </w:t>
            </w:r>
            <w:r>
              <w:rPr>
                <w:rFonts w:ascii="Arial" w:hAnsi="Arial"/>
                <w:snapToGrid w:val="0"/>
                <w:color w:val="000000"/>
              </w:rPr>
              <w:lastRenderedPageBreak/>
              <w:t>of the time when the vehicle/mission manager software has notified the FTSS software that the X-38 vehicle is released from the Space Shuttle Remote Manipulator System.</w:t>
            </w:r>
          </w:p>
        </w:tc>
        <w:tc>
          <w:tcPr>
            <w:tcW w:w="2430" w:type="dxa"/>
          </w:tcPr>
          <w:p w14:paraId="7A3A9335" w14:textId="77777777" w:rsidR="008B72E7" w:rsidRDefault="008B72E7">
            <w:pPr>
              <w:rPr>
                <w:rFonts w:ascii="Arial" w:hAnsi="Arial"/>
                <w:snapToGrid w:val="0"/>
                <w:color w:val="000000"/>
              </w:rPr>
            </w:pPr>
            <w:r>
              <w:rPr>
                <w:rFonts w:ascii="Arial" w:hAnsi="Arial"/>
                <w:snapToGrid w:val="0"/>
                <w:color w:val="000000"/>
              </w:rPr>
              <w:lastRenderedPageBreak/>
              <w:t>SRS161</w:t>
            </w:r>
          </w:p>
        </w:tc>
      </w:tr>
      <w:tr w:rsidR="008B72E7" w14:paraId="5712718F" w14:textId="77777777">
        <w:tblPrEx>
          <w:tblCellMar>
            <w:top w:w="0" w:type="dxa"/>
            <w:bottom w:w="0" w:type="dxa"/>
          </w:tblCellMar>
        </w:tblPrEx>
        <w:tc>
          <w:tcPr>
            <w:tcW w:w="2430" w:type="dxa"/>
          </w:tcPr>
          <w:p w14:paraId="6E77CF88" w14:textId="77777777" w:rsidR="008B72E7" w:rsidRDefault="008B72E7">
            <w:pPr>
              <w:rPr>
                <w:rFonts w:ascii="Arial" w:hAnsi="Arial"/>
                <w:snapToGrid w:val="0"/>
                <w:color w:val="000000"/>
              </w:rPr>
            </w:pPr>
            <w:r>
              <w:rPr>
                <w:rFonts w:ascii="Arial" w:hAnsi="Arial"/>
                <w:snapToGrid w:val="0"/>
                <w:color w:val="000000"/>
              </w:rPr>
              <w:t>3.3.10</w:t>
            </w:r>
          </w:p>
        </w:tc>
        <w:tc>
          <w:tcPr>
            <w:tcW w:w="2520" w:type="dxa"/>
          </w:tcPr>
          <w:p w14:paraId="05617C8F" w14:textId="77777777" w:rsidR="008B72E7" w:rsidRDefault="008B72E7">
            <w:pPr>
              <w:rPr>
                <w:rFonts w:ascii="Arial" w:hAnsi="Arial"/>
                <w:snapToGrid w:val="0"/>
                <w:color w:val="000000"/>
              </w:rPr>
            </w:pPr>
            <w:r>
              <w:rPr>
                <w:rFonts w:ascii="Arial" w:hAnsi="Arial"/>
                <w:snapToGrid w:val="0"/>
                <w:color w:val="000000"/>
              </w:rPr>
              <w:t>Time Management</w:t>
            </w:r>
          </w:p>
        </w:tc>
        <w:tc>
          <w:tcPr>
            <w:tcW w:w="2430" w:type="dxa"/>
          </w:tcPr>
          <w:p w14:paraId="07F43FDC" w14:textId="77777777" w:rsidR="008B72E7" w:rsidRDefault="008B72E7">
            <w:pPr>
              <w:rPr>
                <w:rFonts w:ascii="Arial" w:hAnsi="Arial"/>
                <w:snapToGrid w:val="0"/>
                <w:color w:val="000000"/>
              </w:rPr>
            </w:pPr>
            <w:r>
              <w:rPr>
                <w:rFonts w:ascii="Arial" w:hAnsi="Arial"/>
                <w:snapToGrid w:val="0"/>
                <w:color w:val="000000"/>
              </w:rPr>
              <w:t>The SEP shall (3.3.10.13) measure real-time from this event with an accuracy of at most 50 Parts Per Million (PPM).</w:t>
            </w:r>
          </w:p>
        </w:tc>
        <w:tc>
          <w:tcPr>
            <w:tcW w:w="2430" w:type="dxa"/>
          </w:tcPr>
          <w:p w14:paraId="4042A075" w14:textId="77777777" w:rsidR="008B72E7" w:rsidRDefault="008B72E7">
            <w:pPr>
              <w:rPr>
                <w:rFonts w:ascii="Arial" w:hAnsi="Arial"/>
                <w:snapToGrid w:val="0"/>
                <w:color w:val="000000"/>
              </w:rPr>
            </w:pPr>
            <w:r>
              <w:rPr>
                <w:rFonts w:ascii="Arial" w:hAnsi="Arial"/>
                <w:snapToGrid w:val="0"/>
                <w:color w:val="000000"/>
              </w:rPr>
              <w:t>SRS219</w:t>
            </w:r>
          </w:p>
        </w:tc>
      </w:tr>
      <w:tr w:rsidR="008B72E7" w14:paraId="15D31F53" w14:textId="77777777">
        <w:tblPrEx>
          <w:tblCellMar>
            <w:top w:w="0" w:type="dxa"/>
            <w:bottom w:w="0" w:type="dxa"/>
          </w:tblCellMar>
        </w:tblPrEx>
        <w:tc>
          <w:tcPr>
            <w:tcW w:w="2430" w:type="dxa"/>
          </w:tcPr>
          <w:p w14:paraId="799B589B" w14:textId="77777777" w:rsidR="008B72E7" w:rsidRDefault="008B72E7">
            <w:pPr>
              <w:rPr>
                <w:rFonts w:ascii="Arial" w:hAnsi="Arial"/>
                <w:snapToGrid w:val="0"/>
                <w:color w:val="000000"/>
              </w:rPr>
            </w:pPr>
            <w:r>
              <w:rPr>
                <w:rFonts w:ascii="Arial" w:hAnsi="Arial"/>
                <w:snapToGrid w:val="0"/>
                <w:color w:val="000000"/>
              </w:rPr>
              <w:t>3.3.10</w:t>
            </w:r>
          </w:p>
        </w:tc>
        <w:tc>
          <w:tcPr>
            <w:tcW w:w="2520" w:type="dxa"/>
          </w:tcPr>
          <w:p w14:paraId="57A33475" w14:textId="77777777" w:rsidR="008B72E7" w:rsidRDefault="008B72E7">
            <w:pPr>
              <w:rPr>
                <w:rFonts w:ascii="Arial" w:hAnsi="Arial"/>
                <w:snapToGrid w:val="0"/>
                <w:color w:val="000000"/>
              </w:rPr>
            </w:pPr>
            <w:r>
              <w:rPr>
                <w:rFonts w:ascii="Arial" w:hAnsi="Arial"/>
                <w:snapToGrid w:val="0"/>
                <w:color w:val="000000"/>
              </w:rPr>
              <w:t>Time Management</w:t>
            </w:r>
          </w:p>
        </w:tc>
        <w:tc>
          <w:tcPr>
            <w:tcW w:w="2430" w:type="dxa"/>
          </w:tcPr>
          <w:p w14:paraId="2B2059FA" w14:textId="77777777" w:rsidR="008B72E7" w:rsidRDefault="008B72E7">
            <w:pPr>
              <w:rPr>
                <w:rFonts w:ascii="Arial" w:hAnsi="Arial"/>
                <w:snapToGrid w:val="0"/>
                <w:color w:val="000000"/>
              </w:rPr>
            </w:pPr>
            <w:r>
              <w:rPr>
                <w:rFonts w:ascii="Arial" w:hAnsi="Arial"/>
                <w:snapToGrid w:val="0"/>
                <w:color w:val="000000"/>
              </w:rPr>
              <w:t>The SEP shall (3.3.10.14) have a resolution of 20 msec. for 50 Hz tasks, 100 msec for 10 Hz tasks, and 1 second for 1 Hz tasks.</w:t>
            </w:r>
          </w:p>
        </w:tc>
        <w:tc>
          <w:tcPr>
            <w:tcW w:w="2430" w:type="dxa"/>
          </w:tcPr>
          <w:p w14:paraId="13288DC3" w14:textId="77777777" w:rsidR="008B72E7" w:rsidRDefault="008B72E7">
            <w:pPr>
              <w:rPr>
                <w:rFonts w:ascii="Arial" w:hAnsi="Arial"/>
                <w:snapToGrid w:val="0"/>
                <w:color w:val="000000"/>
              </w:rPr>
            </w:pPr>
            <w:r>
              <w:rPr>
                <w:rFonts w:ascii="Arial" w:hAnsi="Arial"/>
                <w:snapToGrid w:val="0"/>
                <w:color w:val="000000"/>
              </w:rPr>
              <w:t>SRS142</w:t>
            </w:r>
          </w:p>
        </w:tc>
      </w:tr>
      <w:tr w:rsidR="008B72E7" w14:paraId="6F56147A" w14:textId="77777777">
        <w:tblPrEx>
          <w:tblCellMar>
            <w:top w:w="0" w:type="dxa"/>
            <w:bottom w:w="0" w:type="dxa"/>
          </w:tblCellMar>
        </w:tblPrEx>
        <w:tc>
          <w:tcPr>
            <w:tcW w:w="2430" w:type="dxa"/>
          </w:tcPr>
          <w:p w14:paraId="5F657071" w14:textId="77777777" w:rsidR="008B72E7" w:rsidRDefault="008B72E7">
            <w:pPr>
              <w:rPr>
                <w:rFonts w:ascii="Arial" w:hAnsi="Arial"/>
                <w:snapToGrid w:val="0"/>
                <w:color w:val="000000"/>
              </w:rPr>
            </w:pPr>
            <w:r>
              <w:rPr>
                <w:rFonts w:ascii="Arial" w:hAnsi="Arial"/>
                <w:snapToGrid w:val="0"/>
                <w:color w:val="000000"/>
              </w:rPr>
              <w:t>3.3.10</w:t>
            </w:r>
          </w:p>
        </w:tc>
        <w:tc>
          <w:tcPr>
            <w:tcW w:w="2520" w:type="dxa"/>
          </w:tcPr>
          <w:p w14:paraId="51978F38" w14:textId="77777777" w:rsidR="008B72E7" w:rsidRDefault="008B72E7">
            <w:pPr>
              <w:rPr>
                <w:rFonts w:ascii="Arial" w:hAnsi="Arial"/>
                <w:snapToGrid w:val="0"/>
                <w:color w:val="000000"/>
              </w:rPr>
            </w:pPr>
            <w:r>
              <w:rPr>
                <w:rFonts w:ascii="Arial" w:hAnsi="Arial"/>
                <w:snapToGrid w:val="0"/>
                <w:color w:val="000000"/>
              </w:rPr>
              <w:t>Time Management</w:t>
            </w:r>
          </w:p>
        </w:tc>
        <w:tc>
          <w:tcPr>
            <w:tcW w:w="2430" w:type="dxa"/>
          </w:tcPr>
          <w:p w14:paraId="3E5E2DF6" w14:textId="77777777" w:rsidR="008B72E7" w:rsidRDefault="008B72E7">
            <w:pPr>
              <w:rPr>
                <w:rFonts w:ascii="Arial" w:hAnsi="Arial"/>
                <w:snapToGrid w:val="0"/>
                <w:color w:val="000000"/>
              </w:rPr>
            </w:pPr>
            <w:r>
              <w:rPr>
                <w:rFonts w:ascii="Arial" w:hAnsi="Arial"/>
                <w:snapToGrid w:val="0"/>
                <w:color w:val="000000"/>
              </w:rPr>
              <w:t>The SEP shall (3.3.10.15) be able to increment to at least 1 day without rolling over.</w:t>
            </w:r>
          </w:p>
        </w:tc>
        <w:tc>
          <w:tcPr>
            <w:tcW w:w="2430" w:type="dxa"/>
          </w:tcPr>
          <w:p w14:paraId="3E160F4F" w14:textId="77777777" w:rsidR="008B72E7" w:rsidRDefault="008B72E7">
            <w:pPr>
              <w:rPr>
                <w:rFonts w:ascii="Arial" w:hAnsi="Arial"/>
                <w:snapToGrid w:val="0"/>
                <w:color w:val="000000"/>
              </w:rPr>
            </w:pPr>
            <w:r>
              <w:rPr>
                <w:rFonts w:ascii="Arial" w:hAnsi="Arial"/>
                <w:snapToGrid w:val="0"/>
                <w:color w:val="000000"/>
              </w:rPr>
              <w:t>SRS145</w:t>
            </w:r>
          </w:p>
        </w:tc>
      </w:tr>
      <w:tr w:rsidR="008B72E7" w14:paraId="0F01FBD9" w14:textId="77777777">
        <w:tblPrEx>
          <w:tblCellMar>
            <w:top w:w="0" w:type="dxa"/>
            <w:bottom w:w="0" w:type="dxa"/>
          </w:tblCellMar>
        </w:tblPrEx>
        <w:tc>
          <w:tcPr>
            <w:tcW w:w="2430" w:type="dxa"/>
          </w:tcPr>
          <w:p w14:paraId="545C70CC" w14:textId="77777777" w:rsidR="008B72E7" w:rsidRDefault="008B72E7">
            <w:pPr>
              <w:rPr>
                <w:rFonts w:ascii="Arial" w:hAnsi="Arial"/>
                <w:snapToGrid w:val="0"/>
                <w:color w:val="000000"/>
              </w:rPr>
            </w:pPr>
            <w:r>
              <w:rPr>
                <w:rFonts w:ascii="Arial" w:hAnsi="Arial"/>
                <w:snapToGrid w:val="0"/>
                <w:color w:val="000000"/>
              </w:rPr>
              <w:t>3.3.10</w:t>
            </w:r>
          </w:p>
        </w:tc>
        <w:tc>
          <w:tcPr>
            <w:tcW w:w="2520" w:type="dxa"/>
          </w:tcPr>
          <w:p w14:paraId="79603246" w14:textId="77777777" w:rsidR="008B72E7" w:rsidRDefault="008B72E7">
            <w:pPr>
              <w:rPr>
                <w:rFonts w:ascii="Arial" w:hAnsi="Arial"/>
                <w:snapToGrid w:val="0"/>
                <w:color w:val="000000"/>
              </w:rPr>
            </w:pPr>
            <w:r>
              <w:rPr>
                <w:rFonts w:ascii="Arial" w:hAnsi="Arial"/>
                <w:snapToGrid w:val="0"/>
                <w:color w:val="000000"/>
              </w:rPr>
              <w:t>Time Management</w:t>
            </w:r>
          </w:p>
        </w:tc>
        <w:tc>
          <w:tcPr>
            <w:tcW w:w="2430" w:type="dxa"/>
          </w:tcPr>
          <w:p w14:paraId="7A75A468" w14:textId="77777777" w:rsidR="008B72E7" w:rsidRDefault="008B72E7">
            <w:pPr>
              <w:rPr>
                <w:rFonts w:ascii="Arial" w:hAnsi="Arial"/>
                <w:snapToGrid w:val="0"/>
                <w:color w:val="000000"/>
              </w:rPr>
            </w:pPr>
            <w:r>
              <w:rPr>
                <w:rFonts w:ascii="Arial" w:hAnsi="Arial"/>
                <w:snapToGrid w:val="0"/>
                <w:color w:val="000000"/>
              </w:rPr>
              <w:t>The SEP shall (3.3.10.16) be congruent across all FCP members.</w:t>
            </w:r>
          </w:p>
        </w:tc>
        <w:tc>
          <w:tcPr>
            <w:tcW w:w="2430" w:type="dxa"/>
          </w:tcPr>
          <w:p w14:paraId="0E312916" w14:textId="77777777" w:rsidR="008B72E7" w:rsidRDefault="008B72E7">
            <w:pPr>
              <w:rPr>
                <w:rFonts w:ascii="Arial" w:hAnsi="Arial"/>
                <w:snapToGrid w:val="0"/>
                <w:color w:val="000000"/>
              </w:rPr>
            </w:pPr>
            <w:r>
              <w:rPr>
                <w:rFonts w:ascii="Arial" w:hAnsi="Arial"/>
                <w:snapToGrid w:val="0"/>
                <w:color w:val="000000"/>
              </w:rPr>
              <w:t>SRS142</w:t>
            </w:r>
          </w:p>
        </w:tc>
      </w:tr>
      <w:tr w:rsidR="008B72E7" w14:paraId="241622E9" w14:textId="77777777">
        <w:tblPrEx>
          <w:tblCellMar>
            <w:top w:w="0" w:type="dxa"/>
            <w:bottom w:w="0" w:type="dxa"/>
          </w:tblCellMar>
        </w:tblPrEx>
        <w:tc>
          <w:tcPr>
            <w:tcW w:w="2430" w:type="dxa"/>
          </w:tcPr>
          <w:p w14:paraId="5A2778EA" w14:textId="77777777" w:rsidR="008B72E7" w:rsidRDefault="008B72E7">
            <w:pPr>
              <w:rPr>
                <w:rFonts w:ascii="Arial" w:hAnsi="Arial"/>
                <w:snapToGrid w:val="0"/>
                <w:color w:val="000000"/>
              </w:rPr>
            </w:pPr>
            <w:r>
              <w:rPr>
                <w:rFonts w:ascii="Arial" w:hAnsi="Arial"/>
                <w:snapToGrid w:val="0"/>
                <w:color w:val="000000"/>
              </w:rPr>
              <w:t>3.3.10</w:t>
            </w:r>
          </w:p>
        </w:tc>
        <w:tc>
          <w:tcPr>
            <w:tcW w:w="2520" w:type="dxa"/>
          </w:tcPr>
          <w:p w14:paraId="375694FB" w14:textId="77777777" w:rsidR="008B72E7" w:rsidRDefault="008B72E7">
            <w:pPr>
              <w:rPr>
                <w:rFonts w:ascii="Arial" w:hAnsi="Arial"/>
                <w:snapToGrid w:val="0"/>
                <w:color w:val="000000"/>
              </w:rPr>
            </w:pPr>
            <w:r>
              <w:rPr>
                <w:rFonts w:ascii="Arial" w:hAnsi="Arial"/>
                <w:snapToGrid w:val="0"/>
                <w:color w:val="000000"/>
              </w:rPr>
              <w:t>Time Management</w:t>
            </w:r>
          </w:p>
        </w:tc>
        <w:tc>
          <w:tcPr>
            <w:tcW w:w="2430" w:type="dxa"/>
          </w:tcPr>
          <w:p w14:paraId="0F9E3136" w14:textId="77777777" w:rsidR="008B72E7" w:rsidRDefault="008B72E7">
            <w:pPr>
              <w:rPr>
                <w:rFonts w:ascii="Arial" w:hAnsi="Arial"/>
                <w:snapToGrid w:val="0"/>
                <w:color w:val="000000"/>
              </w:rPr>
            </w:pPr>
            <w:r>
              <w:rPr>
                <w:rFonts w:ascii="Arial" w:hAnsi="Arial"/>
                <w:snapToGrid w:val="0"/>
                <w:color w:val="000000"/>
              </w:rPr>
              <w:t>Following a processor recovery, during which time is frozen, the FTSS software shall (3.3.10.17) account for the frozen time and update SEP to its proper value.</w:t>
            </w:r>
          </w:p>
        </w:tc>
        <w:tc>
          <w:tcPr>
            <w:tcW w:w="2430" w:type="dxa"/>
          </w:tcPr>
          <w:p w14:paraId="42D297CB" w14:textId="77777777" w:rsidR="008B72E7" w:rsidRDefault="008B72E7">
            <w:pPr>
              <w:rPr>
                <w:rFonts w:ascii="Arial" w:hAnsi="Arial"/>
                <w:snapToGrid w:val="0"/>
                <w:color w:val="000000"/>
              </w:rPr>
            </w:pPr>
            <w:r>
              <w:rPr>
                <w:rFonts w:ascii="Arial" w:hAnsi="Arial"/>
                <w:snapToGrid w:val="0"/>
                <w:color w:val="000000"/>
              </w:rPr>
              <w:t>SRS219</w:t>
            </w:r>
          </w:p>
        </w:tc>
      </w:tr>
      <w:tr w:rsidR="008B72E7" w14:paraId="08439132" w14:textId="77777777">
        <w:tblPrEx>
          <w:tblCellMar>
            <w:top w:w="0" w:type="dxa"/>
            <w:bottom w:w="0" w:type="dxa"/>
          </w:tblCellMar>
        </w:tblPrEx>
        <w:tc>
          <w:tcPr>
            <w:tcW w:w="2430" w:type="dxa"/>
          </w:tcPr>
          <w:p w14:paraId="00460829" w14:textId="77777777" w:rsidR="008B72E7" w:rsidRDefault="008B72E7">
            <w:pPr>
              <w:rPr>
                <w:rFonts w:ascii="Arial" w:hAnsi="Arial"/>
                <w:snapToGrid w:val="0"/>
                <w:color w:val="000000"/>
              </w:rPr>
            </w:pPr>
            <w:r>
              <w:rPr>
                <w:rFonts w:ascii="Arial" w:hAnsi="Arial"/>
                <w:snapToGrid w:val="0"/>
                <w:color w:val="000000"/>
              </w:rPr>
              <w:t>3.3.10</w:t>
            </w:r>
          </w:p>
        </w:tc>
        <w:tc>
          <w:tcPr>
            <w:tcW w:w="2520" w:type="dxa"/>
          </w:tcPr>
          <w:p w14:paraId="19B3B343" w14:textId="77777777" w:rsidR="008B72E7" w:rsidRDefault="008B72E7">
            <w:pPr>
              <w:rPr>
                <w:rFonts w:ascii="Arial" w:hAnsi="Arial"/>
                <w:snapToGrid w:val="0"/>
                <w:color w:val="000000"/>
              </w:rPr>
            </w:pPr>
            <w:r>
              <w:rPr>
                <w:rFonts w:ascii="Arial" w:hAnsi="Arial"/>
                <w:snapToGrid w:val="0"/>
                <w:color w:val="000000"/>
              </w:rPr>
              <w:t>Time Management</w:t>
            </w:r>
          </w:p>
        </w:tc>
        <w:tc>
          <w:tcPr>
            <w:tcW w:w="2430" w:type="dxa"/>
          </w:tcPr>
          <w:p w14:paraId="1DF0C4D2" w14:textId="77777777" w:rsidR="008B72E7" w:rsidRDefault="008B72E7">
            <w:pPr>
              <w:rPr>
                <w:rFonts w:ascii="Arial" w:hAnsi="Arial"/>
                <w:snapToGrid w:val="0"/>
                <w:color w:val="000000"/>
              </w:rPr>
            </w:pPr>
            <w:r>
              <w:rPr>
                <w:rFonts w:ascii="Arial" w:hAnsi="Arial"/>
                <w:snapToGrid w:val="0"/>
                <w:color w:val="000000"/>
              </w:rPr>
              <w:t>If the SEP API call is made prior to actual separation, the call shall (3.3.10.27) return zero (0).</w:t>
            </w:r>
          </w:p>
        </w:tc>
        <w:tc>
          <w:tcPr>
            <w:tcW w:w="2430" w:type="dxa"/>
          </w:tcPr>
          <w:p w14:paraId="38BB65F7" w14:textId="77777777" w:rsidR="008B72E7" w:rsidRDefault="008B72E7">
            <w:pPr>
              <w:rPr>
                <w:rFonts w:ascii="Arial" w:hAnsi="Arial"/>
                <w:snapToGrid w:val="0"/>
                <w:color w:val="000000"/>
              </w:rPr>
            </w:pPr>
            <w:r>
              <w:rPr>
                <w:rFonts w:ascii="Arial" w:hAnsi="Arial"/>
                <w:snapToGrid w:val="0"/>
                <w:color w:val="000000"/>
              </w:rPr>
              <w:t>SRS161</w:t>
            </w:r>
          </w:p>
        </w:tc>
      </w:tr>
      <w:tr w:rsidR="008B72E7" w14:paraId="7FD42FC3" w14:textId="77777777">
        <w:tblPrEx>
          <w:tblCellMar>
            <w:top w:w="0" w:type="dxa"/>
            <w:bottom w:w="0" w:type="dxa"/>
          </w:tblCellMar>
        </w:tblPrEx>
        <w:tc>
          <w:tcPr>
            <w:tcW w:w="2430" w:type="dxa"/>
          </w:tcPr>
          <w:p w14:paraId="2325E430" w14:textId="77777777" w:rsidR="008B72E7" w:rsidRDefault="008B72E7">
            <w:pPr>
              <w:rPr>
                <w:rFonts w:ascii="Arial" w:hAnsi="Arial"/>
                <w:snapToGrid w:val="0"/>
                <w:color w:val="000000"/>
              </w:rPr>
            </w:pPr>
            <w:r>
              <w:rPr>
                <w:rFonts w:ascii="Arial" w:hAnsi="Arial"/>
                <w:snapToGrid w:val="0"/>
                <w:color w:val="000000"/>
              </w:rPr>
              <w:t>3.3.10</w:t>
            </w:r>
          </w:p>
        </w:tc>
        <w:tc>
          <w:tcPr>
            <w:tcW w:w="2520" w:type="dxa"/>
          </w:tcPr>
          <w:p w14:paraId="7FAFC1AD" w14:textId="77777777" w:rsidR="008B72E7" w:rsidRDefault="008B72E7">
            <w:pPr>
              <w:rPr>
                <w:rFonts w:ascii="Arial" w:hAnsi="Arial"/>
                <w:snapToGrid w:val="0"/>
                <w:color w:val="000000"/>
              </w:rPr>
            </w:pPr>
            <w:r>
              <w:rPr>
                <w:rFonts w:ascii="Arial" w:hAnsi="Arial"/>
                <w:snapToGrid w:val="0"/>
                <w:color w:val="000000"/>
              </w:rPr>
              <w:t>Time Management</w:t>
            </w:r>
          </w:p>
        </w:tc>
        <w:tc>
          <w:tcPr>
            <w:tcW w:w="2430" w:type="dxa"/>
          </w:tcPr>
          <w:p w14:paraId="14A60B8D" w14:textId="77777777" w:rsidR="008B72E7" w:rsidRDefault="008B72E7">
            <w:pPr>
              <w:rPr>
                <w:rFonts w:ascii="Arial" w:hAnsi="Arial"/>
                <w:snapToGrid w:val="0"/>
                <w:color w:val="000000"/>
              </w:rPr>
            </w:pPr>
            <w:r>
              <w:rPr>
                <w:rFonts w:ascii="Arial" w:hAnsi="Arial"/>
                <w:snapToGrid w:val="0"/>
                <w:color w:val="000000"/>
              </w:rPr>
              <w:t xml:space="preserve">The Time Services, if dealing with the year designation, shall </w:t>
            </w:r>
            <w:r>
              <w:rPr>
                <w:rFonts w:ascii="Arial" w:hAnsi="Arial"/>
                <w:snapToGrid w:val="0"/>
                <w:color w:val="000000"/>
              </w:rPr>
              <w:lastRenderedPageBreak/>
              <w:t>(3.3.10.21) be Year 2000-compliant.</w:t>
            </w:r>
          </w:p>
        </w:tc>
        <w:tc>
          <w:tcPr>
            <w:tcW w:w="2430" w:type="dxa"/>
          </w:tcPr>
          <w:p w14:paraId="4115E3E2" w14:textId="77777777" w:rsidR="008B72E7" w:rsidRDefault="008B72E7">
            <w:pPr>
              <w:rPr>
                <w:rFonts w:ascii="Arial" w:hAnsi="Arial"/>
                <w:snapToGrid w:val="0"/>
                <w:color w:val="000000"/>
              </w:rPr>
            </w:pPr>
            <w:r>
              <w:rPr>
                <w:rFonts w:ascii="Arial" w:hAnsi="Arial"/>
                <w:snapToGrid w:val="0"/>
                <w:color w:val="000000"/>
              </w:rPr>
              <w:lastRenderedPageBreak/>
              <w:t>No year designation used in any requirement</w:t>
            </w:r>
          </w:p>
        </w:tc>
      </w:tr>
      <w:tr w:rsidR="008B72E7" w14:paraId="3FC3964B" w14:textId="77777777">
        <w:tblPrEx>
          <w:tblCellMar>
            <w:top w:w="0" w:type="dxa"/>
            <w:bottom w:w="0" w:type="dxa"/>
          </w:tblCellMar>
        </w:tblPrEx>
        <w:tc>
          <w:tcPr>
            <w:tcW w:w="2430" w:type="dxa"/>
          </w:tcPr>
          <w:p w14:paraId="0A3943CE" w14:textId="77777777" w:rsidR="008B72E7" w:rsidRDefault="008B72E7">
            <w:pPr>
              <w:rPr>
                <w:rFonts w:ascii="Arial" w:hAnsi="Arial"/>
                <w:snapToGrid w:val="0"/>
                <w:color w:val="000000"/>
              </w:rPr>
            </w:pPr>
            <w:r>
              <w:rPr>
                <w:rFonts w:ascii="Arial" w:hAnsi="Arial"/>
                <w:snapToGrid w:val="0"/>
                <w:color w:val="000000"/>
              </w:rPr>
              <w:t>3.3.10</w:t>
            </w:r>
          </w:p>
        </w:tc>
        <w:tc>
          <w:tcPr>
            <w:tcW w:w="2520" w:type="dxa"/>
          </w:tcPr>
          <w:p w14:paraId="51EAE1F8" w14:textId="77777777" w:rsidR="008B72E7" w:rsidRDefault="008B72E7">
            <w:pPr>
              <w:rPr>
                <w:rFonts w:ascii="Arial" w:hAnsi="Arial"/>
                <w:snapToGrid w:val="0"/>
                <w:color w:val="000000"/>
              </w:rPr>
            </w:pPr>
            <w:r>
              <w:rPr>
                <w:rFonts w:ascii="Arial" w:hAnsi="Arial"/>
                <w:snapToGrid w:val="0"/>
                <w:color w:val="000000"/>
              </w:rPr>
              <w:t>Time Management</w:t>
            </w:r>
          </w:p>
        </w:tc>
        <w:tc>
          <w:tcPr>
            <w:tcW w:w="2430" w:type="dxa"/>
          </w:tcPr>
          <w:p w14:paraId="3AEBC069" w14:textId="77777777" w:rsidR="008B72E7" w:rsidRDefault="008B72E7">
            <w:pPr>
              <w:rPr>
                <w:rFonts w:ascii="Arial" w:hAnsi="Arial"/>
                <w:snapToGrid w:val="0"/>
                <w:color w:val="000000"/>
              </w:rPr>
            </w:pPr>
            <w:r>
              <w:rPr>
                <w:rFonts w:ascii="Arial" w:hAnsi="Arial"/>
                <w:snapToGrid w:val="0"/>
                <w:color w:val="000000"/>
              </w:rPr>
              <w:t>Time Management shall (3.3.10.23) provide a utility timer.</w:t>
            </w:r>
          </w:p>
        </w:tc>
        <w:tc>
          <w:tcPr>
            <w:tcW w:w="2430" w:type="dxa"/>
          </w:tcPr>
          <w:p w14:paraId="01414368" w14:textId="77777777" w:rsidR="008B72E7" w:rsidRDefault="008B72E7">
            <w:pPr>
              <w:rPr>
                <w:rFonts w:ascii="Arial" w:hAnsi="Arial"/>
                <w:snapToGrid w:val="0"/>
                <w:color w:val="000000"/>
              </w:rPr>
            </w:pPr>
            <w:r>
              <w:rPr>
                <w:rFonts w:ascii="Arial" w:hAnsi="Arial"/>
                <w:snapToGrid w:val="0"/>
                <w:color w:val="000000"/>
              </w:rPr>
              <w:t>SRS246, SRS248</w:t>
            </w:r>
          </w:p>
        </w:tc>
      </w:tr>
      <w:tr w:rsidR="008B72E7" w14:paraId="197EF693" w14:textId="77777777">
        <w:tblPrEx>
          <w:tblCellMar>
            <w:top w:w="0" w:type="dxa"/>
            <w:bottom w:w="0" w:type="dxa"/>
          </w:tblCellMar>
        </w:tblPrEx>
        <w:tc>
          <w:tcPr>
            <w:tcW w:w="2430" w:type="dxa"/>
          </w:tcPr>
          <w:p w14:paraId="4D6986D9" w14:textId="77777777" w:rsidR="008B72E7" w:rsidRDefault="008B72E7">
            <w:pPr>
              <w:rPr>
                <w:rFonts w:ascii="Arial" w:hAnsi="Arial"/>
                <w:snapToGrid w:val="0"/>
                <w:color w:val="000000"/>
              </w:rPr>
            </w:pPr>
            <w:r>
              <w:rPr>
                <w:rFonts w:ascii="Arial" w:hAnsi="Arial"/>
                <w:snapToGrid w:val="0"/>
                <w:color w:val="000000"/>
              </w:rPr>
              <w:t>3.3.10</w:t>
            </w:r>
          </w:p>
        </w:tc>
        <w:tc>
          <w:tcPr>
            <w:tcW w:w="2520" w:type="dxa"/>
          </w:tcPr>
          <w:p w14:paraId="646722B3" w14:textId="77777777" w:rsidR="008B72E7" w:rsidRDefault="008B72E7">
            <w:pPr>
              <w:rPr>
                <w:rFonts w:ascii="Arial" w:hAnsi="Arial"/>
                <w:snapToGrid w:val="0"/>
                <w:color w:val="000000"/>
              </w:rPr>
            </w:pPr>
            <w:r>
              <w:rPr>
                <w:rFonts w:ascii="Arial" w:hAnsi="Arial"/>
                <w:snapToGrid w:val="0"/>
                <w:color w:val="000000"/>
              </w:rPr>
              <w:t>Time Management</w:t>
            </w:r>
          </w:p>
        </w:tc>
        <w:tc>
          <w:tcPr>
            <w:tcW w:w="2430" w:type="dxa"/>
          </w:tcPr>
          <w:p w14:paraId="63AB0E22" w14:textId="77777777" w:rsidR="008B72E7" w:rsidRDefault="008B72E7">
            <w:pPr>
              <w:rPr>
                <w:rFonts w:ascii="Arial" w:hAnsi="Arial"/>
                <w:snapToGrid w:val="0"/>
                <w:color w:val="000000"/>
              </w:rPr>
            </w:pPr>
            <w:r>
              <w:rPr>
                <w:rFonts w:ascii="Arial" w:hAnsi="Arial"/>
                <w:snapToGrid w:val="0"/>
                <w:color w:val="000000"/>
              </w:rPr>
              <w:t>The utility timer shall (3.3.10.24) be available via an FTSS API call(s).</w:t>
            </w:r>
          </w:p>
        </w:tc>
        <w:tc>
          <w:tcPr>
            <w:tcW w:w="2430" w:type="dxa"/>
          </w:tcPr>
          <w:p w14:paraId="344A17C7" w14:textId="77777777" w:rsidR="008B72E7" w:rsidRDefault="008B72E7">
            <w:pPr>
              <w:rPr>
                <w:rFonts w:ascii="Arial" w:hAnsi="Arial"/>
                <w:snapToGrid w:val="0"/>
                <w:color w:val="000000"/>
              </w:rPr>
            </w:pPr>
            <w:r>
              <w:rPr>
                <w:rFonts w:ascii="Arial" w:hAnsi="Arial"/>
                <w:snapToGrid w:val="0"/>
                <w:color w:val="000000"/>
              </w:rPr>
              <w:t>SRS246</w:t>
            </w:r>
          </w:p>
        </w:tc>
      </w:tr>
      <w:tr w:rsidR="008B72E7" w14:paraId="3C09A507" w14:textId="77777777">
        <w:tblPrEx>
          <w:tblCellMar>
            <w:top w:w="0" w:type="dxa"/>
            <w:bottom w:w="0" w:type="dxa"/>
          </w:tblCellMar>
        </w:tblPrEx>
        <w:tc>
          <w:tcPr>
            <w:tcW w:w="2430" w:type="dxa"/>
          </w:tcPr>
          <w:p w14:paraId="36C6319B" w14:textId="77777777" w:rsidR="008B72E7" w:rsidRDefault="008B72E7">
            <w:pPr>
              <w:rPr>
                <w:rFonts w:ascii="Arial" w:hAnsi="Arial"/>
                <w:snapToGrid w:val="0"/>
                <w:color w:val="000000"/>
              </w:rPr>
            </w:pPr>
            <w:r>
              <w:rPr>
                <w:rFonts w:ascii="Arial" w:hAnsi="Arial"/>
                <w:snapToGrid w:val="0"/>
                <w:color w:val="000000"/>
              </w:rPr>
              <w:t>3.3.10</w:t>
            </w:r>
          </w:p>
        </w:tc>
        <w:tc>
          <w:tcPr>
            <w:tcW w:w="2520" w:type="dxa"/>
          </w:tcPr>
          <w:p w14:paraId="6C69D6BB" w14:textId="77777777" w:rsidR="008B72E7" w:rsidRDefault="008B72E7">
            <w:pPr>
              <w:rPr>
                <w:rFonts w:ascii="Arial" w:hAnsi="Arial"/>
                <w:snapToGrid w:val="0"/>
                <w:color w:val="000000"/>
              </w:rPr>
            </w:pPr>
            <w:r>
              <w:rPr>
                <w:rFonts w:ascii="Arial" w:hAnsi="Arial"/>
                <w:snapToGrid w:val="0"/>
                <w:color w:val="000000"/>
              </w:rPr>
              <w:t>Time Management</w:t>
            </w:r>
          </w:p>
        </w:tc>
        <w:tc>
          <w:tcPr>
            <w:tcW w:w="2430" w:type="dxa"/>
          </w:tcPr>
          <w:p w14:paraId="335FB274" w14:textId="77777777" w:rsidR="008B72E7" w:rsidRDefault="008B72E7">
            <w:pPr>
              <w:rPr>
                <w:rFonts w:ascii="Arial" w:hAnsi="Arial"/>
                <w:snapToGrid w:val="0"/>
                <w:color w:val="000000"/>
              </w:rPr>
            </w:pPr>
            <w:r>
              <w:rPr>
                <w:rFonts w:ascii="Arial" w:hAnsi="Arial"/>
                <w:snapToGrid w:val="0"/>
                <w:color w:val="000000"/>
              </w:rPr>
              <w:t>The utility timer shall (3.3.10.25) have a resolution of 60.6 nanoseconds.</w:t>
            </w:r>
          </w:p>
        </w:tc>
        <w:tc>
          <w:tcPr>
            <w:tcW w:w="2430" w:type="dxa"/>
          </w:tcPr>
          <w:p w14:paraId="794DE2FB" w14:textId="77777777" w:rsidR="008B72E7" w:rsidRDefault="008B72E7">
            <w:pPr>
              <w:rPr>
                <w:rFonts w:ascii="Arial" w:hAnsi="Arial"/>
                <w:snapToGrid w:val="0"/>
                <w:color w:val="000000"/>
              </w:rPr>
            </w:pPr>
            <w:r>
              <w:rPr>
                <w:rFonts w:ascii="Arial" w:hAnsi="Arial"/>
                <w:snapToGrid w:val="0"/>
                <w:color w:val="000000"/>
              </w:rPr>
              <w:t>SRS256</w:t>
            </w:r>
          </w:p>
        </w:tc>
      </w:tr>
      <w:tr w:rsidR="008B72E7" w14:paraId="13736795" w14:textId="77777777">
        <w:tblPrEx>
          <w:tblCellMar>
            <w:top w:w="0" w:type="dxa"/>
            <w:bottom w:w="0" w:type="dxa"/>
          </w:tblCellMar>
        </w:tblPrEx>
        <w:tc>
          <w:tcPr>
            <w:tcW w:w="2430" w:type="dxa"/>
          </w:tcPr>
          <w:p w14:paraId="590CE252" w14:textId="77777777" w:rsidR="008B72E7" w:rsidRDefault="008B72E7">
            <w:pPr>
              <w:rPr>
                <w:rFonts w:ascii="Arial" w:hAnsi="Arial"/>
                <w:snapToGrid w:val="0"/>
                <w:color w:val="000000"/>
              </w:rPr>
            </w:pPr>
            <w:r>
              <w:rPr>
                <w:rFonts w:ascii="Arial" w:hAnsi="Arial"/>
                <w:snapToGrid w:val="0"/>
                <w:color w:val="000000"/>
              </w:rPr>
              <w:t>3.3.10</w:t>
            </w:r>
          </w:p>
        </w:tc>
        <w:tc>
          <w:tcPr>
            <w:tcW w:w="2520" w:type="dxa"/>
          </w:tcPr>
          <w:p w14:paraId="5E534964" w14:textId="77777777" w:rsidR="008B72E7" w:rsidRDefault="008B72E7">
            <w:pPr>
              <w:rPr>
                <w:rFonts w:ascii="Arial" w:hAnsi="Arial"/>
                <w:snapToGrid w:val="0"/>
                <w:color w:val="000000"/>
              </w:rPr>
            </w:pPr>
            <w:r>
              <w:rPr>
                <w:rFonts w:ascii="Arial" w:hAnsi="Arial"/>
                <w:snapToGrid w:val="0"/>
                <w:color w:val="000000"/>
              </w:rPr>
              <w:t>Time Management</w:t>
            </w:r>
          </w:p>
        </w:tc>
        <w:tc>
          <w:tcPr>
            <w:tcW w:w="2430" w:type="dxa"/>
          </w:tcPr>
          <w:p w14:paraId="3C3366DB" w14:textId="77777777" w:rsidR="008B72E7" w:rsidRDefault="008B72E7">
            <w:pPr>
              <w:rPr>
                <w:rFonts w:ascii="Arial" w:hAnsi="Arial"/>
                <w:snapToGrid w:val="0"/>
                <w:color w:val="000000"/>
              </w:rPr>
            </w:pPr>
            <w:r>
              <w:rPr>
                <w:rFonts w:ascii="Arial" w:hAnsi="Arial"/>
                <w:snapToGrid w:val="0"/>
                <w:color w:val="000000"/>
              </w:rPr>
              <w:t>The utility timer shall (3.3.10.26) have an accuracy of at most 50 PPM.</w:t>
            </w:r>
          </w:p>
        </w:tc>
        <w:tc>
          <w:tcPr>
            <w:tcW w:w="2430" w:type="dxa"/>
          </w:tcPr>
          <w:p w14:paraId="1AFDBE1F" w14:textId="77777777" w:rsidR="008B72E7" w:rsidRDefault="008B72E7">
            <w:pPr>
              <w:rPr>
                <w:rFonts w:ascii="Arial" w:hAnsi="Arial"/>
                <w:snapToGrid w:val="0"/>
                <w:color w:val="000000"/>
              </w:rPr>
            </w:pPr>
            <w:r>
              <w:rPr>
                <w:rFonts w:ascii="Arial" w:hAnsi="Arial"/>
                <w:snapToGrid w:val="0"/>
                <w:color w:val="000000"/>
              </w:rPr>
              <w:t>SRS247</w:t>
            </w:r>
          </w:p>
        </w:tc>
      </w:tr>
      <w:tr w:rsidR="008B72E7" w14:paraId="59564CF0" w14:textId="77777777">
        <w:tblPrEx>
          <w:tblCellMar>
            <w:top w:w="0" w:type="dxa"/>
            <w:bottom w:w="0" w:type="dxa"/>
          </w:tblCellMar>
        </w:tblPrEx>
        <w:tc>
          <w:tcPr>
            <w:tcW w:w="2430" w:type="dxa"/>
          </w:tcPr>
          <w:p w14:paraId="4D597B12" w14:textId="77777777" w:rsidR="008B72E7" w:rsidRDefault="008B72E7">
            <w:pPr>
              <w:rPr>
                <w:rFonts w:ascii="Arial" w:hAnsi="Arial"/>
                <w:snapToGrid w:val="0"/>
                <w:color w:val="000000"/>
              </w:rPr>
            </w:pPr>
            <w:r>
              <w:rPr>
                <w:rFonts w:ascii="Arial" w:hAnsi="Arial"/>
                <w:snapToGrid w:val="0"/>
                <w:color w:val="000000"/>
              </w:rPr>
              <w:t>3.3.11</w:t>
            </w:r>
          </w:p>
        </w:tc>
        <w:tc>
          <w:tcPr>
            <w:tcW w:w="2520" w:type="dxa"/>
          </w:tcPr>
          <w:p w14:paraId="7CD3475D" w14:textId="77777777" w:rsidR="008B72E7" w:rsidRDefault="008B72E7">
            <w:pPr>
              <w:rPr>
                <w:rFonts w:ascii="Arial" w:hAnsi="Arial"/>
                <w:snapToGrid w:val="0"/>
                <w:color w:val="000000"/>
              </w:rPr>
            </w:pPr>
            <w:r>
              <w:rPr>
                <w:rFonts w:ascii="Arial" w:hAnsi="Arial"/>
                <w:snapToGrid w:val="0"/>
                <w:color w:val="000000"/>
              </w:rPr>
              <w:t>Input/Output Services</w:t>
            </w:r>
          </w:p>
        </w:tc>
        <w:tc>
          <w:tcPr>
            <w:tcW w:w="2430" w:type="dxa"/>
          </w:tcPr>
          <w:p w14:paraId="5065B538" w14:textId="77777777" w:rsidR="008B72E7" w:rsidRDefault="008B72E7">
            <w:pPr>
              <w:rPr>
                <w:rFonts w:ascii="Arial" w:hAnsi="Arial"/>
                <w:snapToGrid w:val="0"/>
                <w:color w:val="000000"/>
              </w:rPr>
            </w:pPr>
            <w:r>
              <w:rPr>
                <w:rFonts w:ascii="Arial" w:hAnsi="Arial"/>
                <w:snapToGrid w:val="0"/>
                <w:color w:val="000000"/>
              </w:rPr>
              <w:t>Load modules of the four FCPs shall (3.3.11.1) be identical.</w:t>
            </w:r>
          </w:p>
        </w:tc>
        <w:tc>
          <w:tcPr>
            <w:tcW w:w="2430" w:type="dxa"/>
          </w:tcPr>
          <w:p w14:paraId="68E5F78A" w14:textId="77777777" w:rsidR="008B72E7" w:rsidRDefault="008B72E7">
            <w:pPr>
              <w:rPr>
                <w:rFonts w:ascii="Arial" w:hAnsi="Arial"/>
                <w:snapToGrid w:val="0"/>
                <w:color w:val="000000"/>
              </w:rPr>
            </w:pPr>
            <w:r>
              <w:rPr>
                <w:rFonts w:ascii="Arial" w:hAnsi="Arial"/>
                <w:snapToGrid w:val="0"/>
                <w:color w:val="000000"/>
              </w:rPr>
              <w:t>SRS166</w:t>
            </w:r>
          </w:p>
        </w:tc>
      </w:tr>
      <w:tr w:rsidR="008B72E7" w14:paraId="46C59415" w14:textId="77777777">
        <w:tblPrEx>
          <w:tblCellMar>
            <w:top w:w="0" w:type="dxa"/>
            <w:bottom w:w="0" w:type="dxa"/>
          </w:tblCellMar>
        </w:tblPrEx>
        <w:tc>
          <w:tcPr>
            <w:tcW w:w="2430" w:type="dxa"/>
          </w:tcPr>
          <w:p w14:paraId="5ED26AED" w14:textId="77777777" w:rsidR="008B72E7" w:rsidRDefault="008B72E7">
            <w:pPr>
              <w:rPr>
                <w:rFonts w:ascii="Arial" w:hAnsi="Arial"/>
                <w:snapToGrid w:val="0"/>
                <w:color w:val="000000"/>
              </w:rPr>
            </w:pPr>
            <w:r>
              <w:rPr>
                <w:rFonts w:ascii="Arial" w:hAnsi="Arial"/>
                <w:snapToGrid w:val="0"/>
                <w:color w:val="000000"/>
              </w:rPr>
              <w:t>3.3.11</w:t>
            </w:r>
          </w:p>
        </w:tc>
        <w:tc>
          <w:tcPr>
            <w:tcW w:w="2520" w:type="dxa"/>
          </w:tcPr>
          <w:p w14:paraId="495CFAD6" w14:textId="77777777" w:rsidR="008B72E7" w:rsidRDefault="008B72E7">
            <w:pPr>
              <w:rPr>
                <w:rFonts w:ascii="Arial" w:hAnsi="Arial"/>
                <w:snapToGrid w:val="0"/>
                <w:color w:val="000000"/>
              </w:rPr>
            </w:pPr>
            <w:r>
              <w:rPr>
                <w:rFonts w:ascii="Arial" w:hAnsi="Arial"/>
                <w:snapToGrid w:val="0"/>
                <w:color w:val="000000"/>
              </w:rPr>
              <w:t>Input/Output Services</w:t>
            </w:r>
          </w:p>
        </w:tc>
        <w:tc>
          <w:tcPr>
            <w:tcW w:w="2430" w:type="dxa"/>
          </w:tcPr>
          <w:p w14:paraId="0F0FBD6F" w14:textId="77777777" w:rsidR="008B72E7" w:rsidRDefault="008B72E7">
            <w:pPr>
              <w:rPr>
                <w:rFonts w:ascii="Arial" w:hAnsi="Arial"/>
                <w:snapToGrid w:val="0"/>
                <w:color w:val="000000"/>
              </w:rPr>
            </w:pPr>
            <w:r>
              <w:rPr>
                <w:rFonts w:ascii="Arial" w:hAnsi="Arial"/>
                <w:snapToGrid w:val="0"/>
                <w:color w:val="000000"/>
              </w:rPr>
              <w:t>Control flow of the four FCPs shall (3.3.11.2) be similar, if not identical.</w:t>
            </w:r>
          </w:p>
        </w:tc>
        <w:tc>
          <w:tcPr>
            <w:tcW w:w="2430" w:type="dxa"/>
          </w:tcPr>
          <w:p w14:paraId="69E30F0F" w14:textId="77777777" w:rsidR="008B72E7" w:rsidRDefault="008B72E7">
            <w:pPr>
              <w:rPr>
                <w:rFonts w:ascii="Arial" w:hAnsi="Arial"/>
                <w:snapToGrid w:val="0"/>
                <w:color w:val="000000"/>
              </w:rPr>
            </w:pPr>
            <w:r>
              <w:rPr>
                <w:rFonts w:ascii="Arial" w:hAnsi="Arial"/>
                <w:snapToGrid w:val="0"/>
                <w:color w:val="000000"/>
              </w:rPr>
              <w:t>SRS008, SRS011, SRS181, SRS191, SRS053, SRS054, SRS095, SRS184, SRS123, SRS125, SRS126, SRS045, SRS186, SRS200, SRS166, SRS168</w:t>
            </w:r>
          </w:p>
        </w:tc>
      </w:tr>
      <w:tr w:rsidR="008B72E7" w14:paraId="031C5BDC" w14:textId="77777777">
        <w:tblPrEx>
          <w:tblCellMar>
            <w:top w:w="0" w:type="dxa"/>
            <w:bottom w:w="0" w:type="dxa"/>
          </w:tblCellMar>
        </w:tblPrEx>
        <w:tc>
          <w:tcPr>
            <w:tcW w:w="2430" w:type="dxa"/>
          </w:tcPr>
          <w:p w14:paraId="24CEB71B" w14:textId="77777777" w:rsidR="008B72E7" w:rsidRDefault="008B72E7">
            <w:pPr>
              <w:rPr>
                <w:rFonts w:ascii="Arial" w:hAnsi="Arial"/>
                <w:snapToGrid w:val="0"/>
                <w:color w:val="000000"/>
              </w:rPr>
            </w:pPr>
            <w:r>
              <w:rPr>
                <w:rFonts w:ascii="Arial" w:hAnsi="Arial"/>
                <w:snapToGrid w:val="0"/>
                <w:color w:val="000000"/>
              </w:rPr>
              <w:t>3.3.11</w:t>
            </w:r>
          </w:p>
        </w:tc>
        <w:tc>
          <w:tcPr>
            <w:tcW w:w="2520" w:type="dxa"/>
          </w:tcPr>
          <w:p w14:paraId="2953599B" w14:textId="77777777" w:rsidR="008B72E7" w:rsidRDefault="008B72E7">
            <w:pPr>
              <w:rPr>
                <w:rFonts w:ascii="Arial" w:hAnsi="Arial"/>
                <w:snapToGrid w:val="0"/>
                <w:color w:val="000000"/>
              </w:rPr>
            </w:pPr>
            <w:r>
              <w:rPr>
                <w:rFonts w:ascii="Arial" w:hAnsi="Arial"/>
                <w:snapToGrid w:val="0"/>
                <w:color w:val="000000"/>
              </w:rPr>
              <w:t>Input/Output Services</w:t>
            </w:r>
          </w:p>
        </w:tc>
        <w:tc>
          <w:tcPr>
            <w:tcW w:w="2430" w:type="dxa"/>
          </w:tcPr>
          <w:p w14:paraId="7DA15E21" w14:textId="77777777" w:rsidR="008B72E7" w:rsidRDefault="008B72E7">
            <w:pPr>
              <w:rPr>
                <w:rFonts w:ascii="Arial" w:hAnsi="Arial"/>
                <w:snapToGrid w:val="0"/>
                <w:color w:val="000000"/>
              </w:rPr>
            </w:pPr>
            <w:r>
              <w:rPr>
                <w:rFonts w:ascii="Arial" w:hAnsi="Arial"/>
                <w:snapToGrid w:val="0"/>
                <w:color w:val="000000"/>
              </w:rPr>
              <w:t>Asymmetric I/O calls shall (3.3.11.3) not be allowed to induce a large enough skew to force the FCPs to desynchronize.</w:t>
            </w:r>
          </w:p>
        </w:tc>
        <w:tc>
          <w:tcPr>
            <w:tcW w:w="2430" w:type="dxa"/>
          </w:tcPr>
          <w:p w14:paraId="32A51B7D" w14:textId="77777777" w:rsidR="008B72E7" w:rsidRDefault="008B72E7">
            <w:pPr>
              <w:rPr>
                <w:rFonts w:ascii="Arial" w:hAnsi="Arial"/>
                <w:snapToGrid w:val="0"/>
                <w:color w:val="000000"/>
              </w:rPr>
            </w:pPr>
            <w:r>
              <w:rPr>
                <w:rFonts w:ascii="Arial" w:hAnsi="Arial"/>
                <w:snapToGrid w:val="0"/>
                <w:color w:val="000000"/>
              </w:rPr>
              <w:t>SRS168</w:t>
            </w:r>
          </w:p>
        </w:tc>
      </w:tr>
      <w:tr w:rsidR="008B72E7" w14:paraId="0D777B2C" w14:textId="77777777">
        <w:tblPrEx>
          <w:tblCellMar>
            <w:top w:w="0" w:type="dxa"/>
            <w:bottom w:w="0" w:type="dxa"/>
          </w:tblCellMar>
        </w:tblPrEx>
        <w:tc>
          <w:tcPr>
            <w:tcW w:w="2430" w:type="dxa"/>
          </w:tcPr>
          <w:p w14:paraId="71FCCB67" w14:textId="77777777" w:rsidR="008B72E7" w:rsidRDefault="008B72E7">
            <w:pPr>
              <w:rPr>
                <w:rFonts w:ascii="Arial" w:hAnsi="Arial"/>
                <w:snapToGrid w:val="0"/>
                <w:color w:val="000000"/>
              </w:rPr>
            </w:pPr>
            <w:r>
              <w:rPr>
                <w:rFonts w:ascii="Arial" w:hAnsi="Arial"/>
                <w:snapToGrid w:val="0"/>
                <w:color w:val="000000"/>
              </w:rPr>
              <w:t>3.3.11</w:t>
            </w:r>
          </w:p>
        </w:tc>
        <w:tc>
          <w:tcPr>
            <w:tcW w:w="2520" w:type="dxa"/>
          </w:tcPr>
          <w:p w14:paraId="0A142F60" w14:textId="77777777" w:rsidR="008B72E7" w:rsidRDefault="008B72E7">
            <w:pPr>
              <w:rPr>
                <w:rFonts w:ascii="Arial" w:hAnsi="Arial"/>
                <w:snapToGrid w:val="0"/>
                <w:color w:val="000000"/>
              </w:rPr>
            </w:pPr>
            <w:r>
              <w:rPr>
                <w:rFonts w:ascii="Arial" w:hAnsi="Arial"/>
                <w:snapToGrid w:val="0"/>
                <w:color w:val="000000"/>
              </w:rPr>
              <w:t>Input/Output Services</w:t>
            </w:r>
          </w:p>
        </w:tc>
        <w:tc>
          <w:tcPr>
            <w:tcW w:w="2430" w:type="dxa"/>
          </w:tcPr>
          <w:p w14:paraId="436A3125" w14:textId="77777777" w:rsidR="008B72E7" w:rsidRDefault="008B72E7">
            <w:pPr>
              <w:rPr>
                <w:rFonts w:ascii="Arial" w:hAnsi="Arial"/>
                <w:snapToGrid w:val="0"/>
                <w:color w:val="000000"/>
              </w:rPr>
            </w:pPr>
            <w:r>
              <w:rPr>
                <w:rFonts w:ascii="Arial" w:hAnsi="Arial"/>
                <w:snapToGrid w:val="0"/>
                <w:color w:val="000000"/>
              </w:rPr>
              <w:t>A subset of FTSS shall (3.3.11.7) reside on the ICP.</w:t>
            </w:r>
          </w:p>
        </w:tc>
        <w:tc>
          <w:tcPr>
            <w:tcW w:w="2430" w:type="dxa"/>
          </w:tcPr>
          <w:p w14:paraId="5BEC25EA" w14:textId="77777777" w:rsidR="008B72E7" w:rsidRDefault="008B72E7">
            <w:pPr>
              <w:rPr>
                <w:rFonts w:ascii="Arial" w:hAnsi="Arial"/>
                <w:snapToGrid w:val="0"/>
                <w:color w:val="000000"/>
              </w:rPr>
            </w:pPr>
            <w:r>
              <w:rPr>
                <w:rFonts w:ascii="Arial" w:hAnsi="Arial"/>
                <w:snapToGrid w:val="0"/>
                <w:color w:val="000000"/>
              </w:rPr>
              <w:t>SRS225, SRS226, SRS227, SRS228, SRS229, SRS230</w:t>
            </w:r>
          </w:p>
        </w:tc>
      </w:tr>
      <w:tr w:rsidR="008B72E7" w14:paraId="39C697CB" w14:textId="77777777">
        <w:tblPrEx>
          <w:tblCellMar>
            <w:top w:w="0" w:type="dxa"/>
            <w:bottom w:w="0" w:type="dxa"/>
          </w:tblCellMar>
        </w:tblPrEx>
        <w:tc>
          <w:tcPr>
            <w:tcW w:w="2430" w:type="dxa"/>
          </w:tcPr>
          <w:p w14:paraId="3BBCEF72" w14:textId="77777777" w:rsidR="008B72E7" w:rsidRDefault="008B72E7">
            <w:pPr>
              <w:rPr>
                <w:rFonts w:ascii="Arial" w:hAnsi="Arial"/>
                <w:snapToGrid w:val="0"/>
                <w:color w:val="000000"/>
              </w:rPr>
            </w:pPr>
            <w:r>
              <w:rPr>
                <w:rFonts w:ascii="Arial" w:hAnsi="Arial"/>
                <w:snapToGrid w:val="0"/>
                <w:color w:val="000000"/>
              </w:rPr>
              <w:t>3.3.11</w:t>
            </w:r>
          </w:p>
        </w:tc>
        <w:tc>
          <w:tcPr>
            <w:tcW w:w="2520" w:type="dxa"/>
          </w:tcPr>
          <w:p w14:paraId="5A3AC58C" w14:textId="77777777" w:rsidR="008B72E7" w:rsidRDefault="008B72E7">
            <w:pPr>
              <w:rPr>
                <w:rFonts w:ascii="Arial" w:hAnsi="Arial"/>
                <w:snapToGrid w:val="0"/>
                <w:color w:val="000000"/>
              </w:rPr>
            </w:pPr>
            <w:r>
              <w:rPr>
                <w:rFonts w:ascii="Arial" w:hAnsi="Arial"/>
                <w:snapToGrid w:val="0"/>
                <w:color w:val="000000"/>
              </w:rPr>
              <w:t>Input/Output Services</w:t>
            </w:r>
          </w:p>
        </w:tc>
        <w:tc>
          <w:tcPr>
            <w:tcW w:w="2430" w:type="dxa"/>
          </w:tcPr>
          <w:p w14:paraId="1BB98399" w14:textId="77777777" w:rsidR="008B72E7" w:rsidRDefault="008B72E7">
            <w:pPr>
              <w:rPr>
                <w:rFonts w:ascii="Arial" w:hAnsi="Arial"/>
                <w:snapToGrid w:val="0"/>
                <w:color w:val="000000"/>
              </w:rPr>
            </w:pPr>
            <w:r>
              <w:rPr>
                <w:rFonts w:ascii="Arial" w:hAnsi="Arial"/>
                <w:snapToGrid w:val="0"/>
                <w:color w:val="000000"/>
              </w:rPr>
              <w:t>FTSS shall (3.3.11.8) provide an API call which allows the application to specify which MPCC channels in a C&amp;T FCR should be used for telemetry and/or command reception.</w:t>
            </w:r>
          </w:p>
        </w:tc>
        <w:tc>
          <w:tcPr>
            <w:tcW w:w="2430" w:type="dxa"/>
          </w:tcPr>
          <w:p w14:paraId="36FA4219" w14:textId="77777777" w:rsidR="008B72E7" w:rsidRDefault="008B72E7">
            <w:pPr>
              <w:rPr>
                <w:rFonts w:ascii="Arial" w:hAnsi="Arial"/>
                <w:snapToGrid w:val="0"/>
                <w:color w:val="000000"/>
              </w:rPr>
            </w:pPr>
            <w:r>
              <w:rPr>
                <w:rFonts w:ascii="Arial" w:hAnsi="Arial"/>
                <w:snapToGrid w:val="0"/>
                <w:color w:val="000000"/>
              </w:rPr>
              <w:t>SRS286</w:t>
            </w:r>
          </w:p>
        </w:tc>
      </w:tr>
      <w:tr w:rsidR="008B72E7" w14:paraId="58764668" w14:textId="77777777">
        <w:tblPrEx>
          <w:tblCellMar>
            <w:top w:w="0" w:type="dxa"/>
            <w:bottom w:w="0" w:type="dxa"/>
          </w:tblCellMar>
        </w:tblPrEx>
        <w:tc>
          <w:tcPr>
            <w:tcW w:w="2430" w:type="dxa"/>
          </w:tcPr>
          <w:p w14:paraId="12BA1101" w14:textId="77777777" w:rsidR="008B72E7" w:rsidRDefault="008B72E7">
            <w:pPr>
              <w:rPr>
                <w:rFonts w:ascii="Arial" w:hAnsi="Arial"/>
                <w:snapToGrid w:val="0"/>
                <w:color w:val="000000"/>
              </w:rPr>
            </w:pPr>
            <w:r>
              <w:rPr>
                <w:rFonts w:ascii="Arial" w:hAnsi="Arial"/>
                <w:snapToGrid w:val="0"/>
                <w:color w:val="000000"/>
              </w:rPr>
              <w:t>3.3.12</w:t>
            </w:r>
          </w:p>
        </w:tc>
        <w:tc>
          <w:tcPr>
            <w:tcW w:w="2520" w:type="dxa"/>
          </w:tcPr>
          <w:p w14:paraId="072B0711" w14:textId="77777777" w:rsidR="008B72E7" w:rsidRDefault="008B72E7">
            <w:pPr>
              <w:rPr>
                <w:rFonts w:ascii="Arial" w:hAnsi="Arial"/>
                <w:snapToGrid w:val="0"/>
                <w:color w:val="000000"/>
              </w:rPr>
            </w:pPr>
            <w:r>
              <w:rPr>
                <w:rFonts w:ascii="Arial" w:hAnsi="Arial"/>
                <w:snapToGrid w:val="0"/>
                <w:color w:val="000000"/>
              </w:rPr>
              <w:t>Exception Handling</w:t>
            </w:r>
          </w:p>
        </w:tc>
        <w:tc>
          <w:tcPr>
            <w:tcW w:w="2430" w:type="dxa"/>
          </w:tcPr>
          <w:p w14:paraId="18BAD764" w14:textId="77777777" w:rsidR="008B72E7" w:rsidRDefault="008B72E7">
            <w:pPr>
              <w:rPr>
                <w:rFonts w:ascii="Arial" w:hAnsi="Arial"/>
                <w:snapToGrid w:val="0"/>
                <w:color w:val="000000"/>
              </w:rPr>
            </w:pPr>
            <w:r>
              <w:rPr>
                <w:rFonts w:ascii="Arial" w:hAnsi="Arial"/>
                <w:snapToGrid w:val="0"/>
                <w:color w:val="000000"/>
              </w:rPr>
              <w:t xml:space="preserve">Upon occurrence of an exception, the </w:t>
            </w:r>
            <w:r>
              <w:rPr>
                <w:rFonts w:ascii="Arial" w:hAnsi="Arial"/>
                <w:snapToGrid w:val="0"/>
                <w:color w:val="000000"/>
              </w:rPr>
              <w:lastRenderedPageBreak/>
              <w:t>FTPP system shall (3.3.12.1) log the error and include all context data relevant to the exception e.g. the contents of the Machine State Register (MSR) and the machine status Save/Restore Registers (SRR0 &amp; SRR1).</w:t>
            </w:r>
          </w:p>
        </w:tc>
        <w:tc>
          <w:tcPr>
            <w:tcW w:w="2430" w:type="dxa"/>
          </w:tcPr>
          <w:p w14:paraId="52E5E45B" w14:textId="77777777" w:rsidR="008B72E7" w:rsidRDefault="008B72E7">
            <w:pPr>
              <w:rPr>
                <w:rFonts w:ascii="Arial" w:hAnsi="Arial"/>
                <w:snapToGrid w:val="0"/>
                <w:color w:val="000000"/>
              </w:rPr>
            </w:pPr>
            <w:r>
              <w:rPr>
                <w:rFonts w:ascii="Arial" w:hAnsi="Arial"/>
                <w:snapToGrid w:val="0"/>
                <w:color w:val="000000"/>
              </w:rPr>
              <w:lastRenderedPageBreak/>
              <w:t>SRS172</w:t>
            </w:r>
          </w:p>
        </w:tc>
      </w:tr>
      <w:tr w:rsidR="008B72E7" w14:paraId="70B52B08" w14:textId="77777777">
        <w:tblPrEx>
          <w:tblCellMar>
            <w:top w:w="0" w:type="dxa"/>
            <w:bottom w:w="0" w:type="dxa"/>
          </w:tblCellMar>
        </w:tblPrEx>
        <w:tc>
          <w:tcPr>
            <w:tcW w:w="2430" w:type="dxa"/>
          </w:tcPr>
          <w:p w14:paraId="4C77EB55" w14:textId="77777777" w:rsidR="008B72E7" w:rsidRDefault="008B72E7">
            <w:pPr>
              <w:rPr>
                <w:rFonts w:ascii="Arial" w:hAnsi="Arial"/>
                <w:snapToGrid w:val="0"/>
                <w:color w:val="000000"/>
              </w:rPr>
            </w:pPr>
            <w:r>
              <w:rPr>
                <w:rFonts w:ascii="Arial" w:hAnsi="Arial"/>
                <w:snapToGrid w:val="0"/>
                <w:color w:val="000000"/>
              </w:rPr>
              <w:t>3.3.12</w:t>
            </w:r>
          </w:p>
        </w:tc>
        <w:tc>
          <w:tcPr>
            <w:tcW w:w="2520" w:type="dxa"/>
          </w:tcPr>
          <w:p w14:paraId="2F8BF6C5" w14:textId="77777777" w:rsidR="008B72E7" w:rsidRDefault="008B72E7">
            <w:pPr>
              <w:rPr>
                <w:rFonts w:ascii="Arial" w:hAnsi="Arial"/>
                <w:snapToGrid w:val="0"/>
                <w:color w:val="000000"/>
              </w:rPr>
            </w:pPr>
            <w:r>
              <w:rPr>
                <w:rFonts w:ascii="Arial" w:hAnsi="Arial"/>
                <w:snapToGrid w:val="0"/>
                <w:color w:val="000000"/>
              </w:rPr>
              <w:t>Exception Handling</w:t>
            </w:r>
          </w:p>
        </w:tc>
        <w:tc>
          <w:tcPr>
            <w:tcW w:w="2430" w:type="dxa"/>
          </w:tcPr>
          <w:p w14:paraId="2786A3B5" w14:textId="77777777" w:rsidR="008B72E7" w:rsidRDefault="008B72E7">
            <w:pPr>
              <w:rPr>
                <w:rFonts w:ascii="Arial" w:hAnsi="Arial"/>
                <w:snapToGrid w:val="0"/>
                <w:color w:val="000000"/>
              </w:rPr>
            </w:pPr>
            <w:r>
              <w:rPr>
                <w:rFonts w:ascii="Arial" w:hAnsi="Arial"/>
                <w:snapToGrid w:val="0"/>
                <w:color w:val="000000"/>
              </w:rPr>
              <w:t>The error type and its context data shall (3.3.12.4) be made available to the application via an API call.</w:t>
            </w:r>
          </w:p>
        </w:tc>
        <w:tc>
          <w:tcPr>
            <w:tcW w:w="2430" w:type="dxa"/>
          </w:tcPr>
          <w:p w14:paraId="73431CCF" w14:textId="77777777" w:rsidR="008B72E7" w:rsidRDefault="008B72E7">
            <w:pPr>
              <w:rPr>
                <w:rFonts w:ascii="Arial" w:hAnsi="Arial"/>
                <w:snapToGrid w:val="0"/>
                <w:color w:val="000000"/>
              </w:rPr>
            </w:pPr>
            <w:r>
              <w:rPr>
                <w:rFonts w:ascii="Arial" w:hAnsi="Arial"/>
                <w:snapToGrid w:val="0"/>
                <w:color w:val="000000"/>
              </w:rPr>
              <w:t>SRS172</w:t>
            </w:r>
          </w:p>
        </w:tc>
      </w:tr>
      <w:tr w:rsidR="008B72E7" w14:paraId="6802D867" w14:textId="77777777">
        <w:tblPrEx>
          <w:tblCellMar>
            <w:top w:w="0" w:type="dxa"/>
            <w:bottom w:w="0" w:type="dxa"/>
          </w:tblCellMar>
        </w:tblPrEx>
        <w:tc>
          <w:tcPr>
            <w:tcW w:w="2430" w:type="dxa"/>
          </w:tcPr>
          <w:p w14:paraId="7140B914" w14:textId="77777777" w:rsidR="008B72E7" w:rsidRDefault="008B72E7">
            <w:pPr>
              <w:rPr>
                <w:rFonts w:ascii="Arial" w:hAnsi="Arial"/>
                <w:snapToGrid w:val="0"/>
                <w:color w:val="000000"/>
              </w:rPr>
            </w:pPr>
            <w:r>
              <w:rPr>
                <w:rFonts w:ascii="Arial" w:hAnsi="Arial"/>
                <w:snapToGrid w:val="0"/>
                <w:color w:val="000000"/>
              </w:rPr>
              <w:t>3.3.12</w:t>
            </w:r>
          </w:p>
        </w:tc>
        <w:tc>
          <w:tcPr>
            <w:tcW w:w="2520" w:type="dxa"/>
          </w:tcPr>
          <w:p w14:paraId="5B09391D" w14:textId="77777777" w:rsidR="008B72E7" w:rsidRDefault="008B72E7">
            <w:pPr>
              <w:rPr>
                <w:rFonts w:ascii="Arial" w:hAnsi="Arial"/>
                <w:snapToGrid w:val="0"/>
                <w:color w:val="000000"/>
              </w:rPr>
            </w:pPr>
            <w:r>
              <w:rPr>
                <w:rFonts w:ascii="Arial" w:hAnsi="Arial"/>
                <w:snapToGrid w:val="0"/>
                <w:color w:val="000000"/>
              </w:rPr>
              <w:t>Exception Handling</w:t>
            </w:r>
          </w:p>
        </w:tc>
        <w:tc>
          <w:tcPr>
            <w:tcW w:w="2430" w:type="dxa"/>
          </w:tcPr>
          <w:p w14:paraId="0BE0E953" w14:textId="77777777" w:rsidR="008B72E7" w:rsidRDefault="008B72E7">
            <w:pPr>
              <w:rPr>
                <w:rFonts w:ascii="Arial" w:hAnsi="Arial"/>
                <w:snapToGrid w:val="0"/>
                <w:color w:val="000000"/>
              </w:rPr>
            </w:pPr>
            <w:r>
              <w:rPr>
                <w:rFonts w:ascii="Arial" w:hAnsi="Arial"/>
                <w:snapToGrid w:val="0"/>
                <w:color w:val="000000"/>
              </w:rPr>
              <w:t>For software exceptions, the FTPP system shall (3.3.12.2) then transfer control to a user specified exception handling routine, if one is provided.</w:t>
            </w:r>
          </w:p>
        </w:tc>
        <w:tc>
          <w:tcPr>
            <w:tcW w:w="2430" w:type="dxa"/>
          </w:tcPr>
          <w:p w14:paraId="4E63DC2F" w14:textId="77777777" w:rsidR="008B72E7" w:rsidRDefault="008B72E7">
            <w:pPr>
              <w:rPr>
                <w:rFonts w:ascii="Arial" w:hAnsi="Arial"/>
                <w:snapToGrid w:val="0"/>
                <w:color w:val="000000"/>
              </w:rPr>
            </w:pPr>
            <w:r>
              <w:rPr>
                <w:rFonts w:ascii="Arial" w:hAnsi="Arial"/>
                <w:snapToGrid w:val="0"/>
                <w:color w:val="000000"/>
              </w:rPr>
              <w:t>SRS031</w:t>
            </w:r>
          </w:p>
        </w:tc>
      </w:tr>
      <w:tr w:rsidR="008B72E7" w14:paraId="6A615847" w14:textId="77777777">
        <w:tblPrEx>
          <w:tblCellMar>
            <w:top w:w="0" w:type="dxa"/>
            <w:bottom w:w="0" w:type="dxa"/>
          </w:tblCellMar>
        </w:tblPrEx>
        <w:tc>
          <w:tcPr>
            <w:tcW w:w="2430" w:type="dxa"/>
          </w:tcPr>
          <w:p w14:paraId="5034E5BF" w14:textId="77777777" w:rsidR="008B72E7" w:rsidRDefault="008B72E7">
            <w:pPr>
              <w:rPr>
                <w:rFonts w:ascii="Arial" w:hAnsi="Arial"/>
                <w:snapToGrid w:val="0"/>
                <w:color w:val="000000"/>
              </w:rPr>
            </w:pPr>
            <w:r>
              <w:rPr>
                <w:rFonts w:ascii="Arial" w:hAnsi="Arial"/>
                <w:snapToGrid w:val="0"/>
                <w:color w:val="000000"/>
              </w:rPr>
              <w:t>3.3.12</w:t>
            </w:r>
          </w:p>
        </w:tc>
        <w:tc>
          <w:tcPr>
            <w:tcW w:w="2520" w:type="dxa"/>
          </w:tcPr>
          <w:p w14:paraId="185EB3AB" w14:textId="77777777" w:rsidR="008B72E7" w:rsidRDefault="008B72E7">
            <w:pPr>
              <w:rPr>
                <w:rFonts w:ascii="Arial" w:hAnsi="Arial"/>
                <w:snapToGrid w:val="0"/>
                <w:color w:val="000000"/>
              </w:rPr>
            </w:pPr>
            <w:r>
              <w:rPr>
                <w:rFonts w:ascii="Arial" w:hAnsi="Arial"/>
                <w:snapToGrid w:val="0"/>
                <w:color w:val="000000"/>
              </w:rPr>
              <w:t>Exception Handling</w:t>
            </w:r>
          </w:p>
        </w:tc>
        <w:tc>
          <w:tcPr>
            <w:tcW w:w="2430" w:type="dxa"/>
          </w:tcPr>
          <w:p w14:paraId="041F7473" w14:textId="77777777" w:rsidR="008B72E7" w:rsidRDefault="008B72E7">
            <w:pPr>
              <w:rPr>
                <w:rFonts w:ascii="Arial" w:hAnsi="Arial"/>
                <w:snapToGrid w:val="0"/>
                <w:color w:val="000000"/>
              </w:rPr>
            </w:pPr>
            <w:r>
              <w:rPr>
                <w:rFonts w:ascii="Arial" w:hAnsi="Arial"/>
                <w:snapToGrid w:val="0"/>
                <w:color w:val="000000"/>
              </w:rPr>
              <w:t xml:space="preserve">For hardware exceptions, the FTPP system shall (3.3.12.5) “handle” the exception by making the error and its context data available to the application and then returning from the exception handler. </w:t>
            </w:r>
          </w:p>
        </w:tc>
        <w:tc>
          <w:tcPr>
            <w:tcW w:w="2430" w:type="dxa"/>
          </w:tcPr>
          <w:p w14:paraId="45C324A3" w14:textId="77777777" w:rsidR="008B72E7" w:rsidRDefault="008B72E7">
            <w:pPr>
              <w:rPr>
                <w:rFonts w:ascii="Arial" w:hAnsi="Arial"/>
                <w:snapToGrid w:val="0"/>
                <w:color w:val="000000"/>
              </w:rPr>
            </w:pPr>
            <w:r>
              <w:rPr>
                <w:rFonts w:ascii="Arial" w:hAnsi="Arial"/>
                <w:snapToGrid w:val="0"/>
                <w:color w:val="000000"/>
              </w:rPr>
              <w:t>SRS276</w:t>
            </w:r>
          </w:p>
        </w:tc>
      </w:tr>
      <w:tr w:rsidR="008B72E7" w14:paraId="5317F46E" w14:textId="77777777">
        <w:tblPrEx>
          <w:tblCellMar>
            <w:top w:w="0" w:type="dxa"/>
            <w:bottom w:w="0" w:type="dxa"/>
          </w:tblCellMar>
        </w:tblPrEx>
        <w:tc>
          <w:tcPr>
            <w:tcW w:w="2430" w:type="dxa"/>
          </w:tcPr>
          <w:p w14:paraId="33849E8B" w14:textId="77777777" w:rsidR="008B72E7" w:rsidRDefault="008B72E7">
            <w:pPr>
              <w:rPr>
                <w:rFonts w:ascii="Arial" w:hAnsi="Arial"/>
                <w:snapToGrid w:val="0"/>
                <w:color w:val="000000"/>
              </w:rPr>
            </w:pPr>
            <w:r>
              <w:rPr>
                <w:rFonts w:ascii="Arial" w:hAnsi="Arial"/>
                <w:snapToGrid w:val="0"/>
                <w:color w:val="000000"/>
              </w:rPr>
              <w:t>3.3.12</w:t>
            </w:r>
          </w:p>
        </w:tc>
        <w:tc>
          <w:tcPr>
            <w:tcW w:w="2520" w:type="dxa"/>
          </w:tcPr>
          <w:p w14:paraId="01C312EA" w14:textId="77777777" w:rsidR="008B72E7" w:rsidRDefault="008B72E7">
            <w:pPr>
              <w:rPr>
                <w:rFonts w:ascii="Arial" w:hAnsi="Arial"/>
                <w:snapToGrid w:val="0"/>
                <w:color w:val="000000"/>
              </w:rPr>
            </w:pPr>
            <w:r>
              <w:rPr>
                <w:rFonts w:ascii="Arial" w:hAnsi="Arial"/>
                <w:snapToGrid w:val="0"/>
                <w:color w:val="000000"/>
              </w:rPr>
              <w:t>Exception Handling</w:t>
            </w:r>
          </w:p>
        </w:tc>
        <w:tc>
          <w:tcPr>
            <w:tcW w:w="2430" w:type="dxa"/>
          </w:tcPr>
          <w:p w14:paraId="33B95B5F" w14:textId="77777777" w:rsidR="008B72E7" w:rsidRDefault="008B72E7">
            <w:pPr>
              <w:rPr>
                <w:rFonts w:ascii="Arial" w:hAnsi="Arial"/>
                <w:snapToGrid w:val="0"/>
                <w:color w:val="000000"/>
              </w:rPr>
            </w:pPr>
            <w:r>
              <w:rPr>
                <w:rFonts w:ascii="Arial" w:hAnsi="Arial"/>
                <w:snapToGrid w:val="0"/>
                <w:color w:val="000000"/>
              </w:rPr>
              <w:t>For reserved exceptions, the FTPP system shall (3.3.12.6) “handle” the exception by making the error and its context data available to the application and then returning from the exception handler.</w:t>
            </w:r>
          </w:p>
        </w:tc>
        <w:tc>
          <w:tcPr>
            <w:tcW w:w="2430" w:type="dxa"/>
          </w:tcPr>
          <w:p w14:paraId="68F3267A" w14:textId="77777777" w:rsidR="008B72E7" w:rsidRDefault="008B72E7">
            <w:pPr>
              <w:rPr>
                <w:rFonts w:ascii="Arial" w:hAnsi="Arial"/>
                <w:snapToGrid w:val="0"/>
                <w:color w:val="000000"/>
              </w:rPr>
            </w:pPr>
            <w:r>
              <w:rPr>
                <w:rFonts w:ascii="Arial" w:hAnsi="Arial"/>
                <w:snapToGrid w:val="0"/>
                <w:color w:val="000000"/>
              </w:rPr>
              <w:t>SRS276</w:t>
            </w:r>
          </w:p>
        </w:tc>
      </w:tr>
      <w:tr w:rsidR="008B72E7" w14:paraId="22864CA2" w14:textId="77777777">
        <w:tblPrEx>
          <w:tblCellMar>
            <w:top w:w="0" w:type="dxa"/>
            <w:bottom w:w="0" w:type="dxa"/>
          </w:tblCellMar>
        </w:tblPrEx>
        <w:tc>
          <w:tcPr>
            <w:tcW w:w="2430" w:type="dxa"/>
          </w:tcPr>
          <w:p w14:paraId="5908FF32" w14:textId="77777777" w:rsidR="008B72E7" w:rsidRDefault="008B72E7">
            <w:pPr>
              <w:rPr>
                <w:rFonts w:ascii="Arial" w:hAnsi="Arial"/>
                <w:snapToGrid w:val="0"/>
                <w:color w:val="000000"/>
              </w:rPr>
            </w:pPr>
            <w:r>
              <w:rPr>
                <w:rFonts w:ascii="Arial" w:hAnsi="Arial"/>
                <w:snapToGrid w:val="0"/>
                <w:color w:val="000000"/>
              </w:rPr>
              <w:t>3.3.12</w:t>
            </w:r>
          </w:p>
        </w:tc>
        <w:tc>
          <w:tcPr>
            <w:tcW w:w="2520" w:type="dxa"/>
          </w:tcPr>
          <w:p w14:paraId="4932F5D5" w14:textId="77777777" w:rsidR="008B72E7" w:rsidRDefault="008B72E7">
            <w:pPr>
              <w:rPr>
                <w:rFonts w:ascii="Arial" w:hAnsi="Arial"/>
                <w:snapToGrid w:val="0"/>
                <w:color w:val="000000"/>
              </w:rPr>
            </w:pPr>
            <w:r>
              <w:rPr>
                <w:rFonts w:ascii="Arial" w:hAnsi="Arial"/>
                <w:snapToGrid w:val="0"/>
                <w:color w:val="000000"/>
              </w:rPr>
              <w:t>Exception Handling</w:t>
            </w:r>
          </w:p>
        </w:tc>
        <w:tc>
          <w:tcPr>
            <w:tcW w:w="2430" w:type="dxa"/>
          </w:tcPr>
          <w:p w14:paraId="430DCFF5" w14:textId="77777777" w:rsidR="008B72E7" w:rsidRDefault="008B72E7">
            <w:pPr>
              <w:rPr>
                <w:rFonts w:ascii="Arial" w:hAnsi="Arial"/>
                <w:snapToGrid w:val="0"/>
                <w:color w:val="000000"/>
              </w:rPr>
            </w:pPr>
            <w:r>
              <w:rPr>
                <w:rFonts w:ascii="Arial" w:hAnsi="Arial"/>
                <w:snapToGrid w:val="0"/>
                <w:color w:val="000000"/>
              </w:rPr>
              <w:t xml:space="preserve">Finally, for software exceptions only, the FTPP system shall </w:t>
            </w:r>
            <w:r>
              <w:rPr>
                <w:rFonts w:ascii="Arial" w:hAnsi="Arial"/>
                <w:snapToGrid w:val="0"/>
                <w:color w:val="000000"/>
              </w:rPr>
              <w:lastRenderedPageBreak/>
              <w:t>(3.3.12.3) then “jump back” to the initialization point for the offending task.</w:t>
            </w:r>
          </w:p>
        </w:tc>
        <w:tc>
          <w:tcPr>
            <w:tcW w:w="2430" w:type="dxa"/>
          </w:tcPr>
          <w:p w14:paraId="03EFD335" w14:textId="77777777" w:rsidR="008B72E7" w:rsidRDefault="008B72E7">
            <w:pPr>
              <w:rPr>
                <w:rFonts w:ascii="Arial" w:hAnsi="Arial"/>
                <w:snapToGrid w:val="0"/>
                <w:color w:val="000000"/>
              </w:rPr>
            </w:pPr>
            <w:r>
              <w:rPr>
                <w:rFonts w:ascii="Arial" w:hAnsi="Arial"/>
                <w:snapToGrid w:val="0"/>
                <w:color w:val="000000"/>
              </w:rPr>
              <w:lastRenderedPageBreak/>
              <w:t>SRS173</w:t>
            </w:r>
          </w:p>
        </w:tc>
      </w:tr>
      <w:tr w:rsidR="008B72E7" w14:paraId="4C328801" w14:textId="77777777">
        <w:tblPrEx>
          <w:tblCellMar>
            <w:top w:w="0" w:type="dxa"/>
            <w:bottom w:w="0" w:type="dxa"/>
          </w:tblCellMar>
        </w:tblPrEx>
        <w:tc>
          <w:tcPr>
            <w:tcW w:w="2430" w:type="dxa"/>
          </w:tcPr>
          <w:p w14:paraId="1536950E" w14:textId="77777777" w:rsidR="008B72E7" w:rsidRDefault="008B72E7">
            <w:pPr>
              <w:rPr>
                <w:rFonts w:ascii="Arial" w:hAnsi="Arial"/>
                <w:snapToGrid w:val="0"/>
                <w:color w:val="000000"/>
              </w:rPr>
            </w:pPr>
            <w:r>
              <w:rPr>
                <w:rFonts w:ascii="Arial" w:hAnsi="Arial"/>
                <w:snapToGrid w:val="0"/>
                <w:color w:val="000000"/>
              </w:rPr>
              <w:t>3.3.12</w:t>
            </w:r>
          </w:p>
        </w:tc>
        <w:tc>
          <w:tcPr>
            <w:tcW w:w="2520" w:type="dxa"/>
          </w:tcPr>
          <w:p w14:paraId="6A010862" w14:textId="77777777" w:rsidR="008B72E7" w:rsidRDefault="008B72E7">
            <w:pPr>
              <w:rPr>
                <w:rFonts w:ascii="Arial" w:hAnsi="Arial"/>
                <w:snapToGrid w:val="0"/>
                <w:color w:val="000000"/>
              </w:rPr>
            </w:pPr>
            <w:r>
              <w:rPr>
                <w:rFonts w:ascii="Arial" w:hAnsi="Arial"/>
                <w:snapToGrid w:val="0"/>
                <w:color w:val="000000"/>
              </w:rPr>
              <w:t>Exception Handling</w:t>
            </w:r>
          </w:p>
        </w:tc>
        <w:tc>
          <w:tcPr>
            <w:tcW w:w="2430" w:type="dxa"/>
          </w:tcPr>
          <w:p w14:paraId="44AB90B0" w14:textId="77777777" w:rsidR="008B72E7" w:rsidRDefault="008B72E7">
            <w:pPr>
              <w:rPr>
                <w:rFonts w:ascii="Arial" w:hAnsi="Arial"/>
                <w:snapToGrid w:val="0"/>
                <w:color w:val="000000"/>
              </w:rPr>
            </w:pPr>
            <w:r>
              <w:rPr>
                <w:rFonts w:ascii="Arial" w:hAnsi="Arial"/>
                <w:snapToGrid w:val="0"/>
                <w:color w:val="000000"/>
              </w:rPr>
              <w:t>If the exception occurs within the FTSS software, the FTPP system shall (3.3.12.7) “jump” back to the beginning of the task, skip all initialization code, and begin processing the task’s code again.</w:t>
            </w:r>
          </w:p>
        </w:tc>
        <w:tc>
          <w:tcPr>
            <w:tcW w:w="2430" w:type="dxa"/>
          </w:tcPr>
          <w:p w14:paraId="04DA77CC" w14:textId="77777777" w:rsidR="008B72E7" w:rsidRDefault="008B72E7">
            <w:pPr>
              <w:rPr>
                <w:rFonts w:ascii="Arial" w:hAnsi="Arial"/>
                <w:snapToGrid w:val="0"/>
                <w:color w:val="000000"/>
              </w:rPr>
            </w:pPr>
            <w:r>
              <w:rPr>
                <w:rFonts w:ascii="Arial" w:hAnsi="Arial"/>
                <w:snapToGrid w:val="0"/>
                <w:color w:val="000000"/>
              </w:rPr>
              <w:t>SRS277, SRS301</w:t>
            </w:r>
          </w:p>
        </w:tc>
      </w:tr>
      <w:tr w:rsidR="008B72E7" w14:paraId="7A0DE77A" w14:textId="77777777">
        <w:tblPrEx>
          <w:tblCellMar>
            <w:top w:w="0" w:type="dxa"/>
            <w:bottom w:w="0" w:type="dxa"/>
          </w:tblCellMar>
        </w:tblPrEx>
        <w:tc>
          <w:tcPr>
            <w:tcW w:w="2430" w:type="dxa"/>
          </w:tcPr>
          <w:p w14:paraId="49985F5C" w14:textId="77777777" w:rsidR="008B72E7" w:rsidRDefault="008B72E7">
            <w:pPr>
              <w:rPr>
                <w:rFonts w:ascii="Arial" w:hAnsi="Arial"/>
                <w:snapToGrid w:val="0"/>
                <w:color w:val="000000"/>
              </w:rPr>
            </w:pPr>
            <w:r>
              <w:rPr>
                <w:rFonts w:ascii="Arial" w:hAnsi="Arial"/>
                <w:snapToGrid w:val="0"/>
                <w:color w:val="000000"/>
              </w:rPr>
              <w:t>3.3.13</w:t>
            </w:r>
          </w:p>
        </w:tc>
        <w:tc>
          <w:tcPr>
            <w:tcW w:w="2520" w:type="dxa"/>
          </w:tcPr>
          <w:p w14:paraId="758F33D2" w14:textId="77777777" w:rsidR="008B72E7" w:rsidRDefault="008B72E7">
            <w:pPr>
              <w:rPr>
                <w:rFonts w:ascii="Arial" w:hAnsi="Arial"/>
                <w:snapToGrid w:val="0"/>
                <w:color w:val="000000"/>
              </w:rPr>
            </w:pPr>
            <w:r>
              <w:rPr>
                <w:rFonts w:ascii="Arial" w:hAnsi="Arial"/>
                <w:snapToGrid w:val="0"/>
                <w:color w:val="000000"/>
              </w:rPr>
              <w:t>Application Interface</w:t>
            </w:r>
          </w:p>
        </w:tc>
        <w:tc>
          <w:tcPr>
            <w:tcW w:w="2430" w:type="dxa"/>
          </w:tcPr>
          <w:p w14:paraId="11C3F29B" w14:textId="77777777" w:rsidR="008B72E7" w:rsidRDefault="008B72E7">
            <w:pPr>
              <w:rPr>
                <w:rFonts w:ascii="Arial" w:hAnsi="Arial"/>
                <w:snapToGrid w:val="0"/>
                <w:color w:val="000000"/>
              </w:rPr>
            </w:pPr>
            <w:r>
              <w:rPr>
                <w:rFonts w:ascii="Arial" w:hAnsi="Arial"/>
                <w:snapToGrid w:val="0"/>
                <w:color w:val="000000"/>
              </w:rPr>
              <w:t>An application programming interface shall (3.3.13.3) be documented in a FTSS API document.</w:t>
            </w:r>
          </w:p>
        </w:tc>
        <w:tc>
          <w:tcPr>
            <w:tcW w:w="2430" w:type="dxa"/>
          </w:tcPr>
          <w:p w14:paraId="253EECC4" w14:textId="77777777" w:rsidR="008B72E7" w:rsidRDefault="008B72E7">
            <w:pPr>
              <w:rPr>
                <w:rFonts w:ascii="Arial" w:hAnsi="Arial"/>
                <w:snapToGrid w:val="0"/>
                <w:color w:val="000000"/>
              </w:rPr>
            </w:pPr>
            <w:r>
              <w:rPr>
                <w:rFonts w:ascii="Arial" w:hAnsi="Arial"/>
                <w:snapToGrid w:val="0"/>
                <w:color w:val="000000"/>
              </w:rPr>
              <w:t>SRS164</w:t>
            </w:r>
          </w:p>
        </w:tc>
      </w:tr>
      <w:tr w:rsidR="008B72E7" w14:paraId="4B27029C" w14:textId="77777777">
        <w:tblPrEx>
          <w:tblCellMar>
            <w:top w:w="0" w:type="dxa"/>
            <w:bottom w:w="0" w:type="dxa"/>
          </w:tblCellMar>
        </w:tblPrEx>
        <w:tc>
          <w:tcPr>
            <w:tcW w:w="2430" w:type="dxa"/>
          </w:tcPr>
          <w:p w14:paraId="02763014" w14:textId="77777777" w:rsidR="008B72E7" w:rsidRDefault="008B72E7">
            <w:pPr>
              <w:rPr>
                <w:rFonts w:ascii="Arial" w:hAnsi="Arial"/>
                <w:snapToGrid w:val="0"/>
                <w:color w:val="000000"/>
              </w:rPr>
            </w:pPr>
            <w:r>
              <w:rPr>
                <w:rFonts w:ascii="Arial" w:hAnsi="Arial"/>
                <w:snapToGrid w:val="0"/>
                <w:color w:val="000000"/>
              </w:rPr>
              <w:t>3.3.14</w:t>
            </w:r>
          </w:p>
        </w:tc>
        <w:tc>
          <w:tcPr>
            <w:tcW w:w="2520" w:type="dxa"/>
          </w:tcPr>
          <w:p w14:paraId="0B1F3361" w14:textId="77777777" w:rsidR="008B72E7" w:rsidRDefault="008B72E7">
            <w:pPr>
              <w:rPr>
                <w:rFonts w:ascii="Arial" w:hAnsi="Arial"/>
                <w:snapToGrid w:val="0"/>
                <w:color w:val="000000"/>
              </w:rPr>
            </w:pPr>
            <w:r>
              <w:rPr>
                <w:rFonts w:ascii="Arial" w:hAnsi="Arial"/>
                <w:snapToGrid w:val="0"/>
                <w:color w:val="000000"/>
              </w:rPr>
              <w:t>NEFU</w:t>
            </w:r>
          </w:p>
        </w:tc>
        <w:tc>
          <w:tcPr>
            <w:tcW w:w="2430" w:type="dxa"/>
          </w:tcPr>
          <w:p w14:paraId="4702C7FD" w14:textId="77777777" w:rsidR="008B72E7" w:rsidRDefault="008B72E7">
            <w:pPr>
              <w:rPr>
                <w:rFonts w:ascii="Arial" w:hAnsi="Arial"/>
                <w:snapToGrid w:val="0"/>
                <w:color w:val="000000"/>
              </w:rPr>
            </w:pPr>
            <w:r>
              <w:rPr>
                <w:rFonts w:ascii="Arial" w:hAnsi="Arial"/>
                <w:snapToGrid w:val="0"/>
                <w:color w:val="000000"/>
              </w:rPr>
              <w:t>The presence, or absence of, an NEFU ICP shall (3.3.14.1) not impact the FTSS software (i.e., the FTSS ICP load will not be different).</w:t>
            </w:r>
          </w:p>
        </w:tc>
        <w:tc>
          <w:tcPr>
            <w:tcW w:w="2430" w:type="dxa"/>
          </w:tcPr>
          <w:p w14:paraId="50BF04C6" w14:textId="77777777" w:rsidR="008B72E7" w:rsidRDefault="008B72E7">
            <w:pPr>
              <w:rPr>
                <w:rFonts w:ascii="Arial" w:hAnsi="Arial"/>
                <w:snapToGrid w:val="0"/>
                <w:color w:val="000000"/>
              </w:rPr>
            </w:pPr>
            <w:r>
              <w:rPr>
                <w:rFonts w:ascii="Arial" w:hAnsi="Arial"/>
                <w:snapToGrid w:val="0"/>
                <w:color w:val="000000"/>
              </w:rPr>
              <w:t>SRS220</w:t>
            </w:r>
          </w:p>
        </w:tc>
      </w:tr>
      <w:tr w:rsidR="008B72E7" w14:paraId="37E6B358" w14:textId="77777777">
        <w:tblPrEx>
          <w:tblCellMar>
            <w:top w:w="0" w:type="dxa"/>
            <w:bottom w:w="0" w:type="dxa"/>
          </w:tblCellMar>
        </w:tblPrEx>
        <w:tc>
          <w:tcPr>
            <w:tcW w:w="2430" w:type="dxa"/>
          </w:tcPr>
          <w:p w14:paraId="329BFCFB" w14:textId="77777777" w:rsidR="008B72E7" w:rsidRDefault="008B72E7">
            <w:pPr>
              <w:rPr>
                <w:rFonts w:ascii="Arial" w:hAnsi="Arial"/>
                <w:snapToGrid w:val="0"/>
                <w:color w:val="000000"/>
              </w:rPr>
            </w:pPr>
            <w:r>
              <w:rPr>
                <w:rFonts w:ascii="Arial" w:hAnsi="Arial"/>
                <w:snapToGrid w:val="0"/>
                <w:color w:val="000000"/>
              </w:rPr>
              <w:t>3.3.15</w:t>
            </w:r>
          </w:p>
        </w:tc>
        <w:tc>
          <w:tcPr>
            <w:tcW w:w="2520" w:type="dxa"/>
          </w:tcPr>
          <w:p w14:paraId="2544E8A6" w14:textId="77777777" w:rsidR="008B72E7" w:rsidRDefault="008B72E7">
            <w:pPr>
              <w:rPr>
                <w:rFonts w:ascii="Arial" w:hAnsi="Arial"/>
                <w:snapToGrid w:val="0"/>
                <w:color w:val="000000"/>
              </w:rPr>
            </w:pPr>
            <w:r>
              <w:rPr>
                <w:rFonts w:ascii="Arial" w:hAnsi="Arial"/>
                <w:snapToGrid w:val="0"/>
                <w:color w:val="000000"/>
              </w:rPr>
              <w:t>Power Down</w:t>
            </w:r>
          </w:p>
        </w:tc>
        <w:tc>
          <w:tcPr>
            <w:tcW w:w="2430" w:type="dxa"/>
          </w:tcPr>
          <w:p w14:paraId="5F9DFC5F" w14:textId="77777777" w:rsidR="008B72E7" w:rsidRDefault="008B72E7">
            <w:pPr>
              <w:rPr>
                <w:rFonts w:ascii="Arial" w:hAnsi="Arial"/>
                <w:snapToGrid w:val="0"/>
                <w:color w:val="000000"/>
              </w:rPr>
            </w:pPr>
            <w:r>
              <w:rPr>
                <w:rFonts w:ascii="Arial" w:hAnsi="Arial"/>
                <w:snapToGrid w:val="0"/>
                <w:color w:val="000000"/>
              </w:rPr>
              <w:t>FTSS services shall (3.3.15) provide an API call which provides the capability to close and delete all communication mechanisms delete all rate groups, and suspend and delete all tasks.</w:t>
            </w:r>
          </w:p>
        </w:tc>
        <w:tc>
          <w:tcPr>
            <w:tcW w:w="2430" w:type="dxa"/>
          </w:tcPr>
          <w:p w14:paraId="4AE7C112" w14:textId="77777777" w:rsidR="008B72E7" w:rsidRDefault="008B72E7">
            <w:pPr>
              <w:rPr>
                <w:rFonts w:ascii="Arial" w:hAnsi="Arial"/>
                <w:snapToGrid w:val="0"/>
                <w:color w:val="000000"/>
              </w:rPr>
            </w:pPr>
            <w:r>
              <w:rPr>
                <w:rFonts w:ascii="Arial" w:hAnsi="Arial"/>
                <w:snapToGrid w:val="0"/>
                <w:color w:val="000000"/>
              </w:rPr>
              <w:t>SRS249</w:t>
            </w:r>
          </w:p>
        </w:tc>
      </w:tr>
      <w:tr w:rsidR="008B72E7" w14:paraId="6058C25C" w14:textId="77777777">
        <w:tblPrEx>
          <w:tblCellMar>
            <w:top w:w="0" w:type="dxa"/>
            <w:bottom w:w="0" w:type="dxa"/>
          </w:tblCellMar>
        </w:tblPrEx>
        <w:trPr>
          <w:del w:id="330" w:author="Alex Edsall" w:date="2002-03-12T09:35:00Z"/>
        </w:trPr>
        <w:tc>
          <w:tcPr>
            <w:tcW w:w="2430" w:type="dxa"/>
          </w:tcPr>
          <w:p w14:paraId="287B0EB6" w14:textId="77777777" w:rsidR="008B72E7" w:rsidRDefault="008B72E7">
            <w:pPr>
              <w:rPr>
                <w:del w:id="331" w:author="Alex Edsall" w:date="2002-03-12T09:35:00Z"/>
                <w:rFonts w:ascii="Arial" w:hAnsi="Arial"/>
                <w:snapToGrid w:val="0"/>
              </w:rPr>
            </w:pPr>
            <w:del w:id="332" w:author="Alex Edsall" w:date="2002-03-12T09:35:00Z">
              <w:r>
                <w:rPr>
                  <w:rFonts w:ascii="Arial" w:hAnsi="Arial"/>
                  <w:snapToGrid w:val="0"/>
                </w:rPr>
                <w:delText>3.4.1.1</w:delText>
              </w:r>
            </w:del>
          </w:p>
        </w:tc>
        <w:tc>
          <w:tcPr>
            <w:tcW w:w="2520" w:type="dxa"/>
          </w:tcPr>
          <w:p w14:paraId="13F02A7F" w14:textId="77777777" w:rsidR="008B72E7" w:rsidRDefault="008B72E7">
            <w:pPr>
              <w:rPr>
                <w:del w:id="333" w:author="Alex Edsall" w:date="2002-03-12T09:35:00Z"/>
                <w:rFonts w:ascii="Arial" w:hAnsi="Arial"/>
                <w:snapToGrid w:val="0"/>
              </w:rPr>
            </w:pPr>
            <w:del w:id="334" w:author="Alex Edsall" w:date="2002-03-12T09:35:00Z">
              <w:r>
                <w:rPr>
                  <w:rFonts w:ascii="Arial" w:hAnsi="Arial"/>
                  <w:snapToGrid w:val="0"/>
                </w:rPr>
                <w:delText>FCP-ICP Communication Architecture</w:delText>
              </w:r>
            </w:del>
          </w:p>
        </w:tc>
        <w:tc>
          <w:tcPr>
            <w:tcW w:w="2430" w:type="dxa"/>
          </w:tcPr>
          <w:p w14:paraId="7F9AFD76" w14:textId="77777777" w:rsidR="008B72E7" w:rsidRDefault="008B72E7">
            <w:pPr>
              <w:rPr>
                <w:del w:id="335" w:author="Alex Edsall" w:date="2002-03-12T09:35:00Z"/>
                <w:rFonts w:ascii="Arial" w:hAnsi="Arial"/>
                <w:snapToGrid w:val="0"/>
              </w:rPr>
            </w:pPr>
            <w:del w:id="336" w:author="Alex Edsall" w:date="2002-03-12T09:35:00Z">
              <w:r>
                <w:rPr>
                  <w:rFonts w:ascii="Arial" w:hAnsi="Arial"/>
                  <w:snapToGrid w:val="0"/>
                </w:rPr>
                <w:delText>The FCP-ICP communications shall (3.4.1.1.1) provide the following capabilities (these are written from the viewpoint of the FCP):                                           1. Signal the start of the 50 Hz rate group in the ICP.                                                                    2. Synchronize frames across the four ICPs.                                                                              3. Receive congruent sensor data from ICPs.                                                                                 4. Send voted actuator and other output device commands to ICPs.                                               5.  Receive health and status of the ICPs and all the FCC hardware for which the ICPs are responsible.                                                     6.  Provide the ICPs with current minor frame number, X-38 flight phase/segment number, vehicle mode number, MET, and SEP.                                                                                 7.  Provide th</w:delText>
              </w:r>
            </w:del>
          </w:p>
        </w:tc>
        <w:tc>
          <w:tcPr>
            <w:tcW w:w="2430" w:type="dxa"/>
          </w:tcPr>
          <w:p w14:paraId="77FA81F6" w14:textId="77777777" w:rsidR="008B72E7" w:rsidRDefault="008B72E7">
            <w:pPr>
              <w:rPr>
                <w:del w:id="337" w:author="Alex Edsall" w:date="2002-03-12T09:35:00Z"/>
                <w:rFonts w:ascii="Arial" w:hAnsi="Arial"/>
                <w:snapToGrid w:val="0"/>
              </w:rPr>
            </w:pPr>
            <w:del w:id="338" w:author="Alex Edsall" w:date="2002-03-12T09:35:00Z">
              <w:r>
                <w:rPr>
                  <w:rFonts w:ascii="Arial" w:hAnsi="Arial"/>
                  <w:snapToGrid w:val="0"/>
                </w:rPr>
                <w:delText>SRS025, SRS032, SRS033, SRS048, SRS097, SRS231, SRS232, SRS233, SRS295</w:delText>
              </w:r>
            </w:del>
          </w:p>
        </w:tc>
      </w:tr>
      <w:tr w:rsidR="008B72E7" w14:paraId="09EBEBD0" w14:textId="77777777">
        <w:tblPrEx>
          <w:tblCellMar>
            <w:top w:w="0" w:type="dxa"/>
            <w:bottom w:w="0" w:type="dxa"/>
          </w:tblCellMar>
        </w:tblPrEx>
        <w:trPr>
          <w:ins w:id="339" w:author="Alex Edsall" w:date="2002-03-12T09:35:00Z"/>
        </w:trPr>
        <w:tc>
          <w:tcPr>
            <w:tcW w:w="2430" w:type="dxa"/>
          </w:tcPr>
          <w:p w14:paraId="48253756" w14:textId="77777777" w:rsidR="008B72E7" w:rsidRDefault="008B72E7">
            <w:pPr>
              <w:numPr>
                <w:ins w:id="340" w:author="Alex Edsall" w:date="2002-03-12T09:35:00Z"/>
              </w:numPr>
              <w:rPr>
                <w:ins w:id="341" w:author="Alex Edsall" w:date="2002-03-12T09:35:00Z"/>
                <w:rFonts w:ascii="Arial" w:hAnsi="Arial"/>
                <w:snapToGrid w:val="0"/>
                <w:color w:val="000000"/>
              </w:rPr>
            </w:pPr>
            <w:ins w:id="342" w:author="Alex Edsall" w:date="2002-03-12T09:35:00Z">
              <w:r>
                <w:rPr>
                  <w:rFonts w:ascii="Arial" w:hAnsi="Arial"/>
                  <w:snapToGrid w:val="0"/>
                  <w:color w:val="000000"/>
                </w:rPr>
                <w:t>3.4.1.1</w:t>
              </w:r>
            </w:ins>
          </w:p>
        </w:tc>
        <w:tc>
          <w:tcPr>
            <w:tcW w:w="2520" w:type="dxa"/>
          </w:tcPr>
          <w:p w14:paraId="56C8B801" w14:textId="77777777" w:rsidR="008B72E7" w:rsidRDefault="008B72E7">
            <w:pPr>
              <w:numPr>
                <w:ins w:id="343" w:author="Alex Edsall" w:date="2002-03-12T09:35:00Z"/>
              </w:numPr>
              <w:rPr>
                <w:ins w:id="344" w:author="Alex Edsall" w:date="2002-03-12T09:35:00Z"/>
                <w:rFonts w:ascii="Arial" w:hAnsi="Arial"/>
                <w:snapToGrid w:val="0"/>
                <w:color w:val="000000"/>
              </w:rPr>
            </w:pPr>
            <w:ins w:id="345" w:author="Alex Edsall" w:date="2002-03-12T09:35:00Z">
              <w:r>
                <w:rPr>
                  <w:rFonts w:ascii="Arial" w:hAnsi="Arial"/>
                  <w:snapToGrid w:val="0"/>
                  <w:color w:val="000000"/>
                </w:rPr>
                <w:t>FCP-ICP Communication Architecture</w:t>
              </w:r>
            </w:ins>
          </w:p>
        </w:tc>
        <w:tc>
          <w:tcPr>
            <w:tcW w:w="2430" w:type="dxa"/>
          </w:tcPr>
          <w:p w14:paraId="6D47EF6D" w14:textId="77777777" w:rsidR="008B72E7" w:rsidRDefault="008B72E7">
            <w:pPr>
              <w:numPr>
                <w:ins w:id="346" w:author="Alex Edsall" w:date="2002-03-12T09:35:00Z"/>
              </w:numPr>
              <w:rPr>
                <w:ins w:id="347" w:author="Alex Edsall" w:date="2002-03-12T09:35:00Z"/>
                <w:rFonts w:ascii="Arial" w:hAnsi="Arial"/>
                <w:snapToGrid w:val="0"/>
                <w:color w:val="000000"/>
              </w:rPr>
            </w:pPr>
            <w:ins w:id="348" w:author="Alex Edsall" w:date="2002-03-12T09:35:00Z">
              <w:r>
                <w:rPr>
                  <w:rFonts w:ascii="Arial" w:hAnsi="Arial"/>
                  <w:snapToGrid w:val="0"/>
                  <w:color w:val="000000"/>
                </w:rPr>
                <w:t xml:space="preserve">The FCP-ICP communications shall (3.4.1.1.1) provide the following capabilities (these are written from the viewpoint of the FCP): 1. Signal the start of the 50 Hz rate group in the ICP.  2. Synchronize frames across the four ICPs.  3. Receive congruent sensor data from </w:t>
              </w:r>
              <w:r>
                <w:rPr>
                  <w:rFonts w:ascii="Arial" w:hAnsi="Arial"/>
                  <w:snapToGrid w:val="0"/>
                  <w:color w:val="000000"/>
                </w:rPr>
                <w:lastRenderedPageBreak/>
                <w:t>ICPs.  4. Send voted actuator and other output device commands to ICPs.  5.  Receive health and status of the ICPs and all the FCC hardware for which the ICPs are responsible.  6.  Provide the ICPs with current minor frame number, X-38 flight phase/segment number, vehicle mode number, MET, and SEP.  7.  Provide the ICPs with notification of FCP memory alignment two minor frames prior to the start of the alignment.</w:t>
              </w:r>
            </w:ins>
          </w:p>
        </w:tc>
        <w:tc>
          <w:tcPr>
            <w:tcW w:w="2430" w:type="dxa"/>
          </w:tcPr>
          <w:p w14:paraId="7BB92C78" w14:textId="77777777" w:rsidR="008B72E7" w:rsidRDefault="008B72E7">
            <w:pPr>
              <w:numPr>
                <w:ins w:id="349" w:author="Alex Edsall" w:date="2002-03-12T09:35:00Z"/>
              </w:numPr>
              <w:rPr>
                <w:ins w:id="350" w:author="Alex Edsall" w:date="2002-03-12T09:35:00Z"/>
                <w:rFonts w:ascii="Arial" w:hAnsi="Arial"/>
                <w:snapToGrid w:val="0"/>
                <w:color w:val="000000"/>
              </w:rPr>
            </w:pPr>
            <w:ins w:id="351" w:author="Alex Edsall" w:date="2002-03-12T09:35:00Z">
              <w:r>
                <w:rPr>
                  <w:rFonts w:ascii="Arial" w:hAnsi="Arial"/>
                  <w:snapToGrid w:val="0"/>
                  <w:color w:val="000000"/>
                </w:rPr>
                <w:lastRenderedPageBreak/>
                <w:t>SRS025, SRS032, SRS033, SRS048, SRS097, SRS231, SRS232, SRS233, SRS295</w:t>
              </w:r>
            </w:ins>
          </w:p>
        </w:tc>
      </w:tr>
      <w:tr w:rsidR="008B72E7" w14:paraId="56293334" w14:textId="77777777">
        <w:tblPrEx>
          <w:tblCellMar>
            <w:top w:w="0" w:type="dxa"/>
            <w:bottom w:w="0" w:type="dxa"/>
          </w:tblCellMar>
        </w:tblPrEx>
        <w:tc>
          <w:tcPr>
            <w:tcW w:w="2430" w:type="dxa"/>
          </w:tcPr>
          <w:p w14:paraId="3AC2338D" w14:textId="77777777" w:rsidR="008B72E7" w:rsidRDefault="008B72E7">
            <w:pPr>
              <w:rPr>
                <w:rFonts w:ascii="Arial" w:hAnsi="Arial"/>
                <w:snapToGrid w:val="0"/>
                <w:color w:val="000000"/>
              </w:rPr>
            </w:pPr>
            <w:r>
              <w:rPr>
                <w:rFonts w:ascii="Arial" w:hAnsi="Arial"/>
                <w:snapToGrid w:val="0"/>
                <w:color w:val="000000"/>
              </w:rPr>
              <w:t>3.4.1.2</w:t>
            </w:r>
          </w:p>
        </w:tc>
        <w:tc>
          <w:tcPr>
            <w:tcW w:w="2520" w:type="dxa"/>
          </w:tcPr>
          <w:p w14:paraId="47406969" w14:textId="77777777" w:rsidR="008B72E7" w:rsidRDefault="008B72E7">
            <w:pPr>
              <w:rPr>
                <w:rFonts w:ascii="Arial" w:hAnsi="Arial"/>
                <w:snapToGrid w:val="0"/>
                <w:color w:val="000000"/>
              </w:rPr>
            </w:pPr>
            <w:r>
              <w:rPr>
                <w:rFonts w:ascii="Arial" w:hAnsi="Arial"/>
                <w:snapToGrid w:val="0"/>
                <w:color w:val="000000"/>
              </w:rPr>
              <w:t>FCP-ICP Communication Requirements</w:t>
            </w:r>
          </w:p>
        </w:tc>
        <w:tc>
          <w:tcPr>
            <w:tcW w:w="2430" w:type="dxa"/>
          </w:tcPr>
          <w:p w14:paraId="0D18BC09" w14:textId="77777777" w:rsidR="008B72E7" w:rsidRDefault="008B72E7">
            <w:pPr>
              <w:rPr>
                <w:rFonts w:ascii="Arial" w:hAnsi="Arial"/>
                <w:snapToGrid w:val="0"/>
                <w:color w:val="000000"/>
              </w:rPr>
            </w:pPr>
            <w:r>
              <w:rPr>
                <w:rFonts w:ascii="Arial" w:hAnsi="Arial"/>
                <w:snapToGrid w:val="0"/>
                <w:color w:val="000000"/>
              </w:rPr>
              <w:t>As part of start-up or after recovering from a transient fault: after completing IBIT, the FCP shall (3.4.1.2.1) wait 15 seconds for the ICP to initialize all of its non-Radstone VME slave boards and its NE interface</w:t>
            </w:r>
          </w:p>
        </w:tc>
        <w:tc>
          <w:tcPr>
            <w:tcW w:w="2430" w:type="dxa"/>
          </w:tcPr>
          <w:p w14:paraId="08F26569" w14:textId="77777777" w:rsidR="008B72E7" w:rsidRDefault="008B72E7">
            <w:pPr>
              <w:rPr>
                <w:rFonts w:ascii="Arial" w:hAnsi="Arial"/>
                <w:snapToGrid w:val="0"/>
                <w:color w:val="000000"/>
              </w:rPr>
            </w:pPr>
            <w:r>
              <w:rPr>
                <w:rFonts w:ascii="Arial" w:hAnsi="Arial"/>
                <w:snapToGrid w:val="0"/>
                <w:color w:val="000000"/>
              </w:rPr>
              <w:t>SRS297</w:t>
            </w:r>
          </w:p>
        </w:tc>
      </w:tr>
      <w:tr w:rsidR="008B72E7" w14:paraId="0386BD01" w14:textId="77777777">
        <w:tblPrEx>
          <w:tblCellMar>
            <w:top w:w="0" w:type="dxa"/>
            <w:bottom w:w="0" w:type="dxa"/>
          </w:tblCellMar>
        </w:tblPrEx>
        <w:tc>
          <w:tcPr>
            <w:tcW w:w="2430" w:type="dxa"/>
          </w:tcPr>
          <w:p w14:paraId="059E255D" w14:textId="77777777" w:rsidR="008B72E7" w:rsidRDefault="008B72E7">
            <w:pPr>
              <w:rPr>
                <w:rFonts w:ascii="Arial" w:hAnsi="Arial"/>
                <w:snapToGrid w:val="0"/>
                <w:color w:val="000000"/>
              </w:rPr>
            </w:pPr>
            <w:r>
              <w:rPr>
                <w:rFonts w:ascii="Arial" w:hAnsi="Arial"/>
                <w:snapToGrid w:val="0"/>
                <w:color w:val="000000"/>
              </w:rPr>
              <w:t>3.4.1.2</w:t>
            </w:r>
          </w:p>
        </w:tc>
        <w:tc>
          <w:tcPr>
            <w:tcW w:w="2520" w:type="dxa"/>
          </w:tcPr>
          <w:p w14:paraId="1F0C219A" w14:textId="77777777" w:rsidR="008B72E7" w:rsidRDefault="008B72E7">
            <w:pPr>
              <w:rPr>
                <w:rFonts w:ascii="Arial" w:hAnsi="Arial"/>
                <w:snapToGrid w:val="0"/>
                <w:color w:val="000000"/>
              </w:rPr>
            </w:pPr>
            <w:r>
              <w:rPr>
                <w:rFonts w:ascii="Arial" w:hAnsi="Arial"/>
                <w:snapToGrid w:val="0"/>
                <w:color w:val="000000"/>
              </w:rPr>
              <w:t>FCP-ICP Communication Requirements</w:t>
            </w:r>
          </w:p>
        </w:tc>
        <w:tc>
          <w:tcPr>
            <w:tcW w:w="2430" w:type="dxa"/>
          </w:tcPr>
          <w:p w14:paraId="2F71C8FE" w14:textId="77777777" w:rsidR="008B72E7" w:rsidRDefault="008B72E7">
            <w:pPr>
              <w:rPr>
                <w:rFonts w:ascii="Arial" w:hAnsi="Arial"/>
                <w:snapToGrid w:val="0"/>
                <w:color w:val="000000"/>
              </w:rPr>
            </w:pPr>
            <w:r>
              <w:rPr>
                <w:rFonts w:ascii="Arial" w:hAnsi="Arial"/>
                <w:snapToGrid w:val="0"/>
                <w:color w:val="000000"/>
              </w:rPr>
              <w:t>then the FCP VG shall (3.4.1.2.2) send the FCP VG Ready Signal to the ICPs to indicate that the FCP VG is ready to begin  FCP-ICP communications.</w:t>
            </w:r>
          </w:p>
        </w:tc>
        <w:tc>
          <w:tcPr>
            <w:tcW w:w="2430" w:type="dxa"/>
          </w:tcPr>
          <w:p w14:paraId="3B388D05" w14:textId="77777777" w:rsidR="008B72E7" w:rsidRDefault="008B72E7">
            <w:pPr>
              <w:rPr>
                <w:rFonts w:ascii="Arial" w:hAnsi="Arial"/>
                <w:snapToGrid w:val="0"/>
                <w:color w:val="000000"/>
              </w:rPr>
            </w:pPr>
            <w:r>
              <w:rPr>
                <w:rFonts w:ascii="Arial" w:hAnsi="Arial"/>
                <w:snapToGrid w:val="0"/>
                <w:color w:val="000000"/>
              </w:rPr>
              <w:t>SRS221</w:t>
            </w:r>
          </w:p>
        </w:tc>
      </w:tr>
      <w:tr w:rsidR="008B72E7" w14:paraId="3E9ED293" w14:textId="77777777">
        <w:tblPrEx>
          <w:tblCellMar>
            <w:top w:w="0" w:type="dxa"/>
            <w:bottom w:w="0" w:type="dxa"/>
          </w:tblCellMar>
        </w:tblPrEx>
        <w:tc>
          <w:tcPr>
            <w:tcW w:w="2430" w:type="dxa"/>
          </w:tcPr>
          <w:p w14:paraId="630D8E14" w14:textId="77777777" w:rsidR="008B72E7" w:rsidRDefault="008B72E7">
            <w:pPr>
              <w:rPr>
                <w:rFonts w:ascii="Arial" w:hAnsi="Arial"/>
                <w:snapToGrid w:val="0"/>
                <w:color w:val="000000"/>
              </w:rPr>
            </w:pPr>
            <w:r>
              <w:rPr>
                <w:rFonts w:ascii="Arial" w:hAnsi="Arial"/>
                <w:snapToGrid w:val="0"/>
                <w:color w:val="000000"/>
              </w:rPr>
              <w:t>3.4.1.2</w:t>
            </w:r>
          </w:p>
        </w:tc>
        <w:tc>
          <w:tcPr>
            <w:tcW w:w="2520" w:type="dxa"/>
          </w:tcPr>
          <w:p w14:paraId="1A107062" w14:textId="77777777" w:rsidR="008B72E7" w:rsidRDefault="008B72E7">
            <w:pPr>
              <w:rPr>
                <w:rFonts w:ascii="Arial" w:hAnsi="Arial"/>
                <w:snapToGrid w:val="0"/>
                <w:color w:val="000000"/>
              </w:rPr>
            </w:pPr>
            <w:r>
              <w:rPr>
                <w:rFonts w:ascii="Arial" w:hAnsi="Arial"/>
                <w:snapToGrid w:val="0"/>
                <w:color w:val="000000"/>
              </w:rPr>
              <w:t>FCP-ICP Communication Requirements</w:t>
            </w:r>
          </w:p>
        </w:tc>
        <w:tc>
          <w:tcPr>
            <w:tcW w:w="2430" w:type="dxa"/>
          </w:tcPr>
          <w:p w14:paraId="03B40E49" w14:textId="77777777" w:rsidR="008B72E7" w:rsidRDefault="008B72E7">
            <w:pPr>
              <w:rPr>
                <w:rFonts w:ascii="Arial" w:hAnsi="Arial"/>
                <w:snapToGrid w:val="0"/>
                <w:color w:val="000000"/>
              </w:rPr>
            </w:pPr>
            <w:r>
              <w:rPr>
                <w:rFonts w:ascii="Arial" w:hAnsi="Arial"/>
                <w:snapToGrid w:val="0"/>
                <w:color w:val="000000"/>
              </w:rPr>
              <w:t>To permit these task and pipe initializations in the ICPs, the FCP VG shall (3.4.1.2.8) wait at least 2.5 seconds for the ICP Ready Signals after the FCP VG has been notified that the ICPs received the FCP VG Ready Signals.</w:t>
            </w:r>
          </w:p>
        </w:tc>
        <w:tc>
          <w:tcPr>
            <w:tcW w:w="2430" w:type="dxa"/>
          </w:tcPr>
          <w:p w14:paraId="2D94C037" w14:textId="77777777" w:rsidR="008B72E7" w:rsidRDefault="008B72E7">
            <w:pPr>
              <w:rPr>
                <w:rFonts w:ascii="Arial" w:hAnsi="Arial"/>
                <w:snapToGrid w:val="0"/>
                <w:color w:val="000000"/>
              </w:rPr>
            </w:pPr>
            <w:r>
              <w:rPr>
                <w:rFonts w:ascii="Arial" w:hAnsi="Arial"/>
                <w:snapToGrid w:val="0"/>
                <w:color w:val="000000"/>
              </w:rPr>
              <w:t>SRS189</w:t>
            </w:r>
          </w:p>
        </w:tc>
      </w:tr>
      <w:tr w:rsidR="008B72E7" w14:paraId="21F418DC" w14:textId="77777777">
        <w:tblPrEx>
          <w:tblCellMar>
            <w:top w:w="0" w:type="dxa"/>
            <w:bottom w:w="0" w:type="dxa"/>
          </w:tblCellMar>
        </w:tblPrEx>
        <w:tc>
          <w:tcPr>
            <w:tcW w:w="2430" w:type="dxa"/>
          </w:tcPr>
          <w:p w14:paraId="6E012E03" w14:textId="77777777" w:rsidR="008B72E7" w:rsidRDefault="008B72E7">
            <w:pPr>
              <w:rPr>
                <w:rFonts w:ascii="Arial" w:hAnsi="Arial"/>
                <w:snapToGrid w:val="0"/>
                <w:color w:val="000000"/>
              </w:rPr>
            </w:pPr>
            <w:r>
              <w:rPr>
                <w:rFonts w:ascii="Arial" w:hAnsi="Arial"/>
                <w:snapToGrid w:val="0"/>
                <w:color w:val="000000"/>
              </w:rPr>
              <w:lastRenderedPageBreak/>
              <w:t>3.4.1.2</w:t>
            </w:r>
          </w:p>
        </w:tc>
        <w:tc>
          <w:tcPr>
            <w:tcW w:w="2520" w:type="dxa"/>
          </w:tcPr>
          <w:p w14:paraId="3E4F1669" w14:textId="77777777" w:rsidR="008B72E7" w:rsidRDefault="008B72E7">
            <w:pPr>
              <w:rPr>
                <w:rFonts w:ascii="Arial" w:hAnsi="Arial"/>
                <w:snapToGrid w:val="0"/>
                <w:color w:val="000000"/>
              </w:rPr>
            </w:pPr>
            <w:r>
              <w:rPr>
                <w:rFonts w:ascii="Arial" w:hAnsi="Arial"/>
                <w:snapToGrid w:val="0"/>
                <w:color w:val="000000"/>
              </w:rPr>
              <w:t>FCP-ICP Communication Requirements</w:t>
            </w:r>
          </w:p>
        </w:tc>
        <w:tc>
          <w:tcPr>
            <w:tcW w:w="2430" w:type="dxa"/>
          </w:tcPr>
          <w:p w14:paraId="7B1B9494" w14:textId="77777777" w:rsidR="008B72E7" w:rsidRDefault="008B72E7">
            <w:pPr>
              <w:rPr>
                <w:rFonts w:ascii="Arial" w:hAnsi="Arial"/>
                <w:snapToGrid w:val="0"/>
                <w:color w:val="000000"/>
              </w:rPr>
            </w:pPr>
            <w:r>
              <w:rPr>
                <w:rFonts w:ascii="Arial" w:hAnsi="Arial"/>
                <w:snapToGrid w:val="0"/>
                <w:color w:val="000000"/>
              </w:rPr>
              <w:t>The FCP shall (3.4.1.2.5) signal the start of each minor frame in all ICPs by means of a VMEbus IRQ5 interrupt.</w:t>
            </w:r>
          </w:p>
        </w:tc>
        <w:tc>
          <w:tcPr>
            <w:tcW w:w="2430" w:type="dxa"/>
          </w:tcPr>
          <w:p w14:paraId="6C1FFB2F" w14:textId="77777777" w:rsidR="008B72E7" w:rsidRDefault="008B72E7">
            <w:pPr>
              <w:rPr>
                <w:rFonts w:ascii="Arial" w:hAnsi="Arial"/>
                <w:snapToGrid w:val="0"/>
                <w:color w:val="000000"/>
              </w:rPr>
            </w:pPr>
            <w:r>
              <w:rPr>
                <w:rFonts w:ascii="Arial" w:hAnsi="Arial"/>
                <w:snapToGrid w:val="0"/>
                <w:color w:val="000000"/>
              </w:rPr>
              <w:t>SRS032</w:t>
            </w:r>
          </w:p>
        </w:tc>
      </w:tr>
      <w:tr w:rsidR="008B72E7" w14:paraId="2EFC53D5" w14:textId="77777777">
        <w:tblPrEx>
          <w:tblCellMar>
            <w:top w:w="0" w:type="dxa"/>
            <w:bottom w:w="0" w:type="dxa"/>
          </w:tblCellMar>
        </w:tblPrEx>
        <w:tc>
          <w:tcPr>
            <w:tcW w:w="2430" w:type="dxa"/>
          </w:tcPr>
          <w:p w14:paraId="2C6A8138" w14:textId="77777777" w:rsidR="008B72E7" w:rsidRDefault="008B72E7">
            <w:pPr>
              <w:rPr>
                <w:rFonts w:ascii="Arial" w:hAnsi="Arial"/>
                <w:snapToGrid w:val="0"/>
                <w:color w:val="000000"/>
              </w:rPr>
            </w:pPr>
            <w:r>
              <w:rPr>
                <w:rFonts w:ascii="Arial" w:hAnsi="Arial"/>
                <w:snapToGrid w:val="0"/>
                <w:color w:val="000000"/>
              </w:rPr>
              <w:t>3.4.1.2</w:t>
            </w:r>
          </w:p>
        </w:tc>
        <w:tc>
          <w:tcPr>
            <w:tcW w:w="2520" w:type="dxa"/>
          </w:tcPr>
          <w:p w14:paraId="0CEC1E42" w14:textId="77777777" w:rsidR="008B72E7" w:rsidRDefault="008B72E7">
            <w:pPr>
              <w:rPr>
                <w:rFonts w:ascii="Arial" w:hAnsi="Arial"/>
                <w:snapToGrid w:val="0"/>
                <w:color w:val="000000"/>
              </w:rPr>
            </w:pPr>
            <w:r>
              <w:rPr>
                <w:rFonts w:ascii="Arial" w:hAnsi="Arial"/>
                <w:snapToGrid w:val="0"/>
                <w:color w:val="000000"/>
              </w:rPr>
              <w:t>FCP-ICP Communication Requirements</w:t>
            </w:r>
          </w:p>
        </w:tc>
        <w:tc>
          <w:tcPr>
            <w:tcW w:w="2430" w:type="dxa"/>
          </w:tcPr>
          <w:p w14:paraId="59518671" w14:textId="77777777" w:rsidR="008B72E7" w:rsidRDefault="008B72E7">
            <w:pPr>
              <w:rPr>
                <w:rFonts w:ascii="Arial" w:hAnsi="Arial"/>
                <w:snapToGrid w:val="0"/>
                <w:color w:val="000000"/>
              </w:rPr>
            </w:pPr>
            <w:r>
              <w:rPr>
                <w:rFonts w:ascii="Arial" w:hAnsi="Arial"/>
                <w:snapToGrid w:val="0"/>
                <w:color w:val="000000"/>
              </w:rPr>
              <w:t>The interrupts across all channels shall (3.4.1.2.6) have a skew no greater than 330 microseconds.</w:t>
            </w:r>
          </w:p>
        </w:tc>
        <w:tc>
          <w:tcPr>
            <w:tcW w:w="2430" w:type="dxa"/>
          </w:tcPr>
          <w:p w14:paraId="279F8D4C" w14:textId="77777777" w:rsidR="008B72E7" w:rsidRDefault="008B72E7">
            <w:pPr>
              <w:rPr>
                <w:rFonts w:ascii="Arial" w:hAnsi="Arial"/>
                <w:snapToGrid w:val="0"/>
                <w:color w:val="000000"/>
              </w:rPr>
            </w:pPr>
            <w:r>
              <w:rPr>
                <w:rFonts w:ascii="Arial" w:hAnsi="Arial"/>
                <w:snapToGrid w:val="0"/>
                <w:color w:val="000000"/>
              </w:rPr>
              <w:t>SRS191</w:t>
            </w:r>
          </w:p>
        </w:tc>
      </w:tr>
      <w:tr w:rsidR="008B72E7" w14:paraId="50AF52B1" w14:textId="77777777">
        <w:tblPrEx>
          <w:tblCellMar>
            <w:top w:w="0" w:type="dxa"/>
            <w:bottom w:w="0" w:type="dxa"/>
          </w:tblCellMar>
        </w:tblPrEx>
        <w:tc>
          <w:tcPr>
            <w:tcW w:w="2430" w:type="dxa"/>
          </w:tcPr>
          <w:p w14:paraId="2128E733" w14:textId="77777777" w:rsidR="008B72E7" w:rsidRDefault="008B72E7">
            <w:pPr>
              <w:rPr>
                <w:rFonts w:ascii="Arial" w:hAnsi="Arial"/>
                <w:snapToGrid w:val="0"/>
                <w:color w:val="000000"/>
              </w:rPr>
            </w:pPr>
            <w:r>
              <w:rPr>
                <w:rFonts w:ascii="Arial" w:hAnsi="Arial"/>
                <w:snapToGrid w:val="0"/>
                <w:color w:val="000000"/>
              </w:rPr>
              <w:t>3.4.1.2</w:t>
            </w:r>
          </w:p>
        </w:tc>
        <w:tc>
          <w:tcPr>
            <w:tcW w:w="2520" w:type="dxa"/>
          </w:tcPr>
          <w:p w14:paraId="393A5AAE" w14:textId="77777777" w:rsidR="008B72E7" w:rsidRDefault="008B72E7">
            <w:pPr>
              <w:rPr>
                <w:rFonts w:ascii="Arial" w:hAnsi="Arial"/>
                <w:snapToGrid w:val="0"/>
                <w:color w:val="000000"/>
              </w:rPr>
            </w:pPr>
            <w:r>
              <w:rPr>
                <w:rFonts w:ascii="Arial" w:hAnsi="Arial"/>
                <w:snapToGrid w:val="0"/>
                <w:color w:val="000000"/>
              </w:rPr>
              <w:t>FCP-ICP Communication Requirements</w:t>
            </w:r>
          </w:p>
        </w:tc>
        <w:tc>
          <w:tcPr>
            <w:tcW w:w="2430" w:type="dxa"/>
          </w:tcPr>
          <w:p w14:paraId="0EB5A62C" w14:textId="77777777" w:rsidR="008B72E7" w:rsidRDefault="008B72E7">
            <w:pPr>
              <w:rPr>
                <w:rFonts w:ascii="Arial" w:hAnsi="Arial"/>
                <w:snapToGrid w:val="0"/>
                <w:color w:val="000000"/>
              </w:rPr>
            </w:pPr>
            <w:r>
              <w:rPr>
                <w:rFonts w:ascii="Arial" w:hAnsi="Arial"/>
                <w:snapToGrid w:val="0"/>
                <w:color w:val="000000"/>
              </w:rPr>
              <w:t>Each interrupt shall (3.4.1.2.7) be preceded by the FCP writing the information listed in 3.4.1.1.1-6 to a shared memory block over the VME backplane bus to its counterpart ICP.</w:t>
            </w:r>
          </w:p>
        </w:tc>
        <w:tc>
          <w:tcPr>
            <w:tcW w:w="2430" w:type="dxa"/>
          </w:tcPr>
          <w:p w14:paraId="69B49B1B" w14:textId="77777777" w:rsidR="008B72E7" w:rsidRDefault="008B72E7">
            <w:pPr>
              <w:rPr>
                <w:rFonts w:ascii="Arial" w:hAnsi="Arial"/>
                <w:snapToGrid w:val="0"/>
                <w:color w:val="000000"/>
              </w:rPr>
            </w:pPr>
            <w:r>
              <w:rPr>
                <w:rFonts w:ascii="Arial" w:hAnsi="Arial"/>
                <w:snapToGrid w:val="0"/>
                <w:color w:val="000000"/>
              </w:rPr>
              <w:t>SRS033</w:t>
            </w:r>
          </w:p>
        </w:tc>
      </w:tr>
      <w:tr w:rsidR="008B72E7" w14:paraId="113C682C" w14:textId="77777777">
        <w:tblPrEx>
          <w:tblCellMar>
            <w:top w:w="0" w:type="dxa"/>
            <w:bottom w:w="0" w:type="dxa"/>
          </w:tblCellMar>
        </w:tblPrEx>
        <w:trPr>
          <w:del w:id="352" w:author="Alex Edsall" w:date="2002-03-12T09:35:00Z"/>
        </w:trPr>
        <w:tc>
          <w:tcPr>
            <w:tcW w:w="2430" w:type="dxa"/>
          </w:tcPr>
          <w:p w14:paraId="7104421D" w14:textId="77777777" w:rsidR="008B72E7" w:rsidRDefault="008B72E7">
            <w:pPr>
              <w:rPr>
                <w:del w:id="353" w:author="Alex Edsall" w:date="2002-03-12T09:35:00Z"/>
                <w:rFonts w:ascii="Arial" w:hAnsi="Arial"/>
                <w:snapToGrid w:val="0"/>
              </w:rPr>
            </w:pPr>
            <w:del w:id="354" w:author="Alex Edsall" w:date="2002-03-12T09:35:00Z">
              <w:r>
                <w:rPr>
                  <w:rFonts w:ascii="Arial" w:hAnsi="Arial"/>
                  <w:snapToGrid w:val="0"/>
                </w:rPr>
                <w:delText>3.4.2</w:delText>
              </w:r>
            </w:del>
          </w:p>
        </w:tc>
        <w:tc>
          <w:tcPr>
            <w:tcW w:w="2520" w:type="dxa"/>
          </w:tcPr>
          <w:p w14:paraId="4B694F5E" w14:textId="77777777" w:rsidR="008B72E7" w:rsidRDefault="008B72E7">
            <w:pPr>
              <w:rPr>
                <w:del w:id="355" w:author="Alex Edsall" w:date="2002-03-12T09:35:00Z"/>
                <w:rFonts w:ascii="Arial" w:hAnsi="Arial"/>
                <w:snapToGrid w:val="0"/>
              </w:rPr>
            </w:pPr>
            <w:del w:id="356" w:author="Alex Edsall" w:date="2002-03-12T09:35:00Z">
              <w:r>
                <w:rPr>
                  <w:rFonts w:ascii="Arial" w:hAnsi="Arial"/>
                  <w:snapToGrid w:val="0"/>
                </w:rPr>
                <w:delText>FCP-CTC Communications</w:delText>
              </w:r>
            </w:del>
          </w:p>
        </w:tc>
        <w:tc>
          <w:tcPr>
            <w:tcW w:w="2430" w:type="dxa"/>
          </w:tcPr>
          <w:p w14:paraId="22169427" w14:textId="77777777" w:rsidR="008B72E7" w:rsidRDefault="008B72E7">
            <w:pPr>
              <w:rPr>
                <w:del w:id="357" w:author="Alex Edsall" w:date="2002-03-12T09:35:00Z"/>
                <w:rFonts w:ascii="Arial" w:hAnsi="Arial"/>
                <w:snapToGrid w:val="0"/>
              </w:rPr>
            </w:pPr>
            <w:del w:id="358" w:author="Alex Edsall" w:date="2002-03-12T09:35:00Z">
              <w:r>
                <w:rPr>
                  <w:rFonts w:ascii="Arial" w:hAnsi="Arial"/>
                  <w:snapToGrid w:val="0"/>
                </w:rPr>
                <w:delText>The FTSS software shall (3.4.2.2) provide to the telemetry program the FTPP telemetry data which consists of the following elements:</w:delText>
              </w:r>
            </w:del>
          </w:p>
        </w:tc>
        <w:tc>
          <w:tcPr>
            <w:tcW w:w="2430" w:type="dxa"/>
          </w:tcPr>
          <w:p w14:paraId="573E6F30" w14:textId="77777777" w:rsidR="008B72E7" w:rsidRDefault="008B72E7">
            <w:pPr>
              <w:rPr>
                <w:del w:id="359" w:author="Alex Edsall" w:date="2002-03-12T09:35:00Z"/>
                <w:rFonts w:ascii="Arial" w:hAnsi="Arial"/>
                <w:snapToGrid w:val="0"/>
              </w:rPr>
            </w:pPr>
            <w:del w:id="360" w:author="Alex Edsall" w:date="2002-03-12T09:35:00Z">
              <w:r>
                <w:rPr>
                  <w:rFonts w:ascii="Arial" w:hAnsi="Arial"/>
                  <w:snapToGrid w:val="0"/>
                </w:rPr>
                <w:delText>SRS029, SRS044, SRS098</w:delText>
              </w:r>
            </w:del>
          </w:p>
        </w:tc>
      </w:tr>
      <w:tr w:rsidR="008B72E7" w14:paraId="1777E063" w14:textId="77777777">
        <w:tblPrEx>
          <w:tblCellMar>
            <w:top w:w="0" w:type="dxa"/>
            <w:bottom w:w="0" w:type="dxa"/>
          </w:tblCellMar>
        </w:tblPrEx>
        <w:trPr>
          <w:ins w:id="361" w:author="Alex Edsall" w:date="2002-03-12T09:35:00Z"/>
        </w:trPr>
        <w:tc>
          <w:tcPr>
            <w:tcW w:w="2430" w:type="dxa"/>
          </w:tcPr>
          <w:p w14:paraId="55750A65" w14:textId="77777777" w:rsidR="008B72E7" w:rsidRDefault="008B72E7">
            <w:pPr>
              <w:numPr>
                <w:ins w:id="362" w:author="Alex Edsall" w:date="2002-03-12T09:35:00Z"/>
              </w:numPr>
              <w:rPr>
                <w:ins w:id="363" w:author="Alex Edsall" w:date="2002-03-12T09:35:00Z"/>
                <w:rFonts w:ascii="Arial" w:hAnsi="Arial"/>
                <w:snapToGrid w:val="0"/>
                <w:color w:val="000000"/>
              </w:rPr>
            </w:pPr>
            <w:ins w:id="364" w:author="Alex Edsall" w:date="2002-03-12T09:35:00Z">
              <w:r>
                <w:rPr>
                  <w:rFonts w:ascii="Arial" w:hAnsi="Arial"/>
                  <w:snapToGrid w:val="0"/>
                  <w:color w:val="000000"/>
                </w:rPr>
                <w:t>3.4.2</w:t>
              </w:r>
            </w:ins>
          </w:p>
        </w:tc>
        <w:tc>
          <w:tcPr>
            <w:tcW w:w="2520" w:type="dxa"/>
          </w:tcPr>
          <w:p w14:paraId="061C9731" w14:textId="77777777" w:rsidR="008B72E7" w:rsidRDefault="008B72E7">
            <w:pPr>
              <w:numPr>
                <w:ins w:id="365" w:author="Alex Edsall" w:date="2002-03-12T09:35:00Z"/>
              </w:numPr>
              <w:rPr>
                <w:ins w:id="366" w:author="Alex Edsall" w:date="2002-03-12T09:35:00Z"/>
                <w:rFonts w:ascii="Arial" w:hAnsi="Arial"/>
                <w:snapToGrid w:val="0"/>
                <w:color w:val="000000"/>
              </w:rPr>
            </w:pPr>
            <w:ins w:id="367" w:author="Alex Edsall" w:date="2002-03-12T09:35:00Z">
              <w:r>
                <w:rPr>
                  <w:rFonts w:ascii="Arial" w:hAnsi="Arial"/>
                  <w:snapToGrid w:val="0"/>
                  <w:color w:val="000000"/>
                </w:rPr>
                <w:t>FCP-CTC Communications</w:t>
              </w:r>
            </w:ins>
          </w:p>
        </w:tc>
        <w:tc>
          <w:tcPr>
            <w:tcW w:w="2430" w:type="dxa"/>
          </w:tcPr>
          <w:p w14:paraId="11E0E5C1" w14:textId="77777777" w:rsidR="008B72E7" w:rsidRDefault="008B72E7">
            <w:pPr>
              <w:numPr>
                <w:ins w:id="368" w:author="Alex Edsall" w:date="2002-03-12T09:35:00Z"/>
              </w:numPr>
              <w:rPr>
                <w:ins w:id="369" w:author="Alex Edsall" w:date="2002-03-12T09:35:00Z"/>
                <w:rFonts w:ascii="Arial" w:hAnsi="Arial"/>
                <w:snapToGrid w:val="0"/>
                <w:color w:val="000000"/>
              </w:rPr>
            </w:pPr>
            <w:ins w:id="370" w:author="Alex Edsall" w:date="2002-03-12T09:35:00Z">
              <w:r>
                <w:rPr>
                  <w:rFonts w:ascii="Arial" w:hAnsi="Arial"/>
                  <w:snapToGrid w:val="0"/>
                  <w:color w:val="000000"/>
                </w:rPr>
                <w:t>The FTSS software shall (3.4.2.2) provide to the telemetry program the FTPP telemetry data which consists of the following elements:  a. FCP status, b. NE status, c. # Transient Errors, d. Transient recovery attempts, e. Frame overruns, f. ICP status.</w:t>
              </w:r>
            </w:ins>
          </w:p>
        </w:tc>
        <w:tc>
          <w:tcPr>
            <w:tcW w:w="2430" w:type="dxa"/>
          </w:tcPr>
          <w:p w14:paraId="7BDAE45E" w14:textId="77777777" w:rsidR="008B72E7" w:rsidRDefault="008B72E7">
            <w:pPr>
              <w:numPr>
                <w:ins w:id="371" w:author="Alex Edsall" w:date="2002-03-12T09:35:00Z"/>
              </w:numPr>
              <w:rPr>
                <w:ins w:id="372" w:author="Alex Edsall" w:date="2002-03-12T09:35:00Z"/>
                <w:rFonts w:ascii="Arial" w:hAnsi="Arial"/>
                <w:snapToGrid w:val="0"/>
                <w:color w:val="000000"/>
              </w:rPr>
            </w:pPr>
            <w:ins w:id="373" w:author="Alex Edsall" w:date="2002-03-12T09:35:00Z">
              <w:r>
                <w:rPr>
                  <w:rFonts w:ascii="Arial" w:hAnsi="Arial"/>
                  <w:snapToGrid w:val="0"/>
                  <w:color w:val="000000"/>
                </w:rPr>
                <w:t>SRS029, SRS044, SRS098</w:t>
              </w:r>
            </w:ins>
          </w:p>
        </w:tc>
      </w:tr>
      <w:tr w:rsidR="008B72E7" w14:paraId="2D853FC5" w14:textId="77777777">
        <w:tblPrEx>
          <w:tblCellMar>
            <w:top w:w="0" w:type="dxa"/>
            <w:bottom w:w="0" w:type="dxa"/>
          </w:tblCellMar>
        </w:tblPrEx>
        <w:tc>
          <w:tcPr>
            <w:tcW w:w="2430" w:type="dxa"/>
          </w:tcPr>
          <w:p w14:paraId="6CE80191" w14:textId="77777777" w:rsidR="008B72E7" w:rsidRDefault="008B72E7">
            <w:pPr>
              <w:rPr>
                <w:rFonts w:ascii="Arial" w:hAnsi="Arial"/>
                <w:snapToGrid w:val="0"/>
                <w:color w:val="000000"/>
              </w:rPr>
            </w:pPr>
            <w:r>
              <w:rPr>
                <w:rFonts w:ascii="Arial" w:hAnsi="Arial"/>
                <w:snapToGrid w:val="0"/>
                <w:color w:val="000000"/>
              </w:rPr>
              <w:t>3.4.2</w:t>
            </w:r>
          </w:p>
        </w:tc>
        <w:tc>
          <w:tcPr>
            <w:tcW w:w="2520" w:type="dxa"/>
          </w:tcPr>
          <w:p w14:paraId="1B90FC15" w14:textId="77777777" w:rsidR="008B72E7" w:rsidRDefault="008B72E7">
            <w:pPr>
              <w:rPr>
                <w:rFonts w:ascii="Arial" w:hAnsi="Arial"/>
                <w:snapToGrid w:val="0"/>
                <w:color w:val="000000"/>
              </w:rPr>
            </w:pPr>
            <w:r>
              <w:rPr>
                <w:rFonts w:ascii="Arial" w:hAnsi="Arial"/>
                <w:snapToGrid w:val="0"/>
                <w:color w:val="000000"/>
              </w:rPr>
              <w:t>FCP-CTC Communications</w:t>
            </w:r>
          </w:p>
        </w:tc>
        <w:tc>
          <w:tcPr>
            <w:tcW w:w="2430" w:type="dxa"/>
          </w:tcPr>
          <w:p w14:paraId="24237464" w14:textId="77777777" w:rsidR="008B72E7" w:rsidRDefault="008B72E7">
            <w:pPr>
              <w:rPr>
                <w:rFonts w:ascii="Arial" w:hAnsi="Arial"/>
                <w:snapToGrid w:val="0"/>
                <w:color w:val="000000"/>
              </w:rPr>
            </w:pPr>
            <w:r>
              <w:rPr>
                <w:rFonts w:ascii="Arial" w:hAnsi="Arial"/>
                <w:snapToGrid w:val="0"/>
                <w:color w:val="000000"/>
              </w:rPr>
              <w:t>The data mentioned in requirement 3.4.2.2 and any other Draper-provided telemetry data shall (3.4.2.9) fit within Draper’s allocated telemetry budget of 5000 bits/sec.</w:t>
            </w:r>
          </w:p>
        </w:tc>
        <w:tc>
          <w:tcPr>
            <w:tcW w:w="2430" w:type="dxa"/>
          </w:tcPr>
          <w:p w14:paraId="7F34F418" w14:textId="77777777" w:rsidR="008B72E7" w:rsidRDefault="008B72E7">
            <w:pPr>
              <w:rPr>
                <w:rFonts w:ascii="Arial" w:hAnsi="Arial"/>
                <w:snapToGrid w:val="0"/>
                <w:color w:val="000000"/>
              </w:rPr>
            </w:pPr>
            <w:r>
              <w:rPr>
                <w:rFonts w:ascii="Arial" w:hAnsi="Arial"/>
                <w:snapToGrid w:val="0"/>
                <w:color w:val="000000"/>
              </w:rPr>
              <w:t>SRS250</w:t>
            </w:r>
          </w:p>
        </w:tc>
      </w:tr>
      <w:tr w:rsidR="008B72E7" w14:paraId="74A9714D" w14:textId="77777777">
        <w:tblPrEx>
          <w:tblCellMar>
            <w:top w:w="0" w:type="dxa"/>
            <w:bottom w:w="0" w:type="dxa"/>
          </w:tblCellMar>
        </w:tblPrEx>
        <w:tc>
          <w:tcPr>
            <w:tcW w:w="2430" w:type="dxa"/>
          </w:tcPr>
          <w:p w14:paraId="6BEC3690" w14:textId="77777777" w:rsidR="008B72E7" w:rsidRDefault="008B72E7">
            <w:pPr>
              <w:rPr>
                <w:rFonts w:ascii="Arial" w:hAnsi="Arial"/>
                <w:snapToGrid w:val="0"/>
                <w:color w:val="000000"/>
              </w:rPr>
            </w:pPr>
            <w:r>
              <w:rPr>
                <w:rFonts w:ascii="Arial" w:hAnsi="Arial"/>
                <w:snapToGrid w:val="0"/>
                <w:color w:val="000000"/>
              </w:rPr>
              <w:t>3.4.2</w:t>
            </w:r>
          </w:p>
        </w:tc>
        <w:tc>
          <w:tcPr>
            <w:tcW w:w="2520" w:type="dxa"/>
          </w:tcPr>
          <w:p w14:paraId="5FF635E3" w14:textId="77777777" w:rsidR="008B72E7" w:rsidRDefault="008B72E7">
            <w:pPr>
              <w:rPr>
                <w:rFonts w:ascii="Arial" w:hAnsi="Arial"/>
                <w:snapToGrid w:val="0"/>
                <w:color w:val="000000"/>
              </w:rPr>
            </w:pPr>
            <w:r>
              <w:rPr>
                <w:rFonts w:ascii="Arial" w:hAnsi="Arial"/>
                <w:snapToGrid w:val="0"/>
                <w:color w:val="000000"/>
              </w:rPr>
              <w:t>FCP-CTC Communications</w:t>
            </w:r>
          </w:p>
        </w:tc>
        <w:tc>
          <w:tcPr>
            <w:tcW w:w="2430" w:type="dxa"/>
          </w:tcPr>
          <w:p w14:paraId="037E1DCF" w14:textId="77777777" w:rsidR="008B72E7" w:rsidRDefault="008B72E7">
            <w:pPr>
              <w:rPr>
                <w:rFonts w:ascii="Arial" w:hAnsi="Arial"/>
                <w:snapToGrid w:val="0"/>
                <w:color w:val="000000"/>
              </w:rPr>
            </w:pPr>
            <w:r>
              <w:rPr>
                <w:rFonts w:ascii="Arial" w:hAnsi="Arial"/>
                <w:snapToGrid w:val="0"/>
                <w:color w:val="000000"/>
              </w:rPr>
              <w:t>In addition, the FTSS software shall (3.4.2.11) provide up to 600 bits of start-up data that indicates the state of the FTPP system during start-</w:t>
            </w:r>
            <w:r>
              <w:rPr>
                <w:rFonts w:ascii="Arial" w:hAnsi="Arial"/>
                <w:snapToGrid w:val="0"/>
                <w:color w:val="000000"/>
              </w:rPr>
              <w:lastRenderedPageBreak/>
              <w:t>up.</w:t>
            </w:r>
          </w:p>
        </w:tc>
        <w:tc>
          <w:tcPr>
            <w:tcW w:w="2430" w:type="dxa"/>
          </w:tcPr>
          <w:p w14:paraId="184A4799" w14:textId="77777777" w:rsidR="008B72E7" w:rsidRDefault="008B72E7">
            <w:pPr>
              <w:rPr>
                <w:rFonts w:ascii="Arial" w:hAnsi="Arial"/>
                <w:snapToGrid w:val="0"/>
                <w:color w:val="000000"/>
              </w:rPr>
            </w:pPr>
            <w:r>
              <w:rPr>
                <w:rFonts w:ascii="Arial" w:hAnsi="Arial"/>
                <w:snapToGrid w:val="0"/>
                <w:color w:val="000000"/>
              </w:rPr>
              <w:lastRenderedPageBreak/>
              <w:t>SRS280</w:t>
            </w:r>
          </w:p>
        </w:tc>
      </w:tr>
      <w:tr w:rsidR="008B72E7" w14:paraId="56B84E57" w14:textId="77777777">
        <w:tblPrEx>
          <w:tblCellMar>
            <w:top w:w="0" w:type="dxa"/>
            <w:bottom w:w="0" w:type="dxa"/>
          </w:tblCellMar>
        </w:tblPrEx>
        <w:tc>
          <w:tcPr>
            <w:tcW w:w="2430" w:type="dxa"/>
          </w:tcPr>
          <w:p w14:paraId="236C8412" w14:textId="77777777" w:rsidR="008B72E7" w:rsidRDefault="008B72E7">
            <w:pPr>
              <w:rPr>
                <w:rFonts w:ascii="Arial" w:hAnsi="Arial"/>
                <w:snapToGrid w:val="0"/>
                <w:color w:val="000000"/>
              </w:rPr>
            </w:pPr>
            <w:r>
              <w:rPr>
                <w:rFonts w:ascii="Arial" w:hAnsi="Arial"/>
                <w:snapToGrid w:val="0"/>
                <w:color w:val="000000"/>
              </w:rPr>
              <w:t>3.4.2</w:t>
            </w:r>
          </w:p>
        </w:tc>
        <w:tc>
          <w:tcPr>
            <w:tcW w:w="2520" w:type="dxa"/>
          </w:tcPr>
          <w:p w14:paraId="15136C00" w14:textId="77777777" w:rsidR="008B72E7" w:rsidRDefault="008B72E7">
            <w:pPr>
              <w:rPr>
                <w:rFonts w:ascii="Arial" w:hAnsi="Arial"/>
                <w:snapToGrid w:val="0"/>
                <w:color w:val="000000"/>
              </w:rPr>
            </w:pPr>
            <w:r>
              <w:rPr>
                <w:rFonts w:ascii="Arial" w:hAnsi="Arial"/>
                <w:snapToGrid w:val="0"/>
                <w:color w:val="000000"/>
              </w:rPr>
              <w:t>FCP-CTC Communications</w:t>
            </w:r>
          </w:p>
        </w:tc>
        <w:tc>
          <w:tcPr>
            <w:tcW w:w="2430" w:type="dxa"/>
          </w:tcPr>
          <w:p w14:paraId="2522FE17" w14:textId="77777777" w:rsidR="008B72E7" w:rsidRDefault="008B72E7">
            <w:pPr>
              <w:rPr>
                <w:rFonts w:ascii="Arial" w:hAnsi="Arial"/>
                <w:snapToGrid w:val="0"/>
                <w:color w:val="000000"/>
              </w:rPr>
            </w:pPr>
            <w:r>
              <w:rPr>
                <w:rFonts w:ascii="Arial" w:hAnsi="Arial"/>
                <w:snapToGrid w:val="0"/>
                <w:color w:val="000000"/>
              </w:rPr>
              <w:t>Once every medium frame, the FTSS software shall (3.4.2.3) accept a pointer from the telemetry program to the buffer space containing the telemetry data.</w:t>
            </w:r>
          </w:p>
        </w:tc>
        <w:tc>
          <w:tcPr>
            <w:tcW w:w="2430" w:type="dxa"/>
          </w:tcPr>
          <w:p w14:paraId="4A7A73C6" w14:textId="77777777" w:rsidR="008B72E7" w:rsidRDefault="008B72E7">
            <w:pPr>
              <w:rPr>
                <w:rFonts w:ascii="Arial" w:hAnsi="Arial"/>
                <w:snapToGrid w:val="0"/>
                <w:color w:val="000000"/>
              </w:rPr>
            </w:pPr>
            <w:r>
              <w:rPr>
                <w:rFonts w:ascii="Arial" w:hAnsi="Arial"/>
                <w:snapToGrid w:val="0"/>
                <w:color w:val="000000"/>
              </w:rPr>
              <w:t>SRS148, SRS151</w:t>
            </w:r>
          </w:p>
        </w:tc>
      </w:tr>
      <w:tr w:rsidR="008B72E7" w14:paraId="21A5306C" w14:textId="77777777">
        <w:tblPrEx>
          <w:tblCellMar>
            <w:top w:w="0" w:type="dxa"/>
            <w:bottom w:w="0" w:type="dxa"/>
          </w:tblCellMar>
        </w:tblPrEx>
        <w:tc>
          <w:tcPr>
            <w:tcW w:w="2430" w:type="dxa"/>
          </w:tcPr>
          <w:p w14:paraId="77A25085" w14:textId="77777777" w:rsidR="008B72E7" w:rsidRDefault="008B72E7">
            <w:pPr>
              <w:rPr>
                <w:rFonts w:ascii="Arial" w:hAnsi="Arial"/>
                <w:snapToGrid w:val="0"/>
                <w:color w:val="000000"/>
              </w:rPr>
            </w:pPr>
            <w:r>
              <w:rPr>
                <w:rFonts w:ascii="Arial" w:hAnsi="Arial"/>
                <w:snapToGrid w:val="0"/>
                <w:color w:val="000000"/>
              </w:rPr>
              <w:t>3.4.2</w:t>
            </w:r>
          </w:p>
        </w:tc>
        <w:tc>
          <w:tcPr>
            <w:tcW w:w="2520" w:type="dxa"/>
          </w:tcPr>
          <w:p w14:paraId="28F7F441" w14:textId="77777777" w:rsidR="008B72E7" w:rsidRDefault="008B72E7">
            <w:pPr>
              <w:rPr>
                <w:rFonts w:ascii="Arial" w:hAnsi="Arial"/>
                <w:snapToGrid w:val="0"/>
                <w:color w:val="000000"/>
              </w:rPr>
            </w:pPr>
            <w:r>
              <w:rPr>
                <w:rFonts w:ascii="Arial" w:hAnsi="Arial"/>
                <w:snapToGrid w:val="0"/>
                <w:color w:val="000000"/>
              </w:rPr>
              <w:t>FCP-CTC Communications</w:t>
            </w:r>
          </w:p>
        </w:tc>
        <w:tc>
          <w:tcPr>
            <w:tcW w:w="2430" w:type="dxa"/>
          </w:tcPr>
          <w:p w14:paraId="4B6237B5" w14:textId="77777777" w:rsidR="008B72E7" w:rsidRDefault="008B72E7">
            <w:pPr>
              <w:rPr>
                <w:rFonts w:ascii="Arial" w:hAnsi="Arial"/>
                <w:snapToGrid w:val="0"/>
                <w:color w:val="000000"/>
              </w:rPr>
            </w:pPr>
            <w:r>
              <w:rPr>
                <w:rFonts w:ascii="Arial" w:hAnsi="Arial"/>
                <w:snapToGrid w:val="0"/>
                <w:color w:val="000000"/>
              </w:rPr>
              <w:t>The FTSS software shall (3.4.2.4) move this buffer to the MPCC/CTC over the VMEbus.</w:t>
            </w:r>
          </w:p>
        </w:tc>
        <w:tc>
          <w:tcPr>
            <w:tcW w:w="2430" w:type="dxa"/>
          </w:tcPr>
          <w:p w14:paraId="11FFE948" w14:textId="77777777" w:rsidR="008B72E7" w:rsidRDefault="008B72E7">
            <w:pPr>
              <w:rPr>
                <w:rFonts w:ascii="Arial" w:hAnsi="Arial"/>
                <w:snapToGrid w:val="0"/>
                <w:color w:val="000000"/>
              </w:rPr>
            </w:pPr>
            <w:r>
              <w:rPr>
                <w:rFonts w:ascii="Arial" w:hAnsi="Arial"/>
                <w:snapToGrid w:val="0"/>
                <w:color w:val="000000"/>
              </w:rPr>
              <w:t>SRS149, SRS150</w:t>
            </w:r>
          </w:p>
        </w:tc>
      </w:tr>
      <w:tr w:rsidR="008B72E7" w14:paraId="7E4813C3" w14:textId="77777777">
        <w:tblPrEx>
          <w:tblCellMar>
            <w:top w:w="0" w:type="dxa"/>
            <w:bottom w:w="0" w:type="dxa"/>
          </w:tblCellMar>
        </w:tblPrEx>
        <w:tc>
          <w:tcPr>
            <w:tcW w:w="2430" w:type="dxa"/>
          </w:tcPr>
          <w:p w14:paraId="593F5ABA" w14:textId="77777777" w:rsidR="008B72E7" w:rsidRDefault="008B72E7">
            <w:pPr>
              <w:rPr>
                <w:rFonts w:ascii="Arial" w:hAnsi="Arial"/>
                <w:snapToGrid w:val="0"/>
                <w:color w:val="000000"/>
              </w:rPr>
            </w:pPr>
            <w:r>
              <w:rPr>
                <w:rFonts w:ascii="Arial" w:hAnsi="Arial"/>
                <w:snapToGrid w:val="0"/>
                <w:color w:val="000000"/>
              </w:rPr>
              <w:t>3.4.2</w:t>
            </w:r>
          </w:p>
        </w:tc>
        <w:tc>
          <w:tcPr>
            <w:tcW w:w="2520" w:type="dxa"/>
          </w:tcPr>
          <w:p w14:paraId="6E8873F3" w14:textId="77777777" w:rsidR="008B72E7" w:rsidRDefault="008B72E7">
            <w:pPr>
              <w:rPr>
                <w:rFonts w:ascii="Arial" w:hAnsi="Arial"/>
                <w:snapToGrid w:val="0"/>
                <w:color w:val="000000"/>
              </w:rPr>
            </w:pPr>
            <w:r>
              <w:rPr>
                <w:rFonts w:ascii="Arial" w:hAnsi="Arial"/>
                <w:snapToGrid w:val="0"/>
                <w:color w:val="000000"/>
              </w:rPr>
              <w:t>FCP-CTC Communications</w:t>
            </w:r>
          </w:p>
        </w:tc>
        <w:tc>
          <w:tcPr>
            <w:tcW w:w="2430" w:type="dxa"/>
          </w:tcPr>
          <w:p w14:paraId="03D51E14" w14:textId="77777777" w:rsidR="008B72E7" w:rsidRDefault="008B72E7">
            <w:pPr>
              <w:rPr>
                <w:rFonts w:ascii="Arial" w:hAnsi="Arial"/>
                <w:snapToGrid w:val="0"/>
                <w:color w:val="000000"/>
              </w:rPr>
            </w:pPr>
            <w:r>
              <w:rPr>
                <w:rFonts w:ascii="Arial" w:hAnsi="Arial"/>
                <w:snapToGrid w:val="0"/>
                <w:color w:val="000000"/>
              </w:rPr>
              <w:t>The FTSS software shall (3.4.2.10) use no more than 5.2 milliseconds of FCP processing time to move the telemetry data to the MPCC/CTC board and complete communication and error handling for the MPCC/CTC board.</w:t>
            </w:r>
          </w:p>
        </w:tc>
        <w:tc>
          <w:tcPr>
            <w:tcW w:w="2430" w:type="dxa"/>
          </w:tcPr>
          <w:p w14:paraId="21EF8EDA" w14:textId="77777777" w:rsidR="008B72E7" w:rsidRDefault="008B72E7">
            <w:pPr>
              <w:rPr>
                <w:rFonts w:ascii="Arial" w:hAnsi="Arial"/>
                <w:snapToGrid w:val="0"/>
                <w:color w:val="000000"/>
              </w:rPr>
            </w:pPr>
            <w:r>
              <w:rPr>
                <w:rFonts w:ascii="Arial" w:hAnsi="Arial"/>
                <w:snapToGrid w:val="0"/>
                <w:color w:val="000000"/>
              </w:rPr>
              <w:t>SRS257</w:t>
            </w:r>
          </w:p>
        </w:tc>
      </w:tr>
      <w:tr w:rsidR="008B72E7" w14:paraId="77A28E9D" w14:textId="77777777">
        <w:tblPrEx>
          <w:tblCellMar>
            <w:top w:w="0" w:type="dxa"/>
            <w:bottom w:w="0" w:type="dxa"/>
          </w:tblCellMar>
        </w:tblPrEx>
        <w:tc>
          <w:tcPr>
            <w:tcW w:w="2430" w:type="dxa"/>
          </w:tcPr>
          <w:p w14:paraId="2E2B267D" w14:textId="77777777" w:rsidR="008B72E7" w:rsidRDefault="008B72E7">
            <w:pPr>
              <w:rPr>
                <w:rFonts w:ascii="Arial" w:hAnsi="Arial"/>
                <w:snapToGrid w:val="0"/>
                <w:color w:val="000000"/>
              </w:rPr>
            </w:pPr>
            <w:r>
              <w:rPr>
                <w:rFonts w:ascii="Arial" w:hAnsi="Arial"/>
                <w:snapToGrid w:val="0"/>
                <w:color w:val="000000"/>
              </w:rPr>
              <w:t>3.4.2</w:t>
            </w:r>
          </w:p>
        </w:tc>
        <w:tc>
          <w:tcPr>
            <w:tcW w:w="2520" w:type="dxa"/>
          </w:tcPr>
          <w:p w14:paraId="48704C9F" w14:textId="77777777" w:rsidR="008B72E7" w:rsidRDefault="008B72E7">
            <w:pPr>
              <w:rPr>
                <w:rFonts w:ascii="Arial" w:hAnsi="Arial"/>
                <w:snapToGrid w:val="0"/>
                <w:color w:val="000000"/>
              </w:rPr>
            </w:pPr>
            <w:r>
              <w:rPr>
                <w:rFonts w:ascii="Arial" w:hAnsi="Arial"/>
                <w:snapToGrid w:val="0"/>
                <w:color w:val="000000"/>
              </w:rPr>
              <w:t>FCP-CTC Communications</w:t>
            </w:r>
          </w:p>
        </w:tc>
        <w:tc>
          <w:tcPr>
            <w:tcW w:w="2430" w:type="dxa"/>
          </w:tcPr>
          <w:p w14:paraId="173846FB" w14:textId="77777777" w:rsidR="008B72E7" w:rsidRDefault="008B72E7">
            <w:pPr>
              <w:rPr>
                <w:rFonts w:ascii="Arial" w:hAnsi="Arial"/>
                <w:snapToGrid w:val="0"/>
                <w:color w:val="000000"/>
              </w:rPr>
            </w:pPr>
            <w:r>
              <w:rPr>
                <w:rFonts w:ascii="Arial" w:hAnsi="Arial"/>
                <w:snapToGrid w:val="0"/>
                <w:color w:val="000000"/>
              </w:rPr>
              <w:t>The FTSS software shall (3.4.2.5) receive telemetry commands from both CTCs via the MPCC/CTC once every medium frame.</w:t>
            </w:r>
          </w:p>
        </w:tc>
        <w:tc>
          <w:tcPr>
            <w:tcW w:w="2430" w:type="dxa"/>
          </w:tcPr>
          <w:p w14:paraId="6507CF24" w14:textId="77777777" w:rsidR="008B72E7" w:rsidRDefault="008B72E7">
            <w:pPr>
              <w:rPr>
                <w:rFonts w:ascii="Arial" w:hAnsi="Arial"/>
                <w:snapToGrid w:val="0"/>
                <w:color w:val="000000"/>
              </w:rPr>
            </w:pPr>
            <w:r>
              <w:rPr>
                <w:rFonts w:ascii="Arial" w:hAnsi="Arial"/>
                <w:snapToGrid w:val="0"/>
                <w:color w:val="000000"/>
              </w:rPr>
              <w:t>SRS152</w:t>
            </w:r>
          </w:p>
        </w:tc>
      </w:tr>
      <w:tr w:rsidR="008B72E7" w14:paraId="576C6902" w14:textId="77777777">
        <w:tblPrEx>
          <w:tblCellMar>
            <w:top w:w="0" w:type="dxa"/>
            <w:bottom w:w="0" w:type="dxa"/>
          </w:tblCellMar>
        </w:tblPrEx>
        <w:tc>
          <w:tcPr>
            <w:tcW w:w="2430" w:type="dxa"/>
          </w:tcPr>
          <w:p w14:paraId="32460483" w14:textId="77777777" w:rsidR="008B72E7" w:rsidRDefault="008B72E7">
            <w:pPr>
              <w:rPr>
                <w:rFonts w:ascii="Arial" w:hAnsi="Arial"/>
                <w:snapToGrid w:val="0"/>
                <w:color w:val="000000"/>
              </w:rPr>
            </w:pPr>
            <w:r>
              <w:rPr>
                <w:rFonts w:ascii="Arial" w:hAnsi="Arial"/>
                <w:snapToGrid w:val="0"/>
                <w:color w:val="000000"/>
              </w:rPr>
              <w:t>3.4.2</w:t>
            </w:r>
          </w:p>
        </w:tc>
        <w:tc>
          <w:tcPr>
            <w:tcW w:w="2520" w:type="dxa"/>
          </w:tcPr>
          <w:p w14:paraId="4327E996" w14:textId="77777777" w:rsidR="008B72E7" w:rsidRDefault="008B72E7">
            <w:pPr>
              <w:rPr>
                <w:rFonts w:ascii="Arial" w:hAnsi="Arial"/>
                <w:snapToGrid w:val="0"/>
                <w:color w:val="000000"/>
              </w:rPr>
            </w:pPr>
            <w:r>
              <w:rPr>
                <w:rFonts w:ascii="Arial" w:hAnsi="Arial"/>
                <w:snapToGrid w:val="0"/>
                <w:color w:val="000000"/>
              </w:rPr>
              <w:t>FCP-CTC Communications</w:t>
            </w:r>
          </w:p>
        </w:tc>
        <w:tc>
          <w:tcPr>
            <w:tcW w:w="2430" w:type="dxa"/>
          </w:tcPr>
          <w:p w14:paraId="6D38EAB8" w14:textId="77777777" w:rsidR="008B72E7" w:rsidRDefault="008B72E7">
            <w:pPr>
              <w:rPr>
                <w:rFonts w:ascii="Arial" w:hAnsi="Arial"/>
                <w:snapToGrid w:val="0"/>
                <w:color w:val="000000"/>
              </w:rPr>
            </w:pPr>
            <w:r>
              <w:rPr>
                <w:rFonts w:ascii="Arial" w:hAnsi="Arial"/>
                <w:snapToGrid w:val="0"/>
                <w:color w:val="000000"/>
              </w:rPr>
              <w:t>The FTSS software shall (3.4.2.6) congruently decide which FCP channel should be the source of CTC data.</w:t>
            </w:r>
          </w:p>
        </w:tc>
        <w:tc>
          <w:tcPr>
            <w:tcW w:w="2430" w:type="dxa"/>
          </w:tcPr>
          <w:p w14:paraId="3B917CC5" w14:textId="77777777" w:rsidR="008B72E7" w:rsidRDefault="008B72E7">
            <w:pPr>
              <w:rPr>
                <w:rFonts w:ascii="Arial" w:hAnsi="Arial"/>
                <w:snapToGrid w:val="0"/>
                <w:color w:val="000000"/>
              </w:rPr>
            </w:pPr>
            <w:r>
              <w:rPr>
                <w:rFonts w:ascii="Arial" w:hAnsi="Arial"/>
                <w:snapToGrid w:val="0"/>
                <w:color w:val="000000"/>
              </w:rPr>
              <w:t>SRS222</w:t>
            </w:r>
          </w:p>
        </w:tc>
      </w:tr>
      <w:tr w:rsidR="008B72E7" w14:paraId="35C9D12C" w14:textId="77777777">
        <w:tblPrEx>
          <w:tblCellMar>
            <w:top w:w="0" w:type="dxa"/>
            <w:bottom w:w="0" w:type="dxa"/>
          </w:tblCellMar>
        </w:tblPrEx>
        <w:tc>
          <w:tcPr>
            <w:tcW w:w="2430" w:type="dxa"/>
          </w:tcPr>
          <w:p w14:paraId="75054A97" w14:textId="77777777" w:rsidR="008B72E7" w:rsidRDefault="008B72E7">
            <w:pPr>
              <w:rPr>
                <w:rFonts w:ascii="Arial" w:hAnsi="Arial"/>
                <w:snapToGrid w:val="0"/>
                <w:color w:val="000000"/>
              </w:rPr>
            </w:pPr>
            <w:r>
              <w:rPr>
                <w:rFonts w:ascii="Arial" w:hAnsi="Arial"/>
                <w:snapToGrid w:val="0"/>
                <w:color w:val="000000"/>
              </w:rPr>
              <w:t>3.4.2</w:t>
            </w:r>
          </w:p>
        </w:tc>
        <w:tc>
          <w:tcPr>
            <w:tcW w:w="2520" w:type="dxa"/>
          </w:tcPr>
          <w:p w14:paraId="670B6D07" w14:textId="77777777" w:rsidR="008B72E7" w:rsidRDefault="008B72E7">
            <w:pPr>
              <w:rPr>
                <w:rFonts w:ascii="Arial" w:hAnsi="Arial"/>
                <w:snapToGrid w:val="0"/>
                <w:color w:val="000000"/>
              </w:rPr>
            </w:pPr>
            <w:r>
              <w:rPr>
                <w:rFonts w:ascii="Arial" w:hAnsi="Arial"/>
                <w:snapToGrid w:val="0"/>
                <w:color w:val="000000"/>
              </w:rPr>
              <w:t>FCP-CTC Communications</w:t>
            </w:r>
          </w:p>
        </w:tc>
        <w:tc>
          <w:tcPr>
            <w:tcW w:w="2430" w:type="dxa"/>
          </w:tcPr>
          <w:p w14:paraId="3C628E38" w14:textId="77777777" w:rsidR="008B72E7" w:rsidRDefault="008B72E7">
            <w:pPr>
              <w:rPr>
                <w:rFonts w:ascii="Arial" w:hAnsi="Arial"/>
                <w:snapToGrid w:val="0"/>
                <w:color w:val="000000"/>
              </w:rPr>
            </w:pPr>
            <w:r>
              <w:rPr>
                <w:rFonts w:ascii="Arial" w:hAnsi="Arial"/>
                <w:snapToGrid w:val="0"/>
                <w:color w:val="000000"/>
              </w:rPr>
              <w:t>This decision shall (3.4.2.7) be made based on the health and status of all the physical links from the FCP to the CTC.</w:t>
            </w:r>
          </w:p>
        </w:tc>
        <w:tc>
          <w:tcPr>
            <w:tcW w:w="2430" w:type="dxa"/>
          </w:tcPr>
          <w:p w14:paraId="2BF6CAAB" w14:textId="77777777" w:rsidR="008B72E7" w:rsidRDefault="008B72E7">
            <w:pPr>
              <w:rPr>
                <w:rFonts w:ascii="Arial" w:hAnsi="Arial"/>
                <w:snapToGrid w:val="0"/>
                <w:color w:val="000000"/>
              </w:rPr>
            </w:pPr>
            <w:r>
              <w:rPr>
                <w:rFonts w:ascii="Arial" w:hAnsi="Arial"/>
                <w:snapToGrid w:val="0"/>
                <w:color w:val="000000"/>
              </w:rPr>
              <w:t>SRS222</w:t>
            </w:r>
          </w:p>
        </w:tc>
      </w:tr>
      <w:tr w:rsidR="008B72E7" w14:paraId="24739D39" w14:textId="77777777">
        <w:tblPrEx>
          <w:tblCellMar>
            <w:top w:w="0" w:type="dxa"/>
            <w:bottom w:w="0" w:type="dxa"/>
          </w:tblCellMar>
        </w:tblPrEx>
        <w:tc>
          <w:tcPr>
            <w:tcW w:w="2430" w:type="dxa"/>
          </w:tcPr>
          <w:p w14:paraId="1A6A50AA" w14:textId="77777777" w:rsidR="008B72E7" w:rsidRDefault="008B72E7">
            <w:pPr>
              <w:rPr>
                <w:rFonts w:ascii="Arial" w:hAnsi="Arial"/>
                <w:snapToGrid w:val="0"/>
                <w:color w:val="000000"/>
              </w:rPr>
            </w:pPr>
            <w:r>
              <w:rPr>
                <w:rFonts w:ascii="Arial" w:hAnsi="Arial"/>
                <w:snapToGrid w:val="0"/>
                <w:color w:val="000000"/>
              </w:rPr>
              <w:t>3.4.2</w:t>
            </w:r>
          </w:p>
        </w:tc>
        <w:tc>
          <w:tcPr>
            <w:tcW w:w="2520" w:type="dxa"/>
          </w:tcPr>
          <w:p w14:paraId="7BA54EC3" w14:textId="77777777" w:rsidR="008B72E7" w:rsidRDefault="008B72E7">
            <w:pPr>
              <w:rPr>
                <w:rFonts w:ascii="Arial" w:hAnsi="Arial"/>
                <w:snapToGrid w:val="0"/>
                <w:color w:val="000000"/>
              </w:rPr>
            </w:pPr>
            <w:r>
              <w:rPr>
                <w:rFonts w:ascii="Arial" w:hAnsi="Arial"/>
                <w:snapToGrid w:val="0"/>
                <w:color w:val="000000"/>
              </w:rPr>
              <w:t>FCP-CTC Communications</w:t>
            </w:r>
          </w:p>
        </w:tc>
        <w:tc>
          <w:tcPr>
            <w:tcW w:w="2430" w:type="dxa"/>
          </w:tcPr>
          <w:p w14:paraId="0FCB9A36" w14:textId="77777777" w:rsidR="008B72E7" w:rsidRDefault="008B72E7">
            <w:pPr>
              <w:rPr>
                <w:rFonts w:ascii="Arial" w:hAnsi="Arial"/>
                <w:snapToGrid w:val="0"/>
                <w:color w:val="000000"/>
              </w:rPr>
            </w:pPr>
            <w:r>
              <w:rPr>
                <w:rFonts w:ascii="Arial" w:hAnsi="Arial"/>
                <w:snapToGrid w:val="0"/>
                <w:color w:val="000000"/>
              </w:rPr>
              <w:t xml:space="preserve">The FTSS software shall (3.4.2.8) deliver to the requisite NASA </w:t>
            </w:r>
            <w:r>
              <w:rPr>
                <w:rFonts w:ascii="Arial" w:hAnsi="Arial"/>
                <w:snapToGrid w:val="0"/>
                <w:color w:val="000000"/>
              </w:rPr>
              <w:lastRenderedPageBreak/>
              <w:t>application program commands received from both CTCs.</w:t>
            </w:r>
          </w:p>
        </w:tc>
        <w:tc>
          <w:tcPr>
            <w:tcW w:w="2430" w:type="dxa"/>
          </w:tcPr>
          <w:p w14:paraId="10E7B767" w14:textId="77777777" w:rsidR="008B72E7" w:rsidRDefault="008B72E7">
            <w:pPr>
              <w:rPr>
                <w:rFonts w:ascii="Arial" w:hAnsi="Arial"/>
                <w:snapToGrid w:val="0"/>
                <w:color w:val="000000"/>
              </w:rPr>
            </w:pPr>
            <w:r>
              <w:rPr>
                <w:rFonts w:ascii="Arial" w:hAnsi="Arial"/>
                <w:snapToGrid w:val="0"/>
                <w:color w:val="000000"/>
              </w:rPr>
              <w:lastRenderedPageBreak/>
              <w:t>SRS153, SRS156</w:t>
            </w:r>
          </w:p>
        </w:tc>
      </w:tr>
      <w:tr w:rsidR="008B72E7" w14:paraId="72D96C25" w14:textId="77777777">
        <w:tblPrEx>
          <w:tblCellMar>
            <w:top w:w="0" w:type="dxa"/>
            <w:bottom w:w="0" w:type="dxa"/>
          </w:tblCellMar>
        </w:tblPrEx>
        <w:tc>
          <w:tcPr>
            <w:tcW w:w="2430" w:type="dxa"/>
          </w:tcPr>
          <w:p w14:paraId="02634D08" w14:textId="77777777" w:rsidR="008B72E7" w:rsidRDefault="008B72E7">
            <w:pPr>
              <w:rPr>
                <w:rFonts w:ascii="Arial" w:hAnsi="Arial"/>
                <w:snapToGrid w:val="0"/>
                <w:color w:val="000000"/>
              </w:rPr>
            </w:pPr>
            <w:r>
              <w:rPr>
                <w:rFonts w:ascii="Arial" w:hAnsi="Arial"/>
                <w:snapToGrid w:val="0"/>
                <w:color w:val="000000"/>
              </w:rPr>
              <w:t>3.5</w:t>
            </w:r>
          </w:p>
        </w:tc>
        <w:tc>
          <w:tcPr>
            <w:tcW w:w="2520" w:type="dxa"/>
          </w:tcPr>
          <w:p w14:paraId="368EDDA9" w14:textId="77777777" w:rsidR="008B72E7" w:rsidRDefault="008B72E7">
            <w:pPr>
              <w:rPr>
                <w:rFonts w:ascii="Arial" w:hAnsi="Arial"/>
                <w:snapToGrid w:val="0"/>
                <w:color w:val="000000"/>
              </w:rPr>
            </w:pPr>
            <w:r>
              <w:rPr>
                <w:rFonts w:ascii="Arial" w:hAnsi="Arial"/>
                <w:snapToGrid w:val="0"/>
                <w:color w:val="000000"/>
              </w:rPr>
              <w:t>Miscellaneous Other Requirements</w:t>
            </w:r>
          </w:p>
        </w:tc>
        <w:tc>
          <w:tcPr>
            <w:tcW w:w="2430" w:type="dxa"/>
          </w:tcPr>
          <w:p w14:paraId="21DA6741" w14:textId="77777777" w:rsidR="008B72E7" w:rsidRDefault="008B72E7">
            <w:pPr>
              <w:rPr>
                <w:rFonts w:ascii="Arial" w:hAnsi="Arial"/>
                <w:snapToGrid w:val="0"/>
                <w:color w:val="000000"/>
              </w:rPr>
            </w:pPr>
            <w:r>
              <w:rPr>
                <w:rFonts w:ascii="Arial" w:hAnsi="Arial"/>
                <w:snapToGrid w:val="0"/>
                <w:color w:val="000000"/>
              </w:rPr>
              <w:t>Draper shall (3.5.5) not violate the 100 microseconds requirement.</w:t>
            </w:r>
          </w:p>
        </w:tc>
        <w:tc>
          <w:tcPr>
            <w:tcW w:w="2430" w:type="dxa"/>
          </w:tcPr>
          <w:p w14:paraId="52B7DE56" w14:textId="77777777" w:rsidR="008B72E7" w:rsidRDefault="008B72E7">
            <w:pPr>
              <w:rPr>
                <w:rFonts w:ascii="Arial" w:hAnsi="Arial"/>
                <w:snapToGrid w:val="0"/>
                <w:color w:val="000000"/>
              </w:rPr>
            </w:pPr>
            <w:r>
              <w:rPr>
                <w:rFonts w:ascii="Arial" w:hAnsi="Arial"/>
                <w:snapToGrid w:val="0"/>
                <w:color w:val="000000"/>
              </w:rPr>
              <w:t>SRS223</w:t>
            </w:r>
          </w:p>
        </w:tc>
      </w:tr>
      <w:tr w:rsidR="008B72E7" w14:paraId="3E480B54" w14:textId="77777777">
        <w:tblPrEx>
          <w:tblCellMar>
            <w:top w:w="0" w:type="dxa"/>
            <w:bottom w:w="0" w:type="dxa"/>
          </w:tblCellMar>
        </w:tblPrEx>
        <w:tc>
          <w:tcPr>
            <w:tcW w:w="2430" w:type="dxa"/>
          </w:tcPr>
          <w:p w14:paraId="1A16BEA8" w14:textId="77777777" w:rsidR="008B72E7" w:rsidRDefault="008B72E7">
            <w:pPr>
              <w:rPr>
                <w:rFonts w:ascii="Arial" w:hAnsi="Arial"/>
                <w:snapToGrid w:val="0"/>
                <w:color w:val="000000"/>
              </w:rPr>
            </w:pPr>
            <w:r>
              <w:rPr>
                <w:rFonts w:ascii="Arial" w:hAnsi="Arial"/>
                <w:snapToGrid w:val="0"/>
                <w:color w:val="000000"/>
              </w:rPr>
              <w:t>3.5</w:t>
            </w:r>
          </w:p>
        </w:tc>
        <w:tc>
          <w:tcPr>
            <w:tcW w:w="2520" w:type="dxa"/>
          </w:tcPr>
          <w:p w14:paraId="759CE634" w14:textId="77777777" w:rsidR="008B72E7" w:rsidRDefault="008B72E7">
            <w:pPr>
              <w:rPr>
                <w:rFonts w:ascii="Arial" w:hAnsi="Arial"/>
                <w:snapToGrid w:val="0"/>
                <w:color w:val="000000"/>
              </w:rPr>
            </w:pPr>
            <w:r>
              <w:rPr>
                <w:rFonts w:ascii="Arial" w:hAnsi="Arial"/>
                <w:snapToGrid w:val="0"/>
                <w:color w:val="000000"/>
              </w:rPr>
              <w:t>Miscellaneous Other Requirements</w:t>
            </w:r>
          </w:p>
        </w:tc>
        <w:tc>
          <w:tcPr>
            <w:tcW w:w="2430" w:type="dxa"/>
          </w:tcPr>
          <w:p w14:paraId="1F385B6B" w14:textId="77777777" w:rsidR="008B72E7" w:rsidRDefault="008B72E7">
            <w:pPr>
              <w:rPr>
                <w:rFonts w:ascii="Arial" w:hAnsi="Arial"/>
                <w:snapToGrid w:val="0"/>
                <w:color w:val="000000"/>
              </w:rPr>
            </w:pPr>
            <w:r>
              <w:rPr>
                <w:rFonts w:ascii="Arial" w:hAnsi="Arial"/>
                <w:snapToGrid w:val="0"/>
                <w:color w:val="000000"/>
              </w:rPr>
              <w:t>Draper shall (3.5.6) deliver FTSS engineering release version 5/6, and any subsequent versions of the FTSS software, only after the release has been proven to work under Tornado 2 for the NT environment.</w:t>
            </w:r>
          </w:p>
        </w:tc>
        <w:tc>
          <w:tcPr>
            <w:tcW w:w="2430" w:type="dxa"/>
          </w:tcPr>
          <w:p w14:paraId="5017DB61" w14:textId="77777777" w:rsidR="008B72E7" w:rsidRDefault="008B72E7">
            <w:pPr>
              <w:rPr>
                <w:rFonts w:ascii="Arial" w:hAnsi="Arial"/>
                <w:snapToGrid w:val="0"/>
                <w:color w:val="000000"/>
              </w:rPr>
            </w:pPr>
            <w:r>
              <w:rPr>
                <w:rFonts w:ascii="Arial" w:hAnsi="Arial"/>
                <w:snapToGrid w:val="0"/>
                <w:color w:val="000000"/>
              </w:rPr>
              <w:t>SRS253</w:t>
            </w:r>
          </w:p>
        </w:tc>
      </w:tr>
      <w:tr w:rsidR="008B72E7" w14:paraId="47F3D4FE" w14:textId="77777777">
        <w:tblPrEx>
          <w:tblCellMar>
            <w:top w:w="0" w:type="dxa"/>
            <w:bottom w:w="0" w:type="dxa"/>
          </w:tblCellMar>
        </w:tblPrEx>
        <w:tc>
          <w:tcPr>
            <w:tcW w:w="2430" w:type="dxa"/>
          </w:tcPr>
          <w:p w14:paraId="6CE76F5A" w14:textId="77777777" w:rsidR="008B72E7" w:rsidRDefault="008B72E7">
            <w:pPr>
              <w:rPr>
                <w:rFonts w:ascii="Arial" w:hAnsi="Arial"/>
                <w:snapToGrid w:val="0"/>
                <w:color w:val="000000"/>
              </w:rPr>
            </w:pPr>
            <w:r>
              <w:rPr>
                <w:rFonts w:ascii="Arial" w:hAnsi="Arial"/>
                <w:snapToGrid w:val="0"/>
                <w:color w:val="000000"/>
              </w:rPr>
              <w:t>3.5</w:t>
            </w:r>
          </w:p>
        </w:tc>
        <w:tc>
          <w:tcPr>
            <w:tcW w:w="2520" w:type="dxa"/>
          </w:tcPr>
          <w:p w14:paraId="05A7C7BC" w14:textId="77777777" w:rsidR="008B72E7" w:rsidRDefault="008B72E7">
            <w:pPr>
              <w:rPr>
                <w:rFonts w:ascii="Arial" w:hAnsi="Arial"/>
                <w:snapToGrid w:val="0"/>
                <w:color w:val="000000"/>
              </w:rPr>
            </w:pPr>
            <w:r>
              <w:rPr>
                <w:rFonts w:ascii="Arial" w:hAnsi="Arial"/>
                <w:snapToGrid w:val="0"/>
                <w:color w:val="000000"/>
              </w:rPr>
              <w:t>Miscellaneous Other Requirements</w:t>
            </w:r>
          </w:p>
        </w:tc>
        <w:tc>
          <w:tcPr>
            <w:tcW w:w="2430" w:type="dxa"/>
          </w:tcPr>
          <w:p w14:paraId="10A62A54" w14:textId="77777777" w:rsidR="008B72E7" w:rsidRDefault="008B72E7">
            <w:pPr>
              <w:rPr>
                <w:rFonts w:ascii="Arial" w:hAnsi="Arial"/>
                <w:snapToGrid w:val="0"/>
                <w:color w:val="000000"/>
              </w:rPr>
            </w:pPr>
            <w:r>
              <w:rPr>
                <w:rFonts w:ascii="Arial" w:hAnsi="Arial"/>
                <w:snapToGrid w:val="0"/>
                <w:color w:val="000000"/>
              </w:rPr>
              <w:t>Draper shall (3.5.7) deliver FTSS engineering release version 5/6, and any subsequent versions of the FTSS software, via CD-ROM.</w:t>
            </w:r>
          </w:p>
        </w:tc>
        <w:tc>
          <w:tcPr>
            <w:tcW w:w="2430" w:type="dxa"/>
          </w:tcPr>
          <w:p w14:paraId="51B28060" w14:textId="77777777" w:rsidR="008B72E7" w:rsidRDefault="008B72E7">
            <w:pPr>
              <w:rPr>
                <w:rFonts w:ascii="Arial" w:hAnsi="Arial"/>
                <w:snapToGrid w:val="0"/>
                <w:color w:val="000000"/>
              </w:rPr>
            </w:pPr>
            <w:r>
              <w:rPr>
                <w:rFonts w:ascii="Arial" w:hAnsi="Arial"/>
                <w:snapToGrid w:val="0"/>
                <w:color w:val="000000"/>
              </w:rPr>
              <w:t>SRS252</w:t>
            </w:r>
          </w:p>
        </w:tc>
      </w:tr>
    </w:tbl>
    <w:p w14:paraId="703EE040" w14:textId="77777777" w:rsidR="008B72E7" w:rsidRDefault="008B72E7"/>
    <w:p w14:paraId="372DD822" w14:textId="77777777" w:rsidR="008B72E7" w:rsidRDefault="008B72E7"/>
    <w:p w14:paraId="74C964F1" w14:textId="77777777" w:rsidR="008B72E7" w:rsidRDefault="008B72E7">
      <w:pPr>
        <w:sectPr w:rsidR="008B72E7">
          <w:pgSz w:w="12242" w:h="15842" w:code="1"/>
          <w:pgMar w:top="1440" w:right="1440" w:bottom="1440" w:left="1440" w:header="720" w:footer="720" w:gutter="0"/>
          <w:cols w:space="720"/>
        </w:sectPr>
      </w:pPr>
    </w:p>
    <w:p w14:paraId="6D327486" w14:textId="77777777" w:rsidR="008B72E7" w:rsidRDefault="008B72E7">
      <w:pPr>
        <w:pStyle w:val="Heading1"/>
      </w:pPr>
      <w:bookmarkStart w:id="374" w:name="_Toc518715630"/>
      <w:r>
        <w:lastRenderedPageBreak/>
        <w:t>Notes</w:t>
      </w:r>
      <w:bookmarkEnd w:id="374"/>
    </w:p>
    <w:p w14:paraId="43AD2600" w14:textId="77777777" w:rsidR="008B72E7" w:rsidRDefault="008B72E7">
      <w:pPr>
        <w:pStyle w:val="Heading2"/>
      </w:pPr>
      <w:bookmarkStart w:id="375" w:name="_Toc518715631"/>
      <w:r>
        <w:t>List of Acronyms</w:t>
      </w:r>
      <w:bookmarkEnd w:id="375"/>
    </w:p>
    <w:tbl>
      <w:tblPr>
        <w:tblW w:w="0" w:type="auto"/>
        <w:tblLayout w:type="fixed"/>
        <w:tblLook w:val="0000" w:firstRow="0" w:lastRow="0" w:firstColumn="0" w:lastColumn="0" w:noHBand="0" w:noVBand="0"/>
      </w:tblPr>
      <w:tblGrid>
        <w:gridCol w:w="3348"/>
        <w:gridCol w:w="5266"/>
      </w:tblGrid>
      <w:tr w:rsidR="008B72E7" w14:paraId="266D5ECF" w14:textId="77777777">
        <w:tblPrEx>
          <w:tblCellMar>
            <w:top w:w="0" w:type="dxa"/>
            <w:bottom w:w="0" w:type="dxa"/>
          </w:tblCellMar>
        </w:tblPrEx>
        <w:tc>
          <w:tcPr>
            <w:tcW w:w="3348" w:type="dxa"/>
          </w:tcPr>
          <w:p w14:paraId="6497A870" w14:textId="77777777" w:rsidR="008B72E7" w:rsidRDefault="008B72E7">
            <w:pPr>
              <w:rPr>
                <w:b/>
              </w:rPr>
            </w:pPr>
            <w:r>
              <w:rPr>
                <w:b/>
              </w:rPr>
              <w:t>Acronym</w:t>
            </w:r>
          </w:p>
        </w:tc>
        <w:tc>
          <w:tcPr>
            <w:tcW w:w="5266" w:type="dxa"/>
          </w:tcPr>
          <w:p w14:paraId="2925B3BF" w14:textId="77777777" w:rsidR="008B72E7" w:rsidRDefault="008B72E7">
            <w:pPr>
              <w:rPr>
                <w:b/>
              </w:rPr>
            </w:pPr>
            <w:r>
              <w:rPr>
                <w:b/>
              </w:rPr>
              <w:t>Definition</w:t>
            </w:r>
          </w:p>
        </w:tc>
      </w:tr>
      <w:tr w:rsidR="008B72E7" w14:paraId="4B58524C" w14:textId="77777777">
        <w:tblPrEx>
          <w:tblCellMar>
            <w:top w:w="0" w:type="dxa"/>
            <w:bottom w:w="0" w:type="dxa"/>
          </w:tblCellMar>
        </w:tblPrEx>
        <w:tc>
          <w:tcPr>
            <w:tcW w:w="3348" w:type="dxa"/>
          </w:tcPr>
          <w:p w14:paraId="4CDAFC6C" w14:textId="77777777" w:rsidR="008B72E7" w:rsidRDefault="008B72E7">
            <w:pPr>
              <w:rPr>
                <w:i/>
              </w:rPr>
            </w:pPr>
            <w:r>
              <w:rPr>
                <w:i/>
              </w:rPr>
              <w:t>API</w:t>
            </w:r>
          </w:p>
        </w:tc>
        <w:tc>
          <w:tcPr>
            <w:tcW w:w="5266" w:type="dxa"/>
          </w:tcPr>
          <w:p w14:paraId="0812912E" w14:textId="77777777" w:rsidR="008B72E7" w:rsidRDefault="008B72E7">
            <w:r>
              <w:t>Application Programmer's Interface</w:t>
            </w:r>
          </w:p>
        </w:tc>
      </w:tr>
      <w:tr w:rsidR="008B72E7" w14:paraId="4CAEE905" w14:textId="77777777">
        <w:tblPrEx>
          <w:tblCellMar>
            <w:top w:w="0" w:type="dxa"/>
            <w:bottom w:w="0" w:type="dxa"/>
          </w:tblCellMar>
        </w:tblPrEx>
        <w:tc>
          <w:tcPr>
            <w:tcW w:w="3348" w:type="dxa"/>
          </w:tcPr>
          <w:p w14:paraId="165A1D7B" w14:textId="77777777" w:rsidR="008B72E7" w:rsidRDefault="008B72E7">
            <w:pPr>
              <w:rPr>
                <w:i/>
              </w:rPr>
            </w:pPr>
          </w:p>
        </w:tc>
        <w:tc>
          <w:tcPr>
            <w:tcW w:w="5266" w:type="dxa"/>
          </w:tcPr>
          <w:p w14:paraId="1A29B26E" w14:textId="77777777" w:rsidR="008B72E7" w:rsidRDefault="008B72E7"/>
        </w:tc>
      </w:tr>
      <w:tr w:rsidR="008B72E7" w14:paraId="14C8250A" w14:textId="77777777">
        <w:tblPrEx>
          <w:tblCellMar>
            <w:top w:w="0" w:type="dxa"/>
            <w:bottom w:w="0" w:type="dxa"/>
          </w:tblCellMar>
        </w:tblPrEx>
        <w:tc>
          <w:tcPr>
            <w:tcW w:w="3348" w:type="dxa"/>
          </w:tcPr>
          <w:p w14:paraId="6D2E5475" w14:textId="77777777" w:rsidR="008B72E7" w:rsidRDefault="008B72E7">
            <w:pPr>
              <w:rPr>
                <w:i/>
              </w:rPr>
            </w:pPr>
            <w:r>
              <w:rPr>
                <w:i/>
              </w:rPr>
              <w:t>BIT</w:t>
            </w:r>
          </w:p>
        </w:tc>
        <w:tc>
          <w:tcPr>
            <w:tcW w:w="5266" w:type="dxa"/>
          </w:tcPr>
          <w:p w14:paraId="256AFF12" w14:textId="77777777" w:rsidR="008B72E7" w:rsidRDefault="008B72E7">
            <w:r>
              <w:t>Built-in-Test</w:t>
            </w:r>
          </w:p>
        </w:tc>
      </w:tr>
      <w:tr w:rsidR="008B72E7" w14:paraId="74E9B483" w14:textId="77777777">
        <w:tblPrEx>
          <w:tblCellMar>
            <w:top w:w="0" w:type="dxa"/>
            <w:bottom w:w="0" w:type="dxa"/>
          </w:tblCellMar>
        </w:tblPrEx>
        <w:tc>
          <w:tcPr>
            <w:tcW w:w="3348" w:type="dxa"/>
          </w:tcPr>
          <w:p w14:paraId="5D41BFC1" w14:textId="77777777" w:rsidR="008B72E7" w:rsidRDefault="008B72E7">
            <w:pPr>
              <w:rPr>
                <w:i/>
              </w:rPr>
            </w:pPr>
            <w:r>
              <w:rPr>
                <w:i/>
              </w:rPr>
              <w:t>BRVC</w:t>
            </w:r>
          </w:p>
        </w:tc>
        <w:tc>
          <w:tcPr>
            <w:tcW w:w="5266" w:type="dxa"/>
          </w:tcPr>
          <w:p w14:paraId="3E66481F" w14:textId="77777777" w:rsidR="008B72E7" w:rsidRDefault="008B72E7">
            <w:r>
              <w:t>Byzantine Resilient Virtual Circuit</w:t>
            </w:r>
          </w:p>
        </w:tc>
      </w:tr>
      <w:tr w:rsidR="008B72E7" w14:paraId="6A16C346" w14:textId="77777777">
        <w:tblPrEx>
          <w:tblCellMar>
            <w:top w:w="0" w:type="dxa"/>
            <w:bottom w:w="0" w:type="dxa"/>
          </w:tblCellMar>
        </w:tblPrEx>
        <w:tc>
          <w:tcPr>
            <w:tcW w:w="3348" w:type="dxa"/>
          </w:tcPr>
          <w:p w14:paraId="44BEEAF8" w14:textId="77777777" w:rsidR="008B72E7" w:rsidRDefault="008B72E7">
            <w:pPr>
              <w:rPr>
                <w:i/>
              </w:rPr>
            </w:pPr>
            <w:r>
              <w:rPr>
                <w:i/>
              </w:rPr>
              <w:t>BSP</w:t>
            </w:r>
          </w:p>
        </w:tc>
        <w:tc>
          <w:tcPr>
            <w:tcW w:w="5266" w:type="dxa"/>
          </w:tcPr>
          <w:p w14:paraId="6B48FCCA" w14:textId="77777777" w:rsidR="008B72E7" w:rsidRDefault="008B72E7">
            <w:r>
              <w:t>Board Support Package</w:t>
            </w:r>
          </w:p>
        </w:tc>
      </w:tr>
      <w:tr w:rsidR="008B72E7" w14:paraId="0D0EACCE" w14:textId="77777777">
        <w:tblPrEx>
          <w:tblCellMar>
            <w:top w:w="0" w:type="dxa"/>
            <w:bottom w:w="0" w:type="dxa"/>
          </w:tblCellMar>
        </w:tblPrEx>
        <w:tc>
          <w:tcPr>
            <w:tcW w:w="3348" w:type="dxa"/>
          </w:tcPr>
          <w:p w14:paraId="064E31DE" w14:textId="77777777" w:rsidR="008B72E7" w:rsidRDefault="008B72E7">
            <w:pPr>
              <w:rPr>
                <w:i/>
              </w:rPr>
            </w:pPr>
          </w:p>
        </w:tc>
        <w:tc>
          <w:tcPr>
            <w:tcW w:w="5266" w:type="dxa"/>
          </w:tcPr>
          <w:p w14:paraId="00DBD889" w14:textId="77777777" w:rsidR="008B72E7" w:rsidRDefault="008B72E7"/>
        </w:tc>
      </w:tr>
      <w:tr w:rsidR="008B72E7" w14:paraId="2A833E8B" w14:textId="77777777">
        <w:tblPrEx>
          <w:tblCellMar>
            <w:top w:w="0" w:type="dxa"/>
            <w:bottom w:w="0" w:type="dxa"/>
          </w:tblCellMar>
        </w:tblPrEx>
        <w:tc>
          <w:tcPr>
            <w:tcW w:w="3348" w:type="dxa"/>
          </w:tcPr>
          <w:p w14:paraId="070814B0" w14:textId="77777777" w:rsidR="008B72E7" w:rsidRDefault="008B72E7">
            <w:pPr>
              <w:rPr>
                <w:i/>
              </w:rPr>
            </w:pPr>
            <w:r>
              <w:rPr>
                <w:i/>
              </w:rPr>
              <w:t>CBIT</w:t>
            </w:r>
          </w:p>
        </w:tc>
        <w:tc>
          <w:tcPr>
            <w:tcW w:w="5266" w:type="dxa"/>
          </w:tcPr>
          <w:p w14:paraId="5C0E453E" w14:textId="77777777" w:rsidR="008B72E7" w:rsidRDefault="008B72E7">
            <w:r>
              <w:t>Continuous Built In Test</w:t>
            </w:r>
          </w:p>
        </w:tc>
      </w:tr>
      <w:tr w:rsidR="008B72E7" w14:paraId="0F3C8434" w14:textId="77777777">
        <w:tblPrEx>
          <w:tblCellMar>
            <w:top w:w="0" w:type="dxa"/>
            <w:bottom w:w="0" w:type="dxa"/>
          </w:tblCellMar>
        </w:tblPrEx>
        <w:tc>
          <w:tcPr>
            <w:tcW w:w="3348" w:type="dxa"/>
          </w:tcPr>
          <w:p w14:paraId="080322A8" w14:textId="77777777" w:rsidR="008B72E7" w:rsidRDefault="008B72E7">
            <w:pPr>
              <w:rPr>
                <w:i/>
              </w:rPr>
            </w:pPr>
            <w:r>
              <w:rPr>
                <w:i/>
              </w:rPr>
              <w:t>COTS</w:t>
            </w:r>
          </w:p>
        </w:tc>
        <w:tc>
          <w:tcPr>
            <w:tcW w:w="5266" w:type="dxa"/>
          </w:tcPr>
          <w:p w14:paraId="7B55376E" w14:textId="77777777" w:rsidR="008B72E7" w:rsidRDefault="008B72E7">
            <w:r>
              <w:t>Commercial Off-The-Shelf</w:t>
            </w:r>
          </w:p>
        </w:tc>
      </w:tr>
      <w:tr w:rsidR="008B72E7" w14:paraId="3B374C98" w14:textId="77777777">
        <w:tblPrEx>
          <w:tblCellMar>
            <w:top w:w="0" w:type="dxa"/>
            <w:bottom w:w="0" w:type="dxa"/>
          </w:tblCellMar>
        </w:tblPrEx>
        <w:tc>
          <w:tcPr>
            <w:tcW w:w="3348" w:type="dxa"/>
          </w:tcPr>
          <w:p w14:paraId="1FA88181" w14:textId="77777777" w:rsidR="008B72E7" w:rsidRDefault="008B72E7">
            <w:pPr>
              <w:rPr>
                <w:i/>
              </w:rPr>
            </w:pPr>
            <w:r>
              <w:rPr>
                <w:i/>
              </w:rPr>
              <w:t>CSCI</w:t>
            </w:r>
          </w:p>
        </w:tc>
        <w:tc>
          <w:tcPr>
            <w:tcW w:w="5266" w:type="dxa"/>
          </w:tcPr>
          <w:p w14:paraId="1E7CF7B3" w14:textId="77777777" w:rsidR="008B72E7" w:rsidRDefault="008B72E7">
            <w:r>
              <w:t>Computer Software Configuration Item</w:t>
            </w:r>
          </w:p>
        </w:tc>
      </w:tr>
      <w:tr w:rsidR="008B72E7" w14:paraId="1ADFA922" w14:textId="77777777">
        <w:tblPrEx>
          <w:tblCellMar>
            <w:top w:w="0" w:type="dxa"/>
            <w:bottom w:w="0" w:type="dxa"/>
          </w:tblCellMar>
        </w:tblPrEx>
        <w:tc>
          <w:tcPr>
            <w:tcW w:w="3348" w:type="dxa"/>
          </w:tcPr>
          <w:p w14:paraId="53823065" w14:textId="77777777" w:rsidR="008B72E7" w:rsidRDefault="008B72E7">
            <w:pPr>
              <w:rPr>
                <w:i/>
              </w:rPr>
            </w:pPr>
            <w:r>
              <w:rPr>
                <w:i/>
              </w:rPr>
              <w:t>CT</w:t>
            </w:r>
          </w:p>
        </w:tc>
        <w:tc>
          <w:tcPr>
            <w:tcW w:w="5266" w:type="dxa"/>
          </w:tcPr>
          <w:p w14:paraId="44876FFA" w14:textId="77777777" w:rsidR="008B72E7" w:rsidRDefault="008B72E7">
            <w:r>
              <w:t>Configuration Table</w:t>
            </w:r>
          </w:p>
        </w:tc>
      </w:tr>
      <w:tr w:rsidR="008B72E7" w14:paraId="557554B4" w14:textId="77777777">
        <w:tblPrEx>
          <w:tblCellMar>
            <w:top w:w="0" w:type="dxa"/>
            <w:bottom w:w="0" w:type="dxa"/>
          </w:tblCellMar>
        </w:tblPrEx>
        <w:tc>
          <w:tcPr>
            <w:tcW w:w="3348" w:type="dxa"/>
          </w:tcPr>
          <w:p w14:paraId="116832A1" w14:textId="77777777" w:rsidR="008B72E7" w:rsidRDefault="008B72E7">
            <w:pPr>
              <w:rPr>
                <w:i/>
              </w:rPr>
            </w:pPr>
            <w:r>
              <w:rPr>
                <w:i/>
              </w:rPr>
              <w:t>CTC</w:t>
            </w:r>
          </w:p>
        </w:tc>
        <w:tc>
          <w:tcPr>
            <w:tcW w:w="5266" w:type="dxa"/>
          </w:tcPr>
          <w:p w14:paraId="656B0395" w14:textId="77777777" w:rsidR="008B72E7" w:rsidRDefault="008B72E7">
            <w:r>
              <w:t>Command and Telemetry Computer</w:t>
            </w:r>
          </w:p>
        </w:tc>
      </w:tr>
      <w:tr w:rsidR="008B72E7" w14:paraId="4C5B1F06" w14:textId="77777777">
        <w:tblPrEx>
          <w:tblCellMar>
            <w:top w:w="0" w:type="dxa"/>
            <w:bottom w:w="0" w:type="dxa"/>
          </w:tblCellMar>
        </w:tblPrEx>
        <w:tc>
          <w:tcPr>
            <w:tcW w:w="3348" w:type="dxa"/>
          </w:tcPr>
          <w:p w14:paraId="113F549C" w14:textId="77777777" w:rsidR="008B72E7" w:rsidRDefault="008B72E7">
            <w:pPr>
              <w:rPr>
                <w:i/>
              </w:rPr>
            </w:pPr>
          </w:p>
        </w:tc>
        <w:tc>
          <w:tcPr>
            <w:tcW w:w="5266" w:type="dxa"/>
          </w:tcPr>
          <w:p w14:paraId="459DA8A2" w14:textId="77777777" w:rsidR="008B72E7" w:rsidRDefault="008B72E7"/>
        </w:tc>
      </w:tr>
      <w:tr w:rsidR="008B72E7" w14:paraId="382DE4E7" w14:textId="77777777">
        <w:tblPrEx>
          <w:tblCellMar>
            <w:top w:w="0" w:type="dxa"/>
            <w:bottom w:w="0" w:type="dxa"/>
          </w:tblCellMar>
        </w:tblPrEx>
        <w:tc>
          <w:tcPr>
            <w:tcW w:w="3348" w:type="dxa"/>
          </w:tcPr>
          <w:p w14:paraId="5EC210A7" w14:textId="77777777" w:rsidR="008B72E7" w:rsidRDefault="008B72E7">
            <w:pPr>
              <w:rPr>
                <w:i/>
              </w:rPr>
            </w:pPr>
            <w:r>
              <w:rPr>
                <w:i/>
              </w:rPr>
              <w:t>DID</w:t>
            </w:r>
          </w:p>
        </w:tc>
        <w:tc>
          <w:tcPr>
            <w:tcW w:w="5266" w:type="dxa"/>
          </w:tcPr>
          <w:p w14:paraId="5605D0F3" w14:textId="77777777" w:rsidR="008B72E7" w:rsidRDefault="008B72E7">
            <w:r>
              <w:t>Data Item Description</w:t>
            </w:r>
          </w:p>
        </w:tc>
      </w:tr>
      <w:tr w:rsidR="008B72E7" w14:paraId="5C49FD9B" w14:textId="77777777">
        <w:tblPrEx>
          <w:tblCellMar>
            <w:top w:w="0" w:type="dxa"/>
            <w:bottom w:w="0" w:type="dxa"/>
          </w:tblCellMar>
        </w:tblPrEx>
        <w:tc>
          <w:tcPr>
            <w:tcW w:w="3348" w:type="dxa"/>
          </w:tcPr>
          <w:p w14:paraId="53B3379A" w14:textId="77777777" w:rsidR="008B72E7" w:rsidRDefault="008B72E7">
            <w:pPr>
              <w:rPr>
                <w:i/>
              </w:rPr>
            </w:pPr>
            <w:r>
              <w:rPr>
                <w:i/>
              </w:rPr>
              <w:t>DIO</w:t>
            </w:r>
          </w:p>
        </w:tc>
        <w:tc>
          <w:tcPr>
            <w:tcW w:w="5266" w:type="dxa"/>
          </w:tcPr>
          <w:p w14:paraId="1D68E5F1" w14:textId="77777777" w:rsidR="008B72E7" w:rsidRDefault="008B72E7">
            <w:r>
              <w:t>Digital Input/Output</w:t>
            </w:r>
          </w:p>
        </w:tc>
      </w:tr>
      <w:tr w:rsidR="008B72E7" w14:paraId="326341C6" w14:textId="77777777">
        <w:tblPrEx>
          <w:tblCellMar>
            <w:top w:w="0" w:type="dxa"/>
            <w:bottom w:w="0" w:type="dxa"/>
          </w:tblCellMar>
        </w:tblPrEx>
        <w:tc>
          <w:tcPr>
            <w:tcW w:w="3348" w:type="dxa"/>
          </w:tcPr>
          <w:p w14:paraId="1D92FFD9" w14:textId="77777777" w:rsidR="008B72E7" w:rsidRDefault="008B72E7">
            <w:pPr>
              <w:rPr>
                <w:i/>
              </w:rPr>
            </w:pPr>
          </w:p>
        </w:tc>
        <w:tc>
          <w:tcPr>
            <w:tcW w:w="5266" w:type="dxa"/>
          </w:tcPr>
          <w:p w14:paraId="2B6DE7D3" w14:textId="77777777" w:rsidR="008B72E7" w:rsidRDefault="008B72E7"/>
        </w:tc>
      </w:tr>
      <w:tr w:rsidR="008B72E7" w14:paraId="148DA1D2" w14:textId="77777777">
        <w:tblPrEx>
          <w:tblCellMar>
            <w:top w:w="0" w:type="dxa"/>
            <w:bottom w:w="0" w:type="dxa"/>
          </w:tblCellMar>
        </w:tblPrEx>
        <w:tc>
          <w:tcPr>
            <w:tcW w:w="3348" w:type="dxa"/>
          </w:tcPr>
          <w:p w14:paraId="24DF24A5" w14:textId="77777777" w:rsidR="008B72E7" w:rsidRDefault="008B72E7">
            <w:pPr>
              <w:rPr>
                <w:i/>
              </w:rPr>
            </w:pPr>
            <w:r>
              <w:rPr>
                <w:i/>
              </w:rPr>
              <w:t>ECR</w:t>
            </w:r>
          </w:p>
        </w:tc>
        <w:tc>
          <w:tcPr>
            <w:tcW w:w="5266" w:type="dxa"/>
          </w:tcPr>
          <w:p w14:paraId="1F8D8E02" w14:textId="77777777" w:rsidR="008B72E7" w:rsidRDefault="008B72E7">
            <w:r>
              <w:t>Engineering Change Request</w:t>
            </w:r>
          </w:p>
        </w:tc>
      </w:tr>
      <w:tr w:rsidR="008B72E7" w14:paraId="165A5A0C" w14:textId="77777777">
        <w:tblPrEx>
          <w:tblCellMar>
            <w:top w:w="0" w:type="dxa"/>
            <w:bottom w:w="0" w:type="dxa"/>
          </w:tblCellMar>
        </w:tblPrEx>
        <w:tc>
          <w:tcPr>
            <w:tcW w:w="3348" w:type="dxa"/>
          </w:tcPr>
          <w:p w14:paraId="1885A685" w14:textId="77777777" w:rsidR="008B72E7" w:rsidRDefault="008B72E7">
            <w:pPr>
              <w:rPr>
                <w:i/>
              </w:rPr>
            </w:pPr>
          </w:p>
        </w:tc>
        <w:tc>
          <w:tcPr>
            <w:tcW w:w="5266" w:type="dxa"/>
          </w:tcPr>
          <w:p w14:paraId="5A51FCC1" w14:textId="77777777" w:rsidR="008B72E7" w:rsidRDefault="008B72E7"/>
        </w:tc>
      </w:tr>
      <w:tr w:rsidR="008B72E7" w14:paraId="36454B44" w14:textId="77777777">
        <w:tblPrEx>
          <w:tblCellMar>
            <w:top w:w="0" w:type="dxa"/>
            <w:bottom w:w="0" w:type="dxa"/>
          </w:tblCellMar>
        </w:tblPrEx>
        <w:tc>
          <w:tcPr>
            <w:tcW w:w="3348" w:type="dxa"/>
          </w:tcPr>
          <w:p w14:paraId="233D4159" w14:textId="77777777" w:rsidR="008B72E7" w:rsidRDefault="008B72E7">
            <w:pPr>
              <w:rPr>
                <w:i/>
              </w:rPr>
            </w:pPr>
            <w:r>
              <w:rPr>
                <w:i/>
              </w:rPr>
              <w:t>FCC</w:t>
            </w:r>
          </w:p>
        </w:tc>
        <w:tc>
          <w:tcPr>
            <w:tcW w:w="5266" w:type="dxa"/>
          </w:tcPr>
          <w:p w14:paraId="0000B5A6" w14:textId="77777777" w:rsidR="008B72E7" w:rsidRDefault="008B72E7">
            <w:r>
              <w:t>Flight Critical Computer</w:t>
            </w:r>
          </w:p>
        </w:tc>
      </w:tr>
      <w:tr w:rsidR="008B72E7" w14:paraId="2FD141F6" w14:textId="77777777">
        <w:tblPrEx>
          <w:tblCellMar>
            <w:top w:w="0" w:type="dxa"/>
            <w:bottom w:w="0" w:type="dxa"/>
          </w:tblCellMar>
        </w:tblPrEx>
        <w:tc>
          <w:tcPr>
            <w:tcW w:w="3348" w:type="dxa"/>
          </w:tcPr>
          <w:p w14:paraId="1B653EC2" w14:textId="77777777" w:rsidR="008B72E7" w:rsidRDefault="008B72E7">
            <w:pPr>
              <w:rPr>
                <w:i/>
              </w:rPr>
            </w:pPr>
            <w:r>
              <w:rPr>
                <w:i/>
              </w:rPr>
              <w:t>FCP</w:t>
            </w:r>
          </w:p>
        </w:tc>
        <w:tc>
          <w:tcPr>
            <w:tcW w:w="5266" w:type="dxa"/>
          </w:tcPr>
          <w:p w14:paraId="16254B95" w14:textId="77777777" w:rsidR="008B72E7" w:rsidRDefault="008B72E7">
            <w:r>
              <w:t>Flight Critical Processor</w:t>
            </w:r>
          </w:p>
        </w:tc>
      </w:tr>
      <w:tr w:rsidR="008B72E7" w14:paraId="6DB2480E" w14:textId="77777777">
        <w:tblPrEx>
          <w:tblCellMar>
            <w:top w:w="0" w:type="dxa"/>
            <w:bottom w:w="0" w:type="dxa"/>
          </w:tblCellMar>
        </w:tblPrEx>
        <w:tc>
          <w:tcPr>
            <w:tcW w:w="3348" w:type="dxa"/>
          </w:tcPr>
          <w:p w14:paraId="09DC4201" w14:textId="77777777" w:rsidR="008B72E7" w:rsidRDefault="008B72E7">
            <w:pPr>
              <w:rPr>
                <w:i/>
              </w:rPr>
            </w:pPr>
            <w:r>
              <w:rPr>
                <w:i/>
              </w:rPr>
              <w:t>FCR</w:t>
            </w:r>
          </w:p>
        </w:tc>
        <w:tc>
          <w:tcPr>
            <w:tcW w:w="5266" w:type="dxa"/>
          </w:tcPr>
          <w:p w14:paraId="61DCC65A" w14:textId="77777777" w:rsidR="008B72E7" w:rsidRDefault="008B72E7">
            <w:r>
              <w:t>Fault Containment Region</w:t>
            </w:r>
          </w:p>
        </w:tc>
      </w:tr>
      <w:tr w:rsidR="008B72E7" w14:paraId="442433C0" w14:textId="77777777">
        <w:tblPrEx>
          <w:tblCellMar>
            <w:top w:w="0" w:type="dxa"/>
            <w:bottom w:w="0" w:type="dxa"/>
          </w:tblCellMar>
        </w:tblPrEx>
        <w:tc>
          <w:tcPr>
            <w:tcW w:w="3348" w:type="dxa"/>
          </w:tcPr>
          <w:p w14:paraId="6B83275C" w14:textId="77777777" w:rsidR="008B72E7" w:rsidRDefault="008B72E7">
            <w:pPr>
              <w:rPr>
                <w:i/>
              </w:rPr>
            </w:pPr>
            <w:r>
              <w:rPr>
                <w:i/>
              </w:rPr>
              <w:t>FDI</w:t>
            </w:r>
          </w:p>
        </w:tc>
        <w:tc>
          <w:tcPr>
            <w:tcW w:w="5266" w:type="dxa"/>
          </w:tcPr>
          <w:p w14:paraId="2189F261" w14:textId="77777777" w:rsidR="008B72E7" w:rsidRDefault="008B72E7">
            <w:r>
              <w:t>Fault Detection and Isolation</w:t>
            </w:r>
          </w:p>
        </w:tc>
      </w:tr>
      <w:tr w:rsidR="008B72E7" w14:paraId="23D47875" w14:textId="77777777">
        <w:tblPrEx>
          <w:tblCellMar>
            <w:top w:w="0" w:type="dxa"/>
            <w:bottom w:w="0" w:type="dxa"/>
          </w:tblCellMar>
        </w:tblPrEx>
        <w:tc>
          <w:tcPr>
            <w:tcW w:w="3348" w:type="dxa"/>
          </w:tcPr>
          <w:p w14:paraId="3BE235A6" w14:textId="77777777" w:rsidR="008B72E7" w:rsidRDefault="008B72E7">
            <w:pPr>
              <w:rPr>
                <w:i/>
              </w:rPr>
            </w:pPr>
            <w:r>
              <w:rPr>
                <w:i/>
              </w:rPr>
              <w:t>FMG</w:t>
            </w:r>
          </w:p>
        </w:tc>
        <w:tc>
          <w:tcPr>
            <w:tcW w:w="5266" w:type="dxa"/>
          </w:tcPr>
          <w:p w14:paraId="70310688" w14:textId="77777777" w:rsidR="008B72E7" w:rsidRDefault="008B72E7">
            <w:r>
              <w:t>Fault Masking Group</w:t>
            </w:r>
          </w:p>
        </w:tc>
      </w:tr>
      <w:tr w:rsidR="008B72E7" w14:paraId="4BFD1AFE" w14:textId="77777777">
        <w:tblPrEx>
          <w:tblCellMar>
            <w:top w:w="0" w:type="dxa"/>
            <w:bottom w:w="0" w:type="dxa"/>
          </w:tblCellMar>
        </w:tblPrEx>
        <w:tc>
          <w:tcPr>
            <w:tcW w:w="3348" w:type="dxa"/>
          </w:tcPr>
          <w:p w14:paraId="291DED4F" w14:textId="77777777" w:rsidR="008B72E7" w:rsidRDefault="008B72E7">
            <w:pPr>
              <w:rPr>
                <w:i/>
              </w:rPr>
            </w:pPr>
            <w:r>
              <w:rPr>
                <w:i/>
              </w:rPr>
              <w:t>FTC</w:t>
            </w:r>
          </w:p>
        </w:tc>
        <w:tc>
          <w:tcPr>
            <w:tcW w:w="5266" w:type="dxa"/>
          </w:tcPr>
          <w:p w14:paraId="7C25AA24" w14:textId="77777777" w:rsidR="008B72E7" w:rsidRDefault="008B72E7">
            <w:r>
              <w:t>Fault Tolerant Clock</w:t>
            </w:r>
          </w:p>
        </w:tc>
      </w:tr>
      <w:tr w:rsidR="008B72E7" w14:paraId="2A8A48A5" w14:textId="77777777">
        <w:tblPrEx>
          <w:tblCellMar>
            <w:top w:w="0" w:type="dxa"/>
            <w:bottom w:w="0" w:type="dxa"/>
          </w:tblCellMar>
        </w:tblPrEx>
        <w:tc>
          <w:tcPr>
            <w:tcW w:w="3348" w:type="dxa"/>
          </w:tcPr>
          <w:p w14:paraId="48015C1D" w14:textId="77777777" w:rsidR="008B72E7" w:rsidRDefault="008B72E7">
            <w:pPr>
              <w:rPr>
                <w:i/>
              </w:rPr>
            </w:pPr>
            <w:r>
              <w:rPr>
                <w:i/>
              </w:rPr>
              <w:t>FTPP</w:t>
            </w:r>
          </w:p>
        </w:tc>
        <w:tc>
          <w:tcPr>
            <w:tcW w:w="5266" w:type="dxa"/>
          </w:tcPr>
          <w:p w14:paraId="77379634" w14:textId="77777777" w:rsidR="008B72E7" w:rsidRDefault="008B72E7">
            <w:r>
              <w:t>Fault Tolerant Parallel Processor</w:t>
            </w:r>
          </w:p>
        </w:tc>
      </w:tr>
      <w:tr w:rsidR="008B72E7" w14:paraId="6D3FF1BE" w14:textId="77777777">
        <w:tblPrEx>
          <w:tblCellMar>
            <w:top w:w="0" w:type="dxa"/>
            <w:bottom w:w="0" w:type="dxa"/>
          </w:tblCellMar>
        </w:tblPrEx>
        <w:tc>
          <w:tcPr>
            <w:tcW w:w="3348" w:type="dxa"/>
          </w:tcPr>
          <w:p w14:paraId="1611B03F" w14:textId="77777777" w:rsidR="008B72E7" w:rsidRDefault="008B72E7">
            <w:pPr>
              <w:rPr>
                <w:i/>
              </w:rPr>
            </w:pPr>
            <w:r>
              <w:rPr>
                <w:i/>
              </w:rPr>
              <w:t>FTSS</w:t>
            </w:r>
          </w:p>
        </w:tc>
        <w:tc>
          <w:tcPr>
            <w:tcW w:w="5266" w:type="dxa"/>
          </w:tcPr>
          <w:p w14:paraId="3FA30D3F" w14:textId="77777777" w:rsidR="008B72E7" w:rsidRDefault="008B72E7">
            <w:r>
              <w:t>Fault Tolerant System Services</w:t>
            </w:r>
          </w:p>
        </w:tc>
      </w:tr>
      <w:tr w:rsidR="008B72E7" w14:paraId="2E196D92" w14:textId="77777777">
        <w:tblPrEx>
          <w:tblCellMar>
            <w:top w:w="0" w:type="dxa"/>
            <w:bottom w:w="0" w:type="dxa"/>
          </w:tblCellMar>
        </w:tblPrEx>
        <w:tc>
          <w:tcPr>
            <w:tcW w:w="3348" w:type="dxa"/>
          </w:tcPr>
          <w:p w14:paraId="4929E748" w14:textId="77777777" w:rsidR="008B72E7" w:rsidRDefault="008B72E7">
            <w:pPr>
              <w:rPr>
                <w:i/>
              </w:rPr>
            </w:pPr>
          </w:p>
        </w:tc>
        <w:tc>
          <w:tcPr>
            <w:tcW w:w="5266" w:type="dxa"/>
          </w:tcPr>
          <w:p w14:paraId="679A8627" w14:textId="77777777" w:rsidR="008B72E7" w:rsidRDefault="008B72E7"/>
        </w:tc>
      </w:tr>
      <w:tr w:rsidR="008B72E7" w14:paraId="1E486058" w14:textId="77777777">
        <w:tblPrEx>
          <w:tblCellMar>
            <w:top w:w="0" w:type="dxa"/>
            <w:bottom w:w="0" w:type="dxa"/>
          </w:tblCellMar>
        </w:tblPrEx>
        <w:tc>
          <w:tcPr>
            <w:tcW w:w="3348" w:type="dxa"/>
          </w:tcPr>
          <w:p w14:paraId="208D46FE" w14:textId="77777777" w:rsidR="008B72E7" w:rsidRDefault="008B72E7">
            <w:pPr>
              <w:rPr>
                <w:i/>
              </w:rPr>
            </w:pPr>
            <w:r>
              <w:rPr>
                <w:i/>
              </w:rPr>
              <w:t>IBIT</w:t>
            </w:r>
          </w:p>
        </w:tc>
        <w:tc>
          <w:tcPr>
            <w:tcW w:w="5266" w:type="dxa"/>
          </w:tcPr>
          <w:p w14:paraId="66E946A7" w14:textId="77777777" w:rsidR="008B72E7" w:rsidRDefault="008B72E7">
            <w:r>
              <w:t>Initial Built In Test</w:t>
            </w:r>
          </w:p>
        </w:tc>
      </w:tr>
      <w:tr w:rsidR="008B72E7" w14:paraId="4904E466" w14:textId="77777777">
        <w:tblPrEx>
          <w:tblCellMar>
            <w:top w:w="0" w:type="dxa"/>
            <w:bottom w:w="0" w:type="dxa"/>
          </w:tblCellMar>
        </w:tblPrEx>
        <w:tc>
          <w:tcPr>
            <w:tcW w:w="3348" w:type="dxa"/>
          </w:tcPr>
          <w:p w14:paraId="59A4C41E" w14:textId="77777777" w:rsidR="008B72E7" w:rsidRDefault="008B72E7">
            <w:pPr>
              <w:rPr>
                <w:i/>
              </w:rPr>
            </w:pPr>
            <w:r>
              <w:rPr>
                <w:i/>
              </w:rPr>
              <w:t>ICP</w:t>
            </w:r>
          </w:p>
        </w:tc>
        <w:tc>
          <w:tcPr>
            <w:tcW w:w="5266" w:type="dxa"/>
          </w:tcPr>
          <w:p w14:paraId="21049CED" w14:textId="77777777" w:rsidR="008B72E7" w:rsidRDefault="008B72E7">
            <w:r>
              <w:t>Instrument Control Processor</w:t>
            </w:r>
          </w:p>
        </w:tc>
      </w:tr>
      <w:tr w:rsidR="008B72E7" w14:paraId="2F80F7B4" w14:textId="77777777">
        <w:tblPrEx>
          <w:tblCellMar>
            <w:top w:w="0" w:type="dxa"/>
            <w:bottom w:w="0" w:type="dxa"/>
          </w:tblCellMar>
        </w:tblPrEx>
        <w:tc>
          <w:tcPr>
            <w:tcW w:w="3348" w:type="dxa"/>
          </w:tcPr>
          <w:p w14:paraId="5BBAEEA6" w14:textId="77777777" w:rsidR="008B72E7" w:rsidRDefault="008B72E7">
            <w:pPr>
              <w:rPr>
                <w:i/>
              </w:rPr>
            </w:pPr>
            <w:r>
              <w:rPr>
                <w:i/>
              </w:rPr>
              <w:t>ID</w:t>
            </w:r>
          </w:p>
        </w:tc>
        <w:tc>
          <w:tcPr>
            <w:tcW w:w="5266" w:type="dxa"/>
          </w:tcPr>
          <w:p w14:paraId="2D624F17" w14:textId="77777777" w:rsidR="008B72E7" w:rsidRDefault="008B72E7">
            <w:r>
              <w:t>IDentifier</w:t>
            </w:r>
          </w:p>
        </w:tc>
      </w:tr>
      <w:tr w:rsidR="008B72E7" w14:paraId="6F77F34D" w14:textId="77777777">
        <w:tblPrEx>
          <w:tblCellMar>
            <w:top w:w="0" w:type="dxa"/>
            <w:bottom w:w="0" w:type="dxa"/>
          </w:tblCellMar>
        </w:tblPrEx>
        <w:tc>
          <w:tcPr>
            <w:tcW w:w="3348" w:type="dxa"/>
          </w:tcPr>
          <w:p w14:paraId="01AB7FC6" w14:textId="77777777" w:rsidR="008B72E7" w:rsidRDefault="008B72E7">
            <w:pPr>
              <w:rPr>
                <w:i/>
              </w:rPr>
            </w:pPr>
            <w:r>
              <w:rPr>
                <w:i/>
              </w:rPr>
              <w:t>IRS</w:t>
            </w:r>
          </w:p>
        </w:tc>
        <w:tc>
          <w:tcPr>
            <w:tcW w:w="5266" w:type="dxa"/>
          </w:tcPr>
          <w:p w14:paraId="2B517811" w14:textId="77777777" w:rsidR="008B72E7" w:rsidRDefault="008B72E7">
            <w:r>
              <w:t>Interface Requirements Specification</w:t>
            </w:r>
          </w:p>
        </w:tc>
      </w:tr>
      <w:tr w:rsidR="008B72E7" w14:paraId="3614811E" w14:textId="77777777">
        <w:tblPrEx>
          <w:tblCellMar>
            <w:top w:w="0" w:type="dxa"/>
            <w:bottom w:w="0" w:type="dxa"/>
          </w:tblCellMar>
        </w:tblPrEx>
        <w:tc>
          <w:tcPr>
            <w:tcW w:w="3348" w:type="dxa"/>
          </w:tcPr>
          <w:p w14:paraId="67BDBA9F" w14:textId="77777777" w:rsidR="008B72E7" w:rsidRDefault="008B72E7">
            <w:pPr>
              <w:rPr>
                <w:i/>
              </w:rPr>
            </w:pPr>
            <w:r>
              <w:rPr>
                <w:i/>
              </w:rPr>
              <w:t>ISR</w:t>
            </w:r>
          </w:p>
        </w:tc>
        <w:tc>
          <w:tcPr>
            <w:tcW w:w="5266" w:type="dxa"/>
          </w:tcPr>
          <w:p w14:paraId="74AD43F2" w14:textId="77777777" w:rsidR="008B72E7" w:rsidRDefault="008B72E7">
            <w:r>
              <w:t>Interrupt Service Routine</w:t>
            </w:r>
          </w:p>
        </w:tc>
      </w:tr>
      <w:tr w:rsidR="008B72E7" w14:paraId="470CFCD3" w14:textId="77777777">
        <w:tblPrEx>
          <w:tblCellMar>
            <w:top w:w="0" w:type="dxa"/>
            <w:bottom w:w="0" w:type="dxa"/>
          </w:tblCellMar>
        </w:tblPrEx>
        <w:tc>
          <w:tcPr>
            <w:tcW w:w="3348" w:type="dxa"/>
          </w:tcPr>
          <w:p w14:paraId="4BAA2C72" w14:textId="77777777" w:rsidR="008B72E7" w:rsidRDefault="008B72E7">
            <w:pPr>
              <w:rPr>
                <w:i/>
              </w:rPr>
            </w:pPr>
            <w:r>
              <w:rPr>
                <w:i/>
              </w:rPr>
              <w:t>ISYNC</w:t>
            </w:r>
          </w:p>
        </w:tc>
        <w:tc>
          <w:tcPr>
            <w:tcW w:w="5266" w:type="dxa"/>
          </w:tcPr>
          <w:p w14:paraId="5A77F55E" w14:textId="77777777" w:rsidR="008B72E7" w:rsidRDefault="008B72E7">
            <w:r>
              <w:t>Initial Synchronization</w:t>
            </w:r>
          </w:p>
        </w:tc>
      </w:tr>
      <w:tr w:rsidR="008B72E7" w14:paraId="5B541894" w14:textId="77777777">
        <w:tblPrEx>
          <w:tblCellMar>
            <w:top w:w="0" w:type="dxa"/>
            <w:bottom w:w="0" w:type="dxa"/>
          </w:tblCellMar>
        </w:tblPrEx>
        <w:tc>
          <w:tcPr>
            <w:tcW w:w="3348" w:type="dxa"/>
          </w:tcPr>
          <w:p w14:paraId="584C1726" w14:textId="77777777" w:rsidR="008B72E7" w:rsidRDefault="008B72E7">
            <w:pPr>
              <w:rPr>
                <w:i/>
              </w:rPr>
            </w:pPr>
          </w:p>
        </w:tc>
        <w:tc>
          <w:tcPr>
            <w:tcW w:w="5266" w:type="dxa"/>
          </w:tcPr>
          <w:p w14:paraId="7A20E73D" w14:textId="77777777" w:rsidR="008B72E7" w:rsidRDefault="008B72E7"/>
        </w:tc>
      </w:tr>
      <w:tr w:rsidR="008B72E7" w14:paraId="6623B95B" w14:textId="77777777">
        <w:tblPrEx>
          <w:tblCellMar>
            <w:top w:w="0" w:type="dxa"/>
            <w:bottom w:w="0" w:type="dxa"/>
          </w:tblCellMar>
        </w:tblPrEx>
        <w:tc>
          <w:tcPr>
            <w:tcW w:w="3348" w:type="dxa"/>
          </w:tcPr>
          <w:p w14:paraId="443FC48D" w14:textId="77777777" w:rsidR="008B72E7" w:rsidRDefault="008B72E7">
            <w:pPr>
              <w:rPr>
                <w:i/>
              </w:rPr>
            </w:pPr>
            <w:r>
              <w:rPr>
                <w:i/>
              </w:rPr>
              <w:t>MET</w:t>
            </w:r>
          </w:p>
        </w:tc>
        <w:tc>
          <w:tcPr>
            <w:tcW w:w="5266" w:type="dxa"/>
          </w:tcPr>
          <w:p w14:paraId="5D642672" w14:textId="77777777" w:rsidR="008B72E7" w:rsidRDefault="008B72E7">
            <w:r>
              <w:t>Mission Elapsed Time</w:t>
            </w:r>
          </w:p>
        </w:tc>
      </w:tr>
      <w:tr w:rsidR="008B72E7" w14:paraId="1DCD6B54" w14:textId="77777777">
        <w:tblPrEx>
          <w:tblCellMar>
            <w:top w:w="0" w:type="dxa"/>
            <w:bottom w:w="0" w:type="dxa"/>
          </w:tblCellMar>
        </w:tblPrEx>
        <w:tc>
          <w:tcPr>
            <w:tcW w:w="3348" w:type="dxa"/>
          </w:tcPr>
          <w:p w14:paraId="038ABF04" w14:textId="77777777" w:rsidR="008B72E7" w:rsidRDefault="008B72E7">
            <w:pPr>
              <w:rPr>
                <w:i/>
              </w:rPr>
            </w:pPr>
            <w:r>
              <w:rPr>
                <w:i/>
              </w:rPr>
              <w:t>MPCC</w:t>
            </w:r>
          </w:p>
        </w:tc>
        <w:tc>
          <w:tcPr>
            <w:tcW w:w="5266" w:type="dxa"/>
          </w:tcPr>
          <w:p w14:paraId="7CCE9F97" w14:textId="77777777" w:rsidR="008B72E7" w:rsidRDefault="008B72E7">
            <w:r>
              <w:t>Multi-Protocol Communications Controller</w:t>
            </w:r>
          </w:p>
        </w:tc>
      </w:tr>
      <w:tr w:rsidR="008B72E7" w14:paraId="4DA34B90" w14:textId="77777777">
        <w:tblPrEx>
          <w:tblCellMar>
            <w:top w:w="0" w:type="dxa"/>
            <w:bottom w:w="0" w:type="dxa"/>
          </w:tblCellMar>
        </w:tblPrEx>
        <w:tc>
          <w:tcPr>
            <w:tcW w:w="3348" w:type="dxa"/>
          </w:tcPr>
          <w:p w14:paraId="6C9B3893" w14:textId="77777777" w:rsidR="008B72E7" w:rsidRDefault="008B72E7">
            <w:pPr>
              <w:rPr>
                <w:i/>
              </w:rPr>
            </w:pPr>
            <w:r>
              <w:rPr>
                <w:i/>
              </w:rPr>
              <w:t>MPE</w:t>
            </w:r>
          </w:p>
        </w:tc>
        <w:tc>
          <w:tcPr>
            <w:tcW w:w="5266" w:type="dxa"/>
          </w:tcPr>
          <w:p w14:paraId="19D64F0C" w14:textId="77777777" w:rsidR="008B72E7" w:rsidRDefault="008B72E7">
            <w:r>
              <w:t>Minimum Processing Environment</w:t>
            </w:r>
          </w:p>
        </w:tc>
      </w:tr>
      <w:tr w:rsidR="008B72E7" w14:paraId="08D5CCB2" w14:textId="77777777">
        <w:tblPrEx>
          <w:tblCellMar>
            <w:top w:w="0" w:type="dxa"/>
            <w:bottom w:w="0" w:type="dxa"/>
          </w:tblCellMar>
        </w:tblPrEx>
        <w:tc>
          <w:tcPr>
            <w:tcW w:w="3348" w:type="dxa"/>
          </w:tcPr>
          <w:p w14:paraId="0C96A2BD" w14:textId="77777777" w:rsidR="008B72E7" w:rsidRDefault="008B72E7">
            <w:pPr>
              <w:rPr>
                <w:i/>
              </w:rPr>
            </w:pPr>
          </w:p>
        </w:tc>
        <w:tc>
          <w:tcPr>
            <w:tcW w:w="5266" w:type="dxa"/>
          </w:tcPr>
          <w:p w14:paraId="09EDF4D2" w14:textId="77777777" w:rsidR="008B72E7" w:rsidRDefault="008B72E7"/>
        </w:tc>
      </w:tr>
      <w:tr w:rsidR="008B72E7" w14:paraId="73FE921D" w14:textId="77777777">
        <w:tblPrEx>
          <w:tblCellMar>
            <w:top w:w="0" w:type="dxa"/>
            <w:bottom w:w="0" w:type="dxa"/>
          </w:tblCellMar>
        </w:tblPrEx>
        <w:tc>
          <w:tcPr>
            <w:tcW w:w="3348" w:type="dxa"/>
          </w:tcPr>
          <w:p w14:paraId="0D1A892E" w14:textId="77777777" w:rsidR="008B72E7" w:rsidRDefault="008B72E7">
            <w:pPr>
              <w:rPr>
                <w:i/>
              </w:rPr>
            </w:pPr>
            <w:r>
              <w:rPr>
                <w:i/>
              </w:rPr>
              <w:t>NASA</w:t>
            </w:r>
          </w:p>
        </w:tc>
        <w:tc>
          <w:tcPr>
            <w:tcW w:w="5266" w:type="dxa"/>
          </w:tcPr>
          <w:p w14:paraId="4E0D6C3F" w14:textId="77777777" w:rsidR="008B72E7" w:rsidRDefault="008B72E7">
            <w:r>
              <w:t>National Aeronautics and Space Administration</w:t>
            </w:r>
          </w:p>
        </w:tc>
      </w:tr>
      <w:tr w:rsidR="008B72E7" w14:paraId="2C04CC0E" w14:textId="77777777">
        <w:tblPrEx>
          <w:tblCellMar>
            <w:top w:w="0" w:type="dxa"/>
            <w:bottom w:w="0" w:type="dxa"/>
          </w:tblCellMar>
        </w:tblPrEx>
        <w:tc>
          <w:tcPr>
            <w:tcW w:w="3348" w:type="dxa"/>
          </w:tcPr>
          <w:p w14:paraId="08384B97" w14:textId="77777777" w:rsidR="008B72E7" w:rsidRDefault="008B72E7">
            <w:pPr>
              <w:rPr>
                <w:i/>
              </w:rPr>
            </w:pPr>
            <w:r>
              <w:rPr>
                <w:i/>
              </w:rPr>
              <w:t>NE</w:t>
            </w:r>
          </w:p>
        </w:tc>
        <w:tc>
          <w:tcPr>
            <w:tcW w:w="5266" w:type="dxa"/>
          </w:tcPr>
          <w:p w14:paraId="72B8864A" w14:textId="77777777" w:rsidR="008B72E7" w:rsidRDefault="008B72E7">
            <w:r>
              <w:t>Network Element</w:t>
            </w:r>
          </w:p>
        </w:tc>
      </w:tr>
      <w:tr w:rsidR="008B72E7" w14:paraId="181967E4" w14:textId="77777777">
        <w:tblPrEx>
          <w:tblCellMar>
            <w:top w:w="0" w:type="dxa"/>
            <w:bottom w:w="0" w:type="dxa"/>
          </w:tblCellMar>
        </w:tblPrEx>
        <w:tc>
          <w:tcPr>
            <w:tcW w:w="3348" w:type="dxa"/>
          </w:tcPr>
          <w:p w14:paraId="4F1502A3" w14:textId="77777777" w:rsidR="008B72E7" w:rsidRDefault="008B72E7">
            <w:pPr>
              <w:rPr>
                <w:i/>
              </w:rPr>
            </w:pPr>
          </w:p>
        </w:tc>
        <w:tc>
          <w:tcPr>
            <w:tcW w:w="5266" w:type="dxa"/>
          </w:tcPr>
          <w:p w14:paraId="741300FA" w14:textId="77777777" w:rsidR="008B72E7" w:rsidRDefault="008B72E7"/>
        </w:tc>
      </w:tr>
      <w:tr w:rsidR="008B72E7" w14:paraId="69AA5FA6" w14:textId="77777777">
        <w:tblPrEx>
          <w:tblCellMar>
            <w:top w:w="0" w:type="dxa"/>
            <w:bottom w:w="0" w:type="dxa"/>
          </w:tblCellMar>
        </w:tblPrEx>
        <w:trPr>
          <w:trHeight w:val="207"/>
        </w:trPr>
        <w:tc>
          <w:tcPr>
            <w:tcW w:w="3348" w:type="dxa"/>
          </w:tcPr>
          <w:p w14:paraId="21B34D0D" w14:textId="77777777" w:rsidR="008B72E7" w:rsidRDefault="008B72E7">
            <w:pPr>
              <w:rPr>
                <w:i/>
              </w:rPr>
            </w:pPr>
            <w:r>
              <w:rPr>
                <w:i/>
              </w:rPr>
              <w:t>PPC</w:t>
            </w:r>
          </w:p>
        </w:tc>
        <w:tc>
          <w:tcPr>
            <w:tcW w:w="5266" w:type="dxa"/>
          </w:tcPr>
          <w:p w14:paraId="769FC08A" w14:textId="77777777" w:rsidR="008B72E7" w:rsidRDefault="008B72E7">
            <w:r>
              <w:t>Power PC</w:t>
            </w:r>
          </w:p>
        </w:tc>
      </w:tr>
      <w:tr w:rsidR="008B72E7" w14:paraId="6D6F956D" w14:textId="77777777">
        <w:tblPrEx>
          <w:tblCellMar>
            <w:top w:w="0" w:type="dxa"/>
            <w:bottom w:w="0" w:type="dxa"/>
          </w:tblCellMar>
        </w:tblPrEx>
        <w:tc>
          <w:tcPr>
            <w:tcW w:w="3348" w:type="dxa"/>
          </w:tcPr>
          <w:p w14:paraId="48244456" w14:textId="77777777" w:rsidR="008B72E7" w:rsidRDefault="008B72E7">
            <w:pPr>
              <w:rPr>
                <w:i/>
              </w:rPr>
            </w:pPr>
            <w:r>
              <w:rPr>
                <w:i/>
              </w:rPr>
              <w:t>PPM</w:t>
            </w:r>
          </w:p>
        </w:tc>
        <w:tc>
          <w:tcPr>
            <w:tcW w:w="5266" w:type="dxa"/>
          </w:tcPr>
          <w:p w14:paraId="325E79B3" w14:textId="77777777" w:rsidR="008B72E7" w:rsidRDefault="008B72E7">
            <w:r>
              <w:t>Parts Per Million</w:t>
            </w:r>
          </w:p>
        </w:tc>
      </w:tr>
      <w:tr w:rsidR="008B72E7" w14:paraId="5E4ED35A" w14:textId="77777777">
        <w:tblPrEx>
          <w:tblCellMar>
            <w:top w:w="0" w:type="dxa"/>
            <w:bottom w:w="0" w:type="dxa"/>
          </w:tblCellMar>
        </w:tblPrEx>
        <w:tc>
          <w:tcPr>
            <w:tcW w:w="3348" w:type="dxa"/>
          </w:tcPr>
          <w:p w14:paraId="6CC468C9" w14:textId="77777777" w:rsidR="008B72E7" w:rsidRDefault="008B72E7">
            <w:pPr>
              <w:rPr>
                <w:i/>
              </w:rPr>
            </w:pPr>
          </w:p>
        </w:tc>
        <w:tc>
          <w:tcPr>
            <w:tcW w:w="5266" w:type="dxa"/>
          </w:tcPr>
          <w:p w14:paraId="45F4E054" w14:textId="77777777" w:rsidR="008B72E7" w:rsidRDefault="008B72E7"/>
        </w:tc>
      </w:tr>
      <w:tr w:rsidR="008B72E7" w14:paraId="436BED7D" w14:textId="77777777">
        <w:tblPrEx>
          <w:tblCellMar>
            <w:top w:w="0" w:type="dxa"/>
            <w:bottom w:w="0" w:type="dxa"/>
          </w:tblCellMar>
        </w:tblPrEx>
        <w:tc>
          <w:tcPr>
            <w:tcW w:w="3348" w:type="dxa"/>
          </w:tcPr>
          <w:p w14:paraId="110EFF90" w14:textId="77777777" w:rsidR="008B72E7" w:rsidRDefault="008B72E7">
            <w:pPr>
              <w:rPr>
                <w:i/>
              </w:rPr>
            </w:pPr>
            <w:r>
              <w:rPr>
                <w:i/>
              </w:rPr>
              <w:t>RAM</w:t>
            </w:r>
          </w:p>
        </w:tc>
        <w:tc>
          <w:tcPr>
            <w:tcW w:w="5266" w:type="dxa"/>
          </w:tcPr>
          <w:p w14:paraId="076EDEF4" w14:textId="77777777" w:rsidR="008B72E7" w:rsidRDefault="008B72E7">
            <w:r>
              <w:t>Random Access Memory</w:t>
            </w:r>
          </w:p>
        </w:tc>
      </w:tr>
      <w:tr w:rsidR="008B72E7" w14:paraId="6954574F" w14:textId="77777777">
        <w:tblPrEx>
          <w:tblCellMar>
            <w:top w:w="0" w:type="dxa"/>
            <w:bottom w:w="0" w:type="dxa"/>
          </w:tblCellMar>
        </w:tblPrEx>
        <w:tc>
          <w:tcPr>
            <w:tcW w:w="3348" w:type="dxa"/>
          </w:tcPr>
          <w:p w14:paraId="1E82ACC1" w14:textId="77777777" w:rsidR="008B72E7" w:rsidRDefault="008B72E7">
            <w:pPr>
              <w:rPr>
                <w:i/>
              </w:rPr>
            </w:pPr>
            <w:r>
              <w:rPr>
                <w:i/>
              </w:rPr>
              <w:lastRenderedPageBreak/>
              <w:t>ROM</w:t>
            </w:r>
          </w:p>
        </w:tc>
        <w:tc>
          <w:tcPr>
            <w:tcW w:w="5266" w:type="dxa"/>
          </w:tcPr>
          <w:p w14:paraId="162A2183" w14:textId="77777777" w:rsidR="008B72E7" w:rsidRDefault="008B72E7">
            <w:r>
              <w:t>Read Only Memory</w:t>
            </w:r>
          </w:p>
        </w:tc>
      </w:tr>
      <w:tr w:rsidR="008B72E7" w14:paraId="1BD10C21" w14:textId="77777777">
        <w:tblPrEx>
          <w:tblCellMar>
            <w:top w:w="0" w:type="dxa"/>
            <w:bottom w:w="0" w:type="dxa"/>
          </w:tblCellMar>
        </w:tblPrEx>
        <w:tc>
          <w:tcPr>
            <w:tcW w:w="3348" w:type="dxa"/>
          </w:tcPr>
          <w:p w14:paraId="63A65ECB" w14:textId="77777777" w:rsidR="008B72E7" w:rsidRDefault="008B72E7">
            <w:pPr>
              <w:rPr>
                <w:i/>
              </w:rPr>
            </w:pPr>
            <w:r>
              <w:rPr>
                <w:i/>
              </w:rPr>
              <w:t>RM</w:t>
            </w:r>
          </w:p>
        </w:tc>
        <w:tc>
          <w:tcPr>
            <w:tcW w:w="5266" w:type="dxa"/>
          </w:tcPr>
          <w:p w14:paraId="008F7D92" w14:textId="77777777" w:rsidR="008B72E7" w:rsidRDefault="008B72E7">
            <w:r>
              <w:t>Redundancy Management</w:t>
            </w:r>
          </w:p>
        </w:tc>
      </w:tr>
      <w:tr w:rsidR="008B72E7" w14:paraId="4FF7A2E7" w14:textId="77777777">
        <w:tblPrEx>
          <w:tblCellMar>
            <w:top w:w="0" w:type="dxa"/>
            <w:bottom w:w="0" w:type="dxa"/>
          </w:tblCellMar>
        </w:tblPrEx>
        <w:tc>
          <w:tcPr>
            <w:tcW w:w="3348" w:type="dxa"/>
          </w:tcPr>
          <w:p w14:paraId="3DCB0968" w14:textId="77777777" w:rsidR="008B72E7" w:rsidRDefault="008B72E7">
            <w:pPr>
              <w:rPr>
                <w:i/>
              </w:rPr>
            </w:pPr>
            <w:r>
              <w:rPr>
                <w:i/>
              </w:rPr>
              <w:t>RTC</w:t>
            </w:r>
          </w:p>
        </w:tc>
        <w:tc>
          <w:tcPr>
            <w:tcW w:w="5266" w:type="dxa"/>
          </w:tcPr>
          <w:p w14:paraId="3134C1B2" w14:textId="77777777" w:rsidR="008B72E7" w:rsidRDefault="008B72E7">
            <w:r>
              <w:t>Real Time Clock</w:t>
            </w:r>
          </w:p>
        </w:tc>
      </w:tr>
      <w:tr w:rsidR="008B72E7" w14:paraId="12B0B380" w14:textId="77777777">
        <w:tblPrEx>
          <w:tblCellMar>
            <w:top w:w="0" w:type="dxa"/>
            <w:bottom w:w="0" w:type="dxa"/>
          </w:tblCellMar>
        </w:tblPrEx>
        <w:tc>
          <w:tcPr>
            <w:tcW w:w="3348" w:type="dxa"/>
          </w:tcPr>
          <w:p w14:paraId="6A315E91" w14:textId="77777777" w:rsidR="008B72E7" w:rsidRDefault="008B72E7">
            <w:pPr>
              <w:rPr>
                <w:i/>
              </w:rPr>
            </w:pPr>
          </w:p>
        </w:tc>
        <w:tc>
          <w:tcPr>
            <w:tcW w:w="5266" w:type="dxa"/>
          </w:tcPr>
          <w:p w14:paraId="0305DB0A" w14:textId="77777777" w:rsidR="008B72E7" w:rsidRDefault="008B72E7"/>
        </w:tc>
      </w:tr>
      <w:tr w:rsidR="008B72E7" w14:paraId="18AC46E8" w14:textId="77777777">
        <w:tblPrEx>
          <w:tblCellMar>
            <w:top w:w="0" w:type="dxa"/>
            <w:bottom w:w="0" w:type="dxa"/>
          </w:tblCellMar>
        </w:tblPrEx>
        <w:tc>
          <w:tcPr>
            <w:tcW w:w="3348" w:type="dxa"/>
          </w:tcPr>
          <w:p w14:paraId="1FE2F711" w14:textId="77777777" w:rsidR="008B72E7" w:rsidRDefault="008B72E7">
            <w:pPr>
              <w:rPr>
                <w:i/>
              </w:rPr>
            </w:pPr>
            <w:r>
              <w:rPr>
                <w:i/>
              </w:rPr>
              <w:t>SEP</w:t>
            </w:r>
          </w:p>
        </w:tc>
        <w:tc>
          <w:tcPr>
            <w:tcW w:w="5266" w:type="dxa"/>
          </w:tcPr>
          <w:p w14:paraId="612D0F2E" w14:textId="77777777" w:rsidR="008B72E7" w:rsidRDefault="008B72E7">
            <w:r>
              <w:t>SEParation elapsed time</w:t>
            </w:r>
          </w:p>
        </w:tc>
      </w:tr>
      <w:tr w:rsidR="008B72E7" w14:paraId="776CA524" w14:textId="77777777">
        <w:tblPrEx>
          <w:tblCellMar>
            <w:top w:w="0" w:type="dxa"/>
            <w:bottom w:w="0" w:type="dxa"/>
          </w:tblCellMar>
        </w:tblPrEx>
        <w:tc>
          <w:tcPr>
            <w:tcW w:w="3348" w:type="dxa"/>
          </w:tcPr>
          <w:p w14:paraId="2428FB0A" w14:textId="77777777" w:rsidR="008B72E7" w:rsidRDefault="008B72E7">
            <w:pPr>
              <w:rPr>
                <w:i/>
              </w:rPr>
            </w:pPr>
            <w:r>
              <w:rPr>
                <w:i/>
              </w:rPr>
              <w:t>SRS</w:t>
            </w:r>
          </w:p>
        </w:tc>
        <w:tc>
          <w:tcPr>
            <w:tcW w:w="5266" w:type="dxa"/>
          </w:tcPr>
          <w:p w14:paraId="5333706B" w14:textId="77777777" w:rsidR="008B72E7" w:rsidRDefault="008B72E7">
            <w:r>
              <w:t>Software Requirements Specification</w:t>
            </w:r>
          </w:p>
        </w:tc>
      </w:tr>
      <w:tr w:rsidR="008B72E7" w14:paraId="1D415B0A" w14:textId="77777777">
        <w:tblPrEx>
          <w:tblCellMar>
            <w:top w:w="0" w:type="dxa"/>
            <w:bottom w:w="0" w:type="dxa"/>
          </w:tblCellMar>
        </w:tblPrEx>
        <w:tc>
          <w:tcPr>
            <w:tcW w:w="3348" w:type="dxa"/>
          </w:tcPr>
          <w:p w14:paraId="1E0841FA" w14:textId="77777777" w:rsidR="008B72E7" w:rsidRDefault="008B72E7">
            <w:pPr>
              <w:rPr>
                <w:i/>
              </w:rPr>
            </w:pPr>
          </w:p>
        </w:tc>
        <w:tc>
          <w:tcPr>
            <w:tcW w:w="5266" w:type="dxa"/>
          </w:tcPr>
          <w:p w14:paraId="3DD7DCE0" w14:textId="77777777" w:rsidR="008B72E7" w:rsidRDefault="008B72E7"/>
        </w:tc>
      </w:tr>
      <w:tr w:rsidR="008B72E7" w14:paraId="131FE205" w14:textId="77777777">
        <w:tblPrEx>
          <w:tblCellMar>
            <w:top w:w="0" w:type="dxa"/>
            <w:bottom w:w="0" w:type="dxa"/>
          </w:tblCellMar>
        </w:tblPrEx>
        <w:tc>
          <w:tcPr>
            <w:tcW w:w="3348" w:type="dxa"/>
          </w:tcPr>
          <w:p w14:paraId="6F4E440E" w14:textId="77777777" w:rsidR="008B72E7" w:rsidRDefault="008B72E7">
            <w:pPr>
              <w:rPr>
                <w:i/>
              </w:rPr>
            </w:pPr>
            <w:r>
              <w:rPr>
                <w:i/>
              </w:rPr>
              <w:t>TAEM</w:t>
            </w:r>
          </w:p>
        </w:tc>
        <w:tc>
          <w:tcPr>
            <w:tcW w:w="5266" w:type="dxa"/>
          </w:tcPr>
          <w:p w14:paraId="2895BA7C" w14:textId="77777777" w:rsidR="008B72E7" w:rsidRDefault="008B72E7">
            <w:r>
              <w:t>Terminal Area Energy Management</w:t>
            </w:r>
          </w:p>
        </w:tc>
      </w:tr>
      <w:tr w:rsidR="008B72E7" w14:paraId="46C6847E" w14:textId="77777777">
        <w:tblPrEx>
          <w:tblCellMar>
            <w:top w:w="0" w:type="dxa"/>
            <w:bottom w:w="0" w:type="dxa"/>
          </w:tblCellMar>
        </w:tblPrEx>
        <w:tc>
          <w:tcPr>
            <w:tcW w:w="3348" w:type="dxa"/>
          </w:tcPr>
          <w:p w14:paraId="492E8B6B" w14:textId="77777777" w:rsidR="008B72E7" w:rsidRDefault="008B72E7">
            <w:pPr>
              <w:rPr>
                <w:i/>
              </w:rPr>
            </w:pPr>
            <w:r>
              <w:rPr>
                <w:i/>
              </w:rPr>
              <w:t>TNR</w:t>
            </w:r>
          </w:p>
        </w:tc>
        <w:tc>
          <w:tcPr>
            <w:tcW w:w="5266" w:type="dxa"/>
          </w:tcPr>
          <w:p w14:paraId="19A76B27" w14:textId="77777777" w:rsidR="008B72E7" w:rsidRDefault="008B72E7">
            <w:r>
              <w:t>Transient Network Element Recovery</w:t>
            </w:r>
          </w:p>
        </w:tc>
      </w:tr>
      <w:tr w:rsidR="008B72E7" w14:paraId="4F354EC7" w14:textId="77777777">
        <w:tblPrEx>
          <w:tblCellMar>
            <w:top w:w="0" w:type="dxa"/>
            <w:bottom w:w="0" w:type="dxa"/>
          </w:tblCellMar>
        </w:tblPrEx>
        <w:tc>
          <w:tcPr>
            <w:tcW w:w="3348" w:type="dxa"/>
          </w:tcPr>
          <w:p w14:paraId="48D5C0FF" w14:textId="77777777" w:rsidR="008B72E7" w:rsidRDefault="008B72E7">
            <w:pPr>
              <w:rPr>
                <w:i/>
              </w:rPr>
            </w:pPr>
          </w:p>
        </w:tc>
        <w:tc>
          <w:tcPr>
            <w:tcW w:w="5266" w:type="dxa"/>
          </w:tcPr>
          <w:p w14:paraId="4B59CDB4" w14:textId="77777777" w:rsidR="008B72E7" w:rsidRDefault="008B72E7"/>
        </w:tc>
      </w:tr>
      <w:tr w:rsidR="008B72E7" w14:paraId="0E8977A6" w14:textId="77777777">
        <w:tblPrEx>
          <w:tblCellMar>
            <w:top w:w="0" w:type="dxa"/>
            <w:bottom w:w="0" w:type="dxa"/>
          </w:tblCellMar>
        </w:tblPrEx>
        <w:tc>
          <w:tcPr>
            <w:tcW w:w="3348" w:type="dxa"/>
          </w:tcPr>
          <w:p w14:paraId="4B1C00B5" w14:textId="77777777" w:rsidR="008B72E7" w:rsidRDefault="008B72E7">
            <w:pPr>
              <w:rPr>
                <w:i/>
              </w:rPr>
            </w:pPr>
            <w:r>
              <w:rPr>
                <w:i/>
              </w:rPr>
              <w:t>VG</w:t>
            </w:r>
          </w:p>
        </w:tc>
        <w:tc>
          <w:tcPr>
            <w:tcW w:w="5266" w:type="dxa"/>
          </w:tcPr>
          <w:p w14:paraId="0C54067C" w14:textId="77777777" w:rsidR="008B72E7" w:rsidRDefault="008B72E7">
            <w:r>
              <w:t>Virtual Group</w:t>
            </w:r>
          </w:p>
        </w:tc>
      </w:tr>
      <w:tr w:rsidR="008B72E7" w14:paraId="2D5FEF43" w14:textId="77777777">
        <w:tblPrEx>
          <w:tblCellMar>
            <w:top w:w="0" w:type="dxa"/>
            <w:bottom w:w="0" w:type="dxa"/>
          </w:tblCellMar>
        </w:tblPrEx>
        <w:tc>
          <w:tcPr>
            <w:tcW w:w="3348" w:type="dxa"/>
          </w:tcPr>
          <w:p w14:paraId="4ABFE269" w14:textId="77777777" w:rsidR="008B72E7" w:rsidRDefault="008B72E7">
            <w:pPr>
              <w:rPr>
                <w:i/>
              </w:rPr>
            </w:pPr>
            <w:r>
              <w:rPr>
                <w:i/>
              </w:rPr>
              <w:t>VME</w:t>
            </w:r>
          </w:p>
        </w:tc>
        <w:tc>
          <w:tcPr>
            <w:tcW w:w="5266" w:type="dxa"/>
          </w:tcPr>
          <w:p w14:paraId="3E5DBE72" w14:textId="77777777" w:rsidR="008B72E7" w:rsidRDefault="008B72E7">
            <w:r>
              <w:t>Versa Module Eurocard</w:t>
            </w:r>
          </w:p>
        </w:tc>
      </w:tr>
    </w:tbl>
    <w:p w14:paraId="546A9AA1" w14:textId="77777777" w:rsidR="008B72E7" w:rsidRDefault="008B72E7"/>
    <w:p w14:paraId="18BB02A9" w14:textId="77777777" w:rsidR="008B72E7" w:rsidRDefault="008B72E7">
      <w:pPr>
        <w:pStyle w:val="Heading2"/>
      </w:pPr>
      <w:bookmarkStart w:id="376" w:name="_Toc518715632"/>
      <w:r>
        <w:t>Glossary</w:t>
      </w:r>
      <w:bookmarkEnd w:id="376"/>
    </w:p>
    <w:p w14:paraId="5961BDA6" w14:textId="77777777" w:rsidR="008B72E7" w:rsidRDefault="008B72E7">
      <w:r>
        <w:t>Babbler – A processor or NE that continually unexpectedly sends messages over the fiber network, thus overloading the fiber network with unnecessary traffic.</w:t>
      </w:r>
    </w:p>
    <w:p w14:paraId="15B5623F" w14:textId="77777777" w:rsidR="008B72E7" w:rsidRDefault="008B72E7"/>
    <w:p w14:paraId="6A86D5AA" w14:textId="77777777" w:rsidR="008B72E7" w:rsidRDefault="008B72E7">
      <w:r>
        <w:t>Byzantine Faults – Faults consisting of arbitrary behavior on the part of failed components, and may include stopping and then restarting execution at a future time, sending conflicting information to different destinations, and in short, anything within a failed component’s power to attempt to corrupt the system. [1]</w:t>
      </w:r>
    </w:p>
    <w:p w14:paraId="51BFBF3C" w14:textId="77777777" w:rsidR="008B72E7" w:rsidRDefault="008B72E7"/>
    <w:p w14:paraId="441850E4" w14:textId="77777777" w:rsidR="008B72E7" w:rsidRDefault="008B72E7">
      <w:r>
        <w:t>Byzantine Resilient Virtual Circuit (BRVC) – An abstracted view of the Network Elements and the fiber optic interconnection network. The NE hardware and fiber optic inter-connection network appear to the software a virtual message passing interface with certain guarantees about the order and consistency of message delivery in the face of arbitrarily malicious faults.</w:t>
      </w:r>
    </w:p>
    <w:p w14:paraId="73E40A79" w14:textId="77777777" w:rsidR="008B72E7" w:rsidRDefault="008B72E7"/>
    <w:p w14:paraId="0E72C762" w14:textId="77777777" w:rsidR="008B72E7" w:rsidRDefault="008B72E7">
      <w:r>
        <w:t>Debug mode – A mode of operating the network elements that allows software to control the operation of the network elements as well as to test their operation.  This mode is used by the NE stand alone test software and is one of two modes that the NE can be configured to power up into.  For X38, the flight NEs will not be configured to power up into this mode.</w:t>
      </w:r>
    </w:p>
    <w:p w14:paraId="6457C501" w14:textId="77777777" w:rsidR="008B72E7" w:rsidRDefault="008B72E7"/>
    <w:p w14:paraId="162D9F5E" w14:textId="77777777" w:rsidR="008B72E7" w:rsidRDefault="008B72E7">
      <w:r>
        <w:t>Degraded triplex – A fault containment region that has 2 processors, but at least 3 NEs.  The FCR is configured to have a third processor that is masked out.  The third processor could be “on” the NEFU (even thought there is no FCP software loaded on the processor card on that channel), in order to maintain the VG.</w:t>
      </w:r>
    </w:p>
    <w:p w14:paraId="6F47911E" w14:textId="77777777" w:rsidR="008B72E7" w:rsidRDefault="008B72E7"/>
    <w:p w14:paraId="2797200A" w14:textId="77777777" w:rsidR="008B72E7" w:rsidRDefault="008B72E7">
      <w:r>
        <w:t>Exceptions.- External signals, errors, or unusual conditions arising in the execution of instructions.  When exceptions occur, information about the state of the processor is saved to certain registers and the processor begins execution at an address (exception vector) predetermined for each exception.</w:t>
      </w:r>
    </w:p>
    <w:p w14:paraId="6BB4E7F0" w14:textId="77777777" w:rsidR="008B72E7" w:rsidRDefault="008B72E7"/>
    <w:p w14:paraId="1632C6E5" w14:textId="77777777" w:rsidR="008B72E7" w:rsidRDefault="008B72E7">
      <w:r>
        <w:t xml:space="preserve">Fault Containment Region (FCR) – A set of hardware that meets the following criteria: Electrical Isolation, Independent Power, Independent Clocking and, if necessary, physical separation.  Errors internal to an FCR are contained within the FCR and errors outside the FCR do not adversely affect the operation of an FCR, i.e., external errors are prevented from inducing errors in the FCR.  Among other characteristics, Byzantine resilience </w:t>
      </w:r>
      <w:r>
        <w:lastRenderedPageBreak/>
        <w:t>depends upon the concept of Fault Containment Regions.  Throughout this document, the terms FCR and channel are used interchangeably.</w:t>
      </w:r>
    </w:p>
    <w:p w14:paraId="3504F777" w14:textId="77777777" w:rsidR="008B72E7" w:rsidRDefault="008B72E7"/>
    <w:p w14:paraId="1A965385" w14:textId="77777777" w:rsidR="008B72E7" w:rsidRDefault="008B72E7">
      <w:r>
        <w:t>Hardware Exceptions.- Any exception not mapped to a VxWorks signal.</w:t>
      </w:r>
    </w:p>
    <w:p w14:paraId="140ECD24" w14:textId="77777777" w:rsidR="008B72E7" w:rsidRDefault="008B72E7"/>
    <w:p w14:paraId="16E09DEB" w14:textId="77777777" w:rsidR="008B72E7" w:rsidRDefault="008B72E7">
      <w:r>
        <w:t>Initial Synchronization (ISYNC) – The process (mode) by which the network elements initially achieve synchronization at power up.</w:t>
      </w:r>
    </w:p>
    <w:p w14:paraId="421710EB" w14:textId="77777777" w:rsidR="008B72E7" w:rsidRDefault="008B72E7"/>
    <w:p w14:paraId="09F0EB54" w14:textId="77777777" w:rsidR="008B72E7" w:rsidRDefault="008B72E7">
      <w:r>
        <w:t>Link – A one way, point to point connection between the transmitter in one Network Element (NE) and a receiver in another NE.</w:t>
      </w:r>
    </w:p>
    <w:p w14:paraId="7A80B4D4" w14:textId="77777777" w:rsidR="008B72E7" w:rsidRDefault="008B72E7"/>
    <w:p w14:paraId="36A61583" w14:textId="77777777" w:rsidR="008B72E7" w:rsidRDefault="008B72E7">
      <w:r>
        <w:t>Lost soul sync – The process by which a lost (i.e., not in sync with the other members of its virtual group) processor is brought into synchronization with the other members of a redundant virtual group.</w:t>
      </w:r>
    </w:p>
    <w:p w14:paraId="1C941D08" w14:textId="77777777" w:rsidR="008B72E7" w:rsidRDefault="008B72E7"/>
    <w:p w14:paraId="792A7898" w14:textId="77777777" w:rsidR="008B72E7" w:rsidRDefault="008B72E7">
      <w:r>
        <w:t xml:space="preserve">Masking –Preventing erroneous data from propagating beyond the voters (the act of voting masks any single error from propagating beyond the voters, i.e., the voters deliver a majority result in the presence of one fault.)  Also, the setting of the voters to ignore input from a channel known (or suspected) of being faulty.  Setting the voters to ignore (mask) the input from a channel know to be faulty is also referred to as reconfiguring the voters. </w:t>
      </w:r>
    </w:p>
    <w:p w14:paraId="6D61645D" w14:textId="77777777" w:rsidR="008B72E7" w:rsidRDefault="008B72E7"/>
    <w:p w14:paraId="4C543B72" w14:textId="77777777" w:rsidR="008B72E7" w:rsidRDefault="008B72E7">
      <w:r>
        <w:t>NE watchdog timer reset – A reset of the network element that arises as a result of the NE's on-board watchdog timer not being pulsed in a timely, periodic manner.</w:t>
      </w:r>
    </w:p>
    <w:p w14:paraId="56796166" w14:textId="77777777" w:rsidR="008B72E7" w:rsidRDefault="008B72E7"/>
    <w:p w14:paraId="099A6FDB" w14:textId="77777777" w:rsidR="008B72E7" w:rsidRDefault="008B72E7">
      <w:r>
        <w:t>Permanent Failure – A failure is declared permanent when all attempts to reconfigure the channel and remove the failure by means of either a FTSS Response/Recovery Mechanism or a Application Failure Response/Recovery Mechanism have failed.</w:t>
      </w:r>
    </w:p>
    <w:p w14:paraId="04C1EA52" w14:textId="77777777" w:rsidR="008B72E7" w:rsidRDefault="008B72E7"/>
    <w:p w14:paraId="1E470363" w14:textId="77777777" w:rsidR="008B72E7" w:rsidRDefault="008B72E7">
      <w:r>
        <w:t>Power on reset – A reset of an entire channel that is the result of initially powering on the channel or cycling power to the channel.</w:t>
      </w:r>
    </w:p>
    <w:p w14:paraId="2559BE44" w14:textId="77777777" w:rsidR="008B72E7" w:rsidRDefault="008B72E7"/>
    <w:p w14:paraId="7EE4ED3F" w14:textId="77777777" w:rsidR="008B72E7" w:rsidRDefault="008B72E7">
      <w:r>
        <w:t>Power-up skew – Power-on skew is defined here to be the time between switching on power to the first processor and power being applied to the fifth processor.</w:t>
      </w:r>
    </w:p>
    <w:p w14:paraId="2F6E9315" w14:textId="77777777" w:rsidR="008B72E7" w:rsidRDefault="008B72E7"/>
    <w:p w14:paraId="400D5695" w14:textId="77777777" w:rsidR="008B72E7" w:rsidRDefault="008B72E7">
      <w:r>
        <w:t>Re-integration – The process of bringing a "Lost Soul" processor back into synchronization with the other members of a redundant virtual group and then re-aligning its internal state including congruent memory, processor registers, and timers.</w:t>
      </w:r>
    </w:p>
    <w:p w14:paraId="5ABF76AE" w14:textId="77777777" w:rsidR="008B72E7" w:rsidRDefault="008B72E7"/>
    <w:p w14:paraId="7E38E845" w14:textId="77777777" w:rsidR="008B72E7" w:rsidRDefault="008B72E7">
      <w:r>
        <w:t>Scoreboard – That part of the network element that acts as the message scheduler.  Among other things, the scoreboards in the redundant NEs, acting as a group, collectively decide when messages are ready to be sent.</w:t>
      </w:r>
    </w:p>
    <w:p w14:paraId="683390F5" w14:textId="77777777" w:rsidR="008B72E7" w:rsidRDefault="008B72E7"/>
    <w:p w14:paraId="1D4CE471" w14:textId="77777777" w:rsidR="008B72E7" w:rsidRDefault="008B72E7">
      <w:r>
        <w:t>Simplex – A non-redundant virtual group.  When a single processor forms a virtual group, this is called a simplex virtual group.  In the X-38 architecture, each ICP is a simplex virtual group.  The FCPs form a single redundant virtual group (often called a quad).</w:t>
      </w:r>
    </w:p>
    <w:p w14:paraId="29E489EF" w14:textId="77777777" w:rsidR="008B72E7" w:rsidRDefault="008B72E7"/>
    <w:p w14:paraId="3F8C6938" w14:textId="77777777" w:rsidR="008B72E7" w:rsidRDefault="008B72E7">
      <w:r>
        <w:t xml:space="preserve">Simultaneous Failure – A second fault is considered simultaneous if the fault occurs between the time the first fault is observed and when the system is reconfigured in response to the fault. </w:t>
      </w:r>
      <w:r>
        <w:rPr>
          <w:snapToGrid w:val="0"/>
        </w:rPr>
        <w:t xml:space="preserve">The nature of this reconfiguration will vary depending upon the </w:t>
      </w:r>
      <w:r>
        <w:rPr>
          <w:snapToGrid w:val="0"/>
        </w:rPr>
        <w:lastRenderedPageBreak/>
        <w:t>system’s configuration at the time of the fault and the effect(s) of the fault.  Refer to FTSS SRS/IRS section 3.2.6.2 for reconfiguration details.</w:t>
      </w:r>
    </w:p>
    <w:p w14:paraId="08AD698E" w14:textId="77777777" w:rsidR="008B72E7" w:rsidRDefault="008B72E7"/>
    <w:p w14:paraId="7FB728C0" w14:textId="77777777" w:rsidR="008B72E7" w:rsidRDefault="008B72E7">
      <w:r>
        <w:t>Software Exceptions.- Any exception mapped to a VxWorks signal.</w:t>
      </w:r>
    </w:p>
    <w:p w14:paraId="30A3487C" w14:textId="77777777" w:rsidR="008B72E7" w:rsidRDefault="008B72E7"/>
    <w:p w14:paraId="032084C2" w14:textId="77777777" w:rsidR="008B72E7" w:rsidRDefault="008B72E7">
      <w:r>
        <w:t>Start-up – The period of time from when power is initially applied to the system or a reset is asserted to an individual channel until the 50 Hz interrupt is enabled.  Activities occurring during this time include but are not limited to IBIT, ISYNC, TNR, processors synchronization, task create and initialization, definition and initialization of Communications Services sockets, etc.</w:t>
      </w:r>
    </w:p>
    <w:p w14:paraId="1191B370" w14:textId="77777777" w:rsidR="008B72E7" w:rsidRDefault="008B72E7"/>
    <w:p w14:paraId="1D9D8292" w14:textId="77777777" w:rsidR="008B72E7" w:rsidRDefault="008B72E7">
      <w:r>
        <w:t>Synchronization – The process of coordinating in time, multiple hardware and/or software entities.  For redundant entities, this means bringing them to the same point within some allowable skew.  For FCP-ICP communications and operation, this refers to the process of coordinating their activities in time both at start up and during steady-state operation using a variety of methodologies.</w:t>
      </w:r>
    </w:p>
    <w:p w14:paraId="3EA6CBF8" w14:textId="77777777" w:rsidR="008B72E7" w:rsidRDefault="008B72E7"/>
    <w:p w14:paraId="1FEBB406" w14:textId="77777777" w:rsidR="008B72E7" w:rsidRDefault="008B72E7">
      <w:r>
        <w:t>TNR mode – The mode that a network element enters when it finds itself alone and unable to synchronize with other NEs.</w:t>
      </w:r>
    </w:p>
    <w:p w14:paraId="3066163C" w14:textId="77777777" w:rsidR="008B72E7" w:rsidRDefault="008B72E7"/>
    <w:p w14:paraId="576FBD48" w14:textId="77777777" w:rsidR="008B72E7" w:rsidRDefault="008B72E7">
      <w:r>
        <w:t>Transient Failure –Faults, such as those caused by SEUs, that can be recovered either by the FTSS Response/Recovery Mechanism or by the Application Failure Response/Recovery Mechanism.</w:t>
      </w:r>
    </w:p>
    <w:p w14:paraId="74BD69EA" w14:textId="77777777" w:rsidR="008B72E7" w:rsidRDefault="008B72E7"/>
    <w:p w14:paraId="21953264" w14:textId="77777777" w:rsidR="008B72E7" w:rsidRDefault="008B72E7">
      <w:r>
        <w:t>Transient Network Element Recovery (TNR) – The process of recovering and bringing a lost network element into synchronization with the operating (working group) NEs and aligning or initializing its internal state so that it can resume synchronous operation with the other NEs.</w:t>
      </w:r>
    </w:p>
    <w:p w14:paraId="73BAEDE2" w14:textId="77777777" w:rsidR="008B72E7" w:rsidRDefault="008B72E7"/>
    <w:p w14:paraId="6544E2D9" w14:textId="77777777" w:rsidR="008B72E7" w:rsidRDefault="008B72E7">
      <w:r>
        <w:t>Virtual group –Virtual processor capable of accepting work in a parallel processing environment.  They are comprised of processor entities, each of which must be resident in a different fault containment region. [1]  In the X-38 architecture, each ICP is a simplex virtual group.  The FCPs form a single redundant virtual group (often called a quad).</w:t>
      </w:r>
    </w:p>
    <w:p w14:paraId="1EBF8051" w14:textId="77777777" w:rsidR="008B72E7" w:rsidRDefault="008B72E7"/>
    <w:p w14:paraId="33AA62F7" w14:textId="77777777" w:rsidR="008B72E7" w:rsidRDefault="008B72E7">
      <w:pPr>
        <w:outlineLvl w:val="0"/>
      </w:pPr>
      <w:r>
        <w:t>VMEbus reset – A reset applied to the VMEbus.</w:t>
      </w:r>
    </w:p>
    <w:p w14:paraId="2AA378C5" w14:textId="77777777" w:rsidR="008B72E7" w:rsidRDefault="008B72E7"/>
    <w:p w14:paraId="5C5CEBA4" w14:textId="77777777" w:rsidR="008B72E7" w:rsidRDefault="008B72E7">
      <w:r>
        <w:t>Voted reset – A reset that is applied to an NE as the direct result of the FCP processors in the other channels agreeing to use and then actually using the voted reset function of the NEs to reset a faulty channel.  An NE will assert a VMEbus reset and enter TNR directly (by-passing ISYNC) as a result of receiving a voted reset from the other NEs.</w:t>
      </w:r>
    </w:p>
    <w:p w14:paraId="73C8D6C1" w14:textId="77777777" w:rsidR="008B72E7" w:rsidRDefault="008B72E7"/>
    <w:p w14:paraId="7AE3A4B1" w14:textId="77777777" w:rsidR="008B72E7" w:rsidRDefault="008B72E7">
      <w:r>
        <w:t>Working group TNR routine – The software commanded function that causes the NEs still in synch with one another to first look for and then synchronize with a lost NE.</w:t>
      </w:r>
    </w:p>
    <w:p w14:paraId="0A3220CD" w14:textId="77777777" w:rsidR="008B72E7" w:rsidRDefault="008B72E7">
      <w:pPr>
        <w:pStyle w:val="Body"/>
      </w:pPr>
    </w:p>
    <w:sectPr w:rsidR="008B72E7">
      <w:pgSz w:w="12242" w:h="15842" w:code="1"/>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7B58C6" w14:textId="77777777" w:rsidR="00D4415B" w:rsidRDefault="00D4415B">
      <w:r>
        <w:separator/>
      </w:r>
    </w:p>
  </w:endnote>
  <w:endnote w:type="continuationSeparator" w:id="0">
    <w:p w14:paraId="22C31963" w14:textId="77777777" w:rsidR="00D4415B" w:rsidRDefault="00D441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ew York">
    <w:altName w:val="Times New Roman"/>
    <w:panose1 w:val="020B0604020202020204"/>
    <w:charset w:val="00"/>
    <w:family w:val="roman"/>
    <w:pitch w:val="variable"/>
    <w:sig w:usb0="00000003" w:usb1="00000000" w:usb2="00000000" w:usb3="00000000" w:csb0="00000001" w:csb1="00000000"/>
  </w:font>
  <w:font w:name="Century Schoolbook">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w:panose1 w:val="02070309020205020404"/>
    <w:charset w:val="00"/>
    <w:family w:val="modern"/>
    <w:pitch w:val="fixed"/>
    <w:sig w:usb0="E0002AFF" w:usb1="C0007843" w:usb2="00000009" w:usb3="00000000" w:csb0="000001FF" w:csb1="00000000"/>
  </w:font>
  <w:font w:name="TIMES">
    <w:altName w:val="Ebrima"/>
    <w:panose1 w:val="020B0604020202020204"/>
    <w:charset w:val="00"/>
    <w:family w:val="roman"/>
    <w:pitch w:val="variable"/>
    <w:sig w:usb0="00007A87" w:usb1="80000000" w:usb2="00000008" w:usb3="00000000" w:csb0="000000FF" w:csb1="00000000"/>
  </w:font>
  <w:font w:name="Geneva">
    <w:panose1 w:val="020B0503030404040204"/>
    <w:charset w:val="00"/>
    <w:family w:val="swiss"/>
    <w:pitch w:val="variable"/>
    <w:sig w:usb0="E00002FF" w:usb1="5200205F" w:usb2="00A0C000" w:usb3="00000000" w:csb0="0000019F" w:csb1="00000000"/>
  </w:font>
  <w:font w:name="Palatino">
    <w:panose1 w:val="00000000000000000000"/>
    <w:charset w:val="4D"/>
    <w:family w:val="auto"/>
    <w:pitch w:val="variable"/>
    <w:sig w:usb0="A00002FF" w:usb1="7800205A" w:usb2="14600000" w:usb3="00000000" w:csb0="00000193" w:csb1="00000000"/>
  </w:font>
  <w:font w:name="Tahoma">
    <w:panose1 w:val="020B0604030504040204"/>
    <w:charset w:val="00"/>
    <w:family w:val="swiss"/>
    <w:pitch w:val="variable"/>
    <w:sig w:usb0="E1002EFF" w:usb1="C000605B" w:usb2="00000029" w:usb3="00000000" w:csb0="0001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59934" w14:textId="77777777" w:rsidR="008B72E7" w:rsidRDefault="008B72E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9031A8F" w14:textId="77777777" w:rsidR="008B72E7" w:rsidRDefault="008B72E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4DD2F" w14:textId="77777777" w:rsidR="008B72E7" w:rsidRDefault="008B72E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B67923">
      <w:rPr>
        <w:rStyle w:val="PageNumber"/>
        <w:noProof/>
      </w:rPr>
      <w:t>ii</w:t>
    </w:r>
    <w:r>
      <w:rPr>
        <w:rStyle w:val="PageNumber"/>
      </w:rPr>
      <w:fldChar w:fldCharType="end"/>
    </w:r>
  </w:p>
  <w:p w14:paraId="15761FE8" w14:textId="77777777" w:rsidR="008B72E7" w:rsidRDefault="008B72E7">
    <w:pPr>
      <w:pStyle w:val="Footer"/>
      <w:jc w:val="center"/>
      <w:rPr>
        <w:rStyle w:val="PageNumber"/>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5474A" w14:textId="77777777" w:rsidR="008B72E7" w:rsidRDefault="008B72E7">
    <w:pPr>
      <w:pStyle w:val="Footer"/>
      <w:jc w:val="center"/>
    </w:pPr>
    <w:r>
      <w:rPr>
        <w:rStyle w:val="PageNumber"/>
      </w:rPr>
      <w:t xml:space="preserve">Total pages: </w:t>
    </w:r>
    <w:r>
      <w:rPr>
        <w:rStyle w:val="PageNumber"/>
      </w:rPr>
      <w:fldChar w:fldCharType="begin"/>
    </w:r>
    <w:r>
      <w:rPr>
        <w:rStyle w:val="PageNumber"/>
      </w:rPr>
      <w:instrText xml:space="preserve"> NUMPAGES </w:instrText>
    </w:r>
    <w:r>
      <w:rPr>
        <w:rStyle w:val="PageNumber"/>
      </w:rPr>
      <w:fldChar w:fldCharType="separate"/>
    </w:r>
    <w:r>
      <w:rPr>
        <w:rStyle w:val="PageNumber"/>
        <w:noProof/>
      </w:rPr>
      <w:t>98</w:t>
    </w:r>
    <w:r>
      <w:rPr>
        <w:rStyle w:val="PageNumber"/>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FA24A" w14:textId="77777777" w:rsidR="008B72E7" w:rsidRDefault="008B72E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B67923">
      <w:rPr>
        <w:rStyle w:val="PageNumber"/>
        <w:noProof/>
      </w:rPr>
      <w:t>3</w:t>
    </w:r>
    <w:r>
      <w:rPr>
        <w:rStyle w:val="PageNumber"/>
      </w:rPr>
      <w:fldChar w:fldCharType="end"/>
    </w:r>
  </w:p>
  <w:p w14:paraId="2861A33D" w14:textId="77777777" w:rsidR="008B72E7" w:rsidRDefault="008B72E7">
    <w:pPr>
      <w:pStyle w:val="Footer"/>
      <w:jc w:val="center"/>
      <w:rPr>
        <w:rStyle w:val="PageNumbe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5A7B61" w14:textId="77777777" w:rsidR="00D4415B" w:rsidRDefault="00D4415B">
      <w:r>
        <w:separator/>
      </w:r>
    </w:p>
  </w:footnote>
  <w:footnote w:type="continuationSeparator" w:id="0">
    <w:p w14:paraId="7D0D57C6" w14:textId="77777777" w:rsidR="00D4415B" w:rsidRDefault="00D441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C8762" w14:textId="77777777" w:rsidR="008B72E7" w:rsidRDefault="008B72E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7A1BF" w14:textId="77777777" w:rsidR="008B72E7" w:rsidRDefault="008B72E7">
    <w:pPr>
      <w:pStyle w:val="Header"/>
      <w:jc w:val="center"/>
      <w:rPr>
        <w:highlight w:val="lightGray"/>
      </w:rPr>
    </w:pPr>
    <w:r>
      <w:t>297749 Rev F</w:t>
    </w:r>
  </w:p>
  <w:p w14:paraId="39050A28" w14:textId="77777777" w:rsidR="008B72E7" w:rsidRDefault="008B72E7">
    <w:pPr>
      <w:jc w:val="center"/>
    </w:pPr>
    <w:del w:id="13" w:author="Alex Edsall" w:date="2002-03-12T09:35:00Z">
      <w:r>
        <w:delText>10 August 2001</w:delText>
      </w:r>
    </w:del>
    <w:ins w:id="14" w:author="Alex Edsall" w:date="2002-03-12T09:35:00Z">
      <w:r>
        <w:t>12 March 2002</w:t>
      </w:r>
    </w:ins>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B020C" w14:textId="77777777" w:rsidR="008B72E7" w:rsidRDefault="008B72E7">
    <w:pPr>
      <w:pStyle w:val="Header"/>
      <w:jc w:val="center"/>
      <w:rPr>
        <w:highlight w:val="lightGray"/>
      </w:rPr>
    </w:pPr>
    <w:r>
      <w:t>297749 Rev F</w:t>
    </w:r>
  </w:p>
  <w:p w14:paraId="7C7A5B40" w14:textId="77777777" w:rsidR="008B72E7" w:rsidRDefault="008B72E7">
    <w:pPr>
      <w:jc w:val="center"/>
    </w:pPr>
    <w:del w:id="15" w:author="Alex Edsall" w:date="2002-03-12T09:35:00Z">
      <w:r>
        <w:delText>10 August 2001</w:delText>
      </w:r>
    </w:del>
    <w:ins w:id="16" w:author="Alex Edsall" w:date="2002-03-12T09:35:00Z">
      <w:r>
        <w:t>12 March 2002</w:t>
      </w:r>
    </w:ins>
  </w:p>
  <w:p w14:paraId="7D0B9EBB" w14:textId="77777777" w:rsidR="008B72E7" w:rsidRDefault="008B72E7">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1C52F688"/>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4833D72"/>
    <w:multiLevelType w:val="singleLevel"/>
    <w:tmpl w:val="E416C126"/>
    <w:lvl w:ilvl="0">
      <w:start w:val="1"/>
      <w:numFmt w:val="decimal"/>
      <w:lvlText w:val="%1."/>
      <w:legacy w:legacy="1" w:legacySpace="0" w:legacyIndent="360"/>
      <w:lvlJc w:val="left"/>
      <w:pPr>
        <w:ind w:left="360" w:hanging="360"/>
      </w:pPr>
    </w:lvl>
  </w:abstractNum>
  <w:abstractNum w:abstractNumId="2" w15:restartNumberingAfterBreak="0">
    <w:nsid w:val="07ED300A"/>
    <w:multiLevelType w:val="singleLevel"/>
    <w:tmpl w:val="8D1273C0"/>
    <w:lvl w:ilvl="0">
      <w:start w:val="1"/>
      <w:numFmt w:val="decimal"/>
      <w:lvlText w:val="%1."/>
      <w:legacy w:legacy="1" w:legacySpace="0" w:legacyIndent="360"/>
      <w:lvlJc w:val="left"/>
      <w:pPr>
        <w:ind w:left="360" w:hanging="360"/>
      </w:pPr>
    </w:lvl>
  </w:abstractNum>
  <w:abstractNum w:abstractNumId="3" w15:restartNumberingAfterBreak="0">
    <w:nsid w:val="0EF327DA"/>
    <w:multiLevelType w:val="singleLevel"/>
    <w:tmpl w:val="8D1273C0"/>
    <w:lvl w:ilvl="0">
      <w:start w:val="1"/>
      <w:numFmt w:val="decimal"/>
      <w:lvlText w:val="%1."/>
      <w:legacy w:legacy="1" w:legacySpace="0" w:legacyIndent="360"/>
      <w:lvlJc w:val="left"/>
      <w:pPr>
        <w:ind w:left="360" w:hanging="360"/>
      </w:pPr>
    </w:lvl>
  </w:abstractNum>
  <w:abstractNum w:abstractNumId="4" w15:restartNumberingAfterBreak="0">
    <w:nsid w:val="18F82968"/>
    <w:multiLevelType w:val="singleLevel"/>
    <w:tmpl w:val="8D1273C0"/>
    <w:lvl w:ilvl="0">
      <w:start w:val="1"/>
      <w:numFmt w:val="decimal"/>
      <w:lvlText w:val="%1."/>
      <w:legacy w:legacy="1" w:legacySpace="0" w:legacyIndent="360"/>
      <w:lvlJc w:val="left"/>
      <w:pPr>
        <w:ind w:left="360" w:hanging="360"/>
      </w:pPr>
    </w:lvl>
  </w:abstractNum>
  <w:abstractNum w:abstractNumId="5" w15:restartNumberingAfterBreak="0">
    <w:nsid w:val="1DC84B53"/>
    <w:multiLevelType w:val="singleLevel"/>
    <w:tmpl w:val="8D1273C0"/>
    <w:lvl w:ilvl="0">
      <w:start w:val="1"/>
      <w:numFmt w:val="decimal"/>
      <w:lvlText w:val="%1."/>
      <w:legacy w:legacy="1" w:legacySpace="0" w:legacyIndent="360"/>
      <w:lvlJc w:val="left"/>
      <w:pPr>
        <w:ind w:left="360" w:hanging="360"/>
      </w:pPr>
    </w:lvl>
  </w:abstractNum>
  <w:abstractNum w:abstractNumId="6" w15:restartNumberingAfterBreak="0">
    <w:nsid w:val="211969E2"/>
    <w:multiLevelType w:val="multilevel"/>
    <w:tmpl w:val="8D1273C0"/>
    <w:lvl w:ilvl="0">
      <w:start w:val="1"/>
      <w:numFmt w:val="decimal"/>
      <w:lvlText w:val="%1."/>
      <w:legacy w:legacy="1" w:legacySpace="0" w:legacyIndent="360"/>
      <w:lvlJc w:val="left"/>
      <w:pPr>
        <w:ind w:left="360" w:hanging="360"/>
      </w:pPr>
    </w:lvl>
    <w:lvl w:ilvl="1">
      <w:start w:val="1"/>
      <w:numFmt w:val="lowerLetter"/>
      <w:lvlText w:val="%2)"/>
      <w:legacy w:legacy="1" w:legacySpace="0" w:legacyIndent="720"/>
      <w:lvlJc w:val="left"/>
      <w:pPr>
        <w:ind w:left="1080" w:hanging="720"/>
      </w:pPr>
    </w:lvl>
    <w:lvl w:ilvl="2">
      <w:start w:val="1"/>
      <w:numFmt w:val="lowerRoman"/>
      <w:lvlText w:val="%3)"/>
      <w:legacy w:legacy="1" w:legacySpace="0" w:legacyIndent="720"/>
      <w:lvlJc w:val="left"/>
      <w:pPr>
        <w:ind w:left="1800" w:hanging="720"/>
      </w:pPr>
    </w:lvl>
    <w:lvl w:ilvl="3">
      <w:start w:val="1"/>
      <w:numFmt w:val="lowerLetter"/>
      <w:lvlText w:val="%4)"/>
      <w:legacy w:legacy="1" w:legacySpace="0" w:legacyIndent="720"/>
      <w:lvlJc w:val="left"/>
      <w:pPr>
        <w:ind w:left="2520" w:hanging="720"/>
      </w:pPr>
    </w:lvl>
    <w:lvl w:ilvl="4">
      <w:start w:val="1"/>
      <w:numFmt w:val="decimal"/>
      <w:lvlText w:val="(%5)"/>
      <w:legacy w:legacy="1" w:legacySpace="0" w:legacyIndent="720"/>
      <w:lvlJc w:val="left"/>
      <w:pPr>
        <w:ind w:left="3240" w:hanging="720"/>
      </w:pPr>
    </w:lvl>
    <w:lvl w:ilvl="5">
      <w:start w:val="1"/>
      <w:numFmt w:val="lowerLetter"/>
      <w:lvlText w:val="(%6)"/>
      <w:legacy w:legacy="1" w:legacySpace="0" w:legacyIndent="720"/>
      <w:lvlJc w:val="left"/>
      <w:pPr>
        <w:ind w:left="3960" w:hanging="720"/>
      </w:pPr>
    </w:lvl>
    <w:lvl w:ilvl="6">
      <w:start w:val="1"/>
      <w:numFmt w:val="lowerRoman"/>
      <w:lvlText w:val="(%7)"/>
      <w:legacy w:legacy="1" w:legacySpace="0" w:legacyIndent="720"/>
      <w:lvlJc w:val="left"/>
      <w:pPr>
        <w:ind w:left="4680" w:hanging="720"/>
      </w:pPr>
    </w:lvl>
    <w:lvl w:ilvl="7">
      <w:start w:val="1"/>
      <w:numFmt w:val="lowerLetter"/>
      <w:lvlText w:val="(%8)"/>
      <w:legacy w:legacy="1" w:legacySpace="0" w:legacyIndent="720"/>
      <w:lvlJc w:val="left"/>
      <w:pPr>
        <w:ind w:left="5400" w:hanging="720"/>
      </w:pPr>
    </w:lvl>
    <w:lvl w:ilvl="8">
      <w:start w:val="1"/>
      <w:numFmt w:val="lowerRoman"/>
      <w:lvlText w:val="(%9)"/>
      <w:legacy w:legacy="1" w:legacySpace="0" w:legacyIndent="720"/>
      <w:lvlJc w:val="left"/>
      <w:pPr>
        <w:ind w:left="6120" w:hanging="720"/>
      </w:pPr>
    </w:lvl>
  </w:abstractNum>
  <w:abstractNum w:abstractNumId="7" w15:restartNumberingAfterBreak="0">
    <w:nsid w:val="266F32F7"/>
    <w:multiLevelType w:val="singleLevel"/>
    <w:tmpl w:val="EA8ECE30"/>
    <w:lvl w:ilvl="0">
      <w:start w:val="1"/>
      <w:numFmt w:val="decimal"/>
      <w:lvlText w:val="%1."/>
      <w:legacy w:legacy="1" w:legacySpace="0" w:legacyIndent="360"/>
      <w:lvlJc w:val="left"/>
      <w:pPr>
        <w:ind w:left="360" w:hanging="360"/>
      </w:pPr>
    </w:lvl>
  </w:abstractNum>
  <w:abstractNum w:abstractNumId="8" w15:restartNumberingAfterBreak="0">
    <w:nsid w:val="27B05263"/>
    <w:multiLevelType w:val="singleLevel"/>
    <w:tmpl w:val="8D1273C0"/>
    <w:lvl w:ilvl="0">
      <w:start w:val="1"/>
      <w:numFmt w:val="decimal"/>
      <w:lvlText w:val="%1."/>
      <w:legacy w:legacy="1" w:legacySpace="0" w:legacyIndent="360"/>
      <w:lvlJc w:val="left"/>
      <w:pPr>
        <w:ind w:left="360" w:hanging="360"/>
      </w:pPr>
    </w:lvl>
  </w:abstractNum>
  <w:abstractNum w:abstractNumId="9" w15:restartNumberingAfterBreak="0">
    <w:nsid w:val="300D1909"/>
    <w:multiLevelType w:val="singleLevel"/>
    <w:tmpl w:val="8D1273C0"/>
    <w:lvl w:ilvl="0">
      <w:start w:val="1"/>
      <w:numFmt w:val="decimal"/>
      <w:lvlText w:val="%1."/>
      <w:legacy w:legacy="1" w:legacySpace="0" w:legacyIndent="360"/>
      <w:lvlJc w:val="left"/>
      <w:pPr>
        <w:ind w:left="360" w:hanging="360"/>
      </w:pPr>
    </w:lvl>
  </w:abstractNum>
  <w:abstractNum w:abstractNumId="10" w15:restartNumberingAfterBreak="0">
    <w:nsid w:val="35B35DB1"/>
    <w:multiLevelType w:val="singleLevel"/>
    <w:tmpl w:val="8D1273C0"/>
    <w:lvl w:ilvl="0">
      <w:start w:val="1"/>
      <w:numFmt w:val="decimal"/>
      <w:lvlText w:val="%1."/>
      <w:legacy w:legacy="1" w:legacySpace="0" w:legacyIndent="360"/>
      <w:lvlJc w:val="left"/>
      <w:pPr>
        <w:ind w:left="360" w:hanging="360"/>
      </w:pPr>
    </w:lvl>
  </w:abstractNum>
  <w:abstractNum w:abstractNumId="11" w15:restartNumberingAfterBreak="0">
    <w:nsid w:val="36632600"/>
    <w:multiLevelType w:val="singleLevel"/>
    <w:tmpl w:val="8D1273C0"/>
    <w:lvl w:ilvl="0">
      <w:start w:val="1"/>
      <w:numFmt w:val="decimal"/>
      <w:lvlText w:val="%1."/>
      <w:legacy w:legacy="1" w:legacySpace="0" w:legacyIndent="360"/>
      <w:lvlJc w:val="left"/>
      <w:pPr>
        <w:ind w:left="360" w:hanging="360"/>
      </w:pPr>
    </w:lvl>
  </w:abstractNum>
  <w:abstractNum w:abstractNumId="12" w15:restartNumberingAfterBreak="0">
    <w:nsid w:val="437F349C"/>
    <w:multiLevelType w:val="multilevel"/>
    <w:tmpl w:val="8D1273C0"/>
    <w:lvl w:ilvl="0">
      <w:start w:val="1"/>
      <w:numFmt w:val="decimal"/>
      <w:lvlText w:val="%1."/>
      <w:legacy w:legacy="1" w:legacySpace="0" w:legacyIndent="360"/>
      <w:lvlJc w:val="left"/>
      <w:pPr>
        <w:ind w:left="360" w:hanging="360"/>
      </w:pPr>
    </w:lvl>
    <w:lvl w:ilvl="1">
      <w:start w:val="1"/>
      <w:numFmt w:val="lowerLetter"/>
      <w:lvlText w:val="%2)"/>
      <w:legacy w:legacy="1" w:legacySpace="0" w:legacyIndent="720"/>
      <w:lvlJc w:val="left"/>
      <w:pPr>
        <w:ind w:left="1080" w:hanging="720"/>
      </w:pPr>
    </w:lvl>
    <w:lvl w:ilvl="2">
      <w:start w:val="1"/>
      <w:numFmt w:val="lowerRoman"/>
      <w:lvlText w:val="%3)"/>
      <w:legacy w:legacy="1" w:legacySpace="0" w:legacyIndent="720"/>
      <w:lvlJc w:val="left"/>
      <w:pPr>
        <w:ind w:left="1800" w:hanging="720"/>
      </w:pPr>
    </w:lvl>
    <w:lvl w:ilvl="3">
      <w:start w:val="1"/>
      <w:numFmt w:val="lowerLetter"/>
      <w:lvlText w:val="%4)"/>
      <w:legacy w:legacy="1" w:legacySpace="0" w:legacyIndent="720"/>
      <w:lvlJc w:val="left"/>
      <w:pPr>
        <w:ind w:left="2520" w:hanging="720"/>
      </w:pPr>
    </w:lvl>
    <w:lvl w:ilvl="4">
      <w:start w:val="1"/>
      <w:numFmt w:val="decimal"/>
      <w:lvlText w:val="(%5)"/>
      <w:legacy w:legacy="1" w:legacySpace="0" w:legacyIndent="720"/>
      <w:lvlJc w:val="left"/>
      <w:pPr>
        <w:ind w:left="3240" w:hanging="720"/>
      </w:pPr>
    </w:lvl>
    <w:lvl w:ilvl="5">
      <w:start w:val="1"/>
      <w:numFmt w:val="lowerLetter"/>
      <w:lvlText w:val="(%6)"/>
      <w:legacy w:legacy="1" w:legacySpace="0" w:legacyIndent="720"/>
      <w:lvlJc w:val="left"/>
      <w:pPr>
        <w:ind w:left="3960" w:hanging="720"/>
      </w:pPr>
    </w:lvl>
    <w:lvl w:ilvl="6">
      <w:start w:val="1"/>
      <w:numFmt w:val="lowerRoman"/>
      <w:lvlText w:val="(%7)"/>
      <w:legacy w:legacy="1" w:legacySpace="0" w:legacyIndent="720"/>
      <w:lvlJc w:val="left"/>
      <w:pPr>
        <w:ind w:left="4680" w:hanging="720"/>
      </w:pPr>
    </w:lvl>
    <w:lvl w:ilvl="7">
      <w:start w:val="1"/>
      <w:numFmt w:val="lowerLetter"/>
      <w:lvlText w:val="(%8)"/>
      <w:legacy w:legacy="1" w:legacySpace="0" w:legacyIndent="720"/>
      <w:lvlJc w:val="left"/>
      <w:pPr>
        <w:ind w:left="5400" w:hanging="720"/>
      </w:pPr>
    </w:lvl>
    <w:lvl w:ilvl="8">
      <w:start w:val="1"/>
      <w:numFmt w:val="lowerRoman"/>
      <w:lvlText w:val="(%9)"/>
      <w:legacy w:legacy="1" w:legacySpace="0" w:legacyIndent="720"/>
      <w:lvlJc w:val="left"/>
      <w:pPr>
        <w:ind w:left="6120" w:hanging="720"/>
      </w:pPr>
    </w:lvl>
  </w:abstractNum>
  <w:abstractNum w:abstractNumId="13" w15:restartNumberingAfterBreak="0">
    <w:nsid w:val="4ABF4194"/>
    <w:multiLevelType w:val="multilevel"/>
    <w:tmpl w:val="8D1273C0"/>
    <w:lvl w:ilvl="0">
      <w:start w:val="1"/>
      <w:numFmt w:val="decimal"/>
      <w:lvlText w:val="%1."/>
      <w:legacy w:legacy="1" w:legacySpace="0" w:legacyIndent="360"/>
      <w:lvlJc w:val="left"/>
      <w:pPr>
        <w:ind w:left="360" w:hanging="360"/>
      </w:pPr>
    </w:lvl>
    <w:lvl w:ilvl="1">
      <w:start w:val="1"/>
      <w:numFmt w:val="lowerLetter"/>
      <w:lvlText w:val="%2)"/>
      <w:legacy w:legacy="1" w:legacySpace="0" w:legacyIndent="720"/>
      <w:lvlJc w:val="left"/>
      <w:pPr>
        <w:ind w:left="1080" w:hanging="720"/>
      </w:pPr>
    </w:lvl>
    <w:lvl w:ilvl="2">
      <w:start w:val="1"/>
      <w:numFmt w:val="lowerRoman"/>
      <w:lvlText w:val="%3)"/>
      <w:legacy w:legacy="1" w:legacySpace="0" w:legacyIndent="720"/>
      <w:lvlJc w:val="left"/>
      <w:pPr>
        <w:ind w:left="1800" w:hanging="720"/>
      </w:pPr>
    </w:lvl>
    <w:lvl w:ilvl="3">
      <w:start w:val="1"/>
      <w:numFmt w:val="lowerLetter"/>
      <w:lvlText w:val="%4)"/>
      <w:legacy w:legacy="1" w:legacySpace="0" w:legacyIndent="720"/>
      <w:lvlJc w:val="left"/>
      <w:pPr>
        <w:ind w:left="2520" w:hanging="720"/>
      </w:pPr>
    </w:lvl>
    <w:lvl w:ilvl="4">
      <w:start w:val="1"/>
      <w:numFmt w:val="decimal"/>
      <w:lvlText w:val="(%5)"/>
      <w:legacy w:legacy="1" w:legacySpace="0" w:legacyIndent="720"/>
      <w:lvlJc w:val="left"/>
      <w:pPr>
        <w:ind w:left="3240" w:hanging="720"/>
      </w:pPr>
    </w:lvl>
    <w:lvl w:ilvl="5">
      <w:start w:val="1"/>
      <w:numFmt w:val="lowerLetter"/>
      <w:lvlText w:val="(%6)"/>
      <w:legacy w:legacy="1" w:legacySpace="0" w:legacyIndent="720"/>
      <w:lvlJc w:val="left"/>
      <w:pPr>
        <w:ind w:left="3960" w:hanging="720"/>
      </w:pPr>
    </w:lvl>
    <w:lvl w:ilvl="6">
      <w:start w:val="1"/>
      <w:numFmt w:val="lowerRoman"/>
      <w:lvlText w:val="(%7)"/>
      <w:legacy w:legacy="1" w:legacySpace="0" w:legacyIndent="720"/>
      <w:lvlJc w:val="left"/>
      <w:pPr>
        <w:ind w:left="4680" w:hanging="720"/>
      </w:pPr>
    </w:lvl>
    <w:lvl w:ilvl="7">
      <w:start w:val="1"/>
      <w:numFmt w:val="lowerLetter"/>
      <w:lvlText w:val="(%8)"/>
      <w:legacy w:legacy="1" w:legacySpace="0" w:legacyIndent="720"/>
      <w:lvlJc w:val="left"/>
      <w:pPr>
        <w:ind w:left="5400" w:hanging="720"/>
      </w:pPr>
    </w:lvl>
    <w:lvl w:ilvl="8">
      <w:start w:val="1"/>
      <w:numFmt w:val="lowerRoman"/>
      <w:lvlText w:val="(%9)"/>
      <w:legacy w:legacy="1" w:legacySpace="0" w:legacyIndent="720"/>
      <w:lvlJc w:val="left"/>
      <w:pPr>
        <w:ind w:left="6120" w:hanging="720"/>
      </w:pPr>
    </w:lvl>
  </w:abstractNum>
  <w:abstractNum w:abstractNumId="14" w15:restartNumberingAfterBreak="0">
    <w:nsid w:val="4BCF0BA3"/>
    <w:multiLevelType w:val="hybridMultilevel"/>
    <w:tmpl w:val="4648C47A"/>
    <w:lvl w:ilvl="0" w:tplc="FFFFFFFF">
      <w:start w:val="1"/>
      <w:numFmt w:val="bullet"/>
      <w:lvlText w:val=""/>
      <w:lvlJc w:val="left"/>
      <w:pPr>
        <w:tabs>
          <w:tab w:val="num" w:pos="720"/>
        </w:tabs>
        <w:ind w:left="720" w:hanging="360"/>
      </w:pPr>
      <w:rPr>
        <w:rFonts w:ascii="Symbol" w:hAnsi="Symbol"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233479D"/>
    <w:multiLevelType w:val="hybridMultilevel"/>
    <w:tmpl w:val="2C260946"/>
    <w:lvl w:ilvl="0" w:tplc="FFFFFFFF">
      <w:start w:val="1"/>
      <w:numFmt w:val="decimal"/>
      <w:pStyle w:val="list1"/>
      <w:lvlText w:val="%1."/>
      <w:lvlJc w:val="left"/>
      <w:pPr>
        <w:tabs>
          <w:tab w:val="num" w:pos="567"/>
        </w:tabs>
        <w:ind w:left="567" w:hanging="567"/>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6" w15:restartNumberingAfterBreak="0">
    <w:nsid w:val="5358302F"/>
    <w:multiLevelType w:val="multilevel"/>
    <w:tmpl w:val="8D1273C0"/>
    <w:lvl w:ilvl="0">
      <w:start w:val="1"/>
      <w:numFmt w:val="decimal"/>
      <w:lvlText w:val="%1."/>
      <w:legacy w:legacy="1" w:legacySpace="0" w:legacyIndent="360"/>
      <w:lvlJc w:val="left"/>
      <w:pPr>
        <w:ind w:left="360" w:hanging="360"/>
      </w:pPr>
    </w:lvl>
    <w:lvl w:ilvl="1">
      <w:start w:val="1"/>
      <w:numFmt w:val="lowerLetter"/>
      <w:lvlText w:val="%2)"/>
      <w:legacy w:legacy="1" w:legacySpace="0" w:legacyIndent="720"/>
      <w:lvlJc w:val="left"/>
      <w:pPr>
        <w:ind w:left="1080" w:hanging="720"/>
      </w:pPr>
    </w:lvl>
    <w:lvl w:ilvl="2">
      <w:start w:val="1"/>
      <w:numFmt w:val="lowerRoman"/>
      <w:lvlText w:val="%3)"/>
      <w:legacy w:legacy="1" w:legacySpace="0" w:legacyIndent="720"/>
      <w:lvlJc w:val="left"/>
      <w:pPr>
        <w:ind w:left="1800" w:hanging="720"/>
      </w:pPr>
    </w:lvl>
    <w:lvl w:ilvl="3">
      <w:start w:val="1"/>
      <w:numFmt w:val="lowerLetter"/>
      <w:lvlText w:val="%4)"/>
      <w:legacy w:legacy="1" w:legacySpace="0" w:legacyIndent="720"/>
      <w:lvlJc w:val="left"/>
      <w:pPr>
        <w:ind w:left="2520" w:hanging="720"/>
      </w:pPr>
    </w:lvl>
    <w:lvl w:ilvl="4">
      <w:start w:val="1"/>
      <w:numFmt w:val="decimal"/>
      <w:lvlText w:val="(%5)"/>
      <w:legacy w:legacy="1" w:legacySpace="0" w:legacyIndent="720"/>
      <w:lvlJc w:val="left"/>
      <w:pPr>
        <w:ind w:left="3240" w:hanging="720"/>
      </w:pPr>
    </w:lvl>
    <w:lvl w:ilvl="5">
      <w:start w:val="1"/>
      <w:numFmt w:val="lowerLetter"/>
      <w:lvlText w:val="(%6)"/>
      <w:legacy w:legacy="1" w:legacySpace="0" w:legacyIndent="720"/>
      <w:lvlJc w:val="left"/>
      <w:pPr>
        <w:ind w:left="3960" w:hanging="720"/>
      </w:pPr>
    </w:lvl>
    <w:lvl w:ilvl="6">
      <w:start w:val="1"/>
      <w:numFmt w:val="lowerRoman"/>
      <w:lvlText w:val="(%7)"/>
      <w:legacy w:legacy="1" w:legacySpace="0" w:legacyIndent="720"/>
      <w:lvlJc w:val="left"/>
      <w:pPr>
        <w:ind w:left="4680" w:hanging="720"/>
      </w:pPr>
    </w:lvl>
    <w:lvl w:ilvl="7">
      <w:start w:val="1"/>
      <w:numFmt w:val="lowerLetter"/>
      <w:lvlText w:val="(%8)"/>
      <w:legacy w:legacy="1" w:legacySpace="0" w:legacyIndent="720"/>
      <w:lvlJc w:val="left"/>
      <w:pPr>
        <w:ind w:left="5400" w:hanging="720"/>
      </w:pPr>
    </w:lvl>
    <w:lvl w:ilvl="8">
      <w:start w:val="1"/>
      <w:numFmt w:val="lowerRoman"/>
      <w:lvlText w:val="(%9)"/>
      <w:legacy w:legacy="1" w:legacySpace="0" w:legacyIndent="720"/>
      <w:lvlJc w:val="left"/>
      <w:pPr>
        <w:ind w:left="6120" w:hanging="720"/>
      </w:pPr>
    </w:lvl>
  </w:abstractNum>
  <w:abstractNum w:abstractNumId="17" w15:restartNumberingAfterBreak="0">
    <w:nsid w:val="59236EE7"/>
    <w:multiLevelType w:val="singleLevel"/>
    <w:tmpl w:val="90AC840E"/>
    <w:lvl w:ilvl="0">
      <w:start w:val="4"/>
      <w:numFmt w:val="decimal"/>
      <w:lvlText w:val="%1."/>
      <w:lvlJc w:val="left"/>
      <w:pPr>
        <w:tabs>
          <w:tab w:val="num" w:pos="360"/>
        </w:tabs>
        <w:ind w:left="360" w:hanging="360"/>
      </w:pPr>
    </w:lvl>
  </w:abstractNum>
  <w:abstractNum w:abstractNumId="18" w15:restartNumberingAfterBreak="0">
    <w:nsid w:val="599E4EEC"/>
    <w:multiLevelType w:val="multilevel"/>
    <w:tmpl w:val="8D1273C0"/>
    <w:lvl w:ilvl="0">
      <w:start w:val="1"/>
      <w:numFmt w:val="decimal"/>
      <w:lvlText w:val="%1."/>
      <w:legacy w:legacy="1" w:legacySpace="0" w:legacyIndent="360"/>
      <w:lvlJc w:val="left"/>
      <w:pPr>
        <w:ind w:left="360" w:hanging="360"/>
      </w:pPr>
    </w:lvl>
    <w:lvl w:ilvl="1">
      <w:start w:val="1"/>
      <w:numFmt w:val="lowerLetter"/>
      <w:lvlText w:val="%2)"/>
      <w:legacy w:legacy="1" w:legacySpace="0" w:legacyIndent="720"/>
      <w:lvlJc w:val="left"/>
      <w:pPr>
        <w:ind w:left="1080" w:hanging="720"/>
      </w:pPr>
    </w:lvl>
    <w:lvl w:ilvl="2">
      <w:start w:val="1"/>
      <w:numFmt w:val="lowerRoman"/>
      <w:lvlText w:val="%3)"/>
      <w:legacy w:legacy="1" w:legacySpace="0" w:legacyIndent="720"/>
      <w:lvlJc w:val="left"/>
      <w:pPr>
        <w:ind w:left="1800" w:hanging="720"/>
      </w:pPr>
    </w:lvl>
    <w:lvl w:ilvl="3">
      <w:start w:val="1"/>
      <w:numFmt w:val="lowerLetter"/>
      <w:lvlText w:val="%4)"/>
      <w:legacy w:legacy="1" w:legacySpace="0" w:legacyIndent="720"/>
      <w:lvlJc w:val="left"/>
      <w:pPr>
        <w:ind w:left="2520" w:hanging="720"/>
      </w:pPr>
    </w:lvl>
    <w:lvl w:ilvl="4">
      <w:start w:val="1"/>
      <w:numFmt w:val="decimal"/>
      <w:lvlText w:val="(%5)"/>
      <w:legacy w:legacy="1" w:legacySpace="0" w:legacyIndent="720"/>
      <w:lvlJc w:val="left"/>
      <w:pPr>
        <w:ind w:left="3240" w:hanging="720"/>
      </w:pPr>
    </w:lvl>
    <w:lvl w:ilvl="5">
      <w:start w:val="1"/>
      <w:numFmt w:val="lowerLetter"/>
      <w:lvlText w:val="(%6)"/>
      <w:legacy w:legacy="1" w:legacySpace="0" w:legacyIndent="720"/>
      <w:lvlJc w:val="left"/>
      <w:pPr>
        <w:ind w:left="3960" w:hanging="720"/>
      </w:pPr>
    </w:lvl>
    <w:lvl w:ilvl="6">
      <w:start w:val="1"/>
      <w:numFmt w:val="lowerRoman"/>
      <w:lvlText w:val="(%7)"/>
      <w:legacy w:legacy="1" w:legacySpace="0" w:legacyIndent="720"/>
      <w:lvlJc w:val="left"/>
      <w:pPr>
        <w:ind w:left="4680" w:hanging="720"/>
      </w:pPr>
    </w:lvl>
    <w:lvl w:ilvl="7">
      <w:start w:val="1"/>
      <w:numFmt w:val="lowerLetter"/>
      <w:lvlText w:val="(%8)"/>
      <w:legacy w:legacy="1" w:legacySpace="0" w:legacyIndent="720"/>
      <w:lvlJc w:val="left"/>
      <w:pPr>
        <w:ind w:left="5400" w:hanging="720"/>
      </w:pPr>
    </w:lvl>
    <w:lvl w:ilvl="8">
      <w:start w:val="1"/>
      <w:numFmt w:val="lowerRoman"/>
      <w:lvlText w:val="(%9)"/>
      <w:legacy w:legacy="1" w:legacySpace="0" w:legacyIndent="720"/>
      <w:lvlJc w:val="left"/>
      <w:pPr>
        <w:ind w:left="6120" w:hanging="720"/>
      </w:pPr>
    </w:lvl>
  </w:abstractNum>
  <w:abstractNum w:abstractNumId="19" w15:restartNumberingAfterBreak="0">
    <w:nsid w:val="5AB35A3A"/>
    <w:multiLevelType w:val="singleLevel"/>
    <w:tmpl w:val="59B01E52"/>
    <w:lvl w:ilvl="0">
      <w:start w:val="1"/>
      <w:numFmt w:val="decimal"/>
      <w:lvlText w:val="%1."/>
      <w:lvlJc w:val="left"/>
      <w:pPr>
        <w:tabs>
          <w:tab w:val="num" w:pos="0"/>
        </w:tabs>
        <w:ind w:left="360" w:hanging="360"/>
      </w:pPr>
    </w:lvl>
  </w:abstractNum>
  <w:abstractNum w:abstractNumId="20" w15:restartNumberingAfterBreak="0">
    <w:nsid w:val="60753514"/>
    <w:multiLevelType w:val="multilevel"/>
    <w:tmpl w:val="8D1273C0"/>
    <w:lvl w:ilvl="0">
      <w:start w:val="1"/>
      <w:numFmt w:val="decimal"/>
      <w:lvlText w:val="%1."/>
      <w:legacy w:legacy="1" w:legacySpace="0" w:legacyIndent="360"/>
      <w:lvlJc w:val="left"/>
      <w:pPr>
        <w:ind w:left="360" w:hanging="360"/>
      </w:pPr>
    </w:lvl>
    <w:lvl w:ilvl="1">
      <w:start w:val="1"/>
      <w:numFmt w:val="lowerLetter"/>
      <w:lvlText w:val="%2)"/>
      <w:legacy w:legacy="1" w:legacySpace="0" w:legacyIndent="720"/>
      <w:lvlJc w:val="left"/>
      <w:pPr>
        <w:ind w:left="1080" w:hanging="720"/>
      </w:pPr>
    </w:lvl>
    <w:lvl w:ilvl="2">
      <w:start w:val="1"/>
      <w:numFmt w:val="lowerRoman"/>
      <w:lvlText w:val="%3)"/>
      <w:legacy w:legacy="1" w:legacySpace="0" w:legacyIndent="720"/>
      <w:lvlJc w:val="left"/>
      <w:pPr>
        <w:ind w:left="1800" w:hanging="720"/>
      </w:pPr>
    </w:lvl>
    <w:lvl w:ilvl="3">
      <w:start w:val="1"/>
      <w:numFmt w:val="lowerLetter"/>
      <w:lvlText w:val="%4)"/>
      <w:legacy w:legacy="1" w:legacySpace="0" w:legacyIndent="720"/>
      <w:lvlJc w:val="left"/>
      <w:pPr>
        <w:ind w:left="2520" w:hanging="720"/>
      </w:pPr>
    </w:lvl>
    <w:lvl w:ilvl="4">
      <w:start w:val="1"/>
      <w:numFmt w:val="decimal"/>
      <w:lvlText w:val="(%5)"/>
      <w:legacy w:legacy="1" w:legacySpace="0" w:legacyIndent="720"/>
      <w:lvlJc w:val="left"/>
      <w:pPr>
        <w:ind w:left="3240" w:hanging="720"/>
      </w:pPr>
    </w:lvl>
    <w:lvl w:ilvl="5">
      <w:start w:val="1"/>
      <w:numFmt w:val="lowerLetter"/>
      <w:lvlText w:val="(%6)"/>
      <w:legacy w:legacy="1" w:legacySpace="0" w:legacyIndent="720"/>
      <w:lvlJc w:val="left"/>
      <w:pPr>
        <w:ind w:left="3960" w:hanging="720"/>
      </w:pPr>
    </w:lvl>
    <w:lvl w:ilvl="6">
      <w:start w:val="1"/>
      <w:numFmt w:val="lowerRoman"/>
      <w:lvlText w:val="(%7)"/>
      <w:legacy w:legacy="1" w:legacySpace="0" w:legacyIndent="720"/>
      <w:lvlJc w:val="left"/>
      <w:pPr>
        <w:ind w:left="4680" w:hanging="720"/>
      </w:pPr>
    </w:lvl>
    <w:lvl w:ilvl="7">
      <w:start w:val="1"/>
      <w:numFmt w:val="lowerLetter"/>
      <w:lvlText w:val="(%8)"/>
      <w:legacy w:legacy="1" w:legacySpace="0" w:legacyIndent="720"/>
      <w:lvlJc w:val="left"/>
      <w:pPr>
        <w:ind w:left="5400" w:hanging="720"/>
      </w:pPr>
    </w:lvl>
    <w:lvl w:ilvl="8">
      <w:start w:val="1"/>
      <w:numFmt w:val="lowerRoman"/>
      <w:lvlText w:val="(%9)"/>
      <w:legacy w:legacy="1" w:legacySpace="0" w:legacyIndent="720"/>
      <w:lvlJc w:val="left"/>
      <w:pPr>
        <w:ind w:left="6120" w:hanging="720"/>
      </w:pPr>
    </w:lvl>
  </w:abstractNum>
  <w:abstractNum w:abstractNumId="21" w15:restartNumberingAfterBreak="0">
    <w:nsid w:val="6E645098"/>
    <w:multiLevelType w:val="singleLevel"/>
    <w:tmpl w:val="8D1273C0"/>
    <w:lvl w:ilvl="0">
      <w:start w:val="1"/>
      <w:numFmt w:val="decimal"/>
      <w:lvlText w:val="%1."/>
      <w:legacy w:legacy="1" w:legacySpace="0" w:legacyIndent="360"/>
      <w:lvlJc w:val="left"/>
      <w:pPr>
        <w:ind w:left="360" w:hanging="360"/>
      </w:pPr>
    </w:lvl>
  </w:abstractNum>
  <w:abstractNum w:abstractNumId="22" w15:restartNumberingAfterBreak="0">
    <w:nsid w:val="6FCF1F64"/>
    <w:multiLevelType w:val="singleLevel"/>
    <w:tmpl w:val="8D1273C0"/>
    <w:lvl w:ilvl="0">
      <w:start w:val="1"/>
      <w:numFmt w:val="decimal"/>
      <w:lvlText w:val="%1."/>
      <w:legacy w:legacy="1" w:legacySpace="0" w:legacyIndent="360"/>
      <w:lvlJc w:val="left"/>
      <w:pPr>
        <w:ind w:left="360" w:hanging="360"/>
      </w:pPr>
    </w:lvl>
  </w:abstractNum>
  <w:abstractNum w:abstractNumId="23" w15:restartNumberingAfterBreak="0">
    <w:nsid w:val="73AC548F"/>
    <w:multiLevelType w:val="singleLevel"/>
    <w:tmpl w:val="51989240"/>
    <w:lvl w:ilvl="0">
      <w:start w:val="1"/>
      <w:numFmt w:val="decimal"/>
      <w:lvlText w:val="%1."/>
      <w:legacy w:legacy="1" w:legacySpace="0" w:legacyIndent="360"/>
      <w:lvlJc w:val="left"/>
      <w:pPr>
        <w:ind w:left="360" w:hanging="360"/>
      </w:pPr>
    </w:lvl>
  </w:abstractNum>
  <w:abstractNum w:abstractNumId="24" w15:restartNumberingAfterBreak="0">
    <w:nsid w:val="788428EA"/>
    <w:multiLevelType w:val="singleLevel"/>
    <w:tmpl w:val="F6E65CC6"/>
    <w:lvl w:ilvl="0">
      <w:start w:val="1"/>
      <w:numFmt w:val="decimal"/>
      <w:lvlText w:val="%1."/>
      <w:legacy w:legacy="1" w:legacySpace="0" w:legacyIndent="360"/>
      <w:lvlJc w:val="left"/>
      <w:pPr>
        <w:ind w:left="360" w:hanging="360"/>
      </w:pPr>
    </w:lvl>
  </w:abstractNum>
  <w:abstractNum w:abstractNumId="25" w15:restartNumberingAfterBreak="0">
    <w:nsid w:val="791C7A08"/>
    <w:multiLevelType w:val="singleLevel"/>
    <w:tmpl w:val="8D1273C0"/>
    <w:lvl w:ilvl="0">
      <w:start w:val="1"/>
      <w:numFmt w:val="decimal"/>
      <w:lvlText w:val="%1."/>
      <w:legacy w:legacy="1" w:legacySpace="0" w:legacyIndent="360"/>
      <w:lvlJc w:val="left"/>
      <w:pPr>
        <w:ind w:left="360" w:hanging="360"/>
      </w:pPr>
    </w:lvl>
  </w:abstractNum>
  <w:abstractNum w:abstractNumId="26" w15:restartNumberingAfterBreak="0">
    <w:nsid w:val="7CCD26C8"/>
    <w:multiLevelType w:val="singleLevel"/>
    <w:tmpl w:val="8D1273C0"/>
    <w:lvl w:ilvl="0">
      <w:start w:val="1"/>
      <w:numFmt w:val="decimal"/>
      <w:lvlText w:val="%1."/>
      <w:legacy w:legacy="1" w:legacySpace="0" w:legacyIndent="360"/>
      <w:lvlJc w:val="left"/>
      <w:pPr>
        <w:ind w:left="360" w:hanging="360"/>
      </w:pPr>
    </w:lvl>
  </w:abstractNum>
  <w:num w:numId="1" w16cid:durableId="1497065058">
    <w:abstractNumId w:val="0"/>
  </w:num>
  <w:num w:numId="2" w16cid:durableId="214121027">
    <w:abstractNumId w:val="16"/>
  </w:num>
  <w:num w:numId="3" w16cid:durableId="1649169337">
    <w:abstractNumId w:val="21"/>
  </w:num>
  <w:num w:numId="4" w16cid:durableId="643121849">
    <w:abstractNumId w:val="9"/>
  </w:num>
  <w:num w:numId="5" w16cid:durableId="1967391558">
    <w:abstractNumId w:val="2"/>
  </w:num>
  <w:num w:numId="6" w16cid:durableId="1035155683">
    <w:abstractNumId w:val="22"/>
  </w:num>
  <w:num w:numId="7" w16cid:durableId="642002010">
    <w:abstractNumId w:val="13"/>
  </w:num>
  <w:num w:numId="8" w16cid:durableId="1096486600">
    <w:abstractNumId w:val="5"/>
  </w:num>
  <w:num w:numId="9" w16cid:durableId="983974518">
    <w:abstractNumId w:val="23"/>
  </w:num>
  <w:num w:numId="10" w16cid:durableId="1916087041">
    <w:abstractNumId w:val="23"/>
    <w:lvlOverride w:ilvl="0">
      <w:lvl w:ilvl="0">
        <w:start w:val="1"/>
        <w:numFmt w:val="decimal"/>
        <w:lvlText w:val="%1."/>
        <w:legacy w:legacy="1" w:legacySpace="0" w:legacyIndent="360"/>
        <w:lvlJc w:val="left"/>
        <w:pPr>
          <w:ind w:left="360" w:hanging="360"/>
        </w:pPr>
      </w:lvl>
    </w:lvlOverride>
  </w:num>
  <w:num w:numId="11" w16cid:durableId="1985817322">
    <w:abstractNumId w:val="23"/>
    <w:lvlOverride w:ilvl="0">
      <w:lvl w:ilvl="0">
        <w:start w:val="1"/>
        <w:numFmt w:val="decimal"/>
        <w:lvlText w:val="%1."/>
        <w:legacy w:legacy="1" w:legacySpace="0" w:legacyIndent="360"/>
        <w:lvlJc w:val="left"/>
        <w:pPr>
          <w:ind w:left="360" w:hanging="360"/>
        </w:pPr>
      </w:lvl>
    </w:lvlOverride>
  </w:num>
  <w:num w:numId="12" w16cid:durableId="517700868">
    <w:abstractNumId w:val="23"/>
    <w:lvlOverride w:ilvl="0">
      <w:lvl w:ilvl="0">
        <w:start w:val="1"/>
        <w:numFmt w:val="decimal"/>
        <w:lvlText w:val="%1."/>
        <w:legacy w:legacy="1" w:legacySpace="0" w:legacyIndent="360"/>
        <w:lvlJc w:val="left"/>
        <w:pPr>
          <w:ind w:left="360" w:hanging="360"/>
        </w:pPr>
      </w:lvl>
    </w:lvlOverride>
  </w:num>
  <w:num w:numId="13" w16cid:durableId="1345326705">
    <w:abstractNumId w:val="23"/>
    <w:lvlOverride w:ilvl="0">
      <w:lvl w:ilvl="0">
        <w:start w:val="1"/>
        <w:numFmt w:val="decimal"/>
        <w:lvlText w:val="%1."/>
        <w:legacy w:legacy="1" w:legacySpace="0" w:legacyIndent="360"/>
        <w:lvlJc w:val="left"/>
        <w:pPr>
          <w:ind w:left="360" w:hanging="360"/>
        </w:pPr>
      </w:lvl>
    </w:lvlOverride>
  </w:num>
  <w:num w:numId="14" w16cid:durableId="1231304772">
    <w:abstractNumId w:val="23"/>
    <w:lvlOverride w:ilvl="0">
      <w:lvl w:ilvl="0">
        <w:start w:val="1"/>
        <w:numFmt w:val="decimal"/>
        <w:lvlText w:val="%1."/>
        <w:legacy w:legacy="1" w:legacySpace="0" w:legacyIndent="360"/>
        <w:lvlJc w:val="left"/>
        <w:pPr>
          <w:ind w:left="360" w:hanging="360"/>
        </w:pPr>
      </w:lvl>
    </w:lvlOverride>
  </w:num>
  <w:num w:numId="15" w16cid:durableId="1380207374">
    <w:abstractNumId w:val="23"/>
    <w:lvlOverride w:ilvl="0">
      <w:lvl w:ilvl="0">
        <w:start w:val="1"/>
        <w:numFmt w:val="decimal"/>
        <w:lvlText w:val="%1."/>
        <w:legacy w:legacy="1" w:legacySpace="0" w:legacyIndent="360"/>
        <w:lvlJc w:val="left"/>
        <w:pPr>
          <w:ind w:left="360" w:hanging="360"/>
        </w:pPr>
      </w:lvl>
    </w:lvlOverride>
  </w:num>
  <w:num w:numId="16" w16cid:durableId="532963258">
    <w:abstractNumId w:val="23"/>
    <w:lvlOverride w:ilvl="0">
      <w:lvl w:ilvl="0">
        <w:start w:val="1"/>
        <w:numFmt w:val="decimal"/>
        <w:lvlText w:val="%1."/>
        <w:legacy w:legacy="1" w:legacySpace="0" w:legacyIndent="360"/>
        <w:lvlJc w:val="left"/>
        <w:pPr>
          <w:ind w:left="360" w:hanging="360"/>
        </w:pPr>
      </w:lvl>
    </w:lvlOverride>
  </w:num>
  <w:num w:numId="17" w16cid:durableId="1047875925">
    <w:abstractNumId w:val="7"/>
  </w:num>
  <w:num w:numId="18" w16cid:durableId="56562857">
    <w:abstractNumId w:val="7"/>
    <w:lvlOverride w:ilvl="0">
      <w:lvl w:ilvl="0">
        <w:start w:val="1"/>
        <w:numFmt w:val="decimal"/>
        <w:lvlText w:val="%1."/>
        <w:legacy w:legacy="1" w:legacySpace="0" w:legacyIndent="360"/>
        <w:lvlJc w:val="left"/>
        <w:pPr>
          <w:ind w:left="360" w:hanging="360"/>
        </w:pPr>
      </w:lvl>
    </w:lvlOverride>
  </w:num>
  <w:num w:numId="19" w16cid:durableId="1160806277">
    <w:abstractNumId w:val="18"/>
  </w:num>
  <w:num w:numId="20" w16cid:durableId="1472287649">
    <w:abstractNumId w:val="6"/>
  </w:num>
  <w:num w:numId="21" w16cid:durableId="73623389">
    <w:abstractNumId w:val="3"/>
  </w:num>
  <w:num w:numId="22" w16cid:durableId="880240225">
    <w:abstractNumId w:val="8"/>
  </w:num>
  <w:num w:numId="23" w16cid:durableId="1835143282">
    <w:abstractNumId w:val="25"/>
  </w:num>
  <w:num w:numId="24" w16cid:durableId="725571831">
    <w:abstractNumId w:val="26"/>
  </w:num>
  <w:num w:numId="25" w16cid:durableId="1309674128">
    <w:abstractNumId w:val="20"/>
  </w:num>
  <w:num w:numId="26" w16cid:durableId="1848399079">
    <w:abstractNumId w:val="11"/>
  </w:num>
  <w:num w:numId="27" w16cid:durableId="1617326787">
    <w:abstractNumId w:val="12"/>
  </w:num>
  <w:num w:numId="28" w16cid:durableId="1672951805">
    <w:abstractNumId w:val="4"/>
  </w:num>
  <w:num w:numId="29" w16cid:durableId="781464220">
    <w:abstractNumId w:val="10"/>
  </w:num>
  <w:num w:numId="30" w16cid:durableId="1520586198">
    <w:abstractNumId w:val="24"/>
  </w:num>
  <w:num w:numId="31" w16cid:durableId="1454401053">
    <w:abstractNumId w:val="17"/>
  </w:num>
  <w:num w:numId="32" w16cid:durableId="621350493">
    <w:abstractNumId w:val="19"/>
  </w:num>
  <w:num w:numId="33" w16cid:durableId="1023091571">
    <w:abstractNumId w:val="1"/>
  </w:num>
  <w:num w:numId="34" w16cid:durableId="577710804">
    <w:abstractNumId w:val="15"/>
  </w:num>
  <w:num w:numId="35" w16cid:durableId="1206873750">
    <w:abstractNumId w:val="15"/>
  </w:num>
  <w:num w:numId="36" w16cid:durableId="793906985">
    <w:abstractNumId w:val="14"/>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activeWritingStyle w:appName="MSWord" w:lang="en-US" w:vendorID="8" w:dllVersion="513" w:checkStyle="1"/>
  <w:activeWritingStyle w:appName="MSWord" w:lang="it-IT" w:vendorID="3" w:dllVersion="517"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isplayHorizontalDrawingGridEvery w:val="0"/>
  <w:displayVerticalDrawingGridEvery w:val="0"/>
  <w:doNotUseMarginsForDrawingGridOrigin/>
  <w:doNotShadeFormData/>
  <w:noPunctuationKerning/>
  <w:characterSpacingControl w:val="doNotCompress"/>
  <w:footnotePr>
    <w:footnote w:id="-1"/>
    <w:footnote w:id="0"/>
  </w:footnotePr>
  <w:endnotePr>
    <w:endnote w:id="-1"/>
    <w:endnote w:id="0"/>
  </w:endnotePr>
  <w:compat>
    <w:suppressTopSpacing/>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7923"/>
    <w:rsid w:val="00541F7A"/>
    <w:rsid w:val="008B72E7"/>
    <w:rsid w:val="00B67923"/>
    <w:rsid w:val="00D441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C2D9BC"/>
  <w15:chartTrackingRefBased/>
  <w15:docId w15:val="{AB68E666-FD64-E54F-BC05-206935A06B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New York" w:eastAsia="Times New Roman" w:hAnsi="New York"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Century Schoolbook" w:hAnsi="Century Schoolbook"/>
      <w:sz w:val="22"/>
    </w:rPr>
  </w:style>
  <w:style w:type="paragraph" w:styleId="Heading1">
    <w:name w:val="heading 1"/>
    <w:basedOn w:val="Normal"/>
    <w:next w:val="Body"/>
    <w:qFormat/>
    <w:pPr>
      <w:keepNext/>
      <w:pageBreakBefore/>
      <w:numPr>
        <w:numId w:val="1"/>
      </w:numPr>
      <w:spacing w:after="240"/>
      <w:ind w:left="907" w:hanging="907"/>
      <w:outlineLvl w:val="0"/>
    </w:pPr>
    <w:rPr>
      <w:b/>
      <w:caps/>
    </w:rPr>
  </w:style>
  <w:style w:type="paragraph" w:styleId="Heading2">
    <w:name w:val="heading 2"/>
    <w:basedOn w:val="Heading1"/>
    <w:next w:val="Body"/>
    <w:qFormat/>
    <w:pPr>
      <w:pageBreakBefore w:val="0"/>
      <w:numPr>
        <w:ilvl w:val="1"/>
      </w:numPr>
      <w:outlineLvl w:val="1"/>
    </w:pPr>
    <w:rPr>
      <w:caps w:val="0"/>
    </w:rPr>
  </w:style>
  <w:style w:type="paragraph" w:styleId="Heading3">
    <w:name w:val="heading 3"/>
    <w:basedOn w:val="Heading2"/>
    <w:next w:val="Body"/>
    <w:qFormat/>
    <w:pPr>
      <w:numPr>
        <w:ilvl w:val="2"/>
      </w:numPr>
      <w:outlineLvl w:val="2"/>
    </w:pPr>
  </w:style>
  <w:style w:type="paragraph" w:styleId="Heading4">
    <w:name w:val="heading 4"/>
    <w:basedOn w:val="Heading2"/>
    <w:next w:val="Body"/>
    <w:qFormat/>
    <w:pPr>
      <w:numPr>
        <w:ilvl w:val="3"/>
      </w:numPr>
      <w:outlineLvl w:val="3"/>
    </w:pPr>
  </w:style>
  <w:style w:type="paragraph" w:styleId="Heading5">
    <w:name w:val="heading 5"/>
    <w:basedOn w:val="Heading2"/>
    <w:next w:val="Body"/>
    <w:qFormat/>
    <w:pPr>
      <w:numPr>
        <w:ilvl w:val="4"/>
      </w:numPr>
      <w:ind w:left="1080" w:hanging="1080"/>
      <w:outlineLvl w:val="4"/>
    </w:pPr>
  </w:style>
  <w:style w:type="paragraph" w:styleId="Heading6">
    <w:name w:val="heading 6"/>
    <w:basedOn w:val="Heading2"/>
    <w:next w:val="Body"/>
    <w:qFormat/>
    <w:pPr>
      <w:numPr>
        <w:ilvl w:val="5"/>
      </w:numPr>
      <w:ind w:left="1267" w:hanging="1267"/>
      <w:outlineLvl w:val="5"/>
    </w:pPr>
  </w:style>
  <w:style w:type="paragraph" w:styleId="Heading7">
    <w:name w:val="heading 7"/>
    <w:basedOn w:val="Heading2"/>
    <w:next w:val="Body"/>
    <w:qFormat/>
    <w:pPr>
      <w:numPr>
        <w:ilvl w:val="6"/>
      </w:numPr>
      <w:outlineLvl w:val="6"/>
    </w:pPr>
  </w:style>
  <w:style w:type="paragraph" w:styleId="Heading8">
    <w:name w:val="heading 8"/>
    <w:basedOn w:val="Heading2"/>
    <w:next w:val="Body"/>
    <w:qFormat/>
    <w:pPr>
      <w:numPr>
        <w:ilvl w:val="7"/>
      </w:numPr>
      <w:outlineLvl w:val="7"/>
    </w:pPr>
  </w:style>
  <w:style w:type="paragraph" w:styleId="Heading9">
    <w:name w:val="heading 9"/>
    <w:basedOn w:val="Heading2"/>
    <w:next w:val="Body"/>
    <w:qFormat/>
    <w:pPr>
      <w:numPr>
        <w:ilvl w:val="8"/>
      </w:numPr>
      <w:tabs>
        <w:tab w:val="num" w:pos="360"/>
      </w:tabs>
      <w:outlineLvl w:val="8"/>
    </w:p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Body">
    <w:name w:val="Body"/>
    <w:basedOn w:val="Normal"/>
    <w:pPr>
      <w:spacing w:after="240"/>
      <w:jc w:val="both"/>
    </w:pPr>
  </w:style>
  <w:style w:type="paragraph" w:styleId="TOC8">
    <w:name w:val="toc 8"/>
    <w:basedOn w:val="TOC3"/>
    <w:next w:val="Normal"/>
    <w:semiHidden/>
    <w:pPr>
      <w:ind w:left="1440" w:hanging="1440"/>
    </w:pPr>
  </w:style>
  <w:style w:type="paragraph" w:styleId="TOC3">
    <w:name w:val="toc 3"/>
    <w:basedOn w:val="TOC2"/>
    <w:next w:val="Normal"/>
    <w:semiHidden/>
    <w:pPr>
      <w:spacing w:after="60"/>
      <w:ind w:left="2160"/>
    </w:pPr>
  </w:style>
  <w:style w:type="paragraph" w:styleId="TOC2">
    <w:name w:val="toc 2"/>
    <w:basedOn w:val="Normal"/>
    <w:next w:val="Normal"/>
    <w:semiHidden/>
    <w:pPr>
      <w:tabs>
        <w:tab w:val="right" w:leader="dot" w:pos="9360"/>
      </w:tabs>
      <w:spacing w:after="120"/>
      <w:ind w:left="1440" w:hanging="720"/>
    </w:pPr>
    <w:rPr>
      <w:noProof/>
    </w:rPr>
  </w:style>
  <w:style w:type="paragraph" w:styleId="TOC1">
    <w:name w:val="toc 1"/>
    <w:basedOn w:val="Normal"/>
    <w:next w:val="Normal"/>
    <w:semiHidden/>
    <w:pPr>
      <w:tabs>
        <w:tab w:val="right" w:leader="dot" w:pos="9360"/>
      </w:tabs>
      <w:spacing w:before="240" w:after="240"/>
      <w:ind w:left="720" w:hanging="720"/>
    </w:pPr>
    <w:rPr>
      <w:caps/>
      <w:noProof/>
    </w:rPr>
  </w:style>
  <w:style w:type="paragraph" w:styleId="TOC7">
    <w:name w:val="toc 7"/>
    <w:basedOn w:val="TOC3"/>
    <w:next w:val="Normal"/>
    <w:semiHidden/>
    <w:pPr>
      <w:ind w:left="3600" w:hanging="1080"/>
    </w:pPr>
  </w:style>
  <w:style w:type="paragraph" w:styleId="TOC4">
    <w:name w:val="toc 4"/>
    <w:basedOn w:val="TOC3"/>
    <w:next w:val="Normal"/>
    <w:semiHidden/>
    <w:pPr>
      <w:ind w:left="3600" w:hanging="1080"/>
    </w:pPr>
  </w:style>
  <w:style w:type="paragraph" w:styleId="TOC6">
    <w:name w:val="toc 6"/>
    <w:basedOn w:val="TOC3"/>
    <w:next w:val="Normal"/>
    <w:semiHidden/>
    <w:pPr>
      <w:ind w:left="3600" w:hanging="1080"/>
    </w:pPr>
  </w:style>
  <w:style w:type="paragraph" w:styleId="TOC5">
    <w:name w:val="toc 5"/>
    <w:basedOn w:val="TOC3"/>
    <w:next w:val="Normal"/>
    <w:semiHidden/>
    <w:pPr>
      <w:ind w:left="3600" w:hanging="1080"/>
    </w:pPr>
  </w:style>
  <w:style w:type="paragraph" w:styleId="Index7">
    <w:name w:val="index 7"/>
    <w:basedOn w:val="Normal"/>
    <w:next w:val="Normal"/>
    <w:semiHidden/>
    <w:pPr>
      <w:ind w:left="2160"/>
    </w:pPr>
  </w:style>
  <w:style w:type="paragraph" w:styleId="Index6">
    <w:name w:val="index 6"/>
    <w:basedOn w:val="Normal"/>
    <w:next w:val="Normal"/>
    <w:semiHidden/>
    <w:pPr>
      <w:ind w:left="1800"/>
    </w:pPr>
  </w:style>
  <w:style w:type="paragraph" w:styleId="Index5">
    <w:name w:val="index 5"/>
    <w:basedOn w:val="Normal"/>
    <w:next w:val="Normal"/>
    <w:semiHidden/>
    <w:pPr>
      <w:ind w:left="1440"/>
    </w:pPr>
  </w:style>
  <w:style w:type="paragraph" w:styleId="Index4">
    <w:name w:val="index 4"/>
    <w:basedOn w:val="Normal"/>
    <w:next w:val="Normal"/>
    <w:semiHidden/>
    <w:pPr>
      <w:ind w:left="1080"/>
    </w:pPr>
  </w:style>
  <w:style w:type="paragraph" w:styleId="Index3">
    <w:name w:val="index 3"/>
    <w:basedOn w:val="Normal"/>
    <w:next w:val="Normal"/>
    <w:semiHidden/>
    <w:pPr>
      <w:ind w:left="720"/>
    </w:pPr>
  </w:style>
  <w:style w:type="paragraph" w:styleId="Index2">
    <w:name w:val="index 2"/>
    <w:basedOn w:val="Normal"/>
    <w:next w:val="Normal"/>
    <w:semiHidden/>
    <w:pPr>
      <w:ind w:left="360"/>
    </w:pPr>
  </w:style>
  <w:style w:type="paragraph" w:styleId="Index1">
    <w:name w:val="index 1"/>
    <w:basedOn w:val="Normal"/>
    <w:next w:val="Normal"/>
    <w:semiHidden/>
    <w:pPr>
      <w:tabs>
        <w:tab w:val="right" w:leader="dot" w:pos="8640"/>
      </w:tabs>
      <w:ind w:left="1440" w:hanging="1440"/>
    </w:pPr>
  </w:style>
  <w:style w:type="character" w:styleId="LineNumber">
    <w:name w:val="line number"/>
    <w:basedOn w:val="DefaultParagraphFont"/>
  </w:style>
  <w:style w:type="paragraph" w:styleId="Footer">
    <w:name w:val="footer"/>
    <w:basedOn w:val="Normal"/>
    <w:next w:val="Normal"/>
    <w:pPr>
      <w:tabs>
        <w:tab w:val="center" w:pos="4320"/>
        <w:tab w:val="right" w:pos="8640"/>
      </w:tabs>
    </w:pPr>
  </w:style>
  <w:style w:type="paragraph" w:styleId="Header">
    <w:name w:val="header"/>
    <w:basedOn w:val="Normal"/>
    <w:next w:val="Normal"/>
    <w:pPr>
      <w:tabs>
        <w:tab w:val="center" w:pos="4320"/>
        <w:tab w:val="right" w:pos="8640"/>
      </w:tabs>
    </w:pPr>
  </w:style>
  <w:style w:type="character" w:styleId="FootnoteReference">
    <w:name w:val="footnote reference"/>
    <w:basedOn w:val="DefaultParagraphFont"/>
    <w:semiHidden/>
    <w:rPr>
      <w:position w:val="6"/>
      <w:sz w:val="16"/>
    </w:rPr>
  </w:style>
  <w:style w:type="paragraph" w:styleId="FootnoteText">
    <w:name w:val="footnote text"/>
    <w:basedOn w:val="Normal"/>
    <w:semiHidden/>
    <w:rPr>
      <w:sz w:val="20"/>
    </w:rPr>
  </w:style>
  <w:style w:type="paragraph" w:styleId="TOC9">
    <w:name w:val="toc 9"/>
    <w:basedOn w:val="Normal"/>
    <w:next w:val="Normal"/>
    <w:semiHidden/>
    <w:pPr>
      <w:tabs>
        <w:tab w:val="right" w:leader="dot" w:pos="9360"/>
      </w:tabs>
      <w:ind w:left="1440" w:hanging="1440"/>
    </w:pPr>
    <w:rPr>
      <w:noProof/>
    </w:rPr>
  </w:style>
  <w:style w:type="character" w:styleId="PageNumber">
    <w:name w:val="page number"/>
    <w:basedOn w:val="DefaultParagraphFont"/>
  </w:style>
  <w:style w:type="paragraph" w:customStyle="1" w:styleId="Bullet">
    <w:name w:val="Bullet"/>
    <w:basedOn w:val="Body"/>
    <w:pPr>
      <w:spacing w:after="200"/>
      <w:ind w:left="1080" w:hanging="360"/>
      <w:jc w:val="left"/>
    </w:pPr>
  </w:style>
  <w:style w:type="paragraph" w:customStyle="1" w:styleId="FigureBody">
    <w:name w:val="Figure Body"/>
    <w:basedOn w:val="Body"/>
    <w:pPr>
      <w:keepNext/>
      <w:spacing w:before="240"/>
      <w:jc w:val="center"/>
    </w:pPr>
  </w:style>
  <w:style w:type="paragraph" w:customStyle="1" w:styleId="AppHead1">
    <w:name w:val="App Head 1"/>
    <w:basedOn w:val="Heading1"/>
    <w:pPr>
      <w:pageBreakBefore w:val="0"/>
      <w:spacing w:line="280" w:lineRule="atLeast"/>
      <w:ind w:left="0" w:firstLine="0"/>
      <w:outlineLvl w:val="9"/>
    </w:pPr>
  </w:style>
  <w:style w:type="paragraph" w:customStyle="1" w:styleId="FigureTitle">
    <w:name w:val="Figure Title"/>
    <w:basedOn w:val="Body"/>
    <w:next w:val="Body"/>
    <w:pPr>
      <w:ind w:left="1440" w:hanging="1440"/>
      <w:jc w:val="center"/>
    </w:pPr>
    <w:rPr>
      <w:b/>
    </w:rPr>
  </w:style>
  <w:style w:type="paragraph" w:customStyle="1" w:styleId="Definition">
    <w:name w:val="Definition"/>
    <w:basedOn w:val="Normal"/>
    <w:pPr>
      <w:ind w:left="1440" w:hanging="1440"/>
    </w:pPr>
  </w:style>
  <w:style w:type="paragraph" w:customStyle="1" w:styleId="AppHead2">
    <w:name w:val="AppHead 2"/>
    <w:basedOn w:val="Heading2"/>
    <w:pPr>
      <w:outlineLvl w:val="9"/>
    </w:pPr>
  </w:style>
  <w:style w:type="paragraph" w:customStyle="1" w:styleId="BlankPage">
    <w:name w:val="Blank Page"/>
    <w:basedOn w:val="Body"/>
    <w:pPr>
      <w:framePr w:hSpace="180" w:vSpace="180" w:wrap="auto" w:hAnchor="text" w:xAlign="center" w:yAlign="center"/>
      <w:jc w:val="center"/>
    </w:pPr>
  </w:style>
  <w:style w:type="character" w:styleId="CommentReference">
    <w:name w:val="annotation reference"/>
    <w:basedOn w:val="DefaultParagraphFont"/>
    <w:semiHidden/>
    <w:rPr>
      <w:sz w:val="16"/>
    </w:rPr>
  </w:style>
  <w:style w:type="paragraph" w:styleId="Caption">
    <w:name w:val="caption"/>
    <w:basedOn w:val="Body"/>
    <w:next w:val="Normal"/>
    <w:qFormat/>
    <w:pPr>
      <w:jc w:val="center"/>
    </w:pPr>
    <w:rPr>
      <w:b/>
    </w:rPr>
  </w:style>
  <w:style w:type="paragraph" w:styleId="CommentText">
    <w:name w:val="annotation text"/>
    <w:basedOn w:val="Normal"/>
    <w:semiHidden/>
  </w:style>
  <w:style w:type="paragraph" w:customStyle="1" w:styleId="paragraph">
    <w:name w:val="paragraph"/>
    <w:basedOn w:val="Normal"/>
    <w:pPr>
      <w:spacing w:after="240"/>
      <w:ind w:right="-720" w:firstLine="900"/>
    </w:pPr>
  </w:style>
  <w:style w:type="paragraph" w:customStyle="1" w:styleId="TableTitle">
    <w:name w:val="Table Title"/>
    <w:basedOn w:val="Normal"/>
    <w:next w:val="Body"/>
    <w:pPr>
      <w:keepNext/>
      <w:spacing w:after="240"/>
      <w:jc w:val="center"/>
    </w:pPr>
    <w:rPr>
      <w:b/>
    </w:rPr>
  </w:style>
  <w:style w:type="character" w:customStyle="1" w:styleId="ReviewerNote">
    <w:name w:val="Reviewer Note"/>
    <w:basedOn w:val="DefaultParagraphFont"/>
    <w:rPr>
      <w:b/>
      <w:i/>
      <w:color w:val="800080"/>
    </w:rPr>
  </w:style>
  <w:style w:type="character" w:customStyle="1" w:styleId="Sans-Serif">
    <w:name w:val="Sans-Serif"/>
    <w:basedOn w:val="DefaultParagraphFont"/>
    <w:rPr>
      <w:rFonts w:ascii="Arial" w:hAnsi="Arial"/>
      <w:sz w:val="24"/>
    </w:rPr>
  </w:style>
  <w:style w:type="character" w:customStyle="1" w:styleId="Mono-Spaced">
    <w:name w:val="Mono-Spaced"/>
    <w:basedOn w:val="DefaultParagraphFont"/>
    <w:rPr>
      <w:rFonts w:ascii="Courier" w:hAnsi="Courier"/>
      <w:sz w:val="20"/>
    </w:rPr>
  </w:style>
  <w:style w:type="character" w:customStyle="1" w:styleId="Serif">
    <w:name w:val="Serif"/>
    <w:basedOn w:val="DefaultParagraphFont"/>
    <w:rPr>
      <w:rFonts w:ascii="Times New Roman" w:hAnsi="Times New Roman"/>
      <w:sz w:val="24"/>
    </w:rPr>
  </w:style>
  <w:style w:type="paragraph" w:customStyle="1" w:styleId="AppTitle">
    <w:name w:val="App_Title"/>
    <w:basedOn w:val="Normal"/>
    <w:next w:val="Body"/>
    <w:pPr>
      <w:spacing w:before="480" w:after="480"/>
      <w:jc w:val="center"/>
    </w:pPr>
    <w:rPr>
      <w:b/>
    </w:rPr>
  </w:style>
  <w:style w:type="paragraph" w:customStyle="1" w:styleId="TableHeadings">
    <w:name w:val="Table Headings"/>
    <w:basedOn w:val="TableBody"/>
    <w:pPr>
      <w:spacing w:before="40"/>
      <w:jc w:val="center"/>
    </w:pPr>
    <w:rPr>
      <w:b/>
    </w:rPr>
  </w:style>
  <w:style w:type="paragraph" w:customStyle="1" w:styleId="TableBody">
    <w:name w:val="Table Body"/>
    <w:basedOn w:val="Normal"/>
    <w:rPr>
      <w:sz w:val="18"/>
    </w:rPr>
  </w:style>
  <w:style w:type="paragraph" w:customStyle="1" w:styleId="TableTitlecont">
    <w:name w:val="Table Title (cont)"/>
    <w:basedOn w:val="TableTitle"/>
  </w:style>
  <w:style w:type="paragraph" w:customStyle="1" w:styleId="endnotetext">
    <w:name w:val="endnote text"/>
    <w:basedOn w:val="Normal"/>
    <w:rPr>
      <w:rFonts w:ascii="TIMES" w:hAnsi="TIMES"/>
      <w:sz w:val="20"/>
    </w:rPr>
  </w:style>
  <w:style w:type="paragraph" w:customStyle="1" w:styleId="Math">
    <w:name w:val="Math"/>
    <w:basedOn w:val="Normal"/>
    <w:pPr>
      <w:ind w:left="1440"/>
    </w:pPr>
    <w:rPr>
      <w:rFonts w:ascii="Geneva" w:hAnsi="Geneva"/>
      <w:position w:val="-44"/>
    </w:rPr>
  </w:style>
  <w:style w:type="paragraph" w:customStyle="1" w:styleId="ReqTable">
    <w:name w:val="Req Table"/>
    <w:basedOn w:val="Normal"/>
    <w:pPr>
      <w:spacing w:after="20"/>
    </w:pPr>
    <w:rPr>
      <w:sz w:val="18"/>
    </w:rPr>
  </w:style>
  <w:style w:type="paragraph" w:customStyle="1" w:styleId="list1">
    <w:name w:val="list 1"/>
    <w:basedOn w:val="Normal"/>
    <w:pPr>
      <w:numPr>
        <w:numId w:val="35"/>
      </w:numPr>
      <w:spacing w:after="240"/>
      <w:jc w:val="both"/>
    </w:pPr>
  </w:style>
  <w:style w:type="paragraph" w:customStyle="1" w:styleId="AppHead20">
    <w:name w:val="AppHead2"/>
    <w:basedOn w:val="Heading2"/>
    <w:pPr>
      <w:outlineLvl w:val="9"/>
    </w:pPr>
  </w:style>
  <w:style w:type="paragraph" w:customStyle="1" w:styleId="Indented">
    <w:name w:val="Indented"/>
    <w:basedOn w:val="Bullet"/>
    <w:pPr>
      <w:spacing w:after="120"/>
      <w:ind w:left="720" w:firstLine="0"/>
    </w:pPr>
  </w:style>
  <w:style w:type="paragraph" w:customStyle="1" w:styleId="Indented-2">
    <w:name w:val="Indented-2"/>
    <w:basedOn w:val="Bullet"/>
    <w:pPr>
      <w:ind w:firstLine="0"/>
    </w:pPr>
  </w:style>
  <w:style w:type="paragraph" w:customStyle="1" w:styleId="Indent-headfor">
    <w:name w:val="Indent-head for"/>
    <w:basedOn w:val="Indented"/>
    <w:pPr>
      <w:ind w:left="0"/>
    </w:pPr>
  </w:style>
  <w:style w:type="paragraph" w:customStyle="1" w:styleId="list2">
    <w:name w:val="list 2"/>
    <w:basedOn w:val="list1"/>
    <w:pPr>
      <w:ind w:left="720"/>
    </w:pPr>
  </w:style>
  <w:style w:type="paragraph" w:customStyle="1" w:styleId="list3">
    <w:name w:val="list 3"/>
    <w:basedOn w:val="list2"/>
    <w:pPr>
      <w:ind w:left="1080"/>
    </w:pPr>
  </w:style>
  <w:style w:type="paragraph" w:customStyle="1" w:styleId="list4">
    <w:name w:val="list 4"/>
    <w:basedOn w:val="list3"/>
    <w:pPr>
      <w:ind w:left="1440"/>
    </w:pPr>
  </w:style>
  <w:style w:type="paragraph" w:customStyle="1" w:styleId="figure">
    <w:name w:val="figure"/>
    <w:basedOn w:val="Normal"/>
    <w:pPr>
      <w:keepNext/>
      <w:spacing w:after="240"/>
      <w:ind w:right="-720"/>
      <w:jc w:val="center"/>
    </w:pPr>
  </w:style>
  <w:style w:type="paragraph" w:customStyle="1" w:styleId="paragraphs">
    <w:name w:val="paragraphs"/>
    <w:basedOn w:val="Normal"/>
    <w:pPr>
      <w:spacing w:after="240"/>
      <w:ind w:firstLine="900"/>
    </w:pPr>
    <w:rPr>
      <w:sz w:val="24"/>
    </w:rPr>
  </w:style>
  <w:style w:type="paragraph" w:styleId="EndnoteText0">
    <w:name w:val="endnote text"/>
    <w:basedOn w:val="Normal"/>
    <w:semiHidden/>
    <w:rPr>
      <w:sz w:val="20"/>
    </w:rPr>
  </w:style>
  <w:style w:type="paragraph" w:customStyle="1" w:styleId="List-Number">
    <w:name w:val="List-Number"/>
    <w:basedOn w:val="Normal"/>
    <w:pPr>
      <w:spacing w:after="160" w:line="280" w:lineRule="atLeast"/>
      <w:ind w:left="360" w:hanging="360"/>
    </w:pPr>
    <w:rPr>
      <w:rFonts w:ascii="Times New Roman" w:hAnsi="Times New Roman"/>
      <w:sz w:val="24"/>
    </w:rPr>
  </w:style>
  <w:style w:type="paragraph" w:customStyle="1" w:styleId="productionnote">
    <w:name w:val="production note"/>
    <w:basedOn w:val="Normal"/>
    <w:pPr>
      <w:spacing w:after="240"/>
    </w:pPr>
    <w:rPr>
      <w:rFonts w:ascii="Times New Roman" w:hAnsi="Times New Roman"/>
      <w:b/>
      <w:color w:val="008000"/>
      <w:sz w:val="24"/>
    </w:rPr>
  </w:style>
  <w:style w:type="paragraph" w:customStyle="1" w:styleId="indent1">
    <w:name w:val="indent1"/>
    <w:basedOn w:val="Normal"/>
    <w:pPr>
      <w:spacing w:line="320" w:lineRule="atLeast"/>
      <w:ind w:left="1080" w:hanging="540"/>
      <w:jc w:val="both"/>
    </w:pPr>
    <w:rPr>
      <w:rFonts w:ascii="TIMES" w:hAnsi="TIMES"/>
      <w:sz w:val="24"/>
    </w:rPr>
  </w:style>
  <w:style w:type="paragraph" w:customStyle="1" w:styleId="TableBody-Indent">
    <w:name w:val="Table Body-Indent"/>
    <w:basedOn w:val="TableBody"/>
    <w:pPr>
      <w:ind w:left="360" w:hanging="180"/>
    </w:pPr>
  </w:style>
  <w:style w:type="paragraph" w:customStyle="1" w:styleId="Normsp">
    <w:name w:val="Norm+sp"/>
    <w:basedOn w:val="Normal"/>
    <w:pPr>
      <w:spacing w:before="120"/>
    </w:pPr>
    <w:rPr>
      <w:rFonts w:ascii="Palatino" w:hAnsi="Palatino"/>
      <w:sz w:val="24"/>
    </w:rPr>
  </w:style>
  <w:style w:type="paragraph" w:customStyle="1" w:styleId="docdwglist">
    <w:name w:val="doc/dwg list"/>
    <w:basedOn w:val="Normal"/>
    <w:next w:val="Normal"/>
    <w:pPr>
      <w:tabs>
        <w:tab w:val="left" w:pos="3600"/>
      </w:tabs>
      <w:spacing w:after="220"/>
      <w:ind w:left="1080"/>
    </w:pPr>
  </w:style>
  <w:style w:type="paragraph" w:customStyle="1" w:styleId="Figure0">
    <w:name w:val="Figure"/>
    <w:basedOn w:val="FigureCaption"/>
    <w:next w:val="FigureCaption"/>
    <w:pPr>
      <w:keepNext/>
    </w:pPr>
    <w:rPr>
      <w:b w:val="0"/>
      <w:sz w:val="24"/>
    </w:rPr>
  </w:style>
  <w:style w:type="paragraph" w:customStyle="1" w:styleId="FigureCaption">
    <w:name w:val="Figure Caption"/>
    <w:basedOn w:val="Normal"/>
    <w:next w:val="Normal"/>
    <w:pPr>
      <w:spacing w:before="120"/>
      <w:jc w:val="center"/>
    </w:pPr>
    <w:rPr>
      <w:rFonts w:ascii="TIMES" w:hAnsi="TIMES"/>
      <w:b/>
      <w:sz w:val="28"/>
    </w:rPr>
  </w:style>
  <w:style w:type="paragraph" w:customStyle="1" w:styleId="figurecaption0">
    <w:name w:val="figure caption"/>
    <w:basedOn w:val="Normal"/>
    <w:next w:val="Normal"/>
    <w:pPr>
      <w:spacing w:before="240" w:after="240" w:line="360" w:lineRule="atLeast"/>
      <w:jc w:val="center"/>
    </w:pPr>
    <w:rPr>
      <w:b/>
      <w:sz w:val="24"/>
    </w:rPr>
  </w:style>
  <w:style w:type="paragraph" w:customStyle="1" w:styleId="tablecaption">
    <w:name w:val="table caption"/>
    <w:basedOn w:val="Caption"/>
    <w:pPr>
      <w:keepNext/>
    </w:pPr>
  </w:style>
  <w:style w:type="paragraph" w:customStyle="1" w:styleId="bullets">
    <w:name w:val="bullets"/>
    <w:basedOn w:val="Normal"/>
    <w:pPr>
      <w:tabs>
        <w:tab w:val="left" w:pos="900"/>
      </w:tabs>
      <w:spacing w:before="120"/>
      <w:ind w:left="900" w:hanging="180"/>
    </w:pPr>
    <w:rPr>
      <w:rFonts w:ascii="TIMES" w:hAnsi="TIMES"/>
      <w:sz w:val="24"/>
    </w:rPr>
  </w:style>
  <w:style w:type="paragraph" w:customStyle="1" w:styleId="list">
    <w:name w:val="list"/>
    <w:basedOn w:val="Normal"/>
    <w:pPr>
      <w:tabs>
        <w:tab w:val="left" w:pos="900"/>
      </w:tabs>
      <w:ind w:left="900" w:hanging="540"/>
    </w:pPr>
    <w:rPr>
      <w:rFonts w:ascii="TIMES" w:hAnsi="TIMES"/>
      <w:sz w:val="24"/>
    </w:rPr>
  </w:style>
  <w:style w:type="paragraph" w:customStyle="1" w:styleId="HTMLBody">
    <w:name w:val="HTML Body"/>
    <w:rPr>
      <w:rFonts w:ascii="Courier New" w:hAnsi="Courier New"/>
      <w:snapToGrid w:val="0"/>
    </w:rPr>
  </w:style>
  <w:style w:type="paragraph" w:styleId="TableofFigures">
    <w:name w:val="table of figures"/>
    <w:basedOn w:val="Normal"/>
    <w:next w:val="Normal"/>
    <w:semiHidden/>
    <w:pPr>
      <w:tabs>
        <w:tab w:val="right" w:leader="dot" w:pos="9360"/>
      </w:tabs>
      <w:spacing w:after="240"/>
      <w:ind w:left="446" w:hanging="446"/>
    </w:pPr>
    <w:rPr>
      <w:noProof/>
    </w:rPr>
  </w:style>
  <w:style w:type="paragraph" w:styleId="DocumentMap">
    <w:name w:val="Document Map"/>
    <w:basedOn w:val="Normal"/>
    <w:semiHidden/>
    <w:pPr>
      <w:shd w:val="clear" w:color="auto" w:fill="000080"/>
    </w:pPr>
    <w:rPr>
      <w:rFonts w:ascii="Tahoma" w:hAnsi="Tahoma"/>
    </w:rPr>
  </w:style>
  <w:style w:type="paragraph" w:styleId="PlainText">
    <w:name w:val="Plain Text"/>
    <w:basedOn w:val="Normal"/>
    <w:pPr>
      <w:spacing w:before="240"/>
    </w:pPr>
    <w:rPr>
      <w:rFonts w:ascii="Courier New" w:hAnsi="Courier New"/>
      <w:sz w:val="20"/>
    </w:rPr>
  </w:style>
  <w:style w:type="paragraph" w:customStyle="1" w:styleId="Table">
    <w:name w:val="Table"/>
    <w:basedOn w:val="Normal"/>
    <w:pPr>
      <w:overflowPunct w:val="0"/>
      <w:autoSpaceDE w:val="0"/>
      <w:autoSpaceDN w:val="0"/>
      <w:adjustRightInd w:val="0"/>
      <w:jc w:val="center"/>
      <w:textAlignment w:val="baseline"/>
    </w:pPr>
    <w:rPr>
      <w:rFonts w:ascii="Times New Roman" w:hAnsi="Times New Roman"/>
      <w:b/>
      <w:sz w:val="20"/>
    </w:rPr>
  </w:style>
  <w:style w:type="character" w:styleId="Hyperlink">
    <w:name w:val="Hyperlink"/>
    <w:basedOn w:val="DefaultParagraphFont"/>
    <w:rPr>
      <w:color w:val="0000FF"/>
      <w:u w:val="single"/>
    </w:rPr>
  </w:style>
  <w:style w:type="paragraph" w:styleId="BalloonText">
    <w:name w:val="Balloon Text"/>
    <w:basedOn w:val="Normal"/>
    <w:semiHidden/>
    <w:rsid w:val="00B6792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5.emf"/><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image" Target="media/image4.emf"/><Relationship Id="rId2" Type="http://schemas.openxmlformats.org/officeDocument/2006/relationships/styles" Target="styles.xml"/><Relationship Id="rId16" Type="http://schemas.openxmlformats.org/officeDocument/2006/relationships/image" Target="media/image3.emf"/><Relationship Id="rId20" Type="http://schemas.openxmlformats.org/officeDocument/2006/relationships/oleObject" Target="embeddings/oleObject1.bin"/><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2.emf"/><Relationship Id="rId10" Type="http://schemas.openxmlformats.org/officeDocument/2006/relationships/footer" Target="footer1.xml"/><Relationship Id="rId19" Type="http://schemas.openxmlformats.org/officeDocument/2006/relationships/image" Target="media/image6.wmf"/><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97</Pages>
  <Words>20854</Words>
  <Characters>118873</Characters>
  <Application>Microsoft Office Word</Application>
  <DocSecurity>0</DocSecurity>
  <Lines>990</Lines>
  <Paragraphs>278</Paragraphs>
  <ScaleCrop>false</ScaleCrop>
  <HeadingPairs>
    <vt:vector size="2" baseType="variant">
      <vt:variant>
        <vt:lpstr>Titolo</vt:lpstr>
      </vt:variant>
      <vt:variant>
        <vt:i4>1</vt:i4>
      </vt:variant>
    </vt:vector>
  </HeadingPairs>
  <TitlesOfParts>
    <vt:vector size="1" baseType="lpstr">
      <vt:lpstr>X-38 FTSS SRS/IRS </vt:lpstr>
    </vt:vector>
  </TitlesOfParts>
  <Company>C.S.D.L.</Company>
  <LinksUpToDate>false</LinksUpToDate>
  <CharactersWithSpaces>139449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X-38 FTSS SRS/IRS </dc:title>
  <dc:subject/>
  <dc:creator>Bob Gauthier</dc:creator>
  <cp:keywords/>
  <dc:description/>
  <cp:lastModifiedBy>Mesfin Tibebu</cp:lastModifiedBy>
  <cp:revision>2</cp:revision>
  <cp:lastPrinted>2002-03-12T17:02:00Z</cp:lastPrinted>
  <dcterms:created xsi:type="dcterms:W3CDTF">2025-12-15T03:30:00Z</dcterms:created>
  <dcterms:modified xsi:type="dcterms:W3CDTF">2025-12-15T03:30:00Z</dcterms:modified>
</cp:coreProperties>
</file>