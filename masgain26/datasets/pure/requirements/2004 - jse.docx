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7F656" w14:textId="77777777" w:rsidR="009427C6" w:rsidRDefault="009427C6">
      <w:pPr>
        <w:rPr>
          <w:lang w:val="en-US"/>
        </w:rPr>
      </w:pPr>
    </w:p>
    <w:p w14:paraId="33E21FF4" w14:textId="77777777" w:rsidR="009427C6" w:rsidRDefault="009427C6">
      <w:pPr>
        <w:rPr>
          <w:lang w:val="en-US"/>
        </w:rPr>
      </w:pPr>
    </w:p>
    <w:p w14:paraId="04F09DE6" w14:textId="77777777" w:rsidR="009427C6" w:rsidRDefault="009427C6">
      <w:pPr>
        <w:rPr>
          <w:lang w:val="en-US"/>
        </w:rPr>
      </w:pPr>
    </w:p>
    <w:p w14:paraId="1DE63442" w14:textId="77777777" w:rsidR="009427C6" w:rsidRDefault="009427C6">
      <w:pPr>
        <w:rPr>
          <w:lang w:val="en-US"/>
        </w:rPr>
      </w:pPr>
    </w:p>
    <w:p w14:paraId="236F8831" w14:textId="77777777" w:rsidR="009427C6" w:rsidRDefault="009427C6">
      <w:pPr>
        <w:pStyle w:val="BodyText2"/>
        <w:rPr>
          <w:sz w:val="72"/>
        </w:rPr>
      </w:pPr>
      <w:r>
        <w:rPr>
          <w:sz w:val="72"/>
        </w:rPr>
        <w:t>Business and Functional Requirements Specification Document</w:t>
      </w:r>
    </w:p>
    <w:p w14:paraId="08C88CD5" w14:textId="77777777" w:rsidR="009427C6" w:rsidRDefault="009427C6">
      <w:pPr>
        <w:pStyle w:val="BodyText2"/>
        <w:rPr>
          <w:sz w:val="72"/>
        </w:rPr>
      </w:pPr>
    </w:p>
    <w:p w14:paraId="10CF705E" w14:textId="77777777" w:rsidR="009427C6" w:rsidRDefault="009427C6">
      <w:pPr>
        <w:pStyle w:val="BodyText2"/>
        <w:rPr>
          <w:sz w:val="72"/>
        </w:rPr>
      </w:pPr>
      <w:r>
        <w:rPr>
          <w:sz w:val="72"/>
        </w:rPr>
        <w:t>ISIN Issuance for Money Market Instruments</w:t>
      </w:r>
    </w:p>
    <w:p w14:paraId="01168757" w14:textId="77777777" w:rsidR="009427C6" w:rsidRDefault="009427C6">
      <w:pPr>
        <w:pStyle w:val="BodyText2"/>
        <w:rPr>
          <w:sz w:val="72"/>
        </w:rPr>
      </w:pPr>
      <w:r>
        <w:rPr>
          <w:sz w:val="72"/>
        </w:rPr>
        <w:t>As NNA</w:t>
      </w:r>
    </w:p>
    <w:p w14:paraId="5852C921" w14:textId="77777777" w:rsidR="009427C6" w:rsidRDefault="009427C6">
      <w:pPr>
        <w:rPr>
          <w:lang w:val="en-US"/>
        </w:rPr>
      </w:pPr>
    </w:p>
    <w:p w14:paraId="7AFADD7D" w14:textId="77777777" w:rsidR="009427C6" w:rsidRDefault="009427C6"/>
    <w:p w14:paraId="050FFC4D" w14:textId="77777777" w:rsidR="009427C6" w:rsidRDefault="009427C6"/>
    <w:p w14:paraId="514EBB10" w14:textId="77777777" w:rsidR="009427C6" w:rsidRDefault="009427C6"/>
    <w:p w14:paraId="546B2B47" w14:textId="77777777" w:rsidR="009427C6" w:rsidRDefault="009427C6"/>
    <w:p w14:paraId="2E683429" w14:textId="77777777" w:rsidR="009427C6" w:rsidRDefault="0041231B">
      <w:pPr>
        <w:jc w:val="center"/>
      </w:pPr>
      <w:r>
        <w:rPr>
          <w:noProof/>
        </w:rPr>
        <w:drawing>
          <wp:inline distT="0" distB="0" distL="0" distR="0" wp14:anchorId="43F46B1B" wp14:editId="36F8AB08">
            <wp:extent cx="1905000" cy="143954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000" cy="1439545"/>
                    </a:xfrm>
                    <a:prstGeom prst="rect">
                      <a:avLst/>
                    </a:prstGeom>
                    <a:noFill/>
                    <a:ln>
                      <a:noFill/>
                    </a:ln>
                  </pic:spPr>
                </pic:pic>
              </a:graphicData>
            </a:graphic>
          </wp:inline>
        </w:drawing>
      </w:r>
    </w:p>
    <w:p w14:paraId="6EA5DBEA" w14:textId="77777777" w:rsidR="009427C6" w:rsidRDefault="009427C6"/>
    <w:p w14:paraId="6BF283BC" w14:textId="77777777" w:rsidR="009427C6" w:rsidRDefault="009427C6"/>
    <w:p w14:paraId="51B4BA82" w14:textId="77777777" w:rsidR="009427C6" w:rsidRDefault="009427C6"/>
    <w:p w14:paraId="1D63E6C5" w14:textId="77777777" w:rsidR="009427C6" w:rsidRDefault="009427C6"/>
    <w:p w14:paraId="1C98C95E" w14:textId="77777777" w:rsidR="009427C6" w:rsidRDefault="009427C6"/>
    <w:p w14:paraId="2C71DEA9" w14:textId="77777777" w:rsidR="009427C6" w:rsidRDefault="009427C6">
      <w:pPr>
        <w:rPr>
          <w:rFonts w:ascii="Arial" w:hAnsi="Arial"/>
          <w:sz w:val="20"/>
        </w:rPr>
      </w:pPr>
      <w:r>
        <w:rPr>
          <w:rFonts w:ascii="Arial" w:hAnsi="Arial"/>
          <w:sz w:val="20"/>
        </w:rPr>
        <w:t>Created by:</w:t>
      </w:r>
      <w:r>
        <w:rPr>
          <w:rFonts w:ascii="Arial" w:hAnsi="Arial"/>
          <w:sz w:val="20"/>
        </w:rPr>
        <w:tab/>
      </w:r>
      <w:r>
        <w:rPr>
          <w:rFonts w:ascii="Arial" w:hAnsi="Arial"/>
          <w:sz w:val="20"/>
        </w:rPr>
        <w:tab/>
        <w:t>Brett Kotze</w:t>
      </w:r>
    </w:p>
    <w:p w14:paraId="2777C61F" w14:textId="77777777" w:rsidR="009427C6" w:rsidRDefault="009427C6">
      <w:pPr>
        <w:ind w:left="2160" w:hanging="2160"/>
        <w:rPr>
          <w:rFonts w:ascii="Arial" w:hAnsi="Arial"/>
          <w:sz w:val="20"/>
        </w:rPr>
      </w:pPr>
      <w:r>
        <w:rPr>
          <w:rFonts w:ascii="Arial" w:hAnsi="Arial"/>
          <w:sz w:val="20"/>
        </w:rPr>
        <w:t>Reviewed by:</w:t>
      </w:r>
      <w:r>
        <w:rPr>
          <w:rFonts w:ascii="Arial" w:hAnsi="Arial"/>
          <w:sz w:val="20"/>
        </w:rPr>
        <w:tab/>
        <w:t>Money Market Forum, STRATE</w:t>
      </w:r>
    </w:p>
    <w:p w14:paraId="38F86D1A" w14:textId="77777777" w:rsidR="009427C6" w:rsidRDefault="009427C6">
      <w:pPr>
        <w:rPr>
          <w:rFonts w:ascii="Arial" w:hAnsi="Arial"/>
          <w:sz w:val="20"/>
        </w:rPr>
      </w:pPr>
      <w:r>
        <w:rPr>
          <w:rFonts w:ascii="Arial" w:hAnsi="Arial"/>
          <w:sz w:val="20"/>
        </w:rPr>
        <w:t>Quality Assured:</w:t>
      </w:r>
      <w:r>
        <w:rPr>
          <w:rFonts w:ascii="Arial" w:hAnsi="Arial"/>
          <w:sz w:val="20"/>
        </w:rPr>
        <w:tab/>
        <w:t>EPO</w:t>
      </w:r>
    </w:p>
    <w:p w14:paraId="2D7E501E" w14:textId="77777777" w:rsidR="009427C6" w:rsidRDefault="009427C6">
      <w:pPr>
        <w:rPr>
          <w:rFonts w:ascii="Arial" w:hAnsi="Arial"/>
          <w:sz w:val="20"/>
        </w:rPr>
      </w:pPr>
      <w:r>
        <w:rPr>
          <w:rFonts w:ascii="Arial" w:hAnsi="Arial"/>
          <w:sz w:val="20"/>
        </w:rPr>
        <w:t>Approved by:</w:t>
      </w:r>
      <w:r>
        <w:rPr>
          <w:rFonts w:ascii="Arial" w:hAnsi="Arial"/>
          <w:sz w:val="20"/>
        </w:rPr>
        <w:tab/>
      </w:r>
      <w:r>
        <w:rPr>
          <w:rFonts w:ascii="Arial" w:hAnsi="Arial"/>
          <w:sz w:val="20"/>
        </w:rPr>
        <w:tab/>
        <w:t>Money Market Forum (MMF)/STRATE/NMPG/JSE (pending)</w:t>
      </w:r>
    </w:p>
    <w:p w14:paraId="61D46849" w14:textId="77777777" w:rsidR="009427C6" w:rsidRDefault="009427C6">
      <w:pPr>
        <w:rPr>
          <w:rFonts w:ascii="Arial" w:hAnsi="Arial"/>
          <w:sz w:val="20"/>
        </w:rPr>
      </w:pPr>
      <w:r>
        <w:rPr>
          <w:rFonts w:ascii="Arial" w:hAnsi="Arial"/>
          <w:sz w:val="20"/>
        </w:rPr>
        <w:t>Date:</w:t>
      </w:r>
      <w:r>
        <w:rPr>
          <w:rFonts w:ascii="Arial" w:hAnsi="Arial"/>
          <w:sz w:val="20"/>
        </w:rPr>
        <w:tab/>
      </w:r>
      <w:r>
        <w:rPr>
          <w:rFonts w:ascii="Arial" w:hAnsi="Arial"/>
          <w:sz w:val="20"/>
        </w:rPr>
        <w:tab/>
      </w:r>
      <w:r>
        <w:rPr>
          <w:rFonts w:ascii="Arial" w:hAnsi="Arial"/>
          <w:sz w:val="20"/>
        </w:rPr>
        <w:tab/>
        <w:t>18 March 2004</w:t>
      </w:r>
    </w:p>
    <w:p w14:paraId="2CB1AD1C" w14:textId="77777777" w:rsidR="009427C6" w:rsidRDefault="009427C6">
      <w:pPr>
        <w:rPr>
          <w:rFonts w:ascii="Arial" w:hAnsi="Arial"/>
          <w:sz w:val="20"/>
        </w:rPr>
      </w:pPr>
      <w:r>
        <w:rPr>
          <w:rFonts w:ascii="Arial" w:hAnsi="Arial"/>
          <w:sz w:val="20"/>
        </w:rPr>
        <w:t>Version:</w:t>
      </w:r>
      <w:r>
        <w:rPr>
          <w:rFonts w:ascii="Arial" w:hAnsi="Arial"/>
          <w:sz w:val="20"/>
        </w:rPr>
        <w:tab/>
      </w:r>
      <w:r>
        <w:rPr>
          <w:rFonts w:ascii="Arial" w:hAnsi="Arial"/>
          <w:sz w:val="20"/>
        </w:rPr>
        <w:tab/>
        <w:t>2.14 Final</w:t>
      </w:r>
    </w:p>
    <w:p w14:paraId="374AD6ED" w14:textId="77777777" w:rsidR="009427C6" w:rsidRDefault="009427C6"/>
    <w:p w14:paraId="4D240E13" w14:textId="77777777" w:rsidR="009427C6" w:rsidRDefault="009427C6"/>
    <w:p w14:paraId="7B3CCFC8" w14:textId="77777777" w:rsidR="009427C6" w:rsidRDefault="009427C6">
      <w:r>
        <w:br w:type="page"/>
      </w:r>
    </w:p>
    <w:tbl>
      <w:tblPr>
        <w:tblW w:w="0" w:type="auto"/>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000" w:firstRow="0" w:lastRow="0" w:firstColumn="0" w:lastColumn="0" w:noHBand="0" w:noVBand="0"/>
      </w:tblPr>
      <w:tblGrid>
        <w:gridCol w:w="4264"/>
        <w:gridCol w:w="4264"/>
      </w:tblGrid>
      <w:tr w:rsidR="009427C6" w14:paraId="4DD10A5F" w14:textId="77777777">
        <w:tblPrEx>
          <w:tblCellMar>
            <w:top w:w="0" w:type="dxa"/>
            <w:bottom w:w="0" w:type="dxa"/>
          </w:tblCellMar>
        </w:tblPrEx>
        <w:tc>
          <w:tcPr>
            <w:tcW w:w="4264" w:type="dxa"/>
            <w:tcBorders>
              <w:top w:val="nil"/>
              <w:left w:val="nil"/>
              <w:bottom w:val="nil"/>
              <w:right w:val="nil"/>
            </w:tcBorders>
            <w:shd w:val="solid" w:color="auto" w:fill="FFFFFF"/>
          </w:tcPr>
          <w:p w14:paraId="66FC2689" w14:textId="77777777" w:rsidR="009427C6" w:rsidRDefault="009427C6">
            <w:pPr>
              <w:spacing w:before="20" w:after="20"/>
              <w:rPr>
                <w:rFonts w:ascii="Arial" w:hAnsi="Arial"/>
                <w:b/>
                <w:sz w:val="22"/>
              </w:rPr>
            </w:pPr>
            <w:r>
              <w:rPr>
                <w:rFonts w:ascii="Arial" w:hAnsi="Arial"/>
                <w:b/>
                <w:sz w:val="22"/>
              </w:rPr>
              <w:t>Table of Contents</w:t>
            </w:r>
          </w:p>
        </w:tc>
        <w:tc>
          <w:tcPr>
            <w:tcW w:w="4264" w:type="dxa"/>
            <w:tcBorders>
              <w:top w:val="nil"/>
              <w:left w:val="nil"/>
              <w:bottom w:val="nil"/>
              <w:right w:val="nil"/>
            </w:tcBorders>
            <w:shd w:val="solid" w:color="auto" w:fill="FFFFFF"/>
          </w:tcPr>
          <w:p w14:paraId="725F51C6" w14:textId="77777777" w:rsidR="009427C6" w:rsidRDefault="009427C6">
            <w:pPr>
              <w:spacing w:before="20" w:after="20"/>
              <w:jc w:val="right"/>
              <w:rPr>
                <w:rFonts w:ascii="Arial" w:hAnsi="Arial"/>
                <w:b/>
                <w:color w:val="FFFFFF"/>
                <w:sz w:val="22"/>
              </w:rPr>
            </w:pPr>
          </w:p>
        </w:tc>
      </w:tr>
    </w:tbl>
    <w:p w14:paraId="6787B880" w14:textId="77777777" w:rsidR="009427C6" w:rsidRDefault="009427C6">
      <w:pPr>
        <w:pStyle w:val="TOC1"/>
        <w:tabs>
          <w:tab w:val="left" w:pos="720"/>
          <w:tab w:val="right" w:leader="dot" w:pos="8302"/>
        </w:tabs>
        <w:rPr>
          <w:rFonts w:ascii="Times New Roman" w:hAnsi="Times New Roman"/>
          <w:b w:val="0"/>
          <w:noProof/>
          <w:sz w:val="24"/>
          <w:szCs w:val="24"/>
          <w:lang w:val="en-GB"/>
        </w:rPr>
      </w:pPr>
      <w:r>
        <w:fldChar w:fldCharType="begin"/>
      </w:r>
      <w:r>
        <w:instrText xml:space="preserve"> TOC \o "1-3" </w:instrText>
      </w:r>
      <w:r>
        <w:fldChar w:fldCharType="separate"/>
      </w:r>
      <w:r>
        <w:rPr>
          <w:noProof/>
          <w:szCs w:val="22"/>
        </w:rPr>
        <w:t>1.</w:t>
      </w:r>
      <w:r>
        <w:rPr>
          <w:rFonts w:ascii="Times New Roman" w:hAnsi="Times New Roman"/>
          <w:b w:val="0"/>
          <w:noProof/>
          <w:sz w:val="24"/>
          <w:szCs w:val="24"/>
          <w:lang w:val="en-GB"/>
        </w:rPr>
        <w:tab/>
      </w:r>
      <w:r>
        <w:rPr>
          <w:noProof/>
          <w:szCs w:val="22"/>
        </w:rPr>
        <w:t>References</w:t>
      </w:r>
      <w:r>
        <w:rPr>
          <w:noProof/>
        </w:rPr>
        <w:tab/>
      </w:r>
      <w:r>
        <w:rPr>
          <w:noProof/>
        </w:rPr>
        <w:fldChar w:fldCharType="begin"/>
      </w:r>
      <w:r>
        <w:rPr>
          <w:noProof/>
        </w:rPr>
        <w:instrText xml:space="preserve"> PAGEREF _Toc67810869 \h </w:instrText>
      </w:r>
      <w:r>
        <w:rPr>
          <w:noProof/>
        </w:rPr>
      </w:r>
      <w:r>
        <w:rPr>
          <w:noProof/>
        </w:rPr>
        <w:fldChar w:fldCharType="separate"/>
      </w:r>
      <w:r>
        <w:rPr>
          <w:noProof/>
        </w:rPr>
        <w:t>4</w:t>
      </w:r>
      <w:r>
        <w:rPr>
          <w:noProof/>
        </w:rPr>
        <w:fldChar w:fldCharType="end"/>
      </w:r>
    </w:p>
    <w:p w14:paraId="5CBDE61B"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2.</w:t>
      </w:r>
      <w:r>
        <w:rPr>
          <w:rFonts w:ascii="Times New Roman" w:hAnsi="Times New Roman"/>
          <w:b w:val="0"/>
          <w:noProof/>
          <w:sz w:val="24"/>
          <w:szCs w:val="24"/>
          <w:lang w:val="en-GB"/>
        </w:rPr>
        <w:tab/>
      </w:r>
      <w:r>
        <w:rPr>
          <w:noProof/>
          <w:szCs w:val="22"/>
        </w:rPr>
        <w:t>Version Control</w:t>
      </w:r>
      <w:r>
        <w:rPr>
          <w:noProof/>
        </w:rPr>
        <w:tab/>
      </w:r>
      <w:r>
        <w:rPr>
          <w:noProof/>
        </w:rPr>
        <w:fldChar w:fldCharType="begin"/>
      </w:r>
      <w:r>
        <w:rPr>
          <w:noProof/>
        </w:rPr>
        <w:instrText xml:space="preserve"> PAGEREF _Toc67810870 \h </w:instrText>
      </w:r>
      <w:r>
        <w:rPr>
          <w:noProof/>
        </w:rPr>
      </w:r>
      <w:r>
        <w:rPr>
          <w:noProof/>
        </w:rPr>
        <w:fldChar w:fldCharType="separate"/>
      </w:r>
      <w:r>
        <w:rPr>
          <w:noProof/>
        </w:rPr>
        <w:t>4</w:t>
      </w:r>
      <w:r>
        <w:rPr>
          <w:noProof/>
        </w:rPr>
        <w:fldChar w:fldCharType="end"/>
      </w:r>
    </w:p>
    <w:p w14:paraId="7C319151"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3.</w:t>
      </w:r>
      <w:r>
        <w:rPr>
          <w:rFonts w:ascii="Times New Roman" w:hAnsi="Times New Roman"/>
          <w:b w:val="0"/>
          <w:noProof/>
          <w:sz w:val="24"/>
          <w:szCs w:val="24"/>
          <w:lang w:val="en-GB"/>
        </w:rPr>
        <w:tab/>
      </w:r>
      <w:r>
        <w:rPr>
          <w:noProof/>
          <w:szCs w:val="22"/>
        </w:rPr>
        <w:t>Introduction and Scope</w:t>
      </w:r>
      <w:r>
        <w:rPr>
          <w:noProof/>
        </w:rPr>
        <w:tab/>
      </w:r>
      <w:r>
        <w:rPr>
          <w:noProof/>
        </w:rPr>
        <w:fldChar w:fldCharType="begin"/>
      </w:r>
      <w:r>
        <w:rPr>
          <w:noProof/>
        </w:rPr>
        <w:instrText xml:space="preserve"> PAGEREF _Toc67810871 \h </w:instrText>
      </w:r>
      <w:r>
        <w:rPr>
          <w:noProof/>
        </w:rPr>
      </w:r>
      <w:r>
        <w:rPr>
          <w:noProof/>
        </w:rPr>
        <w:fldChar w:fldCharType="separate"/>
      </w:r>
      <w:r>
        <w:rPr>
          <w:noProof/>
        </w:rPr>
        <w:t>6</w:t>
      </w:r>
      <w:r>
        <w:rPr>
          <w:noProof/>
        </w:rPr>
        <w:fldChar w:fldCharType="end"/>
      </w:r>
    </w:p>
    <w:p w14:paraId="14A0C5C4"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4.</w:t>
      </w:r>
      <w:r>
        <w:rPr>
          <w:rFonts w:ascii="Times New Roman" w:hAnsi="Times New Roman"/>
          <w:b w:val="0"/>
          <w:noProof/>
          <w:sz w:val="24"/>
          <w:szCs w:val="24"/>
          <w:lang w:val="en-GB"/>
        </w:rPr>
        <w:tab/>
      </w:r>
      <w:r>
        <w:rPr>
          <w:noProof/>
          <w:szCs w:val="22"/>
        </w:rPr>
        <w:t>Objective</w:t>
      </w:r>
      <w:r>
        <w:rPr>
          <w:noProof/>
        </w:rPr>
        <w:tab/>
      </w:r>
      <w:r>
        <w:rPr>
          <w:noProof/>
        </w:rPr>
        <w:fldChar w:fldCharType="begin"/>
      </w:r>
      <w:r>
        <w:rPr>
          <w:noProof/>
        </w:rPr>
        <w:instrText xml:space="preserve"> PAGEREF _Toc67810872 \h </w:instrText>
      </w:r>
      <w:r>
        <w:rPr>
          <w:noProof/>
        </w:rPr>
      </w:r>
      <w:r>
        <w:rPr>
          <w:noProof/>
        </w:rPr>
        <w:fldChar w:fldCharType="separate"/>
      </w:r>
      <w:r>
        <w:rPr>
          <w:noProof/>
        </w:rPr>
        <w:t>6</w:t>
      </w:r>
      <w:r>
        <w:rPr>
          <w:noProof/>
        </w:rPr>
        <w:fldChar w:fldCharType="end"/>
      </w:r>
    </w:p>
    <w:p w14:paraId="76CFB4E9"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5.</w:t>
      </w:r>
      <w:r>
        <w:rPr>
          <w:rFonts w:ascii="Times New Roman" w:hAnsi="Times New Roman"/>
          <w:b w:val="0"/>
          <w:noProof/>
          <w:sz w:val="24"/>
          <w:szCs w:val="24"/>
          <w:lang w:val="en-GB"/>
        </w:rPr>
        <w:tab/>
      </w:r>
      <w:r>
        <w:rPr>
          <w:noProof/>
          <w:szCs w:val="22"/>
        </w:rPr>
        <w:t>Business Requirements</w:t>
      </w:r>
      <w:r>
        <w:rPr>
          <w:noProof/>
        </w:rPr>
        <w:tab/>
      </w:r>
      <w:r>
        <w:rPr>
          <w:noProof/>
        </w:rPr>
        <w:fldChar w:fldCharType="begin"/>
      </w:r>
      <w:r>
        <w:rPr>
          <w:noProof/>
        </w:rPr>
        <w:instrText xml:space="preserve"> PAGEREF _Toc67810873 \h </w:instrText>
      </w:r>
      <w:r>
        <w:rPr>
          <w:noProof/>
        </w:rPr>
      </w:r>
      <w:r>
        <w:rPr>
          <w:noProof/>
        </w:rPr>
        <w:fldChar w:fldCharType="separate"/>
      </w:r>
      <w:r>
        <w:rPr>
          <w:noProof/>
        </w:rPr>
        <w:t>7</w:t>
      </w:r>
      <w:r>
        <w:rPr>
          <w:noProof/>
        </w:rPr>
        <w:fldChar w:fldCharType="end"/>
      </w:r>
    </w:p>
    <w:p w14:paraId="195C3E24" w14:textId="77777777" w:rsidR="009427C6" w:rsidRDefault="009427C6">
      <w:pPr>
        <w:pStyle w:val="TOC2"/>
        <w:tabs>
          <w:tab w:val="left" w:pos="720"/>
        </w:tabs>
        <w:rPr>
          <w:rFonts w:ascii="Times New Roman" w:hAnsi="Times New Roman"/>
          <w:b w:val="0"/>
          <w:sz w:val="24"/>
          <w:szCs w:val="24"/>
          <w:lang w:val="en-GB"/>
        </w:rPr>
      </w:pPr>
      <w:r>
        <w:t>5.1</w:t>
      </w:r>
      <w:r>
        <w:rPr>
          <w:rFonts w:ascii="Times New Roman" w:hAnsi="Times New Roman"/>
          <w:b w:val="0"/>
          <w:sz w:val="24"/>
          <w:szCs w:val="24"/>
          <w:lang w:val="en-GB"/>
        </w:rPr>
        <w:tab/>
      </w:r>
      <w:r>
        <w:t>Current Business Environment</w:t>
      </w:r>
      <w:r>
        <w:tab/>
      </w:r>
      <w:r>
        <w:fldChar w:fldCharType="begin"/>
      </w:r>
      <w:r>
        <w:instrText xml:space="preserve"> PAGEREF _Toc67810874 \h </w:instrText>
      </w:r>
      <w:r>
        <w:fldChar w:fldCharType="separate"/>
      </w:r>
      <w:r>
        <w:t>7</w:t>
      </w:r>
      <w:r>
        <w:fldChar w:fldCharType="end"/>
      </w:r>
    </w:p>
    <w:p w14:paraId="02C8A959" w14:textId="77777777" w:rsidR="009427C6" w:rsidRDefault="009427C6">
      <w:pPr>
        <w:pStyle w:val="TOC2"/>
        <w:tabs>
          <w:tab w:val="left" w:pos="720"/>
        </w:tabs>
        <w:rPr>
          <w:rFonts w:ascii="Times New Roman" w:hAnsi="Times New Roman"/>
          <w:b w:val="0"/>
          <w:sz w:val="24"/>
          <w:szCs w:val="24"/>
          <w:lang w:val="en-GB"/>
        </w:rPr>
      </w:pPr>
      <w:r>
        <w:rPr>
          <w:color w:val="000000"/>
        </w:rPr>
        <w:t>5.2</w:t>
      </w:r>
      <w:r>
        <w:rPr>
          <w:rFonts w:ascii="Times New Roman" w:hAnsi="Times New Roman"/>
          <w:b w:val="0"/>
          <w:sz w:val="24"/>
          <w:szCs w:val="24"/>
          <w:lang w:val="en-GB"/>
        </w:rPr>
        <w:tab/>
      </w:r>
      <w:r>
        <w:rPr>
          <w:color w:val="000000"/>
        </w:rPr>
        <w:t>MMF Business Requirements Definition</w:t>
      </w:r>
      <w:r>
        <w:tab/>
      </w:r>
      <w:r>
        <w:fldChar w:fldCharType="begin"/>
      </w:r>
      <w:r>
        <w:instrText xml:space="preserve"> PAGEREF _Toc67810875 \h </w:instrText>
      </w:r>
      <w:r>
        <w:fldChar w:fldCharType="separate"/>
      </w:r>
      <w:r>
        <w:t>7</w:t>
      </w:r>
      <w:r>
        <w:fldChar w:fldCharType="end"/>
      </w:r>
    </w:p>
    <w:p w14:paraId="67156CA2" w14:textId="77777777" w:rsidR="009427C6" w:rsidRDefault="009427C6">
      <w:pPr>
        <w:pStyle w:val="TOC2"/>
        <w:tabs>
          <w:tab w:val="left" w:pos="720"/>
        </w:tabs>
        <w:rPr>
          <w:rFonts w:ascii="Times New Roman" w:hAnsi="Times New Roman"/>
          <w:b w:val="0"/>
          <w:sz w:val="24"/>
          <w:szCs w:val="24"/>
          <w:lang w:val="en-GB"/>
        </w:rPr>
      </w:pPr>
      <w:r>
        <w:rPr>
          <w:color w:val="000000"/>
        </w:rPr>
        <w:t>5.3</w:t>
      </w:r>
      <w:r>
        <w:rPr>
          <w:rFonts w:ascii="Times New Roman" w:hAnsi="Times New Roman"/>
          <w:b w:val="0"/>
          <w:sz w:val="24"/>
          <w:szCs w:val="24"/>
          <w:lang w:val="en-GB"/>
        </w:rPr>
        <w:tab/>
      </w:r>
      <w:r>
        <w:rPr>
          <w:color w:val="000000"/>
        </w:rPr>
        <w:t>JSE Requirements Definition</w:t>
      </w:r>
      <w:r>
        <w:tab/>
      </w:r>
      <w:r>
        <w:fldChar w:fldCharType="begin"/>
      </w:r>
      <w:r>
        <w:instrText xml:space="preserve"> PAGEREF _Toc67810876 \h </w:instrText>
      </w:r>
      <w:r>
        <w:fldChar w:fldCharType="separate"/>
      </w:r>
      <w:r>
        <w:t>10</w:t>
      </w:r>
      <w:r>
        <w:fldChar w:fldCharType="end"/>
      </w:r>
    </w:p>
    <w:p w14:paraId="3BF570A0"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6.</w:t>
      </w:r>
      <w:r>
        <w:rPr>
          <w:rFonts w:ascii="Times New Roman" w:hAnsi="Times New Roman"/>
          <w:b w:val="0"/>
          <w:noProof/>
          <w:sz w:val="24"/>
          <w:szCs w:val="24"/>
          <w:lang w:val="en-GB"/>
        </w:rPr>
        <w:tab/>
      </w:r>
      <w:r>
        <w:rPr>
          <w:noProof/>
          <w:szCs w:val="22"/>
        </w:rPr>
        <w:t>Cost Recovery</w:t>
      </w:r>
      <w:r>
        <w:rPr>
          <w:noProof/>
        </w:rPr>
        <w:tab/>
      </w:r>
      <w:r>
        <w:rPr>
          <w:noProof/>
        </w:rPr>
        <w:fldChar w:fldCharType="begin"/>
      </w:r>
      <w:r>
        <w:rPr>
          <w:noProof/>
        </w:rPr>
        <w:instrText xml:space="preserve"> PAGEREF _Toc67810882 \h </w:instrText>
      </w:r>
      <w:r>
        <w:rPr>
          <w:noProof/>
        </w:rPr>
      </w:r>
      <w:r>
        <w:rPr>
          <w:noProof/>
        </w:rPr>
        <w:fldChar w:fldCharType="separate"/>
      </w:r>
      <w:r>
        <w:rPr>
          <w:noProof/>
        </w:rPr>
        <w:t>12</w:t>
      </w:r>
      <w:r>
        <w:rPr>
          <w:noProof/>
        </w:rPr>
        <w:fldChar w:fldCharType="end"/>
      </w:r>
    </w:p>
    <w:p w14:paraId="51EE7893"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7.</w:t>
      </w:r>
      <w:r>
        <w:rPr>
          <w:rFonts w:ascii="Times New Roman" w:hAnsi="Times New Roman"/>
          <w:b w:val="0"/>
          <w:noProof/>
          <w:sz w:val="24"/>
          <w:szCs w:val="24"/>
          <w:lang w:val="en-GB"/>
        </w:rPr>
        <w:tab/>
      </w:r>
      <w:r>
        <w:rPr>
          <w:noProof/>
          <w:szCs w:val="22"/>
        </w:rPr>
        <w:t>Distribution</w:t>
      </w:r>
      <w:r>
        <w:rPr>
          <w:noProof/>
        </w:rPr>
        <w:tab/>
      </w:r>
      <w:r>
        <w:rPr>
          <w:noProof/>
        </w:rPr>
        <w:fldChar w:fldCharType="begin"/>
      </w:r>
      <w:r>
        <w:rPr>
          <w:noProof/>
        </w:rPr>
        <w:instrText xml:space="preserve"> PAGEREF _Toc67810883 \h </w:instrText>
      </w:r>
      <w:r>
        <w:rPr>
          <w:noProof/>
        </w:rPr>
      </w:r>
      <w:r>
        <w:rPr>
          <w:noProof/>
        </w:rPr>
        <w:fldChar w:fldCharType="separate"/>
      </w:r>
      <w:r>
        <w:rPr>
          <w:noProof/>
        </w:rPr>
        <w:t>12</w:t>
      </w:r>
      <w:r>
        <w:rPr>
          <w:noProof/>
        </w:rPr>
        <w:fldChar w:fldCharType="end"/>
      </w:r>
    </w:p>
    <w:p w14:paraId="4494800F"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8.</w:t>
      </w:r>
      <w:r>
        <w:rPr>
          <w:rFonts w:ascii="Times New Roman" w:hAnsi="Times New Roman"/>
          <w:b w:val="0"/>
          <w:noProof/>
          <w:sz w:val="24"/>
          <w:szCs w:val="24"/>
          <w:lang w:val="en-GB"/>
        </w:rPr>
        <w:tab/>
      </w:r>
      <w:r>
        <w:rPr>
          <w:noProof/>
          <w:szCs w:val="22"/>
        </w:rPr>
        <w:t>Glossary</w:t>
      </w:r>
      <w:r>
        <w:rPr>
          <w:noProof/>
        </w:rPr>
        <w:tab/>
      </w:r>
      <w:r>
        <w:rPr>
          <w:noProof/>
        </w:rPr>
        <w:fldChar w:fldCharType="begin"/>
      </w:r>
      <w:r>
        <w:rPr>
          <w:noProof/>
        </w:rPr>
        <w:instrText xml:space="preserve"> PAGEREF _Toc67810884 \h </w:instrText>
      </w:r>
      <w:r>
        <w:rPr>
          <w:noProof/>
        </w:rPr>
      </w:r>
      <w:r>
        <w:rPr>
          <w:noProof/>
        </w:rPr>
        <w:fldChar w:fldCharType="separate"/>
      </w:r>
      <w:r>
        <w:rPr>
          <w:noProof/>
        </w:rPr>
        <w:t>13</w:t>
      </w:r>
      <w:r>
        <w:rPr>
          <w:noProof/>
        </w:rPr>
        <w:fldChar w:fldCharType="end"/>
      </w:r>
    </w:p>
    <w:p w14:paraId="1001A56E"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9.</w:t>
      </w:r>
      <w:r>
        <w:rPr>
          <w:rFonts w:ascii="Times New Roman" w:hAnsi="Times New Roman"/>
          <w:b w:val="0"/>
          <w:noProof/>
          <w:sz w:val="24"/>
          <w:szCs w:val="24"/>
          <w:lang w:val="en-GB"/>
        </w:rPr>
        <w:tab/>
      </w:r>
      <w:r>
        <w:rPr>
          <w:noProof/>
          <w:szCs w:val="22"/>
        </w:rPr>
        <w:t>Sign-Off</w:t>
      </w:r>
      <w:r>
        <w:rPr>
          <w:noProof/>
        </w:rPr>
        <w:tab/>
      </w:r>
      <w:r>
        <w:rPr>
          <w:noProof/>
        </w:rPr>
        <w:fldChar w:fldCharType="begin"/>
      </w:r>
      <w:r>
        <w:rPr>
          <w:noProof/>
        </w:rPr>
        <w:instrText xml:space="preserve"> PAGEREF _Toc67810885 \h </w:instrText>
      </w:r>
      <w:r>
        <w:rPr>
          <w:noProof/>
        </w:rPr>
      </w:r>
      <w:r>
        <w:rPr>
          <w:noProof/>
        </w:rPr>
        <w:fldChar w:fldCharType="separate"/>
      </w:r>
      <w:r>
        <w:rPr>
          <w:noProof/>
        </w:rPr>
        <w:t>14</w:t>
      </w:r>
      <w:r>
        <w:rPr>
          <w:noProof/>
        </w:rPr>
        <w:fldChar w:fldCharType="end"/>
      </w:r>
    </w:p>
    <w:p w14:paraId="2A34289B"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10.</w:t>
      </w:r>
      <w:r>
        <w:rPr>
          <w:rFonts w:ascii="Times New Roman" w:hAnsi="Times New Roman"/>
          <w:b w:val="0"/>
          <w:noProof/>
          <w:sz w:val="24"/>
          <w:szCs w:val="24"/>
          <w:lang w:val="en-GB"/>
        </w:rPr>
        <w:tab/>
      </w:r>
      <w:r>
        <w:rPr>
          <w:noProof/>
          <w:szCs w:val="22"/>
        </w:rPr>
        <w:t>Appendix A Sequence diagrams</w:t>
      </w:r>
      <w:r>
        <w:rPr>
          <w:noProof/>
        </w:rPr>
        <w:tab/>
      </w:r>
      <w:r>
        <w:rPr>
          <w:noProof/>
        </w:rPr>
        <w:fldChar w:fldCharType="begin"/>
      </w:r>
      <w:r>
        <w:rPr>
          <w:noProof/>
        </w:rPr>
        <w:instrText xml:space="preserve"> PAGEREF _Toc67810886 \h </w:instrText>
      </w:r>
      <w:r>
        <w:rPr>
          <w:noProof/>
        </w:rPr>
      </w:r>
      <w:r>
        <w:rPr>
          <w:noProof/>
        </w:rPr>
        <w:fldChar w:fldCharType="separate"/>
      </w:r>
      <w:r>
        <w:rPr>
          <w:noProof/>
        </w:rPr>
        <w:t>15</w:t>
      </w:r>
      <w:r>
        <w:rPr>
          <w:noProof/>
        </w:rPr>
        <w:fldChar w:fldCharType="end"/>
      </w:r>
    </w:p>
    <w:p w14:paraId="2E068C44" w14:textId="77777777" w:rsidR="009427C6" w:rsidRDefault="009427C6">
      <w:pPr>
        <w:pStyle w:val="TOC2"/>
        <w:tabs>
          <w:tab w:val="left" w:pos="720"/>
        </w:tabs>
        <w:rPr>
          <w:rFonts w:ascii="Times New Roman" w:hAnsi="Times New Roman"/>
          <w:b w:val="0"/>
          <w:sz w:val="24"/>
          <w:szCs w:val="24"/>
          <w:lang w:val="en-GB"/>
        </w:rPr>
      </w:pPr>
      <w:r>
        <w:rPr>
          <w:rFonts w:eastAsia="Arial Unicode MS"/>
        </w:rPr>
        <w:t>10.1</w:t>
      </w:r>
      <w:r>
        <w:rPr>
          <w:rFonts w:ascii="Times New Roman" w:hAnsi="Times New Roman"/>
          <w:b w:val="0"/>
          <w:sz w:val="24"/>
          <w:szCs w:val="24"/>
          <w:lang w:val="en-GB"/>
        </w:rPr>
        <w:tab/>
      </w:r>
      <w:r>
        <w:rPr>
          <w:rFonts w:eastAsia="Arial Unicode MS"/>
        </w:rPr>
        <w:t>MMI ISIN Issue</w:t>
      </w:r>
      <w:r>
        <w:tab/>
      </w:r>
      <w:r>
        <w:fldChar w:fldCharType="begin"/>
      </w:r>
      <w:r>
        <w:instrText xml:space="preserve"> PAGEREF _Toc67810887 \h </w:instrText>
      </w:r>
      <w:r>
        <w:fldChar w:fldCharType="separate"/>
      </w:r>
      <w:r>
        <w:t>15</w:t>
      </w:r>
      <w:r>
        <w:fldChar w:fldCharType="end"/>
      </w:r>
    </w:p>
    <w:p w14:paraId="4C3FCAE5" w14:textId="77777777" w:rsidR="009427C6" w:rsidRDefault="009427C6">
      <w:pPr>
        <w:pStyle w:val="TOC2"/>
        <w:tabs>
          <w:tab w:val="left" w:pos="720"/>
        </w:tabs>
        <w:rPr>
          <w:rFonts w:ascii="Times New Roman" w:hAnsi="Times New Roman"/>
          <w:b w:val="0"/>
          <w:sz w:val="24"/>
          <w:szCs w:val="24"/>
          <w:lang w:val="en-GB"/>
        </w:rPr>
      </w:pPr>
      <w:r>
        <w:t>10.2</w:t>
      </w:r>
      <w:r>
        <w:rPr>
          <w:rFonts w:ascii="Times New Roman" w:hAnsi="Times New Roman"/>
          <w:b w:val="0"/>
          <w:sz w:val="24"/>
          <w:szCs w:val="24"/>
          <w:lang w:val="en-GB"/>
        </w:rPr>
        <w:tab/>
      </w:r>
      <w:r>
        <w:t>MMI ISIN Cancellation/De-issue</w:t>
      </w:r>
      <w:r>
        <w:tab/>
      </w:r>
      <w:r>
        <w:fldChar w:fldCharType="begin"/>
      </w:r>
      <w:r>
        <w:instrText xml:space="preserve"> PAGEREF _Toc67810888 \h </w:instrText>
      </w:r>
      <w:r>
        <w:fldChar w:fldCharType="separate"/>
      </w:r>
      <w:r>
        <w:t>17</w:t>
      </w:r>
      <w:r>
        <w:fldChar w:fldCharType="end"/>
      </w:r>
    </w:p>
    <w:p w14:paraId="465783E4" w14:textId="77777777" w:rsidR="009427C6" w:rsidRDefault="009427C6">
      <w:pPr>
        <w:pStyle w:val="TOC2"/>
        <w:tabs>
          <w:tab w:val="left" w:pos="720"/>
        </w:tabs>
        <w:rPr>
          <w:rFonts w:ascii="Times New Roman" w:hAnsi="Times New Roman"/>
          <w:b w:val="0"/>
          <w:sz w:val="24"/>
          <w:szCs w:val="24"/>
          <w:lang w:val="en-GB"/>
        </w:rPr>
      </w:pPr>
      <w:r>
        <w:t>10.3</w:t>
      </w:r>
      <w:r>
        <w:rPr>
          <w:rFonts w:ascii="Times New Roman" w:hAnsi="Times New Roman"/>
          <w:b w:val="0"/>
          <w:sz w:val="24"/>
          <w:szCs w:val="24"/>
          <w:lang w:val="en-GB"/>
        </w:rPr>
        <w:tab/>
      </w:r>
      <w:r>
        <w:t>MMI Cancellation on Maturity</w:t>
      </w:r>
      <w:r>
        <w:tab/>
      </w:r>
      <w:r>
        <w:fldChar w:fldCharType="begin"/>
      </w:r>
      <w:r>
        <w:instrText xml:space="preserve"> PAGEREF _Toc67810889 \h </w:instrText>
      </w:r>
      <w:r>
        <w:fldChar w:fldCharType="separate"/>
      </w:r>
      <w:r>
        <w:t>19</w:t>
      </w:r>
      <w:r>
        <w:fldChar w:fldCharType="end"/>
      </w:r>
    </w:p>
    <w:p w14:paraId="266B8D5C"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11.</w:t>
      </w:r>
      <w:r>
        <w:rPr>
          <w:rFonts w:ascii="Times New Roman" w:hAnsi="Times New Roman"/>
          <w:b w:val="0"/>
          <w:noProof/>
          <w:sz w:val="24"/>
          <w:szCs w:val="24"/>
          <w:lang w:val="en-GB"/>
        </w:rPr>
        <w:tab/>
      </w:r>
      <w:r>
        <w:rPr>
          <w:noProof/>
          <w:szCs w:val="22"/>
        </w:rPr>
        <w:t>Appendix B ISIN Request to NNA</w:t>
      </w:r>
      <w:r>
        <w:rPr>
          <w:noProof/>
        </w:rPr>
        <w:tab/>
      </w:r>
      <w:r>
        <w:rPr>
          <w:noProof/>
        </w:rPr>
        <w:fldChar w:fldCharType="begin"/>
      </w:r>
      <w:r>
        <w:rPr>
          <w:noProof/>
        </w:rPr>
        <w:instrText xml:space="preserve"> PAGEREF _Toc67810890 \h </w:instrText>
      </w:r>
      <w:r>
        <w:rPr>
          <w:noProof/>
        </w:rPr>
      </w:r>
      <w:r>
        <w:rPr>
          <w:noProof/>
        </w:rPr>
        <w:fldChar w:fldCharType="separate"/>
      </w:r>
      <w:r>
        <w:rPr>
          <w:noProof/>
        </w:rPr>
        <w:t>21</w:t>
      </w:r>
      <w:r>
        <w:rPr>
          <w:noProof/>
        </w:rPr>
        <w:fldChar w:fldCharType="end"/>
      </w:r>
    </w:p>
    <w:p w14:paraId="071AB97F" w14:textId="77777777" w:rsidR="009427C6" w:rsidRDefault="009427C6">
      <w:pPr>
        <w:pStyle w:val="TOC2"/>
        <w:tabs>
          <w:tab w:val="left" w:pos="720"/>
        </w:tabs>
        <w:rPr>
          <w:rFonts w:ascii="Times New Roman" w:hAnsi="Times New Roman"/>
          <w:b w:val="0"/>
          <w:sz w:val="24"/>
          <w:szCs w:val="24"/>
          <w:lang w:val="en-GB"/>
        </w:rPr>
      </w:pPr>
      <w:r>
        <w:t>11.1</w:t>
      </w:r>
      <w:r>
        <w:rPr>
          <w:rFonts w:ascii="Times New Roman" w:hAnsi="Times New Roman"/>
          <w:b w:val="0"/>
          <w:sz w:val="24"/>
          <w:szCs w:val="24"/>
          <w:lang w:val="en-GB"/>
        </w:rPr>
        <w:tab/>
      </w:r>
      <w:r>
        <w:t>ISIN Request to NNA (MT598-150-NEWM)</w:t>
      </w:r>
      <w:r>
        <w:tab/>
      </w:r>
      <w:r>
        <w:fldChar w:fldCharType="begin"/>
      </w:r>
      <w:r>
        <w:instrText xml:space="preserve"> PAGEREF _Toc67810891 \h </w:instrText>
      </w:r>
      <w:r>
        <w:fldChar w:fldCharType="separate"/>
      </w:r>
      <w:r>
        <w:t>21</w:t>
      </w:r>
      <w:r>
        <w:fldChar w:fldCharType="end"/>
      </w:r>
    </w:p>
    <w:p w14:paraId="274B0405"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12.</w:t>
      </w:r>
      <w:r>
        <w:rPr>
          <w:rFonts w:ascii="Times New Roman" w:hAnsi="Times New Roman"/>
          <w:b w:val="0"/>
          <w:noProof/>
          <w:sz w:val="24"/>
          <w:szCs w:val="24"/>
          <w:lang w:val="en-GB"/>
        </w:rPr>
        <w:tab/>
      </w:r>
      <w:r>
        <w:rPr>
          <w:noProof/>
          <w:szCs w:val="22"/>
        </w:rPr>
        <w:t>Appendix C ISIN Request Rejection from NNA</w:t>
      </w:r>
      <w:r>
        <w:rPr>
          <w:noProof/>
        </w:rPr>
        <w:tab/>
      </w:r>
      <w:r>
        <w:rPr>
          <w:noProof/>
        </w:rPr>
        <w:fldChar w:fldCharType="begin"/>
      </w:r>
      <w:r>
        <w:rPr>
          <w:noProof/>
        </w:rPr>
        <w:instrText xml:space="preserve"> PAGEREF _Toc67810892 \h </w:instrText>
      </w:r>
      <w:r>
        <w:rPr>
          <w:noProof/>
        </w:rPr>
      </w:r>
      <w:r>
        <w:rPr>
          <w:noProof/>
        </w:rPr>
        <w:fldChar w:fldCharType="separate"/>
      </w:r>
      <w:r>
        <w:rPr>
          <w:noProof/>
        </w:rPr>
        <w:t>24</w:t>
      </w:r>
      <w:r>
        <w:rPr>
          <w:noProof/>
        </w:rPr>
        <w:fldChar w:fldCharType="end"/>
      </w:r>
    </w:p>
    <w:p w14:paraId="03E60737" w14:textId="77777777" w:rsidR="009427C6" w:rsidRDefault="009427C6">
      <w:pPr>
        <w:pStyle w:val="TOC2"/>
        <w:tabs>
          <w:tab w:val="left" w:pos="720"/>
        </w:tabs>
        <w:rPr>
          <w:rFonts w:ascii="Times New Roman" w:hAnsi="Times New Roman"/>
          <w:b w:val="0"/>
          <w:sz w:val="24"/>
          <w:szCs w:val="24"/>
          <w:lang w:val="en-GB"/>
        </w:rPr>
      </w:pPr>
      <w:r>
        <w:t>12.1</w:t>
      </w:r>
      <w:r>
        <w:rPr>
          <w:rFonts w:ascii="Times New Roman" w:hAnsi="Times New Roman"/>
          <w:b w:val="0"/>
          <w:sz w:val="24"/>
          <w:szCs w:val="24"/>
          <w:lang w:val="en-GB"/>
        </w:rPr>
        <w:tab/>
      </w:r>
      <w:r>
        <w:t>ISIN Request Rejection from NNA (MT598-901/598-902)</w:t>
      </w:r>
      <w:r>
        <w:tab/>
      </w:r>
      <w:r>
        <w:fldChar w:fldCharType="begin"/>
      </w:r>
      <w:r>
        <w:instrText xml:space="preserve"> PAGEREF _Toc67810893 \h </w:instrText>
      </w:r>
      <w:r>
        <w:fldChar w:fldCharType="separate"/>
      </w:r>
      <w:r>
        <w:t>24</w:t>
      </w:r>
      <w:r>
        <w:fldChar w:fldCharType="end"/>
      </w:r>
    </w:p>
    <w:p w14:paraId="2AAF82D4" w14:textId="77777777" w:rsidR="009427C6" w:rsidRDefault="009427C6">
      <w:pPr>
        <w:pStyle w:val="TOC2"/>
        <w:tabs>
          <w:tab w:val="left" w:pos="720"/>
        </w:tabs>
        <w:rPr>
          <w:rFonts w:ascii="Times New Roman" w:hAnsi="Times New Roman"/>
          <w:b w:val="0"/>
          <w:sz w:val="24"/>
          <w:szCs w:val="24"/>
          <w:lang w:val="en-GB"/>
        </w:rPr>
      </w:pPr>
      <w:r>
        <w:t>12.2</w:t>
      </w:r>
      <w:r>
        <w:rPr>
          <w:rFonts w:ascii="Times New Roman" w:hAnsi="Times New Roman"/>
          <w:b w:val="0"/>
          <w:sz w:val="24"/>
          <w:szCs w:val="24"/>
          <w:lang w:val="en-GB"/>
        </w:rPr>
        <w:tab/>
      </w:r>
      <w:r>
        <w:t>Format Rejection – MT598-901</w:t>
      </w:r>
      <w:r>
        <w:tab/>
      </w:r>
      <w:r>
        <w:fldChar w:fldCharType="begin"/>
      </w:r>
      <w:r>
        <w:instrText xml:space="preserve"> PAGEREF _Toc67810894 \h </w:instrText>
      </w:r>
      <w:r>
        <w:fldChar w:fldCharType="separate"/>
      </w:r>
      <w:r>
        <w:t>24</w:t>
      </w:r>
      <w:r>
        <w:fldChar w:fldCharType="end"/>
      </w:r>
    </w:p>
    <w:p w14:paraId="2A3ABB2F" w14:textId="77777777" w:rsidR="009427C6" w:rsidRDefault="009427C6">
      <w:pPr>
        <w:pStyle w:val="TOC2"/>
        <w:tabs>
          <w:tab w:val="left" w:pos="720"/>
        </w:tabs>
        <w:rPr>
          <w:rFonts w:ascii="Times New Roman" w:hAnsi="Times New Roman"/>
          <w:b w:val="0"/>
          <w:sz w:val="24"/>
          <w:szCs w:val="24"/>
          <w:lang w:val="en-GB"/>
        </w:rPr>
      </w:pPr>
      <w:r>
        <w:t>12.3</w:t>
      </w:r>
      <w:r>
        <w:rPr>
          <w:rFonts w:ascii="Times New Roman" w:hAnsi="Times New Roman"/>
          <w:b w:val="0"/>
          <w:sz w:val="24"/>
          <w:szCs w:val="24"/>
          <w:lang w:val="en-GB"/>
        </w:rPr>
        <w:tab/>
      </w:r>
      <w:r>
        <w:t>Message Content Rejection – MT598-902</w:t>
      </w:r>
      <w:r>
        <w:tab/>
      </w:r>
      <w:r>
        <w:fldChar w:fldCharType="begin"/>
      </w:r>
      <w:r>
        <w:instrText xml:space="preserve"> PAGEREF _Toc67810895 \h </w:instrText>
      </w:r>
      <w:r>
        <w:fldChar w:fldCharType="separate"/>
      </w:r>
      <w:r>
        <w:t>25</w:t>
      </w:r>
      <w:r>
        <w:fldChar w:fldCharType="end"/>
      </w:r>
    </w:p>
    <w:p w14:paraId="2A2BCE72"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13.</w:t>
      </w:r>
      <w:r>
        <w:rPr>
          <w:rFonts w:ascii="Times New Roman" w:hAnsi="Times New Roman"/>
          <w:b w:val="0"/>
          <w:noProof/>
          <w:sz w:val="24"/>
          <w:szCs w:val="24"/>
          <w:lang w:val="en-GB"/>
        </w:rPr>
        <w:tab/>
      </w:r>
      <w:r>
        <w:rPr>
          <w:noProof/>
          <w:szCs w:val="22"/>
        </w:rPr>
        <w:t>Appendix D Confirmation of ISIN by NNA</w:t>
      </w:r>
      <w:r>
        <w:rPr>
          <w:noProof/>
        </w:rPr>
        <w:tab/>
      </w:r>
      <w:r>
        <w:rPr>
          <w:noProof/>
        </w:rPr>
        <w:fldChar w:fldCharType="begin"/>
      </w:r>
      <w:r>
        <w:rPr>
          <w:noProof/>
        </w:rPr>
        <w:instrText xml:space="preserve"> PAGEREF _Toc67810896 \h </w:instrText>
      </w:r>
      <w:r>
        <w:rPr>
          <w:noProof/>
        </w:rPr>
      </w:r>
      <w:r>
        <w:rPr>
          <w:noProof/>
        </w:rPr>
        <w:fldChar w:fldCharType="separate"/>
      </w:r>
      <w:r>
        <w:rPr>
          <w:noProof/>
        </w:rPr>
        <w:t>26</w:t>
      </w:r>
      <w:r>
        <w:rPr>
          <w:noProof/>
        </w:rPr>
        <w:fldChar w:fldCharType="end"/>
      </w:r>
    </w:p>
    <w:p w14:paraId="6D9BB31E" w14:textId="77777777" w:rsidR="009427C6" w:rsidRDefault="009427C6">
      <w:pPr>
        <w:pStyle w:val="TOC2"/>
        <w:tabs>
          <w:tab w:val="left" w:pos="720"/>
        </w:tabs>
        <w:rPr>
          <w:rFonts w:ascii="Times New Roman" w:hAnsi="Times New Roman"/>
          <w:b w:val="0"/>
          <w:sz w:val="24"/>
          <w:szCs w:val="24"/>
          <w:lang w:val="en-GB"/>
        </w:rPr>
      </w:pPr>
      <w:r>
        <w:t>13.1</w:t>
      </w:r>
      <w:r>
        <w:rPr>
          <w:rFonts w:ascii="Times New Roman" w:hAnsi="Times New Roman"/>
          <w:b w:val="0"/>
          <w:sz w:val="24"/>
          <w:szCs w:val="24"/>
          <w:lang w:val="en-GB"/>
        </w:rPr>
        <w:tab/>
      </w:r>
      <w:r>
        <w:t>ISIN Confirmation from NNA (MT598-151)</w:t>
      </w:r>
      <w:r>
        <w:tab/>
      </w:r>
      <w:r>
        <w:fldChar w:fldCharType="begin"/>
      </w:r>
      <w:r>
        <w:instrText xml:space="preserve"> PAGEREF _Toc67810897 \h </w:instrText>
      </w:r>
      <w:r>
        <w:fldChar w:fldCharType="separate"/>
      </w:r>
      <w:r>
        <w:t>26</w:t>
      </w:r>
      <w:r>
        <w:fldChar w:fldCharType="end"/>
      </w:r>
    </w:p>
    <w:p w14:paraId="09337F96"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lastRenderedPageBreak/>
        <w:t>14.</w:t>
      </w:r>
      <w:r>
        <w:rPr>
          <w:rFonts w:ascii="Times New Roman" w:hAnsi="Times New Roman"/>
          <w:b w:val="0"/>
          <w:noProof/>
          <w:sz w:val="24"/>
          <w:szCs w:val="24"/>
          <w:lang w:val="en-GB"/>
        </w:rPr>
        <w:tab/>
      </w:r>
      <w:r>
        <w:rPr>
          <w:noProof/>
          <w:szCs w:val="22"/>
        </w:rPr>
        <w:t>Appendix E ISIN Confirmation Rejection from STRATE</w:t>
      </w:r>
      <w:r>
        <w:rPr>
          <w:noProof/>
        </w:rPr>
        <w:tab/>
      </w:r>
      <w:r>
        <w:rPr>
          <w:noProof/>
        </w:rPr>
        <w:fldChar w:fldCharType="begin"/>
      </w:r>
      <w:r>
        <w:rPr>
          <w:noProof/>
        </w:rPr>
        <w:instrText xml:space="preserve"> PAGEREF _Toc67810898 \h </w:instrText>
      </w:r>
      <w:r>
        <w:rPr>
          <w:noProof/>
        </w:rPr>
      </w:r>
      <w:r>
        <w:rPr>
          <w:noProof/>
        </w:rPr>
        <w:fldChar w:fldCharType="separate"/>
      </w:r>
      <w:r>
        <w:rPr>
          <w:noProof/>
        </w:rPr>
        <w:t>30</w:t>
      </w:r>
      <w:r>
        <w:rPr>
          <w:noProof/>
        </w:rPr>
        <w:fldChar w:fldCharType="end"/>
      </w:r>
    </w:p>
    <w:p w14:paraId="17B2505F" w14:textId="77777777" w:rsidR="009427C6" w:rsidRDefault="009427C6">
      <w:pPr>
        <w:pStyle w:val="TOC2"/>
        <w:tabs>
          <w:tab w:val="left" w:pos="720"/>
        </w:tabs>
        <w:rPr>
          <w:rFonts w:ascii="Times New Roman" w:hAnsi="Times New Roman"/>
          <w:b w:val="0"/>
          <w:sz w:val="24"/>
          <w:szCs w:val="24"/>
          <w:lang w:val="en-GB"/>
        </w:rPr>
      </w:pPr>
      <w:r>
        <w:t>14.1</w:t>
      </w:r>
      <w:r>
        <w:rPr>
          <w:rFonts w:ascii="Times New Roman" w:hAnsi="Times New Roman"/>
          <w:b w:val="0"/>
          <w:sz w:val="24"/>
          <w:szCs w:val="24"/>
          <w:lang w:val="en-GB"/>
        </w:rPr>
        <w:tab/>
      </w:r>
      <w:r>
        <w:t>ISIN Confirmation Rejection from STRATE</w:t>
      </w:r>
      <w:r>
        <w:tab/>
      </w:r>
      <w:r>
        <w:fldChar w:fldCharType="begin"/>
      </w:r>
      <w:r>
        <w:instrText xml:space="preserve"> PAGEREF _Toc67810899 \h </w:instrText>
      </w:r>
      <w:r>
        <w:fldChar w:fldCharType="separate"/>
      </w:r>
      <w:r>
        <w:t>30</w:t>
      </w:r>
      <w:r>
        <w:fldChar w:fldCharType="end"/>
      </w:r>
    </w:p>
    <w:p w14:paraId="2EC20CCD" w14:textId="77777777" w:rsidR="009427C6" w:rsidRDefault="009427C6">
      <w:pPr>
        <w:pStyle w:val="TOC2"/>
        <w:tabs>
          <w:tab w:val="left" w:pos="720"/>
        </w:tabs>
        <w:rPr>
          <w:rFonts w:ascii="Times New Roman" w:hAnsi="Times New Roman"/>
          <w:b w:val="0"/>
          <w:sz w:val="24"/>
          <w:szCs w:val="24"/>
          <w:lang w:val="en-GB"/>
        </w:rPr>
      </w:pPr>
      <w:r>
        <w:t>14.2</w:t>
      </w:r>
      <w:r>
        <w:rPr>
          <w:rFonts w:ascii="Times New Roman" w:hAnsi="Times New Roman"/>
          <w:b w:val="0"/>
          <w:sz w:val="24"/>
          <w:szCs w:val="24"/>
          <w:lang w:val="en-GB"/>
        </w:rPr>
        <w:tab/>
      </w:r>
      <w:r>
        <w:t>Format Rejection – MT598-901</w:t>
      </w:r>
      <w:r>
        <w:tab/>
      </w:r>
      <w:r>
        <w:fldChar w:fldCharType="begin"/>
      </w:r>
      <w:r>
        <w:instrText xml:space="preserve"> PAGEREF _Toc67810900 \h </w:instrText>
      </w:r>
      <w:r>
        <w:fldChar w:fldCharType="separate"/>
      </w:r>
      <w:r>
        <w:t>30</w:t>
      </w:r>
      <w:r>
        <w:fldChar w:fldCharType="end"/>
      </w:r>
    </w:p>
    <w:p w14:paraId="6571E877" w14:textId="77777777" w:rsidR="009427C6" w:rsidRDefault="009427C6">
      <w:pPr>
        <w:pStyle w:val="TOC2"/>
        <w:tabs>
          <w:tab w:val="left" w:pos="720"/>
        </w:tabs>
        <w:rPr>
          <w:rFonts w:ascii="Times New Roman" w:hAnsi="Times New Roman"/>
          <w:b w:val="0"/>
          <w:sz w:val="24"/>
          <w:szCs w:val="24"/>
          <w:lang w:val="en-GB"/>
        </w:rPr>
      </w:pPr>
      <w:r>
        <w:t>14.3</w:t>
      </w:r>
      <w:r>
        <w:rPr>
          <w:rFonts w:ascii="Times New Roman" w:hAnsi="Times New Roman"/>
          <w:b w:val="0"/>
          <w:sz w:val="24"/>
          <w:szCs w:val="24"/>
          <w:lang w:val="en-GB"/>
        </w:rPr>
        <w:tab/>
      </w:r>
      <w:r>
        <w:t>Message Content Rejection – MT598-902</w:t>
      </w:r>
      <w:r>
        <w:tab/>
      </w:r>
      <w:r>
        <w:fldChar w:fldCharType="begin"/>
      </w:r>
      <w:r>
        <w:instrText xml:space="preserve"> PAGEREF _Toc67810901 \h </w:instrText>
      </w:r>
      <w:r>
        <w:fldChar w:fldCharType="separate"/>
      </w:r>
      <w:r>
        <w:t>30</w:t>
      </w:r>
      <w:r>
        <w:fldChar w:fldCharType="end"/>
      </w:r>
    </w:p>
    <w:p w14:paraId="5DF00ED2"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15.</w:t>
      </w:r>
      <w:r>
        <w:rPr>
          <w:rFonts w:ascii="Times New Roman" w:hAnsi="Times New Roman"/>
          <w:b w:val="0"/>
          <w:noProof/>
          <w:sz w:val="24"/>
          <w:szCs w:val="24"/>
          <w:lang w:val="en-GB"/>
        </w:rPr>
        <w:tab/>
      </w:r>
      <w:r>
        <w:rPr>
          <w:noProof/>
          <w:szCs w:val="22"/>
        </w:rPr>
        <w:t>Appendix F Request for Cancellation/De-issue of ISIN</w:t>
      </w:r>
      <w:r>
        <w:rPr>
          <w:noProof/>
        </w:rPr>
        <w:tab/>
      </w:r>
      <w:r>
        <w:rPr>
          <w:noProof/>
        </w:rPr>
        <w:fldChar w:fldCharType="begin"/>
      </w:r>
      <w:r>
        <w:rPr>
          <w:noProof/>
        </w:rPr>
        <w:instrText xml:space="preserve"> PAGEREF _Toc67810902 \h </w:instrText>
      </w:r>
      <w:r>
        <w:rPr>
          <w:noProof/>
        </w:rPr>
      </w:r>
      <w:r>
        <w:rPr>
          <w:noProof/>
        </w:rPr>
        <w:fldChar w:fldCharType="separate"/>
      </w:r>
      <w:r>
        <w:rPr>
          <w:noProof/>
        </w:rPr>
        <w:t>31</w:t>
      </w:r>
      <w:r>
        <w:rPr>
          <w:noProof/>
        </w:rPr>
        <w:fldChar w:fldCharType="end"/>
      </w:r>
    </w:p>
    <w:p w14:paraId="5D757637" w14:textId="77777777" w:rsidR="009427C6" w:rsidRDefault="009427C6">
      <w:pPr>
        <w:pStyle w:val="TOC2"/>
        <w:tabs>
          <w:tab w:val="left" w:pos="720"/>
        </w:tabs>
        <w:rPr>
          <w:rFonts w:ascii="Times New Roman" w:hAnsi="Times New Roman"/>
          <w:b w:val="0"/>
          <w:sz w:val="24"/>
          <w:szCs w:val="24"/>
          <w:lang w:val="en-GB"/>
        </w:rPr>
      </w:pPr>
      <w:r>
        <w:t>15.1</w:t>
      </w:r>
      <w:r>
        <w:rPr>
          <w:rFonts w:ascii="Times New Roman" w:hAnsi="Times New Roman"/>
          <w:b w:val="0"/>
          <w:sz w:val="24"/>
          <w:szCs w:val="24"/>
          <w:lang w:val="en-GB"/>
        </w:rPr>
        <w:tab/>
      </w:r>
      <w:r>
        <w:t>ISIN Cancellation / De-Issue Request to NNA (MT598-150)</w:t>
      </w:r>
      <w:r>
        <w:tab/>
      </w:r>
      <w:r>
        <w:fldChar w:fldCharType="begin"/>
      </w:r>
      <w:r>
        <w:instrText xml:space="preserve"> PAGEREF _Toc67810903 \h </w:instrText>
      </w:r>
      <w:r>
        <w:fldChar w:fldCharType="separate"/>
      </w:r>
      <w:r>
        <w:t>31</w:t>
      </w:r>
      <w:r>
        <w:fldChar w:fldCharType="end"/>
      </w:r>
    </w:p>
    <w:p w14:paraId="7E44F358"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16.</w:t>
      </w:r>
      <w:r>
        <w:rPr>
          <w:rFonts w:ascii="Times New Roman" w:hAnsi="Times New Roman"/>
          <w:b w:val="0"/>
          <w:noProof/>
          <w:sz w:val="24"/>
          <w:szCs w:val="24"/>
          <w:lang w:val="en-GB"/>
        </w:rPr>
        <w:tab/>
      </w:r>
      <w:r>
        <w:rPr>
          <w:noProof/>
          <w:szCs w:val="22"/>
        </w:rPr>
        <w:t>Appendix G ISIN Cancellation/De-issue Request Rejection from NNA</w:t>
      </w:r>
      <w:r>
        <w:rPr>
          <w:noProof/>
        </w:rPr>
        <w:tab/>
      </w:r>
      <w:r>
        <w:rPr>
          <w:noProof/>
        </w:rPr>
        <w:fldChar w:fldCharType="begin"/>
      </w:r>
      <w:r>
        <w:rPr>
          <w:noProof/>
        </w:rPr>
        <w:instrText xml:space="preserve"> PAGEREF _Toc67810904 \h </w:instrText>
      </w:r>
      <w:r>
        <w:rPr>
          <w:noProof/>
        </w:rPr>
      </w:r>
      <w:r>
        <w:rPr>
          <w:noProof/>
        </w:rPr>
        <w:fldChar w:fldCharType="separate"/>
      </w:r>
      <w:r>
        <w:rPr>
          <w:noProof/>
        </w:rPr>
        <w:t>33</w:t>
      </w:r>
      <w:r>
        <w:rPr>
          <w:noProof/>
        </w:rPr>
        <w:fldChar w:fldCharType="end"/>
      </w:r>
    </w:p>
    <w:p w14:paraId="36386F3B" w14:textId="77777777" w:rsidR="009427C6" w:rsidRDefault="009427C6">
      <w:pPr>
        <w:pStyle w:val="TOC2"/>
        <w:tabs>
          <w:tab w:val="left" w:pos="720"/>
        </w:tabs>
        <w:rPr>
          <w:rFonts w:ascii="Times New Roman" w:hAnsi="Times New Roman"/>
          <w:b w:val="0"/>
          <w:sz w:val="24"/>
          <w:szCs w:val="24"/>
          <w:lang w:val="en-GB"/>
        </w:rPr>
      </w:pPr>
      <w:r>
        <w:t>16.1</w:t>
      </w:r>
      <w:r>
        <w:rPr>
          <w:rFonts w:ascii="Times New Roman" w:hAnsi="Times New Roman"/>
          <w:b w:val="0"/>
          <w:sz w:val="24"/>
          <w:szCs w:val="24"/>
          <w:lang w:val="en-GB"/>
        </w:rPr>
        <w:tab/>
      </w:r>
      <w:r>
        <w:t>ISIN Cancellation Request Rejection from NNA</w:t>
      </w:r>
      <w:r>
        <w:tab/>
      </w:r>
      <w:r>
        <w:fldChar w:fldCharType="begin"/>
      </w:r>
      <w:r>
        <w:instrText xml:space="preserve"> PAGEREF _Toc67810905 \h </w:instrText>
      </w:r>
      <w:r>
        <w:fldChar w:fldCharType="separate"/>
      </w:r>
      <w:r>
        <w:t>33</w:t>
      </w:r>
      <w:r>
        <w:fldChar w:fldCharType="end"/>
      </w:r>
    </w:p>
    <w:p w14:paraId="2E0FF271" w14:textId="77777777" w:rsidR="009427C6" w:rsidRDefault="009427C6">
      <w:pPr>
        <w:pStyle w:val="TOC2"/>
        <w:tabs>
          <w:tab w:val="left" w:pos="720"/>
        </w:tabs>
        <w:rPr>
          <w:rFonts w:ascii="Times New Roman" w:hAnsi="Times New Roman"/>
          <w:b w:val="0"/>
          <w:sz w:val="24"/>
          <w:szCs w:val="24"/>
          <w:lang w:val="en-GB"/>
        </w:rPr>
      </w:pPr>
      <w:r>
        <w:t>16.2</w:t>
      </w:r>
      <w:r>
        <w:rPr>
          <w:rFonts w:ascii="Times New Roman" w:hAnsi="Times New Roman"/>
          <w:b w:val="0"/>
          <w:sz w:val="24"/>
          <w:szCs w:val="24"/>
          <w:lang w:val="en-GB"/>
        </w:rPr>
        <w:tab/>
      </w:r>
      <w:r>
        <w:t>Format Rejection – MT598-901</w:t>
      </w:r>
      <w:r>
        <w:tab/>
      </w:r>
      <w:r>
        <w:fldChar w:fldCharType="begin"/>
      </w:r>
      <w:r>
        <w:instrText xml:space="preserve"> PAGEREF _Toc67810906 \h </w:instrText>
      </w:r>
      <w:r>
        <w:fldChar w:fldCharType="separate"/>
      </w:r>
      <w:r>
        <w:t>33</w:t>
      </w:r>
      <w:r>
        <w:fldChar w:fldCharType="end"/>
      </w:r>
    </w:p>
    <w:p w14:paraId="34D4A1E2" w14:textId="77777777" w:rsidR="009427C6" w:rsidRDefault="009427C6">
      <w:pPr>
        <w:pStyle w:val="TOC2"/>
        <w:tabs>
          <w:tab w:val="left" w:pos="720"/>
        </w:tabs>
        <w:rPr>
          <w:rFonts w:ascii="Times New Roman" w:hAnsi="Times New Roman"/>
          <w:b w:val="0"/>
          <w:sz w:val="24"/>
          <w:szCs w:val="24"/>
          <w:lang w:val="en-GB"/>
        </w:rPr>
      </w:pPr>
      <w:r>
        <w:t>16.3</w:t>
      </w:r>
      <w:r>
        <w:rPr>
          <w:rFonts w:ascii="Times New Roman" w:hAnsi="Times New Roman"/>
          <w:b w:val="0"/>
          <w:sz w:val="24"/>
          <w:szCs w:val="24"/>
          <w:lang w:val="en-GB"/>
        </w:rPr>
        <w:tab/>
      </w:r>
      <w:r>
        <w:t>Message Content Rejection – MT598-902</w:t>
      </w:r>
      <w:r>
        <w:tab/>
      </w:r>
      <w:r>
        <w:fldChar w:fldCharType="begin"/>
      </w:r>
      <w:r>
        <w:instrText xml:space="preserve"> PAGEREF _Toc67810907 \h </w:instrText>
      </w:r>
      <w:r>
        <w:fldChar w:fldCharType="separate"/>
      </w:r>
      <w:r>
        <w:t>33</w:t>
      </w:r>
      <w:r>
        <w:fldChar w:fldCharType="end"/>
      </w:r>
    </w:p>
    <w:p w14:paraId="5C5323DB"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17.</w:t>
      </w:r>
      <w:r>
        <w:rPr>
          <w:rFonts w:ascii="Times New Roman" w:hAnsi="Times New Roman"/>
          <w:b w:val="0"/>
          <w:noProof/>
          <w:sz w:val="24"/>
          <w:szCs w:val="24"/>
          <w:lang w:val="en-GB"/>
        </w:rPr>
        <w:tab/>
      </w:r>
      <w:r>
        <w:rPr>
          <w:noProof/>
          <w:szCs w:val="22"/>
        </w:rPr>
        <w:t>Appendix H ISIN Cancellation/De-issue Confirmation from NNA</w:t>
      </w:r>
      <w:r>
        <w:rPr>
          <w:noProof/>
        </w:rPr>
        <w:tab/>
      </w:r>
      <w:r>
        <w:rPr>
          <w:noProof/>
        </w:rPr>
        <w:fldChar w:fldCharType="begin"/>
      </w:r>
      <w:r>
        <w:rPr>
          <w:noProof/>
        </w:rPr>
        <w:instrText xml:space="preserve"> PAGEREF _Toc67810908 \h </w:instrText>
      </w:r>
      <w:r>
        <w:rPr>
          <w:noProof/>
        </w:rPr>
      </w:r>
      <w:r>
        <w:rPr>
          <w:noProof/>
        </w:rPr>
        <w:fldChar w:fldCharType="separate"/>
      </w:r>
      <w:r>
        <w:rPr>
          <w:noProof/>
        </w:rPr>
        <w:t>34</w:t>
      </w:r>
      <w:r>
        <w:rPr>
          <w:noProof/>
        </w:rPr>
        <w:fldChar w:fldCharType="end"/>
      </w:r>
    </w:p>
    <w:p w14:paraId="7C9370B5" w14:textId="77777777" w:rsidR="009427C6" w:rsidRDefault="009427C6">
      <w:pPr>
        <w:pStyle w:val="TOC2"/>
        <w:tabs>
          <w:tab w:val="left" w:pos="720"/>
        </w:tabs>
        <w:rPr>
          <w:rFonts w:ascii="Times New Roman" w:hAnsi="Times New Roman"/>
          <w:b w:val="0"/>
          <w:sz w:val="24"/>
          <w:szCs w:val="24"/>
          <w:lang w:val="en-GB"/>
        </w:rPr>
      </w:pPr>
      <w:r>
        <w:t>17.1</w:t>
      </w:r>
      <w:r>
        <w:rPr>
          <w:rFonts w:ascii="Times New Roman" w:hAnsi="Times New Roman"/>
          <w:b w:val="0"/>
          <w:sz w:val="24"/>
          <w:szCs w:val="24"/>
          <w:lang w:val="en-GB"/>
        </w:rPr>
        <w:tab/>
      </w:r>
      <w:r>
        <w:t>ISIN Cancellation/De-issue Confirmation from NNA</w:t>
      </w:r>
      <w:r>
        <w:tab/>
      </w:r>
      <w:r>
        <w:fldChar w:fldCharType="begin"/>
      </w:r>
      <w:r>
        <w:instrText xml:space="preserve"> PAGEREF _Toc67810909 \h </w:instrText>
      </w:r>
      <w:r>
        <w:fldChar w:fldCharType="separate"/>
      </w:r>
      <w:r>
        <w:t>34</w:t>
      </w:r>
      <w:r>
        <w:fldChar w:fldCharType="end"/>
      </w:r>
    </w:p>
    <w:p w14:paraId="3F57BC07"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18.</w:t>
      </w:r>
      <w:r>
        <w:rPr>
          <w:rFonts w:ascii="Times New Roman" w:hAnsi="Times New Roman"/>
          <w:b w:val="0"/>
          <w:noProof/>
          <w:sz w:val="24"/>
          <w:szCs w:val="24"/>
          <w:lang w:val="en-GB"/>
        </w:rPr>
        <w:tab/>
      </w:r>
      <w:r>
        <w:rPr>
          <w:noProof/>
          <w:szCs w:val="22"/>
        </w:rPr>
        <w:t>Appendix I ISIN Cancellation/De-issue Confirmation Rejection</w:t>
      </w:r>
      <w:r>
        <w:rPr>
          <w:noProof/>
        </w:rPr>
        <w:tab/>
      </w:r>
      <w:r>
        <w:rPr>
          <w:noProof/>
        </w:rPr>
        <w:fldChar w:fldCharType="begin"/>
      </w:r>
      <w:r>
        <w:rPr>
          <w:noProof/>
        </w:rPr>
        <w:instrText xml:space="preserve"> PAGEREF _Toc67810910 \h </w:instrText>
      </w:r>
      <w:r>
        <w:rPr>
          <w:noProof/>
        </w:rPr>
      </w:r>
      <w:r>
        <w:rPr>
          <w:noProof/>
        </w:rPr>
        <w:fldChar w:fldCharType="separate"/>
      </w:r>
      <w:r>
        <w:rPr>
          <w:noProof/>
        </w:rPr>
        <w:t>37</w:t>
      </w:r>
      <w:r>
        <w:rPr>
          <w:noProof/>
        </w:rPr>
        <w:fldChar w:fldCharType="end"/>
      </w:r>
    </w:p>
    <w:p w14:paraId="23D51E27" w14:textId="77777777" w:rsidR="009427C6" w:rsidRDefault="009427C6">
      <w:pPr>
        <w:pStyle w:val="TOC1"/>
        <w:tabs>
          <w:tab w:val="right" w:leader="dot" w:pos="8302"/>
        </w:tabs>
        <w:rPr>
          <w:rFonts w:ascii="Times New Roman" w:hAnsi="Times New Roman"/>
          <w:b w:val="0"/>
          <w:noProof/>
          <w:sz w:val="24"/>
          <w:szCs w:val="24"/>
          <w:lang w:val="en-GB"/>
        </w:rPr>
      </w:pPr>
      <w:r>
        <w:rPr>
          <w:noProof/>
          <w:szCs w:val="22"/>
        </w:rPr>
        <w:t>from STRATE</w:t>
      </w:r>
      <w:r>
        <w:rPr>
          <w:noProof/>
        </w:rPr>
        <w:tab/>
      </w:r>
      <w:r>
        <w:rPr>
          <w:noProof/>
        </w:rPr>
        <w:fldChar w:fldCharType="begin"/>
      </w:r>
      <w:r>
        <w:rPr>
          <w:noProof/>
        </w:rPr>
        <w:instrText xml:space="preserve"> PAGEREF _Toc67810911 \h </w:instrText>
      </w:r>
      <w:r>
        <w:rPr>
          <w:noProof/>
        </w:rPr>
      </w:r>
      <w:r>
        <w:rPr>
          <w:noProof/>
        </w:rPr>
        <w:fldChar w:fldCharType="separate"/>
      </w:r>
      <w:r>
        <w:rPr>
          <w:noProof/>
        </w:rPr>
        <w:t>37</w:t>
      </w:r>
      <w:r>
        <w:rPr>
          <w:noProof/>
        </w:rPr>
        <w:fldChar w:fldCharType="end"/>
      </w:r>
    </w:p>
    <w:p w14:paraId="41F28E31" w14:textId="77777777" w:rsidR="009427C6" w:rsidRDefault="009427C6">
      <w:pPr>
        <w:pStyle w:val="TOC2"/>
        <w:tabs>
          <w:tab w:val="left" w:pos="720"/>
        </w:tabs>
        <w:rPr>
          <w:rFonts w:ascii="Times New Roman" w:hAnsi="Times New Roman"/>
          <w:b w:val="0"/>
          <w:sz w:val="24"/>
          <w:szCs w:val="24"/>
          <w:lang w:val="en-GB"/>
        </w:rPr>
      </w:pPr>
      <w:r>
        <w:t>18.1</w:t>
      </w:r>
      <w:r>
        <w:rPr>
          <w:rFonts w:ascii="Times New Roman" w:hAnsi="Times New Roman"/>
          <w:b w:val="0"/>
          <w:sz w:val="24"/>
          <w:szCs w:val="24"/>
          <w:lang w:val="en-GB"/>
        </w:rPr>
        <w:tab/>
      </w:r>
      <w:r>
        <w:t>ISIN Cancellation Confirmation Rejection from STRATE</w:t>
      </w:r>
      <w:r>
        <w:tab/>
      </w:r>
      <w:r>
        <w:fldChar w:fldCharType="begin"/>
      </w:r>
      <w:r>
        <w:instrText xml:space="preserve"> PAGEREF _Toc67810912 \h </w:instrText>
      </w:r>
      <w:r>
        <w:fldChar w:fldCharType="separate"/>
      </w:r>
      <w:r>
        <w:t>37</w:t>
      </w:r>
      <w:r>
        <w:fldChar w:fldCharType="end"/>
      </w:r>
    </w:p>
    <w:p w14:paraId="1145C758" w14:textId="77777777" w:rsidR="009427C6" w:rsidRDefault="009427C6">
      <w:pPr>
        <w:pStyle w:val="TOC2"/>
        <w:tabs>
          <w:tab w:val="left" w:pos="720"/>
        </w:tabs>
        <w:rPr>
          <w:rFonts w:ascii="Times New Roman" w:hAnsi="Times New Roman"/>
          <w:b w:val="0"/>
          <w:sz w:val="24"/>
          <w:szCs w:val="24"/>
          <w:lang w:val="en-GB"/>
        </w:rPr>
      </w:pPr>
      <w:r>
        <w:t>18.2</w:t>
      </w:r>
      <w:r>
        <w:rPr>
          <w:rFonts w:ascii="Times New Roman" w:hAnsi="Times New Roman"/>
          <w:b w:val="0"/>
          <w:sz w:val="24"/>
          <w:szCs w:val="24"/>
          <w:lang w:val="en-GB"/>
        </w:rPr>
        <w:tab/>
      </w:r>
      <w:r>
        <w:t>Format Rejection – MT598-901</w:t>
      </w:r>
      <w:r>
        <w:tab/>
      </w:r>
      <w:r>
        <w:fldChar w:fldCharType="begin"/>
      </w:r>
      <w:r>
        <w:instrText xml:space="preserve"> PAGEREF _Toc67810913 \h </w:instrText>
      </w:r>
      <w:r>
        <w:fldChar w:fldCharType="separate"/>
      </w:r>
      <w:r>
        <w:t>37</w:t>
      </w:r>
      <w:r>
        <w:fldChar w:fldCharType="end"/>
      </w:r>
    </w:p>
    <w:p w14:paraId="3CFD30C5" w14:textId="77777777" w:rsidR="009427C6" w:rsidRDefault="009427C6">
      <w:pPr>
        <w:pStyle w:val="TOC2"/>
        <w:tabs>
          <w:tab w:val="left" w:pos="720"/>
        </w:tabs>
        <w:rPr>
          <w:rFonts w:ascii="Times New Roman" w:hAnsi="Times New Roman"/>
          <w:b w:val="0"/>
          <w:sz w:val="24"/>
          <w:szCs w:val="24"/>
          <w:lang w:val="en-GB"/>
        </w:rPr>
      </w:pPr>
      <w:r>
        <w:t>18.3</w:t>
      </w:r>
      <w:r>
        <w:rPr>
          <w:rFonts w:ascii="Times New Roman" w:hAnsi="Times New Roman"/>
          <w:b w:val="0"/>
          <w:sz w:val="24"/>
          <w:szCs w:val="24"/>
          <w:lang w:val="en-GB"/>
        </w:rPr>
        <w:tab/>
      </w:r>
      <w:r>
        <w:t>Message Content Rejection – MT598-902</w:t>
      </w:r>
      <w:r>
        <w:tab/>
      </w:r>
      <w:r>
        <w:fldChar w:fldCharType="begin"/>
      </w:r>
      <w:r>
        <w:instrText xml:space="preserve"> PAGEREF _Toc67810914 \h </w:instrText>
      </w:r>
      <w:r>
        <w:fldChar w:fldCharType="separate"/>
      </w:r>
      <w:r>
        <w:t>37</w:t>
      </w:r>
      <w:r>
        <w:fldChar w:fldCharType="end"/>
      </w:r>
    </w:p>
    <w:p w14:paraId="5844B913"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19.</w:t>
      </w:r>
      <w:r>
        <w:rPr>
          <w:rFonts w:ascii="Times New Roman" w:hAnsi="Times New Roman"/>
          <w:b w:val="0"/>
          <w:noProof/>
          <w:sz w:val="24"/>
          <w:szCs w:val="24"/>
          <w:lang w:val="en-GB"/>
        </w:rPr>
        <w:tab/>
      </w:r>
      <w:r>
        <w:rPr>
          <w:noProof/>
          <w:szCs w:val="22"/>
        </w:rPr>
        <w:t>Appendix J Request for Cancellation of ISIN on Maturity</w:t>
      </w:r>
      <w:r>
        <w:rPr>
          <w:noProof/>
        </w:rPr>
        <w:tab/>
      </w:r>
      <w:r>
        <w:rPr>
          <w:noProof/>
        </w:rPr>
        <w:fldChar w:fldCharType="begin"/>
      </w:r>
      <w:r>
        <w:rPr>
          <w:noProof/>
        </w:rPr>
        <w:instrText xml:space="preserve"> PAGEREF _Toc67810915 \h </w:instrText>
      </w:r>
      <w:r>
        <w:rPr>
          <w:noProof/>
        </w:rPr>
      </w:r>
      <w:r>
        <w:rPr>
          <w:noProof/>
        </w:rPr>
        <w:fldChar w:fldCharType="separate"/>
      </w:r>
      <w:r>
        <w:rPr>
          <w:noProof/>
        </w:rPr>
        <w:t>38</w:t>
      </w:r>
      <w:r>
        <w:rPr>
          <w:noProof/>
        </w:rPr>
        <w:fldChar w:fldCharType="end"/>
      </w:r>
    </w:p>
    <w:p w14:paraId="5F7D00FE" w14:textId="77777777" w:rsidR="009427C6" w:rsidRDefault="009427C6">
      <w:pPr>
        <w:pStyle w:val="TOC2"/>
        <w:tabs>
          <w:tab w:val="left" w:pos="720"/>
        </w:tabs>
        <w:rPr>
          <w:rFonts w:ascii="Times New Roman" w:hAnsi="Times New Roman"/>
          <w:b w:val="0"/>
          <w:sz w:val="24"/>
          <w:szCs w:val="24"/>
          <w:lang w:val="en-GB"/>
        </w:rPr>
      </w:pPr>
      <w:r>
        <w:t>19.1</w:t>
      </w:r>
      <w:r>
        <w:rPr>
          <w:rFonts w:ascii="Times New Roman" w:hAnsi="Times New Roman"/>
          <w:b w:val="0"/>
          <w:sz w:val="24"/>
          <w:szCs w:val="24"/>
          <w:lang w:val="en-GB"/>
        </w:rPr>
        <w:tab/>
      </w:r>
      <w:r>
        <w:t>ISIN Cancellation on Maturity to NNA (MT598-150)</w:t>
      </w:r>
      <w:r>
        <w:tab/>
      </w:r>
      <w:r>
        <w:fldChar w:fldCharType="begin"/>
      </w:r>
      <w:r>
        <w:instrText xml:space="preserve"> PAGEREF _Toc67810916 \h </w:instrText>
      </w:r>
      <w:r>
        <w:fldChar w:fldCharType="separate"/>
      </w:r>
      <w:r>
        <w:t>38</w:t>
      </w:r>
      <w:r>
        <w:fldChar w:fldCharType="end"/>
      </w:r>
    </w:p>
    <w:p w14:paraId="599BEA1C"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20.</w:t>
      </w:r>
      <w:r>
        <w:rPr>
          <w:rFonts w:ascii="Times New Roman" w:hAnsi="Times New Roman"/>
          <w:b w:val="0"/>
          <w:noProof/>
          <w:sz w:val="24"/>
          <w:szCs w:val="24"/>
          <w:lang w:val="en-GB"/>
        </w:rPr>
        <w:tab/>
      </w:r>
      <w:r>
        <w:rPr>
          <w:noProof/>
          <w:szCs w:val="22"/>
        </w:rPr>
        <w:t>Appendix K ISIN Cancellation on Maturity Rejection from NNA</w:t>
      </w:r>
      <w:r>
        <w:rPr>
          <w:noProof/>
        </w:rPr>
        <w:tab/>
      </w:r>
      <w:r>
        <w:rPr>
          <w:noProof/>
        </w:rPr>
        <w:fldChar w:fldCharType="begin"/>
      </w:r>
      <w:r>
        <w:rPr>
          <w:noProof/>
        </w:rPr>
        <w:instrText xml:space="preserve"> PAGEREF _Toc67810917 \h </w:instrText>
      </w:r>
      <w:r>
        <w:rPr>
          <w:noProof/>
        </w:rPr>
      </w:r>
      <w:r>
        <w:rPr>
          <w:noProof/>
        </w:rPr>
        <w:fldChar w:fldCharType="separate"/>
      </w:r>
      <w:r>
        <w:rPr>
          <w:noProof/>
        </w:rPr>
        <w:t>39</w:t>
      </w:r>
      <w:r>
        <w:rPr>
          <w:noProof/>
        </w:rPr>
        <w:fldChar w:fldCharType="end"/>
      </w:r>
    </w:p>
    <w:p w14:paraId="4D712C35" w14:textId="77777777" w:rsidR="009427C6" w:rsidRDefault="009427C6">
      <w:pPr>
        <w:pStyle w:val="TOC2"/>
        <w:tabs>
          <w:tab w:val="left" w:pos="720"/>
        </w:tabs>
        <w:rPr>
          <w:rFonts w:ascii="Times New Roman" w:hAnsi="Times New Roman"/>
          <w:b w:val="0"/>
          <w:sz w:val="24"/>
          <w:szCs w:val="24"/>
          <w:lang w:val="en-GB"/>
        </w:rPr>
      </w:pPr>
      <w:r>
        <w:t>20.1</w:t>
      </w:r>
      <w:r>
        <w:rPr>
          <w:rFonts w:ascii="Times New Roman" w:hAnsi="Times New Roman"/>
          <w:b w:val="0"/>
          <w:sz w:val="24"/>
          <w:szCs w:val="24"/>
          <w:lang w:val="en-GB"/>
        </w:rPr>
        <w:tab/>
      </w:r>
      <w:r>
        <w:t>ISIN Cancellation on Maturity Rejection from NNA</w:t>
      </w:r>
      <w:r>
        <w:tab/>
      </w:r>
      <w:r>
        <w:fldChar w:fldCharType="begin"/>
      </w:r>
      <w:r>
        <w:instrText xml:space="preserve"> PAGEREF _Toc67810918 \h </w:instrText>
      </w:r>
      <w:r>
        <w:fldChar w:fldCharType="separate"/>
      </w:r>
      <w:r>
        <w:t>39</w:t>
      </w:r>
      <w:r>
        <w:fldChar w:fldCharType="end"/>
      </w:r>
    </w:p>
    <w:p w14:paraId="09B9C6A6" w14:textId="77777777" w:rsidR="009427C6" w:rsidRDefault="009427C6">
      <w:pPr>
        <w:pStyle w:val="TOC2"/>
        <w:tabs>
          <w:tab w:val="left" w:pos="720"/>
        </w:tabs>
        <w:rPr>
          <w:rFonts w:ascii="Times New Roman" w:hAnsi="Times New Roman"/>
          <w:b w:val="0"/>
          <w:sz w:val="24"/>
          <w:szCs w:val="24"/>
          <w:lang w:val="en-GB"/>
        </w:rPr>
      </w:pPr>
      <w:r>
        <w:t>20.2</w:t>
      </w:r>
      <w:r>
        <w:rPr>
          <w:rFonts w:ascii="Times New Roman" w:hAnsi="Times New Roman"/>
          <w:b w:val="0"/>
          <w:sz w:val="24"/>
          <w:szCs w:val="24"/>
          <w:lang w:val="en-GB"/>
        </w:rPr>
        <w:tab/>
      </w:r>
      <w:r>
        <w:t>Format Rejection – MT598-901</w:t>
      </w:r>
      <w:r>
        <w:tab/>
      </w:r>
      <w:r>
        <w:fldChar w:fldCharType="begin"/>
      </w:r>
      <w:r>
        <w:instrText xml:space="preserve"> PAGEREF _Toc67810919 \h </w:instrText>
      </w:r>
      <w:r>
        <w:fldChar w:fldCharType="separate"/>
      </w:r>
      <w:r>
        <w:t>39</w:t>
      </w:r>
      <w:r>
        <w:fldChar w:fldCharType="end"/>
      </w:r>
    </w:p>
    <w:p w14:paraId="3706762B" w14:textId="77777777" w:rsidR="009427C6" w:rsidRDefault="009427C6">
      <w:pPr>
        <w:pStyle w:val="TOC2"/>
        <w:tabs>
          <w:tab w:val="left" w:pos="720"/>
        </w:tabs>
        <w:rPr>
          <w:rFonts w:ascii="Times New Roman" w:hAnsi="Times New Roman"/>
          <w:b w:val="0"/>
          <w:sz w:val="24"/>
          <w:szCs w:val="24"/>
          <w:lang w:val="en-GB"/>
        </w:rPr>
      </w:pPr>
      <w:r>
        <w:t>20.3</w:t>
      </w:r>
      <w:r>
        <w:rPr>
          <w:rFonts w:ascii="Times New Roman" w:hAnsi="Times New Roman"/>
          <w:b w:val="0"/>
          <w:sz w:val="24"/>
          <w:szCs w:val="24"/>
          <w:lang w:val="en-GB"/>
        </w:rPr>
        <w:tab/>
      </w:r>
      <w:r>
        <w:t>Message Content Rejection – MT598-902</w:t>
      </w:r>
      <w:r>
        <w:tab/>
      </w:r>
      <w:r>
        <w:fldChar w:fldCharType="begin"/>
      </w:r>
      <w:r>
        <w:instrText xml:space="preserve"> PAGEREF _Toc67810920 \h </w:instrText>
      </w:r>
      <w:r>
        <w:fldChar w:fldCharType="separate"/>
      </w:r>
      <w:r>
        <w:t>40</w:t>
      </w:r>
      <w:r>
        <w:fldChar w:fldCharType="end"/>
      </w:r>
    </w:p>
    <w:p w14:paraId="0DF01B61" w14:textId="77777777" w:rsidR="009427C6" w:rsidRDefault="009427C6">
      <w:pPr>
        <w:pStyle w:val="TOC1"/>
        <w:tabs>
          <w:tab w:val="left" w:pos="720"/>
          <w:tab w:val="right" w:leader="dot" w:pos="8302"/>
        </w:tabs>
        <w:rPr>
          <w:rFonts w:ascii="Times New Roman" w:hAnsi="Times New Roman"/>
          <w:b w:val="0"/>
          <w:noProof/>
          <w:sz w:val="24"/>
          <w:szCs w:val="24"/>
          <w:lang w:val="en-GB"/>
        </w:rPr>
      </w:pPr>
      <w:r>
        <w:rPr>
          <w:noProof/>
          <w:szCs w:val="22"/>
        </w:rPr>
        <w:t>21.</w:t>
      </w:r>
      <w:r>
        <w:rPr>
          <w:rFonts w:ascii="Times New Roman" w:hAnsi="Times New Roman"/>
          <w:b w:val="0"/>
          <w:noProof/>
          <w:sz w:val="24"/>
          <w:szCs w:val="24"/>
          <w:lang w:val="en-GB"/>
        </w:rPr>
        <w:tab/>
      </w:r>
      <w:r>
        <w:rPr>
          <w:noProof/>
          <w:szCs w:val="22"/>
        </w:rPr>
        <w:t>Appendix L ISIN Front End Functionality</w:t>
      </w:r>
      <w:r>
        <w:rPr>
          <w:noProof/>
        </w:rPr>
        <w:tab/>
      </w:r>
      <w:r>
        <w:rPr>
          <w:noProof/>
        </w:rPr>
        <w:fldChar w:fldCharType="begin"/>
      </w:r>
      <w:r>
        <w:rPr>
          <w:noProof/>
        </w:rPr>
        <w:instrText xml:space="preserve"> PAGEREF _Toc67810921 \h </w:instrText>
      </w:r>
      <w:r>
        <w:rPr>
          <w:noProof/>
        </w:rPr>
      </w:r>
      <w:r>
        <w:rPr>
          <w:noProof/>
        </w:rPr>
        <w:fldChar w:fldCharType="separate"/>
      </w:r>
      <w:r>
        <w:rPr>
          <w:noProof/>
        </w:rPr>
        <w:t>40</w:t>
      </w:r>
      <w:r>
        <w:rPr>
          <w:noProof/>
        </w:rPr>
        <w:fldChar w:fldCharType="end"/>
      </w:r>
    </w:p>
    <w:p w14:paraId="4F56FDDA" w14:textId="77777777" w:rsidR="009427C6" w:rsidRDefault="009427C6">
      <w:pPr>
        <w:pStyle w:val="TOC2"/>
        <w:rPr>
          <w:rFonts w:ascii="Times New Roman" w:hAnsi="Times New Roman"/>
          <w:b w:val="0"/>
          <w:sz w:val="24"/>
          <w:szCs w:val="24"/>
          <w:lang w:val="en-GB"/>
        </w:rPr>
      </w:pPr>
      <w:r>
        <w:t>21.1 BCP Requirements</w:t>
      </w:r>
      <w:r>
        <w:tab/>
      </w:r>
      <w:r>
        <w:fldChar w:fldCharType="begin"/>
      </w:r>
      <w:r>
        <w:instrText xml:space="preserve"> PAGEREF _Toc67810922 \h </w:instrText>
      </w:r>
      <w:r>
        <w:fldChar w:fldCharType="separate"/>
      </w:r>
      <w:r>
        <w:t>40</w:t>
      </w:r>
      <w:r>
        <w:fldChar w:fldCharType="end"/>
      </w:r>
    </w:p>
    <w:p w14:paraId="57557514" w14:textId="77777777" w:rsidR="009427C6" w:rsidRDefault="009427C6">
      <w:pPr>
        <w:pStyle w:val="TOC2"/>
        <w:rPr>
          <w:rFonts w:ascii="Times New Roman" w:hAnsi="Times New Roman"/>
          <w:b w:val="0"/>
          <w:sz w:val="24"/>
          <w:szCs w:val="24"/>
          <w:lang w:val="en-GB"/>
        </w:rPr>
      </w:pPr>
      <w:r>
        <w:t>21.2 Manual Updates</w:t>
      </w:r>
      <w:r>
        <w:tab/>
      </w:r>
      <w:r>
        <w:fldChar w:fldCharType="begin"/>
      </w:r>
      <w:r>
        <w:instrText xml:space="preserve"> PAGEREF _Toc67810923 \h </w:instrText>
      </w:r>
      <w:r>
        <w:fldChar w:fldCharType="separate"/>
      </w:r>
      <w:r>
        <w:t>40</w:t>
      </w:r>
      <w:r>
        <w:fldChar w:fldCharType="end"/>
      </w:r>
    </w:p>
    <w:p w14:paraId="047954CA" w14:textId="77777777" w:rsidR="009427C6" w:rsidRDefault="009427C6">
      <w:pPr>
        <w:pStyle w:val="TOC2"/>
        <w:rPr>
          <w:rFonts w:ascii="Times New Roman" w:hAnsi="Times New Roman"/>
          <w:b w:val="0"/>
          <w:sz w:val="24"/>
          <w:szCs w:val="24"/>
          <w:lang w:val="en-GB"/>
        </w:rPr>
      </w:pPr>
      <w:r>
        <w:t>21.3 Rejections JSE to STRATE</w:t>
      </w:r>
      <w:r>
        <w:tab/>
      </w:r>
      <w:r>
        <w:fldChar w:fldCharType="begin"/>
      </w:r>
      <w:r>
        <w:instrText xml:space="preserve"> PAGEREF _Toc67810924 \h </w:instrText>
      </w:r>
      <w:r>
        <w:fldChar w:fldCharType="separate"/>
      </w:r>
      <w:r>
        <w:t>40</w:t>
      </w:r>
      <w:r>
        <w:fldChar w:fldCharType="end"/>
      </w:r>
    </w:p>
    <w:p w14:paraId="3DB678AA" w14:textId="77777777" w:rsidR="009427C6" w:rsidRDefault="009427C6">
      <w:pPr>
        <w:pStyle w:val="TOC2"/>
        <w:rPr>
          <w:rFonts w:ascii="Times New Roman" w:hAnsi="Times New Roman"/>
          <w:b w:val="0"/>
          <w:sz w:val="24"/>
          <w:szCs w:val="24"/>
          <w:lang w:val="en-GB"/>
        </w:rPr>
      </w:pPr>
      <w:r>
        <w:lastRenderedPageBreak/>
        <w:t>21.4 Rejections STRATE to JSE</w:t>
      </w:r>
      <w:r>
        <w:tab/>
      </w:r>
      <w:r>
        <w:fldChar w:fldCharType="begin"/>
      </w:r>
      <w:r>
        <w:instrText xml:space="preserve"> PAGEREF _Toc67810925 \h </w:instrText>
      </w:r>
      <w:r>
        <w:fldChar w:fldCharType="separate"/>
      </w:r>
      <w:r>
        <w:t>40</w:t>
      </w:r>
      <w:r>
        <w:fldChar w:fldCharType="end"/>
      </w:r>
    </w:p>
    <w:p w14:paraId="1C3FDCD7" w14:textId="77777777" w:rsidR="009427C6" w:rsidRDefault="009427C6">
      <w:pPr>
        <w:pStyle w:val="TOC2"/>
        <w:rPr>
          <w:rFonts w:ascii="Times New Roman" w:hAnsi="Times New Roman"/>
          <w:b w:val="0"/>
          <w:sz w:val="24"/>
          <w:szCs w:val="24"/>
          <w:lang w:val="en-GB"/>
        </w:rPr>
      </w:pPr>
      <w:r>
        <w:t>21.5 View and print issued/de-issued/matured ISINs</w:t>
      </w:r>
      <w:r>
        <w:tab/>
      </w:r>
      <w:r>
        <w:fldChar w:fldCharType="begin"/>
      </w:r>
      <w:r>
        <w:instrText xml:space="preserve"> PAGEREF _Toc67810926 \h </w:instrText>
      </w:r>
      <w:r>
        <w:fldChar w:fldCharType="separate"/>
      </w:r>
      <w:r>
        <w:t>40</w:t>
      </w:r>
      <w:r>
        <w:fldChar w:fldCharType="end"/>
      </w:r>
    </w:p>
    <w:p w14:paraId="5907D7BB" w14:textId="77777777" w:rsidR="009427C6" w:rsidRDefault="009427C6">
      <w:pPr>
        <w:pStyle w:val="TOC1"/>
      </w:pPr>
      <w:r>
        <w:fldChar w:fldCharType="end"/>
      </w:r>
    </w:p>
    <w:p w14:paraId="1CEC008B" w14:textId="77777777" w:rsidR="009427C6" w:rsidRDefault="009427C6">
      <w:pPr>
        <w:pStyle w:val="Heading1"/>
        <w:rPr>
          <w:lang w:val="en-ZA"/>
        </w:rPr>
      </w:pPr>
      <w:bookmarkStart w:id="0" w:name="_Toc509870919"/>
      <w:bookmarkStart w:id="1" w:name="_Toc9328194"/>
      <w:bookmarkStart w:id="2" w:name="_Toc10523781"/>
      <w:bookmarkStart w:id="3" w:name="_Toc67810869"/>
      <w:r>
        <w:rPr>
          <w:lang w:val="en-ZA"/>
        </w:rPr>
        <w:t>References</w:t>
      </w:r>
      <w:bookmarkEnd w:id="0"/>
      <w:bookmarkEnd w:id="1"/>
      <w:bookmarkEnd w:id="2"/>
      <w:bookmarkEnd w:id="3"/>
    </w:p>
    <w:p w14:paraId="24DDA5A5" w14:textId="77777777" w:rsidR="009427C6" w:rsidRDefault="009427C6">
      <w:pPr>
        <w:spacing w:line="240" w:lineRule="atLeast"/>
      </w:pP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72"/>
        <w:gridCol w:w="1888"/>
        <w:gridCol w:w="992"/>
        <w:gridCol w:w="1710"/>
      </w:tblGrid>
      <w:tr w:rsidR="009427C6" w14:paraId="50BB318D" w14:textId="77777777">
        <w:tblPrEx>
          <w:tblCellMar>
            <w:top w:w="0" w:type="dxa"/>
            <w:bottom w:w="0" w:type="dxa"/>
          </w:tblCellMar>
        </w:tblPrEx>
        <w:trPr>
          <w:trHeight w:val="77"/>
        </w:trPr>
        <w:tc>
          <w:tcPr>
            <w:tcW w:w="3872" w:type="dxa"/>
            <w:shd w:val="pct12" w:color="auto" w:fill="auto"/>
          </w:tcPr>
          <w:p w14:paraId="662879EA" w14:textId="77777777" w:rsidR="009427C6" w:rsidRDefault="009427C6">
            <w:pPr>
              <w:spacing w:line="240" w:lineRule="atLeast"/>
              <w:rPr>
                <w:rFonts w:ascii="Arial" w:hAnsi="Arial"/>
                <w:b/>
                <w:sz w:val="20"/>
              </w:rPr>
            </w:pPr>
            <w:r>
              <w:rPr>
                <w:rFonts w:ascii="Arial" w:hAnsi="Arial"/>
                <w:b/>
                <w:sz w:val="20"/>
              </w:rPr>
              <w:t>Document/Meeting</w:t>
            </w:r>
          </w:p>
        </w:tc>
        <w:tc>
          <w:tcPr>
            <w:tcW w:w="1888" w:type="dxa"/>
            <w:shd w:val="pct12" w:color="auto" w:fill="auto"/>
          </w:tcPr>
          <w:p w14:paraId="39D9F115" w14:textId="77777777" w:rsidR="009427C6" w:rsidRDefault="009427C6">
            <w:pPr>
              <w:spacing w:line="240" w:lineRule="atLeast"/>
              <w:rPr>
                <w:rFonts w:ascii="Arial" w:hAnsi="Arial"/>
                <w:b/>
                <w:sz w:val="20"/>
              </w:rPr>
            </w:pPr>
            <w:r>
              <w:rPr>
                <w:rFonts w:ascii="Arial" w:hAnsi="Arial"/>
                <w:b/>
                <w:sz w:val="20"/>
              </w:rPr>
              <w:t>Author</w:t>
            </w:r>
          </w:p>
        </w:tc>
        <w:tc>
          <w:tcPr>
            <w:tcW w:w="992" w:type="dxa"/>
            <w:shd w:val="pct12" w:color="auto" w:fill="auto"/>
          </w:tcPr>
          <w:p w14:paraId="79027BC1" w14:textId="77777777" w:rsidR="009427C6" w:rsidRDefault="009427C6">
            <w:pPr>
              <w:spacing w:line="240" w:lineRule="atLeast"/>
              <w:rPr>
                <w:rFonts w:ascii="Arial" w:hAnsi="Arial"/>
                <w:b/>
                <w:sz w:val="20"/>
              </w:rPr>
            </w:pPr>
            <w:r>
              <w:rPr>
                <w:rFonts w:ascii="Arial" w:hAnsi="Arial"/>
                <w:b/>
                <w:sz w:val="20"/>
              </w:rPr>
              <w:t>Version</w:t>
            </w:r>
          </w:p>
        </w:tc>
        <w:tc>
          <w:tcPr>
            <w:tcW w:w="1710" w:type="dxa"/>
            <w:shd w:val="pct12" w:color="auto" w:fill="auto"/>
          </w:tcPr>
          <w:p w14:paraId="6F52A61A" w14:textId="77777777" w:rsidR="009427C6" w:rsidRDefault="009427C6">
            <w:pPr>
              <w:spacing w:line="240" w:lineRule="atLeast"/>
              <w:rPr>
                <w:rFonts w:ascii="Arial" w:hAnsi="Arial"/>
                <w:b/>
                <w:sz w:val="20"/>
              </w:rPr>
            </w:pPr>
            <w:r>
              <w:rPr>
                <w:rFonts w:ascii="Arial" w:hAnsi="Arial"/>
                <w:b/>
                <w:sz w:val="20"/>
              </w:rPr>
              <w:t>Issue Date</w:t>
            </w:r>
          </w:p>
        </w:tc>
      </w:tr>
      <w:tr w:rsidR="009427C6" w14:paraId="70DE33AC" w14:textId="77777777">
        <w:tblPrEx>
          <w:tblCellMar>
            <w:top w:w="0" w:type="dxa"/>
            <w:bottom w:w="0" w:type="dxa"/>
          </w:tblCellMar>
        </w:tblPrEx>
        <w:trPr>
          <w:trHeight w:val="77"/>
        </w:trPr>
        <w:tc>
          <w:tcPr>
            <w:tcW w:w="3872" w:type="dxa"/>
          </w:tcPr>
          <w:p w14:paraId="3868BCAC" w14:textId="77777777" w:rsidR="009427C6" w:rsidRDefault="009427C6">
            <w:pPr>
              <w:spacing w:line="240" w:lineRule="atLeast"/>
              <w:rPr>
                <w:rFonts w:ascii="Arial" w:hAnsi="Arial"/>
                <w:sz w:val="20"/>
              </w:rPr>
            </w:pPr>
            <w:r>
              <w:rPr>
                <w:rFonts w:ascii="Arial" w:hAnsi="Arial"/>
                <w:sz w:val="20"/>
              </w:rPr>
              <w:t>Money Market Dematerialisation Blueprint</w:t>
            </w:r>
          </w:p>
        </w:tc>
        <w:tc>
          <w:tcPr>
            <w:tcW w:w="1888" w:type="dxa"/>
          </w:tcPr>
          <w:p w14:paraId="251AF325" w14:textId="77777777" w:rsidR="009427C6" w:rsidRDefault="009427C6">
            <w:pPr>
              <w:spacing w:line="240" w:lineRule="atLeast"/>
              <w:jc w:val="center"/>
              <w:rPr>
                <w:rFonts w:ascii="Arial" w:hAnsi="Arial"/>
                <w:sz w:val="20"/>
              </w:rPr>
            </w:pPr>
            <w:r>
              <w:rPr>
                <w:rFonts w:ascii="Arial" w:hAnsi="Arial"/>
                <w:sz w:val="20"/>
              </w:rPr>
              <w:t>MMF</w:t>
            </w:r>
          </w:p>
        </w:tc>
        <w:tc>
          <w:tcPr>
            <w:tcW w:w="992" w:type="dxa"/>
          </w:tcPr>
          <w:p w14:paraId="15EE920F" w14:textId="77777777" w:rsidR="009427C6" w:rsidRDefault="009427C6">
            <w:pPr>
              <w:spacing w:line="240" w:lineRule="atLeast"/>
              <w:jc w:val="center"/>
              <w:rPr>
                <w:rFonts w:ascii="Arial" w:hAnsi="Arial"/>
                <w:sz w:val="20"/>
              </w:rPr>
            </w:pPr>
            <w:r>
              <w:rPr>
                <w:rFonts w:ascii="Arial" w:hAnsi="Arial"/>
                <w:sz w:val="20"/>
              </w:rPr>
              <w:t>1.0</w:t>
            </w:r>
          </w:p>
        </w:tc>
        <w:tc>
          <w:tcPr>
            <w:tcW w:w="1710" w:type="dxa"/>
          </w:tcPr>
          <w:p w14:paraId="7C660517" w14:textId="77777777" w:rsidR="009427C6" w:rsidRDefault="009427C6">
            <w:pPr>
              <w:spacing w:line="240" w:lineRule="atLeast"/>
              <w:jc w:val="center"/>
              <w:rPr>
                <w:rFonts w:ascii="Arial" w:hAnsi="Arial"/>
                <w:sz w:val="20"/>
              </w:rPr>
            </w:pPr>
            <w:r>
              <w:rPr>
                <w:rFonts w:ascii="Arial" w:hAnsi="Arial"/>
                <w:sz w:val="20"/>
              </w:rPr>
              <w:t>31 Dec 2002</w:t>
            </w:r>
          </w:p>
        </w:tc>
      </w:tr>
      <w:tr w:rsidR="009427C6" w14:paraId="642D43CC" w14:textId="77777777">
        <w:tblPrEx>
          <w:tblCellMar>
            <w:top w:w="0" w:type="dxa"/>
            <w:bottom w:w="0" w:type="dxa"/>
          </w:tblCellMar>
        </w:tblPrEx>
        <w:trPr>
          <w:trHeight w:val="77"/>
        </w:trPr>
        <w:tc>
          <w:tcPr>
            <w:tcW w:w="3872" w:type="dxa"/>
          </w:tcPr>
          <w:p w14:paraId="1771321E" w14:textId="77777777" w:rsidR="009427C6" w:rsidRDefault="009427C6">
            <w:pPr>
              <w:spacing w:line="240" w:lineRule="atLeast"/>
              <w:rPr>
                <w:rFonts w:ascii="Arial" w:hAnsi="Arial"/>
                <w:sz w:val="20"/>
              </w:rPr>
            </w:pPr>
            <w:r>
              <w:rPr>
                <w:rFonts w:ascii="Arial" w:hAnsi="Arial"/>
                <w:sz w:val="20"/>
              </w:rPr>
              <w:t>Meeting: Anne Clayton, Des Davidson, Brett Kotze, Arthur Cousins and Graham Lund</w:t>
            </w:r>
          </w:p>
        </w:tc>
        <w:tc>
          <w:tcPr>
            <w:tcW w:w="1888" w:type="dxa"/>
          </w:tcPr>
          <w:p w14:paraId="6C9C5A46" w14:textId="77777777" w:rsidR="009427C6" w:rsidRDefault="009427C6">
            <w:pPr>
              <w:spacing w:line="240" w:lineRule="atLeast"/>
              <w:jc w:val="center"/>
              <w:rPr>
                <w:rFonts w:ascii="Arial" w:hAnsi="Arial"/>
                <w:sz w:val="20"/>
              </w:rPr>
            </w:pPr>
            <w:r>
              <w:rPr>
                <w:rFonts w:ascii="Arial" w:hAnsi="Arial"/>
                <w:sz w:val="20"/>
              </w:rPr>
              <w:t>N/A</w:t>
            </w:r>
          </w:p>
        </w:tc>
        <w:tc>
          <w:tcPr>
            <w:tcW w:w="992" w:type="dxa"/>
          </w:tcPr>
          <w:p w14:paraId="4540242B" w14:textId="77777777" w:rsidR="009427C6" w:rsidRDefault="009427C6">
            <w:pPr>
              <w:spacing w:line="240" w:lineRule="atLeast"/>
              <w:jc w:val="center"/>
              <w:rPr>
                <w:rFonts w:ascii="Arial" w:hAnsi="Arial"/>
                <w:sz w:val="20"/>
              </w:rPr>
            </w:pPr>
            <w:r>
              <w:rPr>
                <w:rFonts w:ascii="Arial" w:hAnsi="Arial"/>
                <w:sz w:val="20"/>
              </w:rPr>
              <w:t>N/A</w:t>
            </w:r>
          </w:p>
        </w:tc>
        <w:tc>
          <w:tcPr>
            <w:tcW w:w="1710" w:type="dxa"/>
          </w:tcPr>
          <w:p w14:paraId="48B85F4F" w14:textId="77777777" w:rsidR="009427C6" w:rsidRDefault="009427C6">
            <w:pPr>
              <w:spacing w:line="240" w:lineRule="atLeast"/>
              <w:jc w:val="center"/>
              <w:rPr>
                <w:rFonts w:ascii="Arial" w:hAnsi="Arial"/>
                <w:sz w:val="20"/>
              </w:rPr>
            </w:pPr>
            <w:r>
              <w:rPr>
                <w:rFonts w:ascii="Arial" w:hAnsi="Arial"/>
                <w:sz w:val="20"/>
              </w:rPr>
              <w:t>19 March 2003</w:t>
            </w:r>
          </w:p>
        </w:tc>
      </w:tr>
      <w:tr w:rsidR="009427C6" w14:paraId="3D8B9A55" w14:textId="77777777">
        <w:tblPrEx>
          <w:tblCellMar>
            <w:top w:w="0" w:type="dxa"/>
            <w:bottom w:w="0" w:type="dxa"/>
          </w:tblCellMar>
        </w:tblPrEx>
        <w:trPr>
          <w:trHeight w:val="77"/>
        </w:trPr>
        <w:tc>
          <w:tcPr>
            <w:tcW w:w="3872" w:type="dxa"/>
          </w:tcPr>
          <w:p w14:paraId="378ECABE" w14:textId="77777777" w:rsidR="009427C6" w:rsidRDefault="009427C6">
            <w:pPr>
              <w:spacing w:line="240" w:lineRule="atLeast"/>
              <w:rPr>
                <w:rFonts w:ascii="Arial" w:hAnsi="Arial"/>
                <w:sz w:val="20"/>
              </w:rPr>
            </w:pPr>
            <w:r>
              <w:rPr>
                <w:rFonts w:ascii="Arial" w:hAnsi="Arial"/>
                <w:sz w:val="20"/>
              </w:rPr>
              <w:t>E-mail message</w:t>
            </w:r>
          </w:p>
        </w:tc>
        <w:tc>
          <w:tcPr>
            <w:tcW w:w="1888" w:type="dxa"/>
          </w:tcPr>
          <w:p w14:paraId="7C04A87F" w14:textId="77777777" w:rsidR="009427C6" w:rsidRDefault="009427C6">
            <w:pPr>
              <w:spacing w:line="240" w:lineRule="atLeast"/>
              <w:jc w:val="center"/>
              <w:rPr>
                <w:rFonts w:ascii="Arial" w:hAnsi="Arial"/>
                <w:sz w:val="20"/>
              </w:rPr>
            </w:pPr>
            <w:r>
              <w:rPr>
                <w:rFonts w:ascii="Arial" w:hAnsi="Arial"/>
                <w:sz w:val="20"/>
              </w:rPr>
              <w:t>Arthur Cousins</w:t>
            </w:r>
          </w:p>
        </w:tc>
        <w:tc>
          <w:tcPr>
            <w:tcW w:w="992" w:type="dxa"/>
          </w:tcPr>
          <w:p w14:paraId="59C1094B" w14:textId="77777777" w:rsidR="009427C6" w:rsidRDefault="009427C6">
            <w:pPr>
              <w:spacing w:line="240" w:lineRule="atLeast"/>
              <w:jc w:val="center"/>
              <w:rPr>
                <w:rFonts w:ascii="Arial" w:hAnsi="Arial"/>
                <w:sz w:val="20"/>
              </w:rPr>
            </w:pPr>
            <w:r>
              <w:rPr>
                <w:rFonts w:ascii="Arial" w:hAnsi="Arial"/>
                <w:sz w:val="20"/>
              </w:rPr>
              <w:t>N/A</w:t>
            </w:r>
          </w:p>
        </w:tc>
        <w:tc>
          <w:tcPr>
            <w:tcW w:w="1710" w:type="dxa"/>
          </w:tcPr>
          <w:p w14:paraId="5D8E7782" w14:textId="77777777" w:rsidR="009427C6" w:rsidRDefault="009427C6">
            <w:pPr>
              <w:spacing w:line="240" w:lineRule="atLeast"/>
              <w:jc w:val="center"/>
              <w:rPr>
                <w:rFonts w:ascii="Arial" w:hAnsi="Arial"/>
                <w:sz w:val="20"/>
              </w:rPr>
            </w:pPr>
            <w:r>
              <w:rPr>
                <w:rFonts w:ascii="Arial" w:hAnsi="Arial"/>
                <w:sz w:val="20"/>
              </w:rPr>
              <w:t>17 April 2003</w:t>
            </w:r>
          </w:p>
        </w:tc>
      </w:tr>
      <w:tr w:rsidR="009427C6" w14:paraId="50A49EED" w14:textId="77777777">
        <w:tblPrEx>
          <w:tblCellMar>
            <w:top w:w="0" w:type="dxa"/>
            <w:bottom w:w="0" w:type="dxa"/>
          </w:tblCellMar>
        </w:tblPrEx>
        <w:trPr>
          <w:trHeight w:val="77"/>
        </w:trPr>
        <w:tc>
          <w:tcPr>
            <w:tcW w:w="3872" w:type="dxa"/>
          </w:tcPr>
          <w:p w14:paraId="2FAC7C22" w14:textId="77777777" w:rsidR="009427C6" w:rsidRDefault="009427C6">
            <w:pPr>
              <w:spacing w:line="240" w:lineRule="atLeast"/>
              <w:rPr>
                <w:rFonts w:ascii="Arial" w:hAnsi="Arial"/>
                <w:sz w:val="20"/>
              </w:rPr>
            </w:pPr>
            <w:r>
              <w:rPr>
                <w:rFonts w:ascii="Arial" w:hAnsi="Arial"/>
                <w:sz w:val="20"/>
              </w:rPr>
              <w:t>E-mail message</w:t>
            </w:r>
          </w:p>
        </w:tc>
        <w:tc>
          <w:tcPr>
            <w:tcW w:w="1888" w:type="dxa"/>
          </w:tcPr>
          <w:p w14:paraId="0722E23F" w14:textId="77777777" w:rsidR="009427C6" w:rsidRDefault="009427C6">
            <w:pPr>
              <w:spacing w:line="240" w:lineRule="atLeast"/>
              <w:jc w:val="center"/>
              <w:rPr>
                <w:rFonts w:ascii="Arial" w:hAnsi="Arial"/>
                <w:sz w:val="20"/>
              </w:rPr>
            </w:pPr>
            <w:r>
              <w:rPr>
                <w:rFonts w:ascii="Arial" w:hAnsi="Arial"/>
                <w:sz w:val="20"/>
              </w:rPr>
              <w:t>Arthur Cousins</w:t>
            </w:r>
          </w:p>
        </w:tc>
        <w:tc>
          <w:tcPr>
            <w:tcW w:w="992" w:type="dxa"/>
          </w:tcPr>
          <w:p w14:paraId="604E3FB6" w14:textId="77777777" w:rsidR="009427C6" w:rsidRDefault="009427C6">
            <w:pPr>
              <w:spacing w:line="240" w:lineRule="atLeast"/>
              <w:jc w:val="center"/>
              <w:rPr>
                <w:rFonts w:ascii="Arial" w:hAnsi="Arial"/>
                <w:sz w:val="20"/>
              </w:rPr>
            </w:pPr>
            <w:r>
              <w:rPr>
                <w:rFonts w:ascii="Arial" w:hAnsi="Arial"/>
                <w:sz w:val="20"/>
              </w:rPr>
              <w:t>N/A</w:t>
            </w:r>
          </w:p>
        </w:tc>
        <w:tc>
          <w:tcPr>
            <w:tcW w:w="1710" w:type="dxa"/>
          </w:tcPr>
          <w:p w14:paraId="34EF0521" w14:textId="77777777" w:rsidR="009427C6" w:rsidRDefault="009427C6">
            <w:pPr>
              <w:spacing w:line="240" w:lineRule="atLeast"/>
              <w:jc w:val="center"/>
              <w:rPr>
                <w:rFonts w:ascii="Arial" w:hAnsi="Arial"/>
                <w:sz w:val="20"/>
              </w:rPr>
            </w:pPr>
            <w:r>
              <w:rPr>
                <w:rFonts w:ascii="Arial" w:hAnsi="Arial"/>
                <w:sz w:val="20"/>
              </w:rPr>
              <w:t>10 May 2003</w:t>
            </w:r>
          </w:p>
        </w:tc>
      </w:tr>
      <w:tr w:rsidR="009427C6" w14:paraId="403426A7" w14:textId="77777777">
        <w:tblPrEx>
          <w:tblCellMar>
            <w:top w:w="0" w:type="dxa"/>
            <w:bottom w:w="0" w:type="dxa"/>
          </w:tblCellMar>
        </w:tblPrEx>
        <w:trPr>
          <w:trHeight w:val="77"/>
        </w:trPr>
        <w:tc>
          <w:tcPr>
            <w:tcW w:w="3872" w:type="dxa"/>
          </w:tcPr>
          <w:p w14:paraId="5671BF11" w14:textId="77777777" w:rsidR="009427C6" w:rsidRDefault="009427C6">
            <w:pPr>
              <w:spacing w:line="240" w:lineRule="atLeast"/>
              <w:rPr>
                <w:rFonts w:ascii="Arial" w:hAnsi="Arial"/>
                <w:sz w:val="20"/>
              </w:rPr>
            </w:pPr>
            <w:r>
              <w:rPr>
                <w:rFonts w:ascii="Arial" w:hAnsi="Arial"/>
                <w:sz w:val="20"/>
              </w:rPr>
              <w:t>MM Specifications Issuing Process</w:t>
            </w:r>
          </w:p>
        </w:tc>
        <w:tc>
          <w:tcPr>
            <w:tcW w:w="1888" w:type="dxa"/>
          </w:tcPr>
          <w:p w14:paraId="64BBC843" w14:textId="77777777" w:rsidR="009427C6" w:rsidRDefault="009427C6">
            <w:pPr>
              <w:spacing w:line="240" w:lineRule="atLeast"/>
              <w:jc w:val="center"/>
              <w:rPr>
                <w:rFonts w:ascii="Arial" w:hAnsi="Arial"/>
                <w:sz w:val="20"/>
              </w:rPr>
            </w:pPr>
            <w:r>
              <w:rPr>
                <w:rFonts w:ascii="Arial" w:hAnsi="Arial"/>
                <w:sz w:val="20"/>
              </w:rPr>
              <w:t>STRATE</w:t>
            </w:r>
          </w:p>
        </w:tc>
        <w:tc>
          <w:tcPr>
            <w:tcW w:w="992" w:type="dxa"/>
          </w:tcPr>
          <w:p w14:paraId="12FEB16C" w14:textId="77777777" w:rsidR="009427C6" w:rsidRDefault="009427C6">
            <w:pPr>
              <w:spacing w:line="240" w:lineRule="atLeast"/>
              <w:jc w:val="center"/>
              <w:rPr>
                <w:rFonts w:ascii="Arial" w:hAnsi="Arial"/>
                <w:sz w:val="20"/>
              </w:rPr>
            </w:pPr>
            <w:r>
              <w:rPr>
                <w:rFonts w:ascii="Arial" w:hAnsi="Arial"/>
                <w:sz w:val="20"/>
              </w:rPr>
              <w:t>1.0 Draft</w:t>
            </w:r>
          </w:p>
        </w:tc>
        <w:tc>
          <w:tcPr>
            <w:tcW w:w="1710" w:type="dxa"/>
          </w:tcPr>
          <w:p w14:paraId="4FE9321B" w14:textId="77777777" w:rsidR="009427C6" w:rsidRDefault="009427C6">
            <w:pPr>
              <w:spacing w:line="240" w:lineRule="atLeast"/>
              <w:jc w:val="center"/>
              <w:rPr>
                <w:rFonts w:ascii="Arial" w:hAnsi="Arial"/>
                <w:sz w:val="20"/>
              </w:rPr>
            </w:pPr>
            <w:r>
              <w:rPr>
                <w:rFonts w:ascii="Arial" w:hAnsi="Arial"/>
                <w:sz w:val="20"/>
              </w:rPr>
              <w:t>10 Sept 2003</w:t>
            </w:r>
          </w:p>
        </w:tc>
      </w:tr>
    </w:tbl>
    <w:p w14:paraId="2BBB9D46" w14:textId="77777777" w:rsidR="009427C6" w:rsidRDefault="009427C6">
      <w:pPr>
        <w:pStyle w:val="TOC1"/>
        <w:rPr>
          <w:lang w:val="en-US"/>
        </w:rPr>
      </w:pPr>
    </w:p>
    <w:p w14:paraId="578D60A4" w14:textId="77777777" w:rsidR="009427C6" w:rsidRDefault="009427C6">
      <w:pPr>
        <w:pStyle w:val="Heading1"/>
      </w:pPr>
      <w:bookmarkStart w:id="4" w:name="_Toc10523782"/>
      <w:bookmarkStart w:id="5" w:name="_Toc67810870"/>
      <w:r>
        <w:t>Version Control</w:t>
      </w:r>
      <w:bookmarkEnd w:id="4"/>
      <w:bookmarkEnd w:id="5"/>
    </w:p>
    <w:p w14:paraId="65C16817" w14:textId="77777777" w:rsidR="009427C6" w:rsidRDefault="009427C6">
      <w:pPr>
        <w:spacing w:line="240" w:lineRule="atLeast"/>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8"/>
        <w:gridCol w:w="1704"/>
        <w:gridCol w:w="2268"/>
        <w:gridCol w:w="3408"/>
      </w:tblGrid>
      <w:tr w:rsidR="009427C6" w14:paraId="7E1A3FC1" w14:textId="77777777">
        <w:tblPrEx>
          <w:tblCellMar>
            <w:top w:w="0" w:type="dxa"/>
            <w:bottom w:w="0" w:type="dxa"/>
          </w:tblCellMar>
        </w:tblPrEx>
        <w:trPr>
          <w:cantSplit/>
          <w:trHeight w:val="77"/>
          <w:tblHeader/>
        </w:trPr>
        <w:tc>
          <w:tcPr>
            <w:tcW w:w="1098" w:type="dxa"/>
            <w:shd w:val="pct12" w:color="auto" w:fill="auto"/>
          </w:tcPr>
          <w:p w14:paraId="47C32581" w14:textId="77777777" w:rsidR="009427C6" w:rsidRDefault="009427C6">
            <w:pPr>
              <w:spacing w:line="240" w:lineRule="atLeast"/>
              <w:rPr>
                <w:rFonts w:ascii="Arial" w:hAnsi="Arial"/>
                <w:b/>
                <w:sz w:val="20"/>
              </w:rPr>
            </w:pPr>
            <w:r>
              <w:rPr>
                <w:rFonts w:ascii="Arial" w:hAnsi="Arial"/>
                <w:b/>
                <w:sz w:val="20"/>
              </w:rPr>
              <w:t>Version</w:t>
            </w:r>
          </w:p>
        </w:tc>
        <w:tc>
          <w:tcPr>
            <w:tcW w:w="1704" w:type="dxa"/>
            <w:shd w:val="pct12" w:color="auto" w:fill="auto"/>
          </w:tcPr>
          <w:p w14:paraId="248295F7" w14:textId="77777777" w:rsidR="009427C6" w:rsidRDefault="009427C6">
            <w:pPr>
              <w:spacing w:line="240" w:lineRule="atLeast"/>
              <w:rPr>
                <w:rFonts w:ascii="Arial" w:hAnsi="Arial"/>
                <w:b/>
                <w:sz w:val="20"/>
              </w:rPr>
            </w:pPr>
            <w:r>
              <w:rPr>
                <w:rFonts w:ascii="Arial" w:hAnsi="Arial"/>
                <w:b/>
                <w:sz w:val="20"/>
              </w:rPr>
              <w:t>Author</w:t>
            </w:r>
          </w:p>
        </w:tc>
        <w:tc>
          <w:tcPr>
            <w:tcW w:w="2268" w:type="dxa"/>
            <w:shd w:val="pct12" w:color="auto" w:fill="auto"/>
          </w:tcPr>
          <w:p w14:paraId="40BFDEE0" w14:textId="77777777" w:rsidR="009427C6" w:rsidRDefault="009427C6">
            <w:pPr>
              <w:spacing w:line="240" w:lineRule="atLeast"/>
              <w:rPr>
                <w:rFonts w:ascii="Arial" w:hAnsi="Arial"/>
                <w:b/>
                <w:sz w:val="20"/>
              </w:rPr>
            </w:pPr>
            <w:r>
              <w:rPr>
                <w:rFonts w:ascii="Arial" w:hAnsi="Arial"/>
                <w:b/>
                <w:sz w:val="20"/>
              </w:rPr>
              <w:t>Date</w:t>
            </w:r>
          </w:p>
        </w:tc>
        <w:tc>
          <w:tcPr>
            <w:tcW w:w="3408" w:type="dxa"/>
            <w:shd w:val="pct12" w:color="auto" w:fill="auto"/>
          </w:tcPr>
          <w:p w14:paraId="1BD60F6B" w14:textId="77777777" w:rsidR="009427C6" w:rsidRDefault="009427C6">
            <w:pPr>
              <w:spacing w:line="240" w:lineRule="atLeast"/>
              <w:rPr>
                <w:rFonts w:ascii="Arial" w:hAnsi="Arial"/>
                <w:b/>
                <w:sz w:val="20"/>
              </w:rPr>
            </w:pPr>
            <w:r>
              <w:rPr>
                <w:rFonts w:ascii="Arial" w:hAnsi="Arial"/>
                <w:b/>
                <w:sz w:val="20"/>
              </w:rPr>
              <w:t>Reason for Changes</w:t>
            </w:r>
          </w:p>
        </w:tc>
      </w:tr>
      <w:tr w:rsidR="009427C6" w14:paraId="10A4B31E" w14:textId="77777777">
        <w:tblPrEx>
          <w:tblCellMar>
            <w:top w:w="0" w:type="dxa"/>
            <w:bottom w:w="0" w:type="dxa"/>
          </w:tblCellMar>
        </w:tblPrEx>
        <w:trPr>
          <w:cantSplit/>
          <w:trHeight w:val="77"/>
        </w:trPr>
        <w:tc>
          <w:tcPr>
            <w:tcW w:w="1098" w:type="dxa"/>
          </w:tcPr>
          <w:p w14:paraId="500CBEAE" w14:textId="77777777" w:rsidR="009427C6" w:rsidRDefault="009427C6">
            <w:pPr>
              <w:spacing w:line="240" w:lineRule="atLeast"/>
              <w:rPr>
                <w:rFonts w:ascii="Arial" w:hAnsi="Arial"/>
                <w:sz w:val="20"/>
              </w:rPr>
            </w:pPr>
            <w:r>
              <w:rPr>
                <w:rFonts w:ascii="Arial" w:hAnsi="Arial"/>
                <w:sz w:val="20"/>
              </w:rPr>
              <w:t>0.1</w:t>
            </w:r>
          </w:p>
        </w:tc>
        <w:tc>
          <w:tcPr>
            <w:tcW w:w="1704" w:type="dxa"/>
          </w:tcPr>
          <w:p w14:paraId="13FC04E3" w14:textId="77777777" w:rsidR="009427C6" w:rsidRDefault="009427C6">
            <w:pPr>
              <w:spacing w:line="240" w:lineRule="atLeast"/>
              <w:rPr>
                <w:rFonts w:ascii="Arial" w:hAnsi="Arial"/>
                <w:sz w:val="20"/>
              </w:rPr>
            </w:pPr>
            <w:r>
              <w:rPr>
                <w:rFonts w:ascii="Arial" w:hAnsi="Arial"/>
                <w:sz w:val="20"/>
              </w:rPr>
              <w:t>Anne Clayton</w:t>
            </w:r>
          </w:p>
        </w:tc>
        <w:tc>
          <w:tcPr>
            <w:tcW w:w="2268" w:type="dxa"/>
          </w:tcPr>
          <w:p w14:paraId="46542C9D" w14:textId="77777777" w:rsidR="009427C6" w:rsidRDefault="009427C6">
            <w:pPr>
              <w:pStyle w:val="Header"/>
              <w:tabs>
                <w:tab w:val="clear" w:pos="4153"/>
                <w:tab w:val="clear" w:pos="8306"/>
              </w:tabs>
              <w:spacing w:line="240" w:lineRule="atLeast"/>
            </w:pPr>
            <w:r>
              <w:t>9 April 2003</w:t>
            </w:r>
          </w:p>
        </w:tc>
        <w:tc>
          <w:tcPr>
            <w:tcW w:w="3408" w:type="dxa"/>
          </w:tcPr>
          <w:p w14:paraId="26406D10" w14:textId="77777777" w:rsidR="009427C6" w:rsidRDefault="009427C6">
            <w:pPr>
              <w:pStyle w:val="Header"/>
              <w:tabs>
                <w:tab w:val="clear" w:pos="4153"/>
                <w:tab w:val="clear" w:pos="8306"/>
              </w:tabs>
              <w:spacing w:line="240" w:lineRule="atLeast"/>
              <w:jc w:val="left"/>
            </w:pPr>
            <w:r>
              <w:t>First Draft</w:t>
            </w:r>
          </w:p>
        </w:tc>
      </w:tr>
      <w:tr w:rsidR="009427C6" w14:paraId="4D743B7C" w14:textId="77777777">
        <w:tblPrEx>
          <w:tblCellMar>
            <w:top w:w="0" w:type="dxa"/>
            <w:bottom w:w="0" w:type="dxa"/>
          </w:tblCellMar>
        </w:tblPrEx>
        <w:trPr>
          <w:cantSplit/>
          <w:trHeight w:val="77"/>
        </w:trPr>
        <w:tc>
          <w:tcPr>
            <w:tcW w:w="1098" w:type="dxa"/>
          </w:tcPr>
          <w:p w14:paraId="19783122" w14:textId="77777777" w:rsidR="009427C6" w:rsidRDefault="009427C6">
            <w:pPr>
              <w:spacing w:line="240" w:lineRule="atLeast"/>
              <w:rPr>
                <w:rFonts w:ascii="Arial" w:hAnsi="Arial"/>
                <w:sz w:val="20"/>
              </w:rPr>
            </w:pPr>
            <w:r>
              <w:rPr>
                <w:rFonts w:ascii="Arial" w:hAnsi="Arial"/>
                <w:sz w:val="20"/>
              </w:rPr>
              <w:t>0.2</w:t>
            </w:r>
          </w:p>
        </w:tc>
        <w:tc>
          <w:tcPr>
            <w:tcW w:w="1704" w:type="dxa"/>
          </w:tcPr>
          <w:p w14:paraId="3301B7C6" w14:textId="77777777" w:rsidR="009427C6" w:rsidRDefault="009427C6">
            <w:pPr>
              <w:spacing w:line="240" w:lineRule="atLeast"/>
              <w:rPr>
                <w:rFonts w:ascii="Arial" w:hAnsi="Arial"/>
                <w:sz w:val="20"/>
              </w:rPr>
            </w:pPr>
            <w:r>
              <w:rPr>
                <w:rFonts w:ascii="Arial" w:hAnsi="Arial"/>
                <w:sz w:val="20"/>
              </w:rPr>
              <w:t>Anne Clayton</w:t>
            </w:r>
          </w:p>
        </w:tc>
        <w:tc>
          <w:tcPr>
            <w:tcW w:w="2268" w:type="dxa"/>
          </w:tcPr>
          <w:p w14:paraId="63F3F946" w14:textId="77777777" w:rsidR="009427C6" w:rsidRDefault="009427C6">
            <w:pPr>
              <w:pStyle w:val="Header"/>
              <w:tabs>
                <w:tab w:val="clear" w:pos="4153"/>
                <w:tab w:val="clear" w:pos="8306"/>
              </w:tabs>
              <w:spacing w:line="240" w:lineRule="atLeast"/>
            </w:pPr>
            <w:r>
              <w:t>23 April 2003</w:t>
            </w:r>
          </w:p>
        </w:tc>
        <w:tc>
          <w:tcPr>
            <w:tcW w:w="3408" w:type="dxa"/>
          </w:tcPr>
          <w:p w14:paraId="21AEE42C" w14:textId="77777777" w:rsidR="009427C6" w:rsidRDefault="009427C6">
            <w:pPr>
              <w:pStyle w:val="Header"/>
              <w:tabs>
                <w:tab w:val="clear" w:pos="4153"/>
                <w:tab w:val="clear" w:pos="8306"/>
              </w:tabs>
              <w:spacing w:line="240" w:lineRule="atLeast"/>
              <w:jc w:val="left"/>
            </w:pPr>
            <w:r>
              <w:t>Updated with comments: Des Davidson</w:t>
            </w:r>
          </w:p>
        </w:tc>
      </w:tr>
      <w:tr w:rsidR="009427C6" w14:paraId="64D7E625" w14:textId="77777777">
        <w:tblPrEx>
          <w:tblCellMar>
            <w:top w:w="0" w:type="dxa"/>
            <w:bottom w:w="0" w:type="dxa"/>
          </w:tblCellMar>
        </w:tblPrEx>
        <w:trPr>
          <w:cantSplit/>
          <w:trHeight w:val="77"/>
        </w:trPr>
        <w:tc>
          <w:tcPr>
            <w:tcW w:w="1098" w:type="dxa"/>
          </w:tcPr>
          <w:p w14:paraId="7F1AD32B" w14:textId="77777777" w:rsidR="009427C6" w:rsidRDefault="009427C6">
            <w:pPr>
              <w:spacing w:line="240" w:lineRule="atLeast"/>
              <w:rPr>
                <w:rFonts w:ascii="Arial" w:hAnsi="Arial"/>
                <w:sz w:val="20"/>
              </w:rPr>
            </w:pPr>
            <w:r>
              <w:rPr>
                <w:rFonts w:ascii="Arial" w:hAnsi="Arial"/>
                <w:sz w:val="20"/>
              </w:rPr>
              <w:t>0.3</w:t>
            </w:r>
          </w:p>
        </w:tc>
        <w:tc>
          <w:tcPr>
            <w:tcW w:w="1704" w:type="dxa"/>
          </w:tcPr>
          <w:p w14:paraId="432411A1" w14:textId="77777777" w:rsidR="009427C6" w:rsidRDefault="009427C6">
            <w:pPr>
              <w:spacing w:line="240" w:lineRule="atLeast"/>
              <w:rPr>
                <w:rFonts w:ascii="Arial" w:hAnsi="Arial"/>
                <w:sz w:val="20"/>
              </w:rPr>
            </w:pPr>
            <w:r>
              <w:rPr>
                <w:rFonts w:ascii="Arial" w:hAnsi="Arial"/>
                <w:sz w:val="20"/>
              </w:rPr>
              <w:t>Anne Clayton</w:t>
            </w:r>
          </w:p>
        </w:tc>
        <w:tc>
          <w:tcPr>
            <w:tcW w:w="2268" w:type="dxa"/>
          </w:tcPr>
          <w:p w14:paraId="59C534D0" w14:textId="77777777" w:rsidR="009427C6" w:rsidRDefault="009427C6">
            <w:pPr>
              <w:spacing w:line="240" w:lineRule="atLeast"/>
              <w:rPr>
                <w:rFonts w:ascii="Arial" w:hAnsi="Arial"/>
                <w:sz w:val="20"/>
              </w:rPr>
            </w:pPr>
            <w:r>
              <w:rPr>
                <w:rFonts w:ascii="Arial" w:hAnsi="Arial"/>
                <w:sz w:val="20"/>
              </w:rPr>
              <w:t>17 May 2003</w:t>
            </w:r>
          </w:p>
        </w:tc>
        <w:tc>
          <w:tcPr>
            <w:tcW w:w="3408" w:type="dxa"/>
          </w:tcPr>
          <w:p w14:paraId="7D87FBE8" w14:textId="77777777" w:rsidR="009427C6" w:rsidRDefault="009427C6">
            <w:pPr>
              <w:spacing w:line="240" w:lineRule="atLeast"/>
              <w:rPr>
                <w:rFonts w:ascii="Arial" w:hAnsi="Arial"/>
                <w:sz w:val="20"/>
              </w:rPr>
            </w:pPr>
            <w:r>
              <w:rPr>
                <w:rFonts w:ascii="Arial" w:hAnsi="Arial"/>
                <w:sz w:val="20"/>
              </w:rPr>
              <w:t>Update editing errors; and update with Brett Kotze's and Arthur Cousin's comments.</w:t>
            </w:r>
          </w:p>
        </w:tc>
      </w:tr>
      <w:tr w:rsidR="009427C6" w14:paraId="79E5C0D2" w14:textId="77777777">
        <w:tblPrEx>
          <w:tblCellMar>
            <w:top w:w="0" w:type="dxa"/>
            <w:bottom w:w="0" w:type="dxa"/>
          </w:tblCellMar>
        </w:tblPrEx>
        <w:trPr>
          <w:cantSplit/>
          <w:trHeight w:val="77"/>
        </w:trPr>
        <w:tc>
          <w:tcPr>
            <w:tcW w:w="1098" w:type="dxa"/>
          </w:tcPr>
          <w:p w14:paraId="49A504D0" w14:textId="77777777" w:rsidR="009427C6" w:rsidRDefault="009427C6">
            <w:pPr>
              <w:spacing w:line="240" w:lineRule="atLeast"/>
              <w:rPr>
                <w:rFonts w:ascii="Arial" w:hAnsi="Arial"/>
                <w:sz w:val="20"/>
              </w:rPr>
            </w:pPr>
            <w:r>
              <w:rPr>
                <w:rFonts w:ascii="Arial" w:hAnsi="Arial"/>
                <w:sz w:val="20"/>
              </w:rPr>
              <w:t>1.0</w:t>
            </w:r>
          </w:p>
        </w:tc>
        <w:tc>
          <w:tcPr>
            <w:tcW w:w="1704" w:type="dxa"/>
          </w:tcPr>
          <w:p w14:paraId="5AB68491" w14:textId="77777777" w:rsidR="009427C6" w:rsidRDefault="009427C6">
            <w:pPr>
              <w:spacing w:line="240" w:lineRule="atLeast"/>
              <w:rPr>
                <w:rFonts w:ascii="Arial" w:hAnsi="Arial"/>
                <w:sz w:val="20"/>
              </w:rPr>
            </w:pPr>
            <w:r>
              <w:rPr>
                <w:rFonts w:ascii="Arial" w:hAnsi="Arial"/>
                <w:sz w:val="20"/>
              </w:rPr>
              <w:t>Anne Clayton</w:t>
            </w:r>
          </w:p>
        </w:tc>
        <w:tc>
          <w:tcPr>
            <w:tcW w:w="2268" w:type="dxa"/>
          </w:tcPr>
          <w:p w14:paraId="270882D2" w14:textId="77777777" w:rsidR="009427C6" w:rsidRDefault="009427C6">
            <w:pPr>
              <w:spacing w:line="240" w:lineRule="atLeast"/>
              <w:rPr>
                <w:rFonts w:ascii="Arial" w:hAnsi="Arial"/>
                <w:sz w:val="20"/>
              </w:rPr>
            </w:pPr>
            <w:r>
              <w:rPr>
                <w:rFonts w:ascii="Arial" w:hAnsi="Arial"/>
                <w:sz w:val="20"/>
              </w:rPr>
              <w:t>19 May 2003</w:t>
            </w:r>
          </w:p>
        </w:tc>
        <w:tc>
          <w:tcPr>
            <w:tcW w:w="3408" w:type="dxa"/>
          </w:tcPr>
          <w:p w14:paraId="0C8F8B75" w14:textId="77777777" w:rsidR="009427C6" w:rsidRDefault="009427C6">
            <w:pPr>
              <w:spacing w:line="240" w:lineRule="atLeast"/>
              <w:rPr>
                <w:rFonts w:ascii="Arial" w:hAnsi="Arial"/>
                <w:sz w:val="20"/>
              </w:rPr>
            </w:pPr>
            <w:r>
              <w:rPr>
                <w:rFonts w:ascii="Arial" w:hAnsi="Arial"/>
                <w:sz w:val="20"/>
              </w:rPr>
              <w:t>Distributed version quality assurance provided by JSE EPO</w:t>
            </w:r>
          </w:p>
        </w:tc>
      </w:tr>
      <w:tr w:rsidR="009427C6" w14:paraId="3B632FF8" w14:textId="77777777">
        <w:tblPrEx>
          <w:tblCellMar>
            <w:top w:w="0" w:type="dxa"/>
            <w:bottom w:w="0" w:type="dxa"/>
          </w:tblCellMar>
        </w:tblPrEx>
        <w:trPr>
          <w:cantSplit/>
          <w:trHeight w:val="77"/>
        </w:trPr>
        <w:tc>
          <w:tcPr>
            <w:tcW w:w="1098" w:type="dxa"/>
          </w:tcPr>
          <w:p w14:paraId="7E2336C4" w14:textId="77777777" w:rsidR="009427C6" w:rsidRDefault="009427C6">
            <w:pPr>
              <w:spacing w:line="240" w:lineRule="atLeast"/>
              <w:rPr>
                <w:rFonts w:ascii="Arial" w:hAnsi="Arial"/>
                <w:sz w:val="20"/>
              </w:rPr>
            </w:pPr>
            <w:r>
              <w:rPr>
                <w:rFonts w:ascii="Arial" w:hAnsi="Arial"/>
                <w:sz w:val="20"/>
              </w:rPr>
              <w:t>1.1a</w:t>
            </w:r>
          </w:p>
        </w:tc>
        <w:tc>
          <w:tcPr>
            <w:tcW w:w="1704" w:type="dxa"/>
          </w:tcPr>
          <w:p w14:paraId="27F8EE6C" w14:textId="77777777" w:rsidR="009427C6" w:rsidRDefault="009427C6">
            <w:pPr>
              <w:spacing w:line="240" w:lineRule="atLeast"/>
              <w:rPr>
                <w:rFonts w:ascii="Arial" w:hAnsi="Arial"/>
                <w:sz w:val="20"/>
              </w:rPr>
            </w:pPr>
            <w:r>
              <w:rPr>
                <w:rFonts w:ascii="Arial" w:hAnsi="Arial"/>
                <w:sz w:val="20"/>
              </w:rPr>
              <w:t>Anne Clayton</w:t>
            </w:r>
          </w:p>
        </w:tc>
        <w:tc>
          <w:tcPr>
            <w:tcW w:w="2268" w:type="dxa"/>
          </w:tcPr>
          <w:p w14:paraId="13DF6A65" w14:textId="77777777" w:rsidR="009427C6" w:rsidRDefault="009427C6">
            <w:pPr>
              <w:spacing w:line="240" w:lineRule="atLeast"/>
              <w:rPr>
                <w:rFonts w:ascii="Arial" w:hAnsi="Arial"/>
                <w:sz w:val="20"/>
              </w:rPr>
            </w:pPr>
            <w:r>
              <w:rPr>
                <w:rFonts w:ascii="Arial" w:hAnsi="Arial"/>
                <w:sz w:val="20"/>
              </w:rPr>
              <w:t>26 May 2003</w:t>
            </w:r>
          </w:p>
        </w:tc>
        <w:tc>
          <w:tcPr>
            <w:tcW w:w="3408" w:type="dxa"/>
          </w:tcPr>
          <w:p w14:paraId="7D017144" w14:textId="77777777" w:rsidR="009427C6" w:rsidRDefault="009427C6">
            <w:pPr>
              <w:spacing w:line="240" w:lineRule="atLeast"/>
              <w:rPr>
                <w:rFonts w:ascii="Arial" w:hAnsi="Arial"/>
                <w:sz w:val="20"/>
              </w:rPr>
            </w:pPr>
            <w:r>
              <w:rPr>
                <w:rFonts w:ascii="Arial" w:hAnsi="Arial"/>
                <w:sz w:val="20"/>
              </w:rPr>
              <w:t>Updated with further comments - Brett Kotze</w:t>
            </w:r>
          </w:p>
        </w:tc>
      </w:tr>
      <w:tr w:rsidR="009427C6" w14:paraId="21B6DF8F" w14:textId="77777777">
        <w:tblPrEx>
          <w:tblCellMar>
            <w:top w:w="0" w:type="dxa"/>
            <w:bottom w:w="0" w:type="dxa"/>
          </w:tblCellMar>
        </w:tblPrEx>
        <w:trPr>
          <w:cantSplit/>
          <w:trHeight w:val="77"/>
        </w:trPr>
        <w:tc>
          <w:tcPr>
            <w:tcW w:w="1098" w:type="dxa"/>
          </w:tcPr>
          <w:p w14:paraId="67341715" w14:textId="77777777" w:rsidR="009427C6" w:rsidRDefault="009427C6">
            <w:pPr>
              <w:spacing w:line="240" w:lineRule="atLeast"/>
              <w:rPr>
                <w:rFonts w:ascii="Arial" w:hAnsi="Arial"/>
                <w:sz w:val="20"/>
              </w:rPr>
            </w:pPr>
            <w:r>
              <w:rPr>
                <w:rFonts w:ascii="Arial" w:hAnsi="Arial"/>
                <w:sz w:val="20"/>
              </w:rPr>
              <w:t>1.1b</w:t>
            </w:r>
          </w:p>
        </w:tc>
        <w:tc>
          <w:tcPr>
            <w:tcW w:w="1704" w:type="dxa"/>
          </w:tcPr>
          <w:p w14:paraId="5466603D" w14:textId="77777777" w:rsidR="009427C6" w:rsidRDefault="009427C6">
            <w:pPr>
              <w:spacing w:line="240" w:lineRule="atLeast"/>
              <w:rPr>
                <w:rFonts w:ascii="Arial" w:hAnsi="Arial"/>
                <w:sz w:val="20"/>
              </w:rPr>
            </w:pPr>
            <w:r>
              <w:rPr>
                <w:rFonts w:ascii="Arial" w:hAnsi="Arial"/>
                <w:sz w:val="20"/>
              </w:rPr>
              <w:t>Anne Clayton</w:t>
            </w:r>
          </w:p>
        </w:tc>
        <w:tc>
          <w:tcPr>
            <w:tcW w:w="2268" w:type="dxa"/>
          </w:tcPr>
          <w:p w14:paraId="7686D54E" w14:textId="77777777" w:rsidR="009427C6" w:rsidRDefault="009427C6">
            <w:pPr>
              <w:spacing w:line="240" w:lineRule="atLeast"/>
              <w:rPr>
                <w:rFonts w:ascii="Arial" w:hAnsi="Arial"/>
                <w:sz w:val="20"/>
              </w:rPr>
            </w:pPr>
            <w:r>
              <w:rPr>
                <w:rFonts w:ascii="Arial" w:hAnsi="Arial"/>
                <w:sz w:val="20"/>
              </w:rPr>
              <w:t>27 May 2003</w:t>
            </w:r>
          </w:p>
        </w:tc>
        <w:tc>
          <w:tcPr>
            <w:tcW w:w="3408" w:type="dxa"/>
          </w:tcPr>
          <w:p w14:paraId="2DB206AD" w14:textId="77777777" w:rsidR="009427C6" w:rsidRDefault="009427C6">
            <w:pPr>
              <w:spacing w:line="240" w:lineRule="atLeast"/>
              <w:rPr>
                <w:rFonts w:ascii="Arial" w:hAnsi="Arial"/>
                <w:sz w:val="20"/>
              </w:rPr>
            </w:pPr>
            <w:r>
              <w:rPr>
                <w:rFonts w:ascii="Arial" w:hAnsi="Arial"/>
                <w:sz w:val="20"/>
              </w:rPr>
              <w:t>Redrew Visio diagram to reduce size of document</w:t>
            </w:r>
          </w:p>
        </w:tc>
      </w:tr>
      <w:tr w:rsidR="009427C6" w14:paraId="1CAE7238" w14:textId="77777777">
        <w:tblPrEx>
          <w:tblCellMar>
            <w:top w:w="0" w:type="dxa"/>
            <w:bottom w:w="0" w:type="dxa"/>
          </w:tblCellMar>
        </w:tblPrEx>
        <w:trPr>
          <w:cantSplit/>
          <w:trHeight w:val="77"/>
        </w:trPr>
        <w:tc>
          <w:tcPr>
            <w:tcW w:w="1098" w:type="dxa"/>
          </w:tcPr>
          <w:p w14:paraId="7FAB3A13" w14:textId="77777777" w:rsidR="009427C6" w:rsidRDefault="009427C6">
            <w:pPr>
              <w:spacing w:line="240" w:lineRule="atLeast"/>
              <w:rPr>
                <w:rFonts w:ascii="Arial" w:hAnsi="Arial"/>
                <w:sz w:val="20"/>
              </w:rPr>
            </w:pPr>
            <w:r>
              <w:rPr>
                <w:rFonts w:ascii="Arial" w:hAnsi="Arial"/>
                <w:sz w:val="20"/>
              </w:rPr>
              <w:t>2.0</w:t>
            </w:r>
          </w:p>
        </w:tc>
        <w:tc>
          <w:tcPr>
            <w:tcW w:w="1704" w:type="dxa"/>
          </w:tcPr>
          <w:p w14:paraId="66DFF5E4" w14:textId="77777777" w:rsidR="009427C6" w:rsidRDefault="009427C6">
            <w:pPr>
              <w:spacing w:line="240" w:lineRule="atLeast"/>
              <w:rPr>
                <w:rFonts w:ascii="Arial" w:hAnsi="Arial"/>
                <w:sz w:val="20"/>
              </w:rPr>
            </w:pPr>
            <w:r>
              <w:rPr>
                <w:rFonts w:ascii="Arial" w:hAnsi="Arial"/>
                <w:sz w:val="20"/>
              </w:rPr>
              <w:t>Anne Clayton</w:t>
            </w:r>
          </w:p>
        </w:tc>
        <w:tc>
          <w:tcPr>
            <w:tcW w:w="2268" w:type="dxa"/>
          </w:tcPr>
          <w:p w14:paraId="38E929EF" w14:textId="77777777" w:rsidR="009427C6" w:rsidRDefault="009427C6">
            <w:pPr>
              <w:spacing w:line="240" w:lineRule="atLeast"/>
              <w:rPr>
                <w:rFonts w:ascii="Arial" w:hAnsi="Arial"/>
                <w:sz w:val="20"/>
              </w:rPr>
            </w:pPr>
            <w:r>
              <w:rPr>
                <w:rFonts w:ascii="Arial" w:hAnsi="Arial"/>
                <w:sz w:val="20"/>
              </w:rPr>
              <w:t>29 May 2003</w:t>
            </w:r>
          </w:p>
        </w:tc>
        <w:tc>
          <w:tcPr>
            <w:tcW w:w="3408" w:type="dxa"/>
          </w:tcPr>
          <w:p w14:paraId="63FA8433" w14:textId="77777777" w:rsidR="009427C6" w:rsidRDefault="009427C6">
            <w:pPr>
              <w:spacing w:line="240" w:lineRule="atLeast"/>
              <w:rPr>
                <w:rFonts w:ascii="Arial" w:hAnsi="Arial"/>
                <w:sz w:val="20"/>
              </w:rPr>
            </w:pPr>
            <w:r>
              <w:rPr>
                <w:rFonts w:ascii="Arial" w:hAnsi="Arial"/>
                <w:sz w:val="20"/>
              </w:rPr>
              <w:t>Distributed updated version</w:t>
            </w:r>
          </w:p>
        </w:tc>
      </w:tr>
      <w:tr w:rsidR="009427C6" w14:paraId="7E39A1F9" w14:textId="77777777">
        <w:tblPrEx>
          <w:tblCellMar>
            <w:top w:w="0" w:type="dxa"/>
            <w:bottom w:w="0" w:type="dxa"/>
          </w:tblCellMar>
        </w:tblPrEx>
        <w:trPr>
          <w:cantSplit/>
          <w:trHeight w:val="77"/>
        </w:trPr>
        <w:tc>
          <w:tcPr>
            <w:tcW w:w="1098" w:type="dxa"/>
          </w:tcPr>
          <w:p w14:paraId="6B609214" w14:textId="77777777" w:rsidR="009427C6" w:rsidRDefault="009427C6">
            <w:pPr>
              <w:spacing w:line="240" w:lineRule="atLeast"/>
              <w:rPr>
                <w:rFonts w:ascii="Arial" w:hAnsi="Arial"/>
                <w:sz w:val="20"/>
              </w:rPr>
            </w:pPr>
            <w:r>
              <w:rPr>
                <w:rFonts w:ascii="Arial" w:hAnsi="Arial"/>
                <w:sz w:val="20"/>
              </w:rPr>
              <w:t>2.1</w:t>
            </w:r>
          </w:p>
        </w:tc>
        <w:tc>
          <w:tcPr>
            <w:tcW w:w="1704" w:type="dxa"/>
          </w:tcPr>
          <w:p w14:paraId="72D0EAE5" w14:textId="77777777" w:rsidR="009427C6" w:rsidRDefault="009427C6">
            <w:pPr>
              <w:spacing w:line="240" w:lineRule="atLeast"/>
              <w:rPr>
                <w:rFonts w:ascii="Arial" w:hAnsi="Arial"/>
                <w:sz w:val="20"/>
              </w:rPr>
            </w:pPr>
            <w:r>
              <w:rPr>
                <w:rFonts w:ascii="Arial" w:hAnsi="Arial"/>
                <w:sz w:val="20"/>
              </w:rPr>
              <w:t>Brett Kotze</w:t>
            </w:r>
          </w:p>
        </w:tc>
        <w:tc>
          <w:tcPr>
            <w:tcW w:w="2268" w:type="dxa"/>
          </w:tcPr>
          <w:p w14:paraId="53D0471B" w14:textId="77777777" w:rsidR="009427C6" w:rsidRDefault="009427C6">
            <w:pPr>
              <w:spacing w:line="240" w:lineRule="atLeast"/>
              <w:rPr>
                <w:rFonts w:ascii="Arial" w:hAnsi="Arial"/>
                <w:sz w:val="20"/>
              </w:rPr>
            </w:pPr>
            <w:r>
              <w:rPr>
                <w:rFonts w:ascii="Arial" w:hAnsi="Arial"/>
                <w:sz w:val="20"/>
              </w:rPr>
              <w:t>14 September 2003</w:t>
            </w:r>
          </w:p>
        </w:tc>
        <w:tc>
          <w:tcPr>
            <w:tcW w:w="3408" w:type="dxa"/>
          </w:tcPr>
          <w:p w14:paraId="7844B0A5" w14:textId="77777777" w:rsidR="009427C6" w:rsidRDefault="009427C6">
            <w:pPr>
              <w:spacing w:line="240" w:lineRule="atLeast"/>
              <w:rPr>
                <w:rFonts w:ascii="Arial" w:hAnsi="Arial"/>
                <w:sz w:val="20"/>
              </w:rPr>
            </w:pPr>
            <w:r>
              <w:rPr>
                <w:rFonts w:ascii="Arial" w:hAnsi="Arial"/>
                <w:sz w:val="20"/>
              </w:rPr>
              <w:t>Update document with message flows and content</w:t>
            </w:r>
          </w:p>
        </w:tc>
      </w:tr>
      <w:tr w:rsidR="009427C6" w14:paraId="4B9978BC" w14:textId="77777777">
        <w:tblPrEx>
          <w:tblCellMar>
            <w:top w:w="0" w:type="dxa"/>
            <w:bottom w:w="0" w:type="dxa"/>
          </w:tblCellMar>
        </w:tblPrEx>
        <w:trPr>
          <w:cantSplit/>
          <w:trHeight w:val="77"/>
        </w:trPr>
        <w:tc>
          <w:tcPr>
            <w:tcW w:w="1098" w:type="dxa"/>
          </w:tcPr>
          <w:p w14:paraId="0407CD37" w14:textId="77777777" w:rsidR="009427C6" w:rsidRDefault="009427C6">
            <w:pPr>
              <w:spacing w:line="240" w:lineRule="atLeast"/>
              <w:rPr>
                <w:rFonts w:ascii="Arial" w:hAnsi="Arial"/>
                <w:sz w:val="20"/>
              </w:rPr>
            </w:pPr>
            <w:r>
              <w:rPr>
                <w:rFonts w:ascii="Arial" w:hAnsi="Arial"/>
                <w:sz w:val="20"/>
              </w:rPr>
              <w:t>2.2</w:t>
            </w:r>
          </w:p>
        </w:tc>
        <w:tc>
          <w:tcPr>
            <w:tcW w:w="1704" w:type="dxa"/>
          </w:tcPr>
          <w:p w14:paraId="3A585EEB" w14:textId="77777777" w:rsidR="009427C6" w:rsidRDefault="009427C6">
            <w:pPr>
              <w:spacing w:line="240" w:lineRule="atLeast"/>
              <w:rPr>
                <w:rFonts w:ascii="Arial" w:hAnsi="Arial"/>
                <w:sz w:val="20"/>
              </w:rPr>
            </w:pPr>
            <w:r>
              <w:rPr>
                <w:rFonts w:ascii="Arial" w:hAnsi="Arial"/>
                <w:sz w:val="20"/>
              </w:rPr>
              <w:t>Brett Kotze</w:t>
            </w:r>
          </w:p>
        </w:tc>
        <w:tc>
          <w:tcPr>
            <w:tcW w:w="2268" w:type="dxa"/>
          </w:tcPr>
          <w:p w14:paraId="6B3E3017" w14:textId="77777777" w:rsidR="009427C6" w:rsidRDefault="009427C6">
            <w:pPr>
              <w:spacing w:line="240" w:lineRule="atLeast"/>
              <w:rPr>
                <w:rFonts w:ascii="Arial" w:hAnsi="Arial"/>
                <w:sz w:val="20"/>
              </w:rPr>
            </w:pPr>
            <w:r>
              <w:rPr>
                <w:rFonts w:ascii="Arial" w:hAnsi="Arial"/>
                <w:sz w:val="20"/>
              </w:rPr>
              <w:t>18 September 2003</w:t>
            </w:r>
          </w:p>
        </w:tc>
        <w:tc>
          <w:tcPr>
            <w:tcW w:w="3408" w:type="dxa"/>
          </w:tcPr>
          <w:p w14:paraId="4BC7D093" w14:textId="77777777" w:rsidR="009427C6" w:rsidRDefault="009427C6">
            <w:pPr>
              <w:spacing w:line="240" w:lineRule="atLeast"/>
              <w:rPr>
                <w:rFonts w:ascii="Arial" w:hAnsi="Arial"/>
                <w:sz w:val="20"/>
              </w:rPr>
            </w:pPr>
            <w:r>
              <w:rPr>
                <w:rFonts w:ascii="Arial" w:hAnsi="Arial"/>
                <w:sz w:val="20"/>
              </w:rPr>
              <w:t xml:space="preserve">Updated with comments received from STRATE </w:t>
            </w:r>
          </w:p>
        </w:tc>
      </w:tr>
      <w:tr w:rsidR="009427C6" w14:paraId="07A9760D" w14:textId="77777777">
        <w:tblPrEx>
          <w:tblCellMar>
            <w:top w:w="0" w:type="dxa"/>
            <w:bottom w:w="0" w:type="dxa"/>
          </w:tblCellMar>
        </w:tblPrEx>
        <w:trPr>
          <w:cantSplit/>
          <w:trHeight w:val="77"/>
        </w:trPr>
        <w:tc>
          <w:tcPr>
            <w:tcW w:w="1098" w:type="dxa"/>
          </w:tcPr>
          <w:p w14:paraId="59B99C43" w14:textId="77777777" w:rsidR="009427C6" w:rsidRDefault="009427C6">
            <w:pPr>
              <w:spacing w:line="240" w:lineRule="atLeast"/>
              <w:rPr>
                <w:rFonts w:ascii="Arial" w:hAnsi="Arial"/>
                <w:sz w:val="20"/>
              </w:rPr>
            </w:pPr>
            <w:r>
              <w:rPr>
                <w:rFonts w:ascii="Arial" w:hAnsi="Arial"/>
                <w:sz w:val="20"/>
              </w:rPr>
              <w:t>2.3</w:t>
            </w:r>
          </w:p>
        </w:tc>
        <w:tc>
          <w:tcPr>
            <w:tcW w:w="1704" w:type="dxa"/>
          </w:tcPr>
          <w:p w14:paraId="40AC999F" w14:textId="77777777" w:rsidR="009427C6" w:rsidRDefault="009427C6">
            <w:pPr>
              <w:spacing w:line="240" w:lineRule="atLeast"/>
              <w:rPr>
                <w:rFonts w:ascii="Arial" w:hAnsi="Arial"/>
                <w:sz w:val="20"/>
              </w:rPr>
            </w:pPr>
            <w:r>
              <w:rPr>
                <w:rFonts w:ascii="Arial" w:hAnsi="Arial"/>
                <w:sz w:val="20"/>
              </w:rPr>
              <w:t>Brett Kotze</w:t>
            </w:r>
          </w:p>
        </w:tc>
        <w:tc>
          <w:tcPr>
            <w:tcW w:w="2268" w:type="dxa"/>
          </w:tcPr>
          <w:p w14:paraId="388E3617" w14:textId="77777777" w:rsidR="009427C6" w:rsidRDefault="009427C6">
            <w:pPr>
              <w:spacing w:line="240" w:lineRule="atLeast"/>
              <w:rPr>
                <w:rFonts w:ascii="Arial" w:hAnsi="Arial"/>
                <w:sz w:val="20"/>
              </w:rPr>
            </w:pPr>
            <w:r>
              <w:rPr>
                <w:rFonts w:ascii="Arial" w:hAnsi="Arial"/>
                <w:sz w:val="20"/>
              </w:rPr>
              <w:t>22</w:t>
            </w:r>
            <w:r>
              <w:rPr>
                <w:rFonts w:ascii="Arial" w:hAnsi="Arial"/>
                <w:sz w:val="20"/>
                <w:vertAlign w:val="superscript"/>
              </w:rPr>
              <w:t xml:space="preserve"> </w:t>
            </w:r>
            <w:r>
              <w:rPr>
                <w:rFonts w:ascii="Arial" w:hAnsi="Arial"/>
                <w:sz w:val="20"/>
              </w:rPr>
              <w:t>September 2003</w:t>
            </w:r>
          </w:p>
        </w:tc>
        <w:tc>
          <w:tcPr>
            <w:tcW w:w="3408" w:type="dxa"/>
          </w:tcPr>
          <w:p w14:paraId="42BDD537" w14:textId="77777777" w:rsidR="009427C6" w:rsidRDefault="009427C6">
            <w:pPr>
              <w:spacing w:line="240" w:lineRule="atLeast"/>
              <w:rPr>
                <w:rFonts w:ascii="Arial" w:hAnsi="Arial"/>
                <w:sz w:val="20"/>
              </w:rPr>
            </w:pPr>
            <w:r>
              <w:rPr>
                <w:rFonts w:ascii="Arial" w:hAnsi="Arial"/>
                <w:sz w:val="20"/>
              </w:rPr>
              <w:t>Updated as per Brett’s comment on MMI Cancellation on Maturity. Added a new section on MMI Cancellation</w:t>
            </w:r>
          </w:p>
        </w:tc>
      </w:tr>
      <w:tr w:rsidR="009427C6" w14:paraId="2725BA0D" w14:textId="77777777">
        <w:tblPrEx>
          <w:tblCellMar>
            <w:top w:w="0" w:type="dxa"/>
            <w:bottom w:w="0" w:type="dxa"/>
          </w:tblCellMar>
        </w:tblPrEx>
        <w:trPr>
          <w:cantSplit/>
          <w:trHeight w:val="77"/>
        </w:trPr>
        <w:tc>
          <w:tcPr>
            <w:tcW w:w="1098" w:type="dxa"/>
          </w:tcPr>
          <w:p w14:paraId="0B2286C0" w14:textId="77777777" w:rsidR="009427C6" w:rsidRDefault="009427C6">
            <w:pPr>
              <w:spacing w:line="240" w:lineRule="atLeast"/>
              <w:rPr>
                <w:rFonts w:ascii="Arial" w:hAnsi="Arial"/>
                <w:sz w:val="20"/>
              </w:rPr>
            </w:pPr>
            <w:r>
              <w:rPr>
                <w:rFonts w:ascii="Arial" w:hAnsi="Arial"/>
                <w:sz w:val="20"/>
              </w:rPr>
              <w:t>2.4</w:t>
            </w:r>
          </w:p>
        </w:tc>
        <w:tc>
          <w:tcPr>
            <w:tcW w:w="1704" w:type="dxa"/>
          </w:tcPr>
          <w:p w14:paraId="469825CD" w14:textId="77777777" w:rsidR="009427C6" w:rsidRDefault="009427C6">
            <w:pPr>
              <w:spacing w:line="240" w:lineRule="atLeast"/>
              <w:rPr>
                <w:rFonts w:ascii="Arial" w:hAnsi="Arial"/>
                <w:sz w:val="20"/>
              </w:rPr>
            </w:pPr>
            <w:r>
              <w:rPr>
                <w:rFonts w:ascii="Arial" w:hAnsi="Arial"/>
                <w:sz w:val="20"/>
              </w:rPr>
              <w:t>Brett Kotze</w:t>
            </w:r>
          </w:p>
        </w:tc>
        <w:tc>
          <w:tcPr>
            <w:tcW w:w="2268" w:type="dxa"/>
          </w:tcPr>
          <w:p w14:paraId="55EF1033" w14:textId="77777777" w:rsidR="009427C6" w:rsidRDefault="009427C6">
            <w:pPr>
              <w:spacing w:line="240" w:lineRule="atLeast"/>
              <w:rPr>
                <w:rFonts w:ascii="Arial" w:hAnsi="Arial"/>
                <w:sz w:val="20"/>
              </w:rPr>
            </w:pPr>
            <w:r>
              <w:rPr>
                <w:rFonts w:ascii="Arial" w:hAnsi="Arial"/>
                <w:sz w:val="20"/>
              </w:rPr>
              <w:t>29 September 2003</w:t>
            </w:r>
          </w:p>
        </w:tc>
        <w:tc>
          <w:tcPr>
            <w:tcW w:w="3408" w:type="dxa"/>
          </w:tcPr>
          <w:p w14:paraId="4F4D4F7D" w14:textId="77777777" w:rsidR="009427C6" w:rsidRDefault="009427C6">
            <w:pPr>
              <w:pStyle w:val="Normalbullet"/>
              <w:numPr>
                <w:ilvl w:val="0"/>
                <w:numId w:val="0"/>
              </w:numPr>
              <w:spacing w:line="240" w:lineRule="atLeast"/>
              <w:rPr>
                <w:lang w:val="en-GB"/>
              </w:rPr>
            </w:pPr>
            <w:r>
              <w:rPr>
                <w:lang w:val="en-GB"/>
              </w:rPr>
              <w:t>1) Update with MMF comments.</w:t>
            </w:r>
          </w:p>
          <w:p w14:paraId="63EF5BE1" w14:textId="77777777" w:rsidR="009427C6" w:rsidRDefault="009427C6">
            <w:pPr>
              <w:spacing w:line="240" w:lineRule="atLeast"/>
              <w:rPr>
                <w:rFonts w:ascii="Arial" w:hAnsi="Arial"/>
                <w:sz w:val="20"/>
              </w:rPr>
            </w:pPr>
            <w:r>
              <w:rPr>
                <w:rFonts w:ascii="Arial" w:hAnsi="Arial"/>
                <w:sz w:val="20"/>
              </w:rPr>
              <w:t>2) Update with Brett’s comments.</w:t>
            </w:r>
          </w:p>
          <w:p w14:paraId="70A4AF09" w14:textId="77777777" w:rsidR="009427C6" w:rsidRDefault="009427C6">
            <w:pPr>
              <w:spacing w:line="240" w:lineRule="atLeast"/>
              <w:rPr>
                <w:rFonts w:ascii="Arial" w:hAnsi="Arial"/>
                <w:sz w:val="20"/>
              </w:rPr>
            </w:pPr>
            <w:r>
              <w:rPr>
                <w:rFonts w:ascii="Arial" w:hAnsi="Arial"/>
                <w:sz w:val="20"/>
              </w:rPr>
              <w:t>3) Include flows for Cancellation on maturity of instrument.</w:t>
            </w:r>
          </w:p>
          <w:p w14:paraId="78DBE679" w14:textId="77777777" w:rsidR="009427C6" w:rsidRDefault="009427C6">
            <w:pPr>
              <w:spacing w:line="240" w:lineRule="atLeast"/>
              <w:rPr>
                <w:rFonts w:ascii="Arial" w:hAnsi="Arial"/>
                <w:sz w:val="20"/>
              </w:rPr>
            </w:pPr>
            <w:r>
              <w:rPr>
                <w:rFonts w:ascii="Arial" w:hAnsi="Arial"/>
                <w:sz w:val="20"/>
              </w:rPr>
              <w:t>4) Include MT 500 content for top-up/reduction.</w:t>
            </w:r>
          </w:p>
        </w:tc>
      </w:tr>
      <w:tr w:rsidR="009427C6" w14:paraId="48DA5DDA" w14:textId="77777777">
        <w:tblPrEx>
          <w:tblCellMar>
            <w:top w:w="0" w:type="dxa"/>
            <w:bottom w:w="0" w:type="dxa"/>
          </w:tblCellMar>
        </w:tblPrEx>
        <w:trPr>
          <w:cantSplit/>
          <w:trHeight w:val="77"/>
        </w:trPr>
        <w:tc>
          <w:tcPr>
            <w:tcW w:w="1098" w:type="dxa"/>
          </w:tcPr>
          <w:p w14:paraId="6D5F5591" w14:textId="77777777" w:rsidR="009427C6" w:rsidRDefault="009427C6">
            <w:pPr>
              <w:spacing w:line="240" w:lineRule="atLeast"/>
              <w:rPr>
                <w:rFonts w:ascii="Arial" w:hAnsi="Arial"/>
                <w:sz w:val="20"/>
              </w:rPr>
            </w:pPr>
            <w:r>
              <w:rPr>
                <w:rFonts w:ascii="Arial" w:hAnsi="Arial"/>
                <w:sz w:val="20"/>
              </w:rPr>
              <w:t>2.5</w:t>
            </w:r>
          </w:p>
        </w:tc>
        <w:tc>
          <w:tcPr>
            <w:tcW w:w="1704" w:type="dxa"/>
          </w:tcPr>
          <w:p w14:paraId="7D629B80" w14:textId="77777777" w:rsidR="009427C6" w:rsidRDefault="009427C6">
            <w:pPr>
              <w:spacing w:line="240" w:lineRule="atLeast"/>
              <w:rPr>
                <w:rFonts w:ascii="Arial" w:hAnsi="Arial"/>
                <w:sz w:val="20"/>
              </w:rPr>
            </w:pPr>
            <w:r>
              <w:rPr>
                <w:rFonts w:ascii="Arial" w:hAnsi="Arial"/>
                <w:sz w:val="20"/>
              </w:rPr>
              <w:t>Brett Kotze</w:t>
            </w:r>
          </w:p>
        </w:tc>
        <w:tc>
          <w:tcPr>
            <w:tcW w:w="2268" w:type="dxa"/>
          </w:tcPr>
          <w:p w14:paraId="4AF4790E" w14:textId="77777777" w:rsidR="009427C6" w:rsidRDefault="009427C6">
            <w:pPr>
              <w:spacing w:line="240" w:lineRule="atLeast"/>
              <w:rPr>
                <w:rFonts w:ascii="Arial" w:hAnsi="Arial"/>
                <w:sz w:val="20"/>
              </w:rPr>
            </w:pPr>
            <w:r>
              <w:rPr>
                <w:rFonts w:ascii="Arial" w:hAnsi="Arial"/>
                <w:sz w:val="20"/>
              </w:rPr>
              <w:t>03 October 2003</w:t>
            </w:r>
          </w:p>
        </w:tc>
        <w:tc>
          <w:tcPr>
            <w:tcW w:w="3408" w:type="dxa"/>
          </w:tcPr>
          <w:p w14:paraId="1FD4FC28" w14:textId="77777777" w:rsidR="009427C6" w:rsidRDefault="009427C6">
            <w:pPr>
              <w:spacing w:line="240" w:lineRule="atLeast"/>
              <w:rPr>
                <w:rFonts w:ascii="Arial" w:hAnsi="Arial"/>
                <w:sz w:val="20"/>
              </w:rPr>
            </w:pPr>
            <w:r>
              <w:rPr>
                <w:rFonts w:ascii="Arial" w:hAnsi="Arial"/>
                <w:sz w:val="20"/>
              </w:rPr>
              <w:t>Change Appendixes from MT 500s to MT 598s and update contents of the document to refer to MT 598s</w:t>
            </w:r>
          </w:p>
        </w:tc>
      </w:tr>
      <w:tr w:rsidR="009427C6" w14:paraId="6E11E817" w14:textId="77777777">
        <w:tblPrEx>
          <w:tblCellMar>
            <w:top w:w="0" w:type="dxa"/>
            <w:bottom w:w="0" w:type="dxa"/>
          </w:tblCellMar>
        </w:tblPrEx>
        <w:trPr>
          <w:cantSplit/>
          <w:trHeight w:val="77"/>
        </w:trPr>
        <w:tc>
          <w:tcPr>
            <w:tcW w:w="1098" w:type="dxa"/>
          </w:tcPr>
          <w:p w14:paraId="7C4F4D6E" w14:textId="77777777" w:rsidR="009427C6" w:rsidRDefault="009427C6">
            <w:pPr>
              <w:spacing w:line="240" w:lineRule="atLeast"/>
              <w:rPr>
                <w:rFonts w:ascii="Arial" w:hAnsi="Arial"/>
                <w:sz w:val="20"/>
              </w:rPr>
            </w:pPr>
            <w:r>
              <w:rPr>
                <w:rFonts w:ascii="Arial" w:hAnsi="Arial"/>
                <w:sz w:val="20"/>
              </w:rPr>
              <w:t>2.6</w:t>
            </w:r>
          </w:p>
        </w:tc>
        <w:tc>
          <w:tcPr>
            <w:tcW w:w="1704" w:type="dxa"/>
          </w:tcPr>
          <w:p w14:paraId="095A81FB" w14:textId="77777777" w:rsidR="009427C6" w:rsidRDefault="009427C6">
            <w:pPr>
              <w:spacing w:line="240" w:lineRule="atLeast"/>
              <w:rPr>
                <w:rFonts w:ascii="Arial" w:hAnsi="Arial"/>
                <w:sz w:val="20"/>
              </w:rPr>
            </w:pPr>
            <w:r>
              <w:rPr>
                <w:rFonts w:ascii="Arial" w:hAnsi="Arial"/>
                <w:sz w:val="20"/>
              </w:rPr>
              <w:t>Brett Kotze</w:t>
            </w:r>
          </w:p>
        </w:tc>
        <w:tc>
          <w:tcPr>
            <w:tcW w:w="2268" w:type="dxa"/>
          </w:tcPr>
          <w:p w14:paraId="703927D0" w14:textId="77777777" w:rsidR="009427C6" w:rsidRDefault="009427C6">
            <w:pPr>
              <w:spacing w:line="240" w:lineRule="atLeast"/>
              <w:rPr>
                <w:rFonts w:ascii="Arial" w:hAnsi="Arial"/>
                <w:sz w:val="20"/>
              </w:rPr>
            </w:pPr>
            <w:r>
              <w:rPr>
                <w:rFonts w:ascii="Arial" w:hAnsi="Arial"/>
                <w:sz w:val="20"/>
              </w:rPr>
              <w:t>07 October 2003</w:t>
            </w:r>
          </w:p>
        </w:tc>
        <w:tc>
          <w:tcPr>
            <w:tcW w:w="3408" w:type="dxa"/>
          </w:tcPr>
          <w:p w14:paraId="5BB94827" w14:textId="77777777" w:rsidR="009427C6" w:rsidRDefault="009427C6">
            <w:pPr>
              <w:spacing w:line="240" w:lineRule="atLeast"/>
              <w:rPr>
                <w:rFonts w:ascii="Arial" w:hAnsi="Arial"/>
                <w:sz w:val="20"/>
              </w:rPr>
            </w:pPr>
            <w:r>
              <w:rPr>
                <w:rFonts w:ascii="Arial" w:hAnsi="Arial"/>
                <w:sz w:val="20"/>
              </w:rPr>
              <w:t>Update issuance amount on table, remove flows for top-ups and reductions, correct formatting, etc.</w:t>
            </w:r>
          </w:p>
        </w:tc>
      </w:tr>
      <w:tr w:rsidR="009427C6" w14:paraId="3A716345" w14:textId="77777777">
        <w:tblPrEx>
          <w:tblCellMar>
            <w:top w:w="0" w:type="dxa"/>
            <w:bottom w:w="0" w:type="dxa"/>
          </w:tblCellMar>
        </w:tblPrEx>
        <w:trPr>
          <w:cantSplit/>
          <w:trHeight w:val="77"/>
        </w:trPr>
        <w:tc>
          <w:tcPr>
            <w:tcW w:w="1098" w:type="dxa"/>
          </w:tcPr>
          <w:p w14:paraId="4001B816" w14:textId="77777777" w:rsidR="009427C6" w:rsidRDefault="009427C6">
            <w:pPr>
              <w:spacing w:line="240" w:lineRule="atLeast"/>
              <w:rPr>
                <w:rFonts w:ascii="Arial" w:hAnsi="Arial"/>
                <w:sz w:val="20"/>
              </w:rPr>
            </w:pPr>
            <w:r>
              <w:rPr>
                <w:rFonts w:ascii="Arial" w:hAnsi="Arial"/>
                <w:sz w:val="20"/>
              </w:rPr>
              <w:lastRenderedPageBreak/>
              <w:t>2.7</w:t>
            </w:r>
          </w:p>
        </w:tc>
        <w:tc>
          <w:tcPr>
            <w:tcW w:w="1704" w:type="dxa"/>
          </w:tcPr>
          <w:p w14:paraId="1CFFF5E4" w14:textId="77777777" w:rsidR="009427C6" w:rsidRDefault="009427C6">
            <w:pPr>
              <w:spacing w:line="240" w:lineRule="atLeast"/>
              <w:rPr>
                <w:rFonts w:ascii="Arial" w:hAnsi="Arial"/>
                <w:sz w:val="20"/>
              </w:rPr>
            </w:pPr>
            <w:r>
              <w:rPr>
                <w:rFonts w:ascii="Arial" w:hAnsi="Arial"/>
                <w:sz w:val="20"/>
              </w:rPr>
              <w:t>Brett Kotze</w:t>
            </w:r>
          </w:p>
        </w:tc>
        <w:tc>
          <w:tcPr>
            <w:tcW w:w="2268" w:type="dxa"/>
          </w:tcPr>
          <w:p w14:paraId="2288F3C3" w14:textId="77777777" w:rsidR="009427C6" w:rsidRDefault="009427C6">
            <w:pPr>
              <w:spacing w:line="240" w:lineRule="atLeast"/>
              <w:rPr>
                <w:rFonts w:ascii="Arial" w:hAnsi="Arial"/>
                <w:sz w:val="20"/>
              </w:rPr>
            </w:pPr>
            <w:r>
              <w:rPr>
                <w:rFonts w:ascii="Arial" w:hAnsi="Arial"/>
                <w:sz w:val="20"/>
              </w:rPr>
              <w:t>09 October 2003</w:t>
            </w:r>
          </w:p>
        </w:tc>
        <w:tc>
          <w:tcPr>
            <w:tcW w:w="3408" w:type="dxa"/>
          </w:tcPr>
          <w:p w14:paraId="7AFC41B3" w14:textId="77777777" w:rsidR="009427C6" w:rsidRDefault="009427C6">
            <w:pPr>
              <w:spacing w:line="240" w:lineRule="atLeast"/>
              <w:rPr>
                <w:rFonts w:ascii="Arial" w:hAnsi="Arial"/>
                <w:sz w:val="20"/>
              </w:rPr>
            </w:pPr>
            <w:r>
              <w:rPr>
                <w:rFonts w:ascii="Arial" w:hAnsi="Arial"/>
                <w:sz w:val="20"/>
              </w:rPr>
              <w:t>Update with comments from NMPG</w:t>
            </w:r>
          </w:p>
        </w:tc>
      </w:tr>
      <w:tr w:rsidR="009427C6" w14:paraId="1CCAF8D0" w14:textId="77777777">
        <w:tblPrEx>
          <w:tblCellMar>
            <w:top w:w="0" w:type="dxa"/>
            <w:bottom w:w="0" w:type="dxa"/>
          </w:tblCellMar>
        </w:tblPrEx>
        <w:trPr>
          <w:cantSplit/>
          <w:trHeight w:val="77"/>
        </w:trPr>
        <w:tc>
          <w:tcPr>
            <w:tcW w:w="1098" w:type="dxa"/>
          </w:tcPr>
          <w:p w14:paraId="2AFA0F7B" w14:textId="77777777" w:rsidR="009427C6" w:rsidRDefault="009427C6">
            <w:pPr>
              <w:spacing w:line="240" w:lineRule="atLeast"/>
              <w:rPr>
                <w:rFonts w:ascii="Arial" w:hAnsi="Arial"/>
                <w:sz w:val="20"/>
              </w:rPr>
            </w:pPr>
            <w:r>
              <w:rPr>
                <w:rFonts w:ascii="Arial" w:hAnsi="Arial"/>
                <w:sz w:val="20"/>
              </w:rPr>
              <w:t>2.8</w:t>
            </w:r>
          </w:p>
        </w:tc>
        <w:tc>
          <w:tcPr>
            <w:tcW w:w="1704" w:type="dxa"/>
          </w:tcPr>
          <w:p w14:paraId="5630AB1D" w14:textId="77777777" w:rsidR="009427C6" w:rsidRDefault="009427C6">
            <w:pPr>
              <w:spacing w:line="240" w:lineRule="atLeast"/>
              <w:rPr>
                <w:rFonts w:ascii="Arial" w:hAnsi="Arial"/>
                <w:sz w:val="20"/>
              </w:rPr>
            </w:pPr>
            <w:r>
              <w:rPr>
                <w:rFonts w:ascii="Arial" w:hAnsi="Arial"/>
                <w:sz w:val="20"/>
              </w:rPr>
              <w:t>Brett Kotze</w:t>
            </w:r>
          </w:p>
        </w:tc>
        <w:tc>
          <w:tcPr>
            <w:tcW w:w="2268" w:type="dxa"/>
          </w:tcPr>
          <w:p w14:paraId="242151AD" w14:textId="77777777" w:rsidR="009427C6" w:rsidRDefault="009427C6">
            <w:pPr>
              <w:spacing w:line="240" w:lineRule="atLeast"/>
              <w:rPr>
                <w:rFonts w:ascii="Arial" w:hAnsi="Arial"/>
                <w:sz w:val="20"/>
              </w:rPr>
            </w:pPr>
            <w:r>
              <w:rPr>
                <w:rFonts w:ascii="Arial" w:hAnsi="Arial"/>
                <w:sz w:val="20"/>
              </w:rPr>
              <w:t>15 October 2003</w:t>
            </w:r>
          </w:p>
        </w:tc>
        <w:tc>
          <w:tcPr>
            <w:tcW w:w="3408" w:type="dxa"/>
          </w:tcPr>
          <w:p w14:paraId="2D472108" w14:textId="77777777" w:rsidR="009427C6" w:rsidRDefault="009427C6">
            <w:pPr>
              <w:spacing w:line="240" w:lineRule="atLeast"/>
              <w:rPr>
                <w:rFonts w:ascii="Arial" w:hAnsi="Arial"/>
                <w:sz w:val="20"/>
              </w:rPr>
            </w:pPr>
            <w:r>
              <w:rPr>
                <w:rFonts w:ascii="Arial" w:hAnsi="Arial"/>
                <w:sz w:val="20"/>
              </w:rPr>
              <w:t>Update with comments received from Celest Botha (FNB)</w:t>
            </w:r>
          </w:p>
        </w:tc>
      </w:tr>
      <w:tr w:rsidR="009427C6" w14:paraId="55072DF9" w14:textId="77777777">
        <w:tblPrEx>
          <w:tblCellMar>
            <w:top w:w="0" w:type="dxa"/>
            <w:bottom w:w="0" w:type="dxa"/>
          </w:tblCellMar>
        </w:tblPrEx>
        <w:trPr>
          <w:cantSplit/>
          <w:trHeight w:val="77"/>
        </w:trPr>
        <w:tc>
          <w:tcPr>
            <w:tcW w:w="1098" w:type="dxa"/>
          </w:tcPr>
          <w:p w14:paraId="31B8134A" w14:textId="77777777" w:rsidR="009427C6" w:rsidRDefault="009427C6">
            <w:pPr>
              <w:spacing w:line="240" w:lineRule="atLeast"/>
              <w:rPr>
                <w:rFonts w:ascii="Arial" w:hAnsi="Arial"/>
                <w:sz w:val="20"/>
              </w:rPr>
            </w:pPr>
            <w:r>
              <w:rPr>
                <w:rFonts w:ascii="Arial" w:hAnsi="Arial"/>
                <w:sz w:val="20"/>
              </w:rPr>
              <w:t>2.9</w:t>
            </w:r>
          </w:p>
        </w:tc>
        <w:tc>
          <w:tcPr>
            <w:tcW w:w="1704" w:type="dxa"/>
          </w:tcPr>
          <w:p w14:paraId="7DC8BB8C" w14:textId="77777777" w:rsidR="009427C6" w:rsidRDefault="009427C6">
            <w:pPr>
              <w:spacing w:line="240" w:lineRule="atLeast"/>
              <w:rPr>
                <w:rFonts w:ascii="Arial" w:hAnsi="Arial"/>
                <w:sz w:val="20"/>
              </w:rPr>
            </w:pPr>
            <w:r>
              <w:rPr>
                <w:rFonts w:ascii="Arial" w:hAnsi="Arial"/>
                <w:sz w:val="20"/>
              </w:rPr>
              <w:t>Brett Kotze</w:t>
            </w:r>
          </w:p>
        </w:tc>
        <w:tc>
          <w:tcPr>
            <w:tcW w:w="2268" w:type="dxa"/>
          </w:tcPr>
          <w:p w14:paraId="18CFD682" w14:textId="77777777" w:rsidR="009427C6" w:rsidRDefault="009427C6">
            <w:pPr>
              <w:spacing w:line="240" w:lineRule="atLeast"/>
              <w:rPr>
                <w:rFonts w:ascii="Arial" w:hAnsi="Arial"/>
                <w:sz w:val="20"/>
              </w:rPr>
            </w:pPr>
            <w:r>
              <w:rPr>
                <w:rFonts w:ascii="Arial" w:hAnsi="Arial"/>
                <w:sz w:val="20"/>
              </w:rPr>
              <w:t>11 February 2004</w:t>
            </w:r>
          </w:p>
        </w:tc>
        <w:tc>
          <w:tcPr>
            <w:tcW w:w="3408" w:type="dxa"/>
          </w:tcPr>
          <w:p w14:paraId="7864FB3C" w14:textId="77777777" w:rsidR="009427C6" w:rsidRDefault="009427C6">
            <w:pPr>
              <w:spacing w:line="240" w:lineRule="atLeast"/>
              <w:rPr>
                <w:rFonts w:ascii="Arial" w:hAnsi="Arial"/>
                <w:sz w:val="20"/>
              </w:rPr>
            </w:pPr>
            <w:r>
              <w:rPr>
                <w:rFonts w:ascii="Arial" w:hAnsi="Arial"/>
                <w:sz w:val="20"/>
              </w:rPr>
              <w:t>Update with comments received from Eileen &amp; Ganesh (STRATE)</w:t>
            </w:r>
          </w:p>
        </w:tc>
      </w:tr>
      <w:tr w:rsidR="009427C6" w14:paraId="1D3E03CA" w14:textId="77777777">
        <w:tblPrEx>
          <w:tblCellMar>
            <w:top w:w="0" w:type="dxa"/>
            <w:bottom w:w="0" w:type="dxa"/>
          </w:tblCellMar>
        </w:tblPrEx>
        <w:trPr>
          <w:cantSplit/>
          <w:trHeight w:val="77"/>
        </w:trPr>
        <w:tc>
          <w:tcPr>
            <w:tcW w:w="1098" w:type="dxa"/>
          </w:tcPr>
          <w:p w14:paraId="0F7B88FE" w14:textId="77777777" w:rsidR="009427C6" w:rsidRDefault="009427C6">
            <w:pPr>
              <w:spacing w:line="240" w:lineRule="atLeast"/>
              <w:rPr>
                <w:rFonts w:ascii="Arial" w:hAnsi="Arial"/>
                <w:sz w:val="20"/>
              </w:rPr>
            </w:pPr>
            <w:r>
              <w:rPr>
                <w:rFonts w:ascii="Arial" w:hAnsi="Arial"/>
                <w:sz w:val="20"/>
              </w:rPr>
              <w:t>2.10</w:t>
            </w:r>
          </w:p>
        </w:tc>
        <w:tc>
          <w:tcPr>
            <w:tcW w:w="1704" w:type="dxa"/>
          </w:tcPr>
          <w:p w14:paraId="11434275" w14:textId="77777777" w:rsidR="009427C6" w:rsidRDefault="009427C6">
            <w:pPr>
              <w:spacing w:line="240" w:lineRule="atLeast"/>
              <w:rPr>
                <w:rFonts w:ascii="Arial" w:hAnsi="Arial"/>
                <w:sz w:val="20"/>
              </w:rPr>
            </w:pPr>
            <w:r>
              <w:rPr>
                <w:rFonts w:ascii="Arial" w:hAnsi="Arial"/>
                <w:sz w:val="20"/>
              </w:rPr>
              <w:t>Brett Kotze</w:t>
            </w:r>
          </w:p>
        </w:tc>
        <w:tc>
          <w:tcPr>
            <w:tcW w:w="2268" w:type="dxa"/>
          </w:tcPr>
          <w:p w14:paraId="5C592F3C" w14:textId="77777777" w:rsidR="009427C6" w:rsidRDefault="009427C6">
            <w:pPr>
              <w:spacing w:line="240" w:lineRule="atLeast"/>
              <w:rPr>
                <w:rFonts w:ascii="Arial" w:hAnsi="Arial"/>
                <w:sz w:val="20"/>
              </w:rPr>
            </w:pPr>
            <w:r>
              <w:rPr>
                <w:rFonts w:ascii="Arial" w:hAnsi="Arial"/>
                <w:sz w:val="20"/>
              </w:rPr>
              <w:t>19 February 2004</w:t>
            </w:r>
          </w:p>
        </w:tc>
        <w:tc>
          <w:tcPr>
            <w:tcW w:w="3408" w:type="dxa"/>
          </w:tcPr>
          <w:p w14:paraId="6475FB7E" w14:textId="77777777" w:rsidR="009427C6" w:rsidRDefault="009427C6">
            <w:pPr>
              <w:spacing w:line="240" w:lineRule="atLeast"/>
              <w:rPr>
                <w:rFonts w:ascii="Arial" w:hAnsi="Arial"/>
                <w:sz w:val="20"/>
              </w:rPr>
            </w:pPr>
            <w:r>
              <w:rPr>
                <w:rFonts w:ascii="Arial" w:hAnsi="Arial"/>
                <w:sz w:val="20"/>
              </w:rPr>
              <w:t>Further update to STRATE Volume A, removal of the FIA Optional Block and including Front End details as an Annexure</w:t>
            </w:r>
          </w:p>
        </w:tc>
      </w:tr>
      <w:tr w:rsidR="009427C6" w14:paraId="302DAECF" w14:textId="77777777">
        <w:tblPrEx>
          <w:tblCellMar>
            <w:top w:w="0" w:type="dxa"/>
            <w:bottom w:w="0" w:type="dxa"/>
          </w:tblCellMar>
        </w:tblPrEx>
        <w:trPr>
          <w:cantSplit/>
          <w:trHeight w:val="77"/>
        </w:trPr>
        <w:tc>
          <w:tcPr>
            <w:tcW w:w="1098" w:type="dxa"/>
          </w:tcPr>
          <w:p w14:paraId="6F242F40" w14:textId="77777777" w:rsidR="009427C6" w:rsidRDefault="009427C6">
            <w:pPr>
              <w:spacing w:line="240" w:lineRule="atLeast"/>
              <w:rPr>
                <w:rFonts w:ascii="Arial" w:hAnsi="Arial"/>
                <w:sz w:val="20"/>
              </w:rPr>
            </w:pPr>
            <w:r>
              <w:rPr>
                <w:rFonts w:ascii="Arial" w:hAnsi="Arial"/>
                <w:sz w:val="20"/>
              </w:rPr>
              <w:t>2.11</w:t>
            </w:r>
          </w:p>
        </w:tc>
        <w:tc>
          <w:tcPr>
            <w:tcW w:w="1704" w:type="dxa"/>
          </w:tcPr>
          <w:p w14:paraId="5A35A668" w14:textId="77777777" w:rsidR="009427C6" w:rsidRDefault="009427C6">
            <w:pPr>
              <w:spacing w:line="240" w:lineRule="atLeast"/>
              <w:rPr>
                <w:rFonts w:ascii="Arial" w:hAnsi="Arial"/>
                <w:sz w:val="20"/>
              </w:rPr>
            </w:pPr>
            <w:r>
              <w:rPr>
                <w:rFonts w:ascii="Arial" w:hAnsi="Arial"/>
                <w:sz w:val="20"/>
              </w:rPr>
              <w:t>Brett Kotze</w:t>
            </w:r>
          </w:p>
        </w:tc>
        <w:tc>
          <w:tcPr>
            <w:tcW w:w="2268" w:type="dxa"/>
          </w:tcPr>
          <w:p w14:paraId="573DBCDF" w14:textId="77777777" w:rsidR="009427C6" w:rsidRDefault="009427C6">
            <w:pPr>
              <w:spacing w:line="240" w:lineRule="atLeast"/>
              <w:rPr>
                <w:rFonts w:ascii="Arial" w:hAnsi="Arial"/>
                <w:sz w:val="20"/>
              </w:rPr>
            </w:pPr>
            <w:r>
              <w:rPr>
                <w:rFonts w:ascii="Arial" w:hAnsi="Arial"/>
                <w:sz w:val="20"/>
              </w:rPr>
              <w:t>12 March 2004</w:t>
            </w:r>
          </w:p>
        </w:tc>
        <w:tc>
          <w:tcPr>
            <w:tcW w:w="3408" w:type="dxa"/>
          </w:tcPr>
          <w:p w14:paraId="76838FB9" w14:textId="77777777" w:rsidR="009427C6" w:rsidRDefault="009427C6">
            <w:pPr>
              <w:spacing w:line="240" w:lineRule="atLeast"/>
              <w:rPr>
                <w:rFonts w:ascii="Arial" w:hAnsi="Arial"/>
                <w:sz w:val="20"/>
              </w:rPr>
            </w:pPr>
            <w:r>
              <w:rPr>
                <w:rFonts w:ascii="Arial" w:hAnsi="Arial"/>
                <w:sz w:val="20"/>
              </w:rPr>
              <w:t>Further update with comments from IT</w:t>
            </w:r>
          </w:p>
        </w:tc>
      </w:tr>
      <w:tr w:rsidR="009427C6" w14:paraId="6E08E296" w14:textId="77777777">
        <w:tblPrEx>
          <w:tblCellMar>
            <w:top w:w="0" w:type="dxa"/>
            <w:bottom w:w="0" w:type="dxa"/>
          </w:tblCellMar>
        </w:tblPrEx>
        <w:trPr>
          <w:cantSplit/>
          <w:trHeight w:val="77"/>
        </w:trPr>
        <w:tc>
          <w:tcPr>
            <w:tcW w:w="1098" w:type="dxa"/>
          </w:tcPr>
          <w:p w14:paraId="639805C0" w14:textId="77777777" w:rsidR="009427C6" w:rsidRDefault="009427C6">
            <w:pPr>
              <w:spacing w:line="240" w:lineRule="atLeast"/>
              <w:rPr>
                <w:rFonts w:ascii="Arial" w:hAnsi="Arial"/>
                <w:sz w:val="20"/>
              </w:rPr>
            </w:pPr>
            <w:r>
              <w:rPr>
                <w:rFonts w:ascii="Arial" w:hAnsi="Arial"/>
                <w:sz w:val="20"/>
              </w:rPr>
              <w:t>2.12</w:t>
            </w:r>
          </w:p>
        </w:tc>
        <w:tc>
          <w:tcPr>
            <w:tcW w:w="1704" w:type="dxa"/>
          </w:tcPr>
          <w:p w14:paraId="5A218CB0" w14:textId="77777777" w:rsidR="009427C6" w:rsidRDefault="009427C6">
            <w:pPr>
              <w:spacing w:line="240" w:lineRule="atLeast"/>
              <w:rPr>
                <w:rFonts w:ascii="Arial" w:hAnsi="Arial"/>
                <w:sz w:val="20"/>
              </w:rPr>
            </w:pPr>
            <w:r>
              <w:rPr>
                <w:rFonts w:ascii="Arial" w:hAnsi="Arial"/>
                <w:sz w:val="20"/>
              </w:rPr>
              <w:t>Brett Kotze</w:t>
            </w:r>
          </w:p>
        </w:tc>
        <w:tc>
          <w:tcPr>
            <w:tcW w:w="2268" w:type="dxa"/>
          </w:tcPr>
          <w:p w14:paraId="541F1207" w14:textId="77777777" w:rsidR="009427C6" w:rsidRDefault="009427C6">
            <w:pPr>
              <w:spacing w:line="240" w:lineRule="atLeast"/>
              <w:rPr>
                <w:rFonts w:ascii="Arial" w:hAnsi="Arial"/>
                <w:sz w:val="20"/>
              </w:rPr>
            </w:pPr>
            <w:r>
              <w:rPr>
                <w:rFonts w:ascii="Arial" w:hAnsi="Arial"/>
                <w:sz w:val="20"/>
              </w:rPr>
              <w:t>16 March 2004</w:t>
            </w:r>
          </w:p>
        </w:tc>
        <w:tc>
          <w:tcPr>
            <w:tcW w:w="3408" w:type="dxa"/>
          </w:tcPr>
          <w:p w14:paraId="47038B6E" w14:textId="77777777" w:rsidR="009427C6" w:rsidRDefault="009427C6">
            <w:pPr>
              <w:spacing w:line="240" w:lineRule="atLeast"/>
              <w:rPr>
                <w:rFonts w:ascii="Arial" w:hAnsi="Arial"/>
                <w:sz w:val="20"/>
              </w:rPr>
            </w:pPr>
            <w:r>
              <w:rPr>
                <w:rFonts w:ascii="Arial" w:hAnsi="Arial"/>
                <w:sz w:val="20"/>
              </w:rPr>
              <w:t>Further update with comments received from STRATE and IT</w:t>
            </w:r>
          </w:p>
        </w:tc>
      </w:tr>
      <w:tr w:rsidR="009427C6" w14:paraId="71A59992" w14:textId="77777777">
        <w:tblPrEx>
          <w:tblCellMar>
            <w:top w:w="0" w:type="dxa"/>
            <w:bottom w:w="0" w:type="dxa"/>
          </w:tblCellMar>
        </w:tblPrEx>
        <w:trPr>
          <w:cantSplit/>
          <w:trHeight w:val="77"/>
        </w:trPr>
        <w:tc>
          <w:tcPr>
            <w:tcW w:w="1098" w:type="dxa"/>
          </w:tcPr>
          <w:p w14:paraId="65E97659" w14:textId="77777777" w:rsidR="009427C6" w:rsidRDefault="009427C6">
            <w:pPr>
              <w:spacing w:line="240" w:lineRule="atLeast"/>
              <w:rPr>
                <w:rFonts w:ascii="Arial" w:hAnsi="Arial"/>
                <w:sz w:val="20"/>
              </w:rPr>
            </w:pPr>
            <w:r>
              <w:rPr>
                <w:rFonts w:ascii="Arial" w:hAnsi="Arial"/>
                <w:sz w:val="20"/>
              </w:rPr>
              <w:t>2.13</w:t>
            </w:r>
          </w:p>
        </w:tc>
        <w:tc>
          <w:tcPr>
            <w:tcW w:w="1704" w:type="dxa"/>
          </w:tcPr>
          <w:p w14:paraId="486E16B6" w14:textId="77777777" w:rsidR="009427C6" w:rsidRDefault="009427C6">
            <w:pPr>
              <w:spacing w:line="240" w:lineRule="atLeast"/>
              <w:rPr>
                <w:rFonts w:ascii="Arial" w:hAnsi="Arial"/>
                <w:sz w:val="20"/>
              </w:rPr>
            </w:pPr>
            <w:r>
              <w:rPr>
                <w:rFonts w:ascii="Arial" w:hAnsi="Arial"/>
                <w:sz w:val="20"/>
              </w:rPr>
              <w:t>Brett Kotze</w:t>
            </w:r>
          </w:p>
        </w:tc>
        <w:tc>
          <w:tcPr>
            <w:tcW w:w="2268" w:type="dxa"/>
          </w:tcPr>
          <w:p w14:paraId="426A30EA" w14:textId="77777777" w:rsidR="009427C6" w:rsidRDefault="009427C6">
            <w:pPr>
              <w:spacing w:line="240" w:lineRule="atLeast"/>
              <w:rPr>
                <w:rFonts w:ascii="Arial" w:hAnsi="Arial"/>
                <w:sz w:val="20"/>
              </w:rPr>
            </w:pPr>
            <w:r>
              <w:rPr>
                <w:rFonts w:ascii="Arial" w:hAnsi="Arial"/>
                <w:sz w:val="20"/>
              </w:rPr>
              <w:t>18 March 2004</w:t>
            </w:r>
          </w:p>
        </w:tc>
        <w:tc>
          <w:tcPr>
            <w:tcW w:w="3408" w:type="dxa"/>
          </w:tcPr>
          <w:p w14:paraId="7EE350F4" w14:textId="77777777" w:rsidR="009427C6" w:rsidRDefault="009427C6">
            <w:pPr>
              <w:spacing w:line="240" w:lineRule="atLeast"/>
              <w:rPr>
                <w:rFonts w:ascii="Arial" w:hAnsi="Arial"/>
                <w:sz w:val="20"/>
              </w:rPr>
            </w:pPr>
            <w:r>
              <w:rPr>
                <w:rFonts w:ascii="Arial" w:hAnsi="Arial"/>
                <w:sz w:val="20"/>
              </w:rPr>
              <w:t>Further update with comments received from IT</w:t>
            </w:r>
          </w:p>
        </w:tc>
      </w:tr>
      <w:tr w:rsidR="009427C6" w14:paraId="6373DD24" w14:textId="77777777">
        <w:tblPrEx>
          <w:tblCellMar>
            <w:top w:w="0" w:type="dxa"/>
            <w:bottom w:w="0" w:type="dxa"/>
          </w:tblCellMar>
        </w:tblPrEx>
        <w:trPr>
          <w:cantSplit/>
          <w:trHeight w:val="77"/>
        </w:trPr>
        <w:tc>
          <w:tcPr>
            <w:tcW w:w="1098" w:type="dxa"/>
          </w:tcPr>
          <w:p w14:paraId="79017CAF" w14:textId="77777777" w:rsidR="009427C6" w:rsidRDefault="009427C6">
            <w:pPr>
              <w:spacing w:line="240" w:lineRule="atLeast"/>
              <w:rPr>
                <w:rFonts w:ascii="Arial" w:hAnsi="Arial"/>
                <w:sz w:val="20"/>
              </w:rPr>
            </w:pPr>
            <w:r>
              <w:rPr>
                <w:rFonts w:ascii="Arial" w:hAnsi="Arial"/>
                <w:sz w:val="20"/>
              </w:rPr>
              <w:t>2.14</w:t>
            </w:r>
          </w:p>
        </w:tc>
        <w:tc>
          <w:tcPr>
            <w:tcW w:w="1704" w:type="dxa"/>
          </w:tcPr>
          <w:p w14:paraId="49192F26" w14:textId="77777777" w:rsidR="009427C6" w:rsidRDefault="009427C6">
            <w:pPr>
              <w:spacing w:line="240" w:lineRule="atLeast"/>
              <w:rPr>
                <w:rFonts w:ascii="Arial" w:hAnsi="Arial"/>
                <w:sz w:val="20"/>
              </w:rPr>
            </w:pPr>
            <w:r>
              <w:rPr>
                <w:rFonts w:ascii="Arial" w:hAnsi="Arial"/>
                <w:sz w:val="20"/>
              </w:rPr>
              <w:t>Brett Kotze</w:t>
            </w:r>
          </w:p>
        </w:tc>
        <w:tc>
          <w:tcPr>
            <w:tcW w:w="2268" w:type="dxa"/>
          </w:tcPr>
          <w:p w14:paraId="66329C18" w14:textId="77777777" w:rsidR="009427C6" w:rsidRDefault="009427C6">
            <w:pPr>
              <w:spacing w:line="240" w:lineRule="atLeast"/>
              <w:rPr>
                <w:rFonts w:ascii="Arial" w:hAnsi="Arial"/>
                <w:sz w:val="20"/>
              </w:rPr>
            </w:pPr>
            <w:r>
              <w:rPr>
                <w:rFonts w:ascii="Arial" w:hAnsi="Arial"/>
                <w:sz w:val="20"/>
              </w:rPr>
              <w:t>23 March 2004</w:t>
            </w:r>
          </w:p>
        </w:tc>
        <w:tc>
          <w:tcPr>
            <w:tcW w:w="3408" w:type="dxa"/>
          </w:tcPr>
          <w:p w14:paraId="3E9B3603" w14:textId="77777777" w:rsidR="009427C6" w:rsidRDefault="009427C6">
            <w:pPr>
              <w:spacing w:line="240" w:lineRule="atLeast"/>
              <w:rPr>
                <w:rFonts w:ascii="Arial" w:hAnsi="Arial"/>
                <w:sz w:val="20"/>
              </w:rPr>
            </w:pPr>
            <w:r>
              <w:rPr>
                <w:rFonts w:ascii="Arial" w:hAnsi="Arial"/>
                <w:sz w:val="20"/>
              </w:rPr>
              <w:t>Changed accepted Final copy</w:t>
            </w:r>
          </w:p>
        </w:tc>
      </w:tr>
    </w:tbl>
    <w:p w14:paraId="6EF795ED" w14:textId="77777777" w:rsidR="009427C6" w:rsidRDefault="009427C6">
      <w:r>
        <w:rPr>
          <w:sz w:val="22"/>
        </w:rPr>
        <w:br w:type="page"/>
      </w:r>
    </w:p>
    <w:p w14:paraId="2B3F9BDC" w14:textId="77777777" w:rsidR="009427C6" w:rsidRDefault="009427C6">
      <w:pPr>
        <w:pStyle w:val="Heading1"/>
      </w:pPr>
      <w:bookmarkStart w:id="6" w:name="_Toc506999222"/>
      <w:bookmarkStart w:id="7" w:name="_Toc67810871"/>
      <w:r>
        <w:t>Introduction</w:t>
      </w:r>
      <w:bookmarkEnd w:id="6"/>
      <w:r>
        <w:t xml:space="preserve"> and Scope</w:t>
      </w:r>
      <w:bookmarkEnd w:id="7"/>
    </w:p>
    <w:p w14:paraId="424B1D04" w14:textId="77777777" w:rsidR="009427C6" w:rsidRDefault="009427C6">
      <w:pPr>
        <w:pStyle w:val="TOC2"/>
        <w:tabs>
          <w:tab w:val="clear" w:pos="8302"/>
        </w:tabs>
        <w:spacing w:before="0"/>
        <w:rPr>
          <w:noProof w:val="0"/>
        </w:rPr>
      </w:pPr>
    </w:p>
    <w:p w14:paraId="56A4F0FA" w14:textId="77777777" w:rsidR="009427C6" w:rsidRDefault="009427C6">
      <w:pPr>
        <w:rPr>
          <w:rFonts w:ascii="Arial" w:hAnsi="Arial"/>
          <w:sz w:val="20"/>
        </w:rPr>
      </w:pPr>
      <w:r>
        <w:rPr>
          <w:rFonts w:ascii="Arial" w:hAnsi="Arial"/>
          <w:sz w:val="20"/>
        </w:rPr>
        <w:t>Des Davison, Brett Kotze and Anne Clayton, of the JSE Securities Exchange South Africa (JSE), met with Arthur Cousins and Graham Lund, of the Money Market Forum (MMF), on the 19 March 2003.</w:t>
      </w:r>
    </w:p>
    <w:p w14:paraId="10BD8E73" w14:textId="77777777" w:rsidR="009427C6" w:rsidRDefault="009427C6">
      <w:pPr>
        <w:rPr>
          <w:rFonts w:ascii="Arial" w:hAnsi="Arial"/>
          <w:sz w:val="20"/>
        </w:rPr>
      </w:pPr>
    </w:p>
    <w:p w14:paraId="530E8D45" w14:textId="77777777" w:rsidR="009427C6" w:rsidRDefault="009427C6">
      <w:pPr>
        <w:rPr>
          <w:rFonts w:ascii="Arial" w:hAnsi="Arial"/>
          <w:sz w:val="20"/>
        </w:rPr>
      </w:pPr>
      <w:r>
        <w:rPr>
          <w:rFonts w:ascii="Arial" w:hAnsi="Arial"/>
          <w:sz w:val="20"/>
        </w:rPr>
        <w:t xml:space="preserve">The MMF launched a project to establish an electronic money market environment in South Africa.  UNEXcor and STRATE tendered for the dematerialisation and settlement of money market instruments and in September 2002, the MMF appointed </w:t>
      </w:r>
      <w:r>
        <w:rPr>
          <w:rFonts w:ascii="Arial" w:hAnsi="Arial"/>
          <w:sz w:val="20"/>
          <w:lang w:val="en-US"/>
        </w:rPr>
        <w:t xml:space="preserve">UNEXcor </w:t>
      </w:r>
      <w:r>
        <w:rPr>
          <w:rFonts w:ascii="Arial" w:hAnsi="Arial"/>
          <w:sz w:val="20"/>
        </w:rPr>
        <w:t>as the service provider.</w:t>
      </w:r>
    </w:p>
    <w:p w14:paraId="704E7272" w14:textId="77777777" w:rsidR="009427C6" w:rsidRDefault="009427C6">
      <w:pPr>
        <w:pStyle w:val="Header"/>
        <w:tabs>
          <w:tab w:val="clear" w:pos="4153"/>
          <w:tab w:val="clear" w:pos="8306"/>
        </w:tabs>
      </w:pPr>
    </w:p>
    <w:p w14:paraId="0C896C37" w14:textId="77777777" w:rsidR="009427C6" w:rsidRDefault="009427C6">
      <w:pPr>
        <w:rPr>
          <w:rFonts w:ascii="Arial" w:hAnsi="Arial"/>
          <w:sz w:val="20"/>
        </w:rPr>
      </w:pPr>
      <w:r>
        <w:rPr>
          <w:rFonts w:ascii="Arial" w:hAnsi="Arial"/>
          <w:sz w:val="20"/>
        </w:rPr>
        <w:t xml:space="preserve">Pursuant to the appointment of UNEXcor as the service provider of the dematerialisation and settlement of money market instruments an agreement to merge STRATE and UNEXcor has been reached effective from </w:t>
      </w:r>
      <w:r>
        <w:rPr>
          <w:rFonts w:ascii="Arial" w:hAnsi="Arial"/>
          <w:color w:val="000000"/>
          <w:sz w:val="20"/>
        </w:rPr>
        <w:t>01 August 2003</w:t>
      </w:r>
      <w:r>
        <w:rPr>
          <w:rFonts w:ascii="Arial" w:hAnsi="Arial"/>
          <w:sz w:val="20"/>
        </w:rPr>
        <w:t>.  The new entity, hereinafter referred to as STRATE, will provide the services as originally tendered by UNEXcor.</w:t>
      </w:r>
    </w:p>
    <w:p w14:paraId="0F092392" w14:textId="77777777" w:rsidR="009427C6" w:rsidRDefault="009427C6">
      <w:pPr>
        <w:rPr>
          <w:rFonts w:ascii="Arial" w:hAnsi="Arial"/>
          <w:sz w:val="20"/>
        </w:rPr>
      </w:pPr>
    </w:p>
    <w:p w14:paraId="6CA6443F" w14:textId="77777777" w:rsidR="009427C6" w:rsidRDefault="009427C6">
      <w:pPr>
        <w:rPr>
          <w:rFonts w:ascii="Arial" w:hAnsi="Arial"/>
          <w:sz w:val="20"/>
        </w:rPr>
      </w:pPr>
      <w:r>
        <w:rPr>
          <w:rFonts w:ascii="Arial" w:hAnsi="Arial"/>
          <w:sz w:val="20"/>
        </w:rPr>
        <w:t>The JSE is a paid-up member of the Association of National Numbering Agents (ANNA), i.e. an authorised National Numbering Agent (NNA) - an entity authorised to issue ISINs in accordance with ISO and ANNA rules and guidelines.  In terms of the requirements of ANNA, only one NNA may be authorised per country.</w:t>
      </w:r>
    </w:p>
    <w:p w14:paraId="4195052B" w14:textId="77777777" w:rsidR="009427C6" w:rsidRDefault="009427C6">
      <w:pPr>
        <w:rPr>
          <w:rFonts w:ascii="Arial" w:hAnsi="Arial"/>
          <w:sz w:val="20"/>
        </w:rPr>
      </w:pPr>
    </w:p>
    <w:p w14:paraId="0CF42C33" w14:textId="77777777" w:rsidR="009427C6" w:rsidRDefault="009427C6">
      <w:pPr>
        <w:rPr>
          <w:rFonts w:ascii="Arial" w:hAnsi="Arial"/>
          <w:sz w:val="20"/>
        </w:rPr>
      </w:pPr>
      <w:r>
        <w:rPr>
          <w:rFonts w:ascii="Arial" w:hAnsi="Arial"/>
          <w:sz w:val="20"/>
        </w:rPr>
        <w:t xml:space="preserve">The JSE issues and disseminates ISINs for equities when a new equity is loaded in the mainframe programme - EQUITY MASTER DATA (EMD).  All equity master data is managed and maintained by the JSE's Listings Division.  The JSE's Market Information Division also maintains and issues ISINs for bonds, as a service to BESA, in the mainframe programme GILT MASTER DATA (MDGL), which is a manual process.  </w:t>
      </w:r>
    </w:p>
    <w:p w14:paraId="0E505162" w14:textId="77777777" w:rsidR="009427C6" w:rsidRDefault="009427C6">
      <w:pPr>
        <w:rPr>
          <w:rFonts w:ascii="Arial" w:hAnsi="Arial"/>
          <w:sz w:val="20"/>
        </w:rPr>
      </w:pPr>
    </w:p>
    <w:p w14:paraId="3A4EE090" w14:textId="77777777" w:rsidR="009427C6" w:rsidRDefault="009427C6">
      <w:pPr>
        <w:rPr>
          <w:rFonts w:ascii="Arial" w:hAnsi="Arial"/>
          <w:sz w:val="20"/>
          <w:lang w:val="en-US"/>
        </w:rPr>
      </w:pPr>
      <w:r>
        <w:rPr>
          <w:rFonts w:ascii="Arial" w:hAnsi="Arial"/>
          <w:sz w:val="20"/>
        </w:rPr>
        <w:t xml:space="preserve">The MMF and STRATE have approached the JSE with their key requirements - to enable dematerialisation, trading and electronic clearing and settlement of money market instruments on the same day that requires the issuing of an ISIN code.  </w:t>
      </w:r>
      <w:r>
        <w:rPr>
          <w:rFonts w:ascii="Arial" w:hAnsi="Arial"/>
          <w:sz w:val="20"/>
          <w:lang w:val="en-US"/>
        </w:rPr>
        <w:t xml:space="preserve">The scope of this project is to provide an electronic method to enable the MMF participants via STRATE to create, amend and delete ISIN codes for money market instruments.  </w:t>
      </w:r>
    </w:p>
    <w:p w14:paraId="7F09C47B" w14:textId="77777777" w:rsidR="009427C6" w:rsidRDefault="009427C6">
      <w:pPr>
        <w:rPr>
          <w:rFonts w:ascii="Arial" w:hAnsi="Arial"/>
          <w:sz w:val="20"/>
          <w:lang w:val="en-US"/>
        </w:rPr>
      </w:pPr>
    </w:p>
    <w:p w14:paraId="34C3B086" w14:textId="77777777" w:rsidR="009427C6" w:rsidRDefault="009427C6">
      <w:pPr>
        <w:rPr>
          <w:rFonts w:ascii="Arial" w:hAnsi="Arial"/>
          <w:sz w:val="20"/>
          <w:lang w:val="en-US"/>
        </w:rPr>
      </w:pPr>
    </w:p>
    <w:p w14:paraId="5257D8AC" w14:textId="77777777" w:rsidR="009427C6" w:rsidRDefault="009427C6">
      <w:pPr>
        <w:rPr>
          <w:rFonts w:ascii="Arial" w:hAnsi="Arial"/>
          <w:sz w:val="20"/>
          <w:lang w:val="en-US"/>
        </w:rPr>
      </w:pPr>
    </w:p>
    <w:p w14:paraId="0F203014" w14:textId="77777777" w:rsidR="009427C6" w:rsidRDefault="009427C6">
      <w:pPr>
        <w:rPr>
          <w:rFonts w:ascii="Arial" w:hAnsi="Arial"/>
          <w:sz w:val="20"/>
        </w:rPr>
      </w:pPr>
    </w:p>
    <w:p w14:paraId="60E130D4" w14:textId="77777777" w:rsidR="009427C6" w:rsidRDefault="009427C6">
      <w:pPr>
        <w:pStyle w:val="BodyTextIndent2"/>
        <w:ind w:left="0"/>
      </w:pPr>
    </w:p>
    <w:p w14:paraId="3A1B0C62" w14:textId="77777777" w:rsidR="009427C6" w:rsidRDefault="009427C6">
      <w:pPr>
        <w:pStyle w:val="Heading1"/>
      </w:pPr>
      <w:bookmarkStart w:id="8" w:name="_Toc445540014"/>
      <w:bookmarkStart w:id="9" w:name="_Toc445540070"/>
      <w:bookmarkStart w:id="10" w:name="_Toc445540094"/>
      <w:bookmarkStart w:id="11" w:name="_Toc445690374"/>
      <w:bookmarkStart w:id="12" w:name="_Toc506999224"/>
      <w:bookmarkStart w:id="13" w:name="_Toc67810872"/>
      <w:r>
        <w:t>Objective</w:t>
      </w:r>
      <w:bookmarkEnd w:id="8"/>
      <w:bookmarkEnd w:id="9"/>
      <w:bookmarkEnd w:id="10"/>
      <w:bookmarkEnd w:id="11"/>
      <w:bookmarkEnd w:id="12"/>
      <w:bookmarkEnd w:id="13"/>
    </w:p>
    <w:p w14:paraId="3AB6DD80" w14:textId="77777777" w:rsidR="009427C6" w:rsidRDefault="009427C6">
      <w:pPr>
        <w:rPr>
          <w:rFonts w:ascii="Arial" w:hAnsi="Arial"/>
          <w:sz w:val="20"/>
          <w:lang w:val="en-US"/>
        </w:rPr>
      </w:pPr>
    </w:p>
    <w:p w14:paraId="145C3F6F" w14:textId="77777777" w:rsidR="009427C6" w:rsidRDefault="009427C6">
      <w:pPr>
        <w:rPr>
          <w:rFonts w:ascii="Arial" w:hAnsi="Arial"/>
          <w:sz w:val="20"/>
          <w:lang w:val="en-US"/>
        </w:rPr>
      </w:pPr>
      <w:r>
        <w:rPr>
          <w:rFonts w:ascii="Arial" w:hAnsi="Arial"/>
          <w:sz w:val="20"/>
          <w:lang w:val="en-US"/>
        </w:rPr>
        <w:t>This document sets out the business requirements for the issuing of money market instruments ISIN codes by the JSE. As STRATE will be paying for the development and monthly running costs of this service, this document will be forwarded to the JSE’s Application and Service Division (ASD) for an assessment and quote for costs of design, development, testing, implementation and monthly running costs of ISIN Issuance for Money Market Instruments.</w:t>
      </w:r>
    </w:p>
    <w:p w14:paraId="31FA4730" w14:textId="77777777" w:rsidR="009427C6" w:rsidRDefault="009427C6">
      <w:pPr>
        <w:rPr>
          <w:rFonts w:ascii="Arial" w:hAnsi="Arial"/>
          <w:sz w:val="20"/>
          <w:lang w:val="en-US"/>
        </w:rPr>
      </w:pPr>
    </w:p>
    <w:p w14:paraId="6989C950" w14:textId="77777777" w:rsidR="009427C6" w:rsidRDefault="009427C6">
      <w:pPr>
        <w:rPr>
          <w:rFonts w:ascii="Arial" w:hAnsi="Arial"/>
          <w:sz w:val="20"/>
          <w:lang w:val="en-US"/>
        </w:rPr>
      </w:pPr>
      <w:r>
        <w:rPr>
          <w:rFonts w:ascii="Arial" w:hAnsi="Arial"/>
          <w:sz w:val="20"/>
          <w:lang w:val="en-US"/>
        </w:rPr>
        <w:t>The costs will be forwarded to STRATE for their review and approval and only thereafter, subject to NMPG approval of the SWIFT messages to be used and message content, will design and development start taking place. (Note: -Due to unforeseen complications, the design and development has been completed prior to the costs being approved by STRATE.</w:t>
      </w:r>
    </w:p>
    <w:p w14:paraId="65FCE9D6" w14:textId="77777777" w:rsidR="009427C6" w:rsidRDefault="009427C6">
      <w:pPr>
        <w:rPr>
          <w:rFonts w:ascii="Arial" w:hAnsi="Arial"/>
          <w:sz w:val="20"/>
          <w:lang w:val="en-US"/>
        </w:rPr>
      </w:pPr>
    </w:p>
    <w:p w14:paraId="32A3A689" w14:textId="77777777" w:rsidR="009427C6" w:rsidRDefault="009427C6">
      <w:pPr>
        <w:rPr>
          <w:rFonts w:ascii="Arial" w:hAnsi="Arial"/>
          <w:sz w:val="20"/>
          <w:lang w:val="en-US"/>
        </w:rPr>
      </w:pPr>
    </w:p>
    <w:p w14:paraId="4B38AFE8" w14:textId="77777777" w:rsidR="009427C6" w:rsidRDefault="009427C6">
      <w:pPr>
        <w:rPr>
          <w:rFonts w:ascii="Arial" w:hAnsi="Arial"/>
          <w:sz w:val="20"/>
        </w:rPr>
      </w:pPr>
      <w:r>
        <w:rPr>
          <w:rFonts w:ascii="Arial" w:hAnsi="Arial"/>
          <w:sz w:val="20"/>
        </w:rPr>
        <w:br w:type="page"/>
      </w:r>
    </w:p>
    <w:p w14:paraId="58C144D3" w14:textId="77777777" w:rsidR="009427C6" w:rsidRDefault="009427C6">
      <w:pPr>
        <w:pStyle w:val="Heading1"/>
      </w:pPr>
      <w:bookmarkStart w:id="14" w:name="_Toc445540016"/>
      <w:bookmarkStart w:id="15" w:name="_Toc445540072"/>
      <w:bookmarkStart w:id="16" w:name="_Toc445540096"/>
      <w:bookmarkStart w:id="17" w:name="_Toc445690376"/>
      <w:bookmarkStart w:id="18" w:name="_Toc506999226"/>
      <w:bookmarkStart w:id="19" w:name="_Toc67810873"/>
      <w:r>
        <w:t>Business Requirements</w:t>
      </w:r>
      <w:bookmarkEnd w:id="14"/>
      <w:bookmarkEnd w:id="15"/>
      <w:bookmarkEnd w:id="16"/>
      <w:bookmarkEnd w:id="17"/>
      <w:bookmarkEnd w:id="18"/>
      <w:bookmarkEnd w:id="19"/>
      <w:r>
        <w:t xml:space="preserve"> </w:t>
      </w:r>
    </w:p>
    <w:p w14:paraId="097A41ED" w14:textId="77777777" w:rsidR="009427C6" w:rsidRDefault="009427C6">
      <w:pPr>
        <w:rPr>
          <w:rFonts w:ascii="Arial" w:hAnsi="Arial"/>
          <w:sz w:val="20"/>
        </w:rPr>
      </w:pPr>
    </w:p>
    <w:p w14:paraId="323FCA76" w14:textId="77777777" w:rsidR="009427C6" w:rsidRDefault="009427C6">
      <w:pPr>
        <w:rPr>
          <w:rFonts w:ascii="Arial" w:hAnsi="Arial"/>
          <w:sz w:val="20"/>
        </w:rPr>
      </w:pPr>
    </w:p>
    <w:p w14:paraId="5446CE88" w14:textId="77777777" w:rsidR="009427C6" w:rsidRDefault="009427C6">
      <w:pPr>
        <w:pStyle w:val="Heading2"/>
      </w:pPr>
      <w:bookmarkStart w:id="20" w:name="_Toc445540017"/>
      <w:bookmarkStart w:id="21" w:name="_Toc445540073"/>
      <w:bookmarkStart w:id="22" w:name="_Toc445540097"/>
      <w:bookmarkStart w:id="23" w:name="_Toc445690377"/>
      <w:bookmarkStart w:id="24" w:name="_Toc506999227"/>
      <w:bookmarkStart w:id="25" w:name="_Toc67810874"/>
      <w:r>
        <w:t>Current Business Environment</w:t>
      </w:r>
      <w:bookmarkEnd w:id="20"/>
      <w:bookmarkEnd w:id="21"/>
      <w:bookmarkEnd w:id="22"/>
      <w:bookmarkEnd w:id="23"/>
      <w:bookmarkEnd w:id="24"/>
      <w:bookmarkEnd w:id="25"/>
    </w:p>
    <w:p w14:paraId="3B6E240E" w14:textId="77777777" w:rsidR="009427C6" w:rsidRDefault="009427C6">
      <w:pPr>
        <w:ind w:left="576"/>
        <w:rPr>
          <w:rFonts w:ascii="Arial" w:hAnsi="Arial"/>
          <w:color w:val="000000"/>
          <w:sz w:val="20"/>
        </w:rPr>
      </w:pPr>
    </w:p>
    <w:p w14:paraId="0B69EF1A" w14:textId="77777777" w:rsidR="009427C6" w:rsidRDefault="009427C6">
      <w:pPr>
        <w:pStyle w:val="BodyTextIndent"/>
        <w:ind w:left="0"/>
      </w:pPr>
      <w:r>
        <w:t xml:space="preserve">Money market instruments are normally traded and settled on the same business day (T+0).  Settlement is on a gross physical basis between seller and buyer.  The majority of activity in the money market is undertaken in the primary market (i.e. between issuer and buyer) and the typical participants in this market are registered banks. </w:t>
      </w:r>
    </w:p>
    <w:p w14:paraId="7A066CE4" w14:textId="77777777" w:rsidR="009427C6" w:rsidRDefault="009427C6">
      <w:pPr>
        <w:pStyle w:val="BodyTextIndent"/>
        <w:ind w:left="0"/>
      </w:pPr>
    </w:p>
    <w:p w14:paraId="638C6CB9" w14:textId="77777777" w:rsidR="009427C6" w:rsidRDefault="009427C6">
      <w:pPr>
        <w:pStyle w:val="Header"/>
        <w:tabs>
          <w:tab w:val="clear" w:pos="4153"/>
          <w:tab w:val="clear" w:pos="8306"/>
        </w:tabs>
      </w:pPr>
      <w:r>
        <w:t>The Objectives of the Electronic Money Market are as follows: -</w:t>
      </w:r>
    </w:p>
    <w:p w14:paraId="1D33E5D4" w14:textId="77777777" w:rsidR="009427C6" w:rsidRDefault="009427C6">
      <w:pPr>
        <w:ind w:left="540"/>
        <w:rPr>
          <w:rFonts w:ascii="Arial" w:hAnsi="Arial"/>
          <w:sz w:val="20"/>
        </w:rPr>
      </w:pPr>
    </w:p>
    <w:p w14:paraId="6B04A9B7" w14:textId="77777777" w:rsidR="009427C6" w:rsidRDefault="009427C6">
      <w:pPr>
        <w:numPr>
          <w:ilvl w:val="0"/>
          <w:numId w:val="9"/>
        </w:numPr>
        <w:ind w:left="900"/>
        <w:rPr>
          <w:rFonts w:ascii="Arial" w:hAnsi="Arial"/>
          <w:sz w:val="20"/>
        </w:rPr>
      </w:pPr>
      <w:bookmarkStart w:id="26" w:name="_Toc510315641"/>
      <w:bookmarkStart w:id="27" w:name="_Toc510501991"/>
      <w:r>
        <w:rPr>
          <w:rFonts w:ascii="Arial" w:hAnsi="Arial"/>
          <w:sz w:val="20"/>
        </w:rPr>
        <w:t>Reduce the identified risks associated with Money Market practices</w:t>
      </w:r>
      <w:bookmarkEnd w:id="26"/>
      <w:bookmarkEnd w:id="27"/>
      <w:r>
        <w:rPr>
          <w:rFonts w:ascii="Arial" w:hAnsi="Arial"/>
          <w:sz w:val="20"/>
        </w:rPr>
        <w:t>.</w:t>
      </w:r>
    </w:p>
    <w:p w14:paraId="2CEFB80F" w14:textId="77777777" w:rsidR="009427C6" w:rsidRDefault="009427C6">
      <w:pPr>
        <w:ind w:left="649"/>
        <w:rPr>
          <w:rFonts w:ascii="Arial" w:hAnsi="Arial"/>
          <w:sz w:val="20"/>
        </w:rPr>
      </w:pPr>
    </w:p>
    <w:p w14:paraId="0374E48E" w14:textId="77777777" w:rsidR="009427C6" w:rsidRDefault="009427C6">
      <w:pPr>
        <w:numPr>
          <w:ilvl w:val="0"/>
          <w:numId w:val="9"/>
        </w:numPr>
        <w:ind w:left="900"/>
        <w:rPr>
          <w:rFonts w:ascii="Arial" w:hAnsi="Arial"/>
          <w:sz w:val="20"/>
        </w:rPr>
      </w:pPr>
      <w:bookmarkStart w:id="28" w:name="_Toc510315642"/>
      <w:bookmarkStart w:id="29" w:name="_Toc510501992"/>
      <w:r>
        <w:rPr>
          <w:rFonts w:ascii="Arial" w:hAnsi="Arial"/>
          <w:sz w:val="20"/>
        </w:rPr>
        <w:t>Improve liquidity in the Money Market</w:t>
      </w:r>
      <w:bookmarkEnd w:id="28"/>
      <w:bookmarkEnd w:id="29"/>
      <w:r>
        <w:rPr>
          <w:rFonts w:ascii="Arial" w:hAnsi="Arial"/>
          <w:sz w:val="20"/>
        </w:rPr>
        <w:t>.</w:t>
      </w:r>
    </w:p>
    <w:p w14:paraId="3670CB8A" w14:textId="77777777" w:rsidR="009427C6" w:rsidRDefault="009427C6">
      <w:pPr>
        <w:ind w:left="649"/>
        <w:rPr>
          <w:rFonts w:ascii="Arial" w:hAnsi="Arial"/>
          <w:sz w:val="20"/>
        </w:rPr>
      </w:pPr>
    </w:p>
    <w:p w14:paraId="203D5091" w14:textId="77777777" w:rsidR="009427C6" w:rsidRDefault="009427C6">
      <w:pPr>
        <w:numPr>
          <w:ilvl w:val="0"/>
          <w:numId w:val="9"/>
        </w:numPr>
        <w:ind w:left="900"/>
        <w:rPr>
          <w:rFonts w:ascii="Arial" w:hAnsi="Arial"/>
          <w:sz w:val="20"/>
        </w:rPr>
      </w:pPr>
      <w:bookmarkStart w:id="30" w:name="_Toc510315643"/>
      <w:bookmarkStart w:id="31" w:name="_Toc510501993"/>
      <w:r>
        <w:rPr>
          <w:rFonts w:ascii="Arial" w:hAnsi="Arial"/>
          <w:sz w:val="20"/>
        </w:rPr>
        <w:t>Improve the tradability of the instruments in the secondary market</w:t>
      </w:r>
      <w:bookmarkEnd w:id="30"/>
      <w:bookmarkEnd w:id="31"/>
      <w:r>
        <w:rPr>
          <w:rFonts w:ascii="Arial" w:hAnsi="Arial"/>
          <w:sz w:val="20"/>
        </w:rPr>
        <w:t>.</w:t>
      </w:r>
    </w:p>
    <w:p w14:paraId="6B487F93" w14:textId="77777777" w:rsidR="009427C6" w:rsidRDefault="009427C6">
      <w:pPr>
        <w:ind w:left="649"/>
        <w:rPr>
          <w:rFonts w:ascii="Arial" w:hAnsi="Arial"/>
          <w:sz w:val="20"/>
        </w:rPr>
      </w:pPr>
    </w:p>
    <w:p w14:paraId="57530D62" w14:textId="77777777" w:rsidR="009427C6" w:rsidRDefault="009427C6">
      <w:pPr>
        <w:numPr>
          <w:ilvl w:val="0"/>
          <w:numId w:val="9"/>
        </w:numPr>
        <w:ind w:left="900"/>
        <w:rPr>
          <w:rFonts w:ascii="Arial" w:hAnsi="Arial"/>
          <w:sz w:val="20"/>
        </w:rPr>
      </w:pPr>
      <w:bookmarkStart w:id="32" w:name="_Toc510315644"/>
      <w:bookmarkStart w:id="33" w:name="_Toc510501994"/>
      <w:r>
        <w:rPr>
          <w:rFonts w:ascii="Arial" w:hAnsi="Arial"/>
          <w:sz w:val="20"/>
        </w:rPr>
        <w:t>Reduce the inherent costs in Money Market processes</w:t>
      </w:r>
      <w:bookmarkEnd w:id="32"/>
      <w:bookmarkEnd w:id="33"/>
      <w:r>
        <w:rPr>
          <w:rFonts w:ascii="Arial" w:hAnsi="Arial"/>
          <w:sz w:val="20"/>
        </w:rPr>
        <w:t>.</w:t>
      </w:r>
    </w:p>
    <w:p w14:paraId="2835407F" w14:textId="77777777" w:rsidR="009427C6" w:rsidRDefault="009427C6">
      <w:pPr>
        <w:ind w:left="649"/>
        <w:rPr>
          <w:rFonts w:ascii="Arial" w:hAnsi="Arial"/>
          <w:sz w:val="20"/>
        </w:rPr>
      </w:pPr>
    </w:p>
    <w:p w14:paraId="1DF7FE16" w14:textId="77777777" w:rsidR="009427C6" w:rsidRDefault="009427C6">
      <w:pPr>
        <w:numPr>
          <w:ilvl w:val="0"/>
          <w:numId w:val="9"/>
        </w:numPr>
        <w:ind w:hanging="224"/>
        <w:rPr>
          <w:rFonts w:ascii="Arial" w:hAnsi="Arial"/>
          <w:sz w:val="20"/>
        </w:rPr>
      </w:pPr>
      <w:bookmarkStart w:id="34" w:name="_Toc510315645"/>
      <w:bookmarkStart w:id="35" w:name="_Toc510501995"/>
      <w:r>
        <w:rPr>
          <w:rFonts w:ascii="Arial" w:hAnsi="Arial"/>
          <w:sz w:val="20"/>
        </w:rPr>
        <w:t>Improve the marketability of instruments, creating a competitive benefit for an institution trading in Money Market instruments</w:t>
      </w:r>
      <w:bookmarkEnd w:id="34"/>
      <w:bookmarkEnd w:id="35"/>
      <w:r>
        <w:rPr>
          <w:rFonts w:ascii="Arial" w:hAnsi="Arial"/>
          <w:sz w:val="20"/>
        </w:rPr>
        <w:t>.</w:t>
      </w:r>
    </w:p>
    <w:p w14:paraId="4DDB6370" w14:textId="77777777" w:rsidR="009427C6" w:rsidRDefault="009427C6">
      <w:pPr>
        <w:ind w:left="649"/>
        <w:rPr>
          <w:rFonts w:ascii="Arial" w:hAnsi="Arial"/>
          <w:sz w:val="20"/>
        </w:rPr>
      </w:pPr>
    </w:p>
    <w:p w14:paraId="7482AA88" w14:textId="77777777" w:rsidR="009427C6" w:rsidRDefault="009427C6">
      <w:pPr>
        <w:numPr>
          <w:ilvl w:val="0"/>
          <w:numId w:val="9"/>
        </w:numPr>
        <w:ind w:left="900"/>
        <w:rPr>
          <w:rFonts w:ascii="Arial" w:hAnsi="Arial"/>
          <w:sz w:val="20"/>
        </w:rPr>
      </w:pPr>
      <w:bookmarkStart w:id="36" w:name="_Toc510315646"/>
      <w:bookmarkStart w:id="37" w:name="_Toc510501996"/>
      <w:r>
        <w:rPr>
          <w:rFonts w:ascii="Arial" w:hAnsi="Arial"/>
          <w:sz w:val="20"/>
        </w:rPr>
        <w:t>Align South African market practices and procedures with world best practice</w:t>
      </w:r>
      <w:bookmarkEnd w:id="36"/>
      <w:bookmarkEnd w:id="37"/>
      <w:r>
        <w:rPr>
          <w:rFonts w:ascii="Arial" w:hAnsi="Arial"/>
          <w:sz w:val="20"/>
        </w:rPr>
        <w:t>s.</w:t>
      </w:r>
    </w:p>
    <w:p w14:paraId="53D5245B" w14:textId="77777777" w:rsidR="009427C6" w:rsidRDefault="009427C6">
      <w:pPr>
        <w:ind w:left="649"/>
        <w:rPr>
          <w:rFonts w:ascii="Arial" w:hAnsi="Arial"/>
          <w:sz w:val="20"/>
        </w:rPr>
      </w:pPr>
    </w:p>
    <w:p w14:paraId="32E0A820" w14:textId="77777777" w:rsidR="009427C6" w:rsidRDefault="009427C6">
      <w:pPr>
        <w:numPr>
          <w:ilvl w:val="0"/>
          <w:numId w:val="9"/>
        </w:numPr>
        <w:ind w:hanging="224"/>
        <w:rPr>
          <w:rFonts w:ascii="Arial" w:hAnsi="Arial"/>
          <w:sz w:val="20"/>
        </w:rPr>
      </w:pPr>
      <w:bookmarkStart w:id="38" w:name="_Toc510315648"/>
      <w:bookmarkStart w:id="39" w:name="_Toc510501998"/>
      <w:r>
        <w:rPr>
          <w:rFonts w:ascii="Arial" w:hAnsi="Arial"/>
          <w:sz w:val="20"/>
        </w:rPr>
        <w:t>Improve the integrity of the Money Market creating an environment that is safe, secure, structured, formalised and robust.</w:t>
      </w:r>
      <w:bookmarkEnd w:id="38"/>
      <w:bookmarkEnd w:id="39"/>
    </w:p>
    <w:p w14:paraId="6F9EB122" w14:textId="77777777" w:rsidR="009427C6" w:rsidRDefault="009427C6">
      <w:pPr>
        <w:ind w:left="576"/>
        <w:rPr>
          <w:rFonts w:ascii="Arial" w:hAnsi="Arial"/>
          <w:color w:val="000000"/>
          <w:sz w:val="20"/>
        </w:rPr>
      </w:pPr>
    </w:p>
    <w:p w14:paraId="35FE5991" w14:textId="77777777" w:rsidR="009427C6" w:rsidRDefault="009427C6">
      <w:pPr>
        <w:pStyle w:val="Heading2"/>
        <w:rPr>
          <w:color w:val="000000"/>
        </w:rPr>
      </w:pPr>
      <w:bookmarkStart w:id="40" w:name="_Toc445540018"/>
      <w:bookmarkStart w:id="41" w:name="_Toc445540074"/>
      <w:bookmarkStart w:id="42" w:name="_Toc445540098"/>
      <w:bookmarkStart w:id="43" w:name="_Toc445690378"/>
      <w:bookmarkStart w:id="44" w:name="_Toc506999228"/>
      <w:bookmarkStart w:id="45" w:name="_Toc67810875"/>
      <w:r>
        <w:rPr>
          <w:color w:val="000000"/>
        </w:rPr>
        <w:t>MMF Business Requirements Definition</w:t>
      </w:r>
      <w:bookmarkEnd w:id="40"/>
      <w:bookmarkEnd w:id="41"/>
      <w:bookmarkEnd w:id="42"/>
      <w:bookmarkEnd w:id="43"/>
      <w:bookmarkEnd w:id="44"/>
      <w:bookmarkEnd w:id="45"/>
    </w:p>
    <w:p w14:paraId="79BEDF06" w14:textId="77777777" w:rsidR="009427C6" w:rsidRDefault="009427C6">
      <w:pPr>
        <w:ind w:left="576"/>
        <w:rPr>
          <w:rFonts w:ascii="Arial" w:hAnsi="Arial"/>
          <w:color w:val="000000"/>
          <w:sz w:val="20"/>
        </w:rPr>
      </w:pPr>
    </w:p>
    <w:p w14:paraId="2A7ED0BB" w14:textId="77777777" w:rsidR="009427C6" w:rsidRDefault="009427C6">
      <w:pPr>
        <w:pStyle w:val="BodyTextIndent"/>
        <w:ind w:left="0"/>
      </w:pPr>
      <w:r>
        <w:t>To achieve an electronic clearing and settlement environment (DvP), all new instruments will be issued electronically (dematerialised/immobilised) before sale and delivery into the primary market.  As an ISIN is the key securities code identification, and used by STRATEs system, SAFIRES, for settlement purposes and CSDPs for recording purposes, the MMF requires an electronic methodology to create, amend and delete ISINs for electronically (dematerialised/immobilised) issued money market instruments.</w:t>
      </w:r>
    </w:p>
    <w:p w14:paraId="5E1A70D2" w14:textId="77777777" w:rsidR="009427C6" w:rsidRDefault="009427C6">
      <w:pPr>
        <w:pStyle w:val="BodyTextIndent"/>
        <w:ind w:left="0"/>
      </w:pPr>
    </w:p>
    <w:p w14:paraId="37670ECB" w14:textId="77777777" w:rsidR="009427C6" w:rsidRDefault="009427C6">
      <w:pPr>
        <w:rPr>
          <w:rFonts w:ascii="Arial" w:hAnsi="Arial"/>
          <w:sz w:val="20"/>
        </w:rPr>
      </w:pPr>
      <w:r>
        <w:rPr>
          <w:rFonts w:ascii="Arial" w:hAnsi="Arial"/>
          <w:sz w:val="20"/>
        </w:rPr>
        <w:t>The MMF has approved SWIFT (ISO15022 standards) as the communication protocol and STRATE has recommended that the MT 598 User Defined SWIFT messages be used as the format for the messages, as detailed in Appendix B to K.  The content and format of the MT 598 User Defined SWIFT messages will require approval from the MMF and NMPG before finalisation and acceptance by the JSE.</w:t>
      </w:r>
    </w:p>
    <w:p w14:paraId="07AF47CF" w14:textId="77777777" w:rsidR="009427C6" w:rsidRDefault="009427C6">
      <w:pPr>
        <w:ind w:left="576"/>
        <w:rPr>
          <w:rFonts w:ascii="Arial" w:hAnsi="Arial"/>
          <w:color w:val="000000"/>
          <w:sz w:val="20"/>
        </w:rPr>
      </w:pPr>
    </w:p>
    <w:p w14:paraId="6A627D4E" w14:textId="77777777" w:rsidR="009427C6" w:rsidRDefault="009427C6">
      <w:pPr>
        <w:pStyle w:val="BodyTextIndent"/>
        <w:ind w:left="0"/>
      </w:pPr>
      <w:r>
        <w:t>The MMF requires that the JSE provide ISINs automatically in response to an electronic request (SWIFT), as the immediacy of the issuance of an ISIN is essential for the trading, and electronic clearing and settlement of money market instruments.  The MMF estimates an issuance requirement of approximately 200 to 500 ISINs per day.  To distinguish money market instruments ISINs from equities (ZAE) and bonds (ZAG) the MMF has requested the use of an ISIN prefix of ZAM.</w:t>
      </w:r>
    </w:p>
    <w:p w14:paraId="5F6E0083" w14:textId="77777777" w:rsidR="009427C6" w:rsidRDefault="009427C6">
      <w:pPr>
        <w:pStyle w:val="BodyTextIndent"/>
        <w:ind w:left="0"/>
      </w:pPr>
    </w:p>
    <w:p w14:paraId="1A168001" w14:textId="77777777" w:rsidR="009427C6" w:rsidRDefault="009427C6">
      <w:pPr>
        <w:pStyle w:val="BodyTextIndent"/>
        <w:ind w:left="0"/>
      </w:pPr>
      <w:r>
        <w:t xml:space="preserve">Pursuant to the STRATE/UNEXcor merger, as noted above, it has been agreed that the SWIFT messages to create, amend or delete an ISIN for money market instruments would be routed via STRATE, and the interaction would therefore be limited, from the JSEs perspective, between STRATE and the JSE for the issuance of ISINs. </w:t>
      </w:r>
    </w:p>
    <w:p w14:paraId="6C3954BE" w14:textId="77777777" w:rsidR="009427C6" w:rsidRDefault="009427C6">
      <w:pPr>
        <w:pStyle w:val="BodyTextIndent"/>
      </w:pPr>
    </w:p>
    <w:p w14:paraId="6E74E792" w14:textId="77777777" w:rsidR="009427C6" w:rsidRDefault="009427C6">
      <w:pPr>
        <w:pStyle w:val="BodyTextIndent"/>
        <w:ind w:left="0"/>
      </w:pPr>
      <w:r>
        <w:t>The automated ISIN Issuance for Money Market Instruments system will be implemented by the JSE in the 2nd quarter 2004.</w:t>
      </w:r>
    </w:p>
    <w:p w14:paraId="15E4B11F" w14:textId="77777777" w:rsidR="009427C6" w:rsidRDefault="009427C6">
      <w:pPr>
        <w:pStyle w:val="BodyTextIndent"/>
        <w:ind w:left="0"/>
      </w:pPr>
      <w:r>
        <w:br w:type="page"/>
      </w:r>
    </w:p>
    <w:p w14:paraId="016BA717" w14:textId="77777777" w:rsidR="009427C6" w:rsidRDefault="009427C6">
      <w:pPr>
        <w:pStyle w:val="BodyTextIndent"/>
        <w:ind w:left="0"/>
      </w:pPr>
      <w:r>
        <w:t xml:space="preserve">The </w:t>
      </w:r>
      <w:r>
        <w:rPr>
          <w:i/>
        </w:rPr>
        <w:t>Systems Component Model</w:t>
      </w:r>
      <w:r>
        <w:t xml:space="preserve">, set out in Figure 1 below, was sourced from the MMF document: </w:t>
      </w:r>
      <w:r>
        <w:rPr>
          <w:i/>
        </w:rPr>
        <w:t>"Money Market Dematerialisation Blueprint", December 2002</w:t>
      </w:r>
      <w:r>
        <w:t xml:space="preserve"> and is included in this document for illustrative purposes.</w:t>
      </w:r>
    </w:p>
    <w:p w14:paraId="19F5D302" w14:textId="77777777" w:rsidR="009427C6" w:rsidRDefault="009427C6">
      <w:pPr>
        <w:rPr>
          <w:rFonts w:ascii="Arial" w:hAnsi="Arial"/>
          <w:sz w:val="20"/>
        </w:rPr>
      </w:pPr>
    </w:p>
    <w:p w14:paraId="06ACA94E" w14:textId="77777777" w:rsidR="009427C6" w:rsidRDefault="009427C6">
      <w:pPr>
        <w:rPr>
          <w:rFonts w:ascii="Arial" w:hAnsi="Arial"/>
          <w:i/>
          <w:sz w:val="20"/>
        </w:rPr>
      </w:pPr>
      <w:r>
        <w:rPr>
          <w:rFonts w:ascii="Arial" w:hAnsi="Arial"/>
          <w:i/>
          <w:sz w:val="20"/>
        </w:rPr>
        <w:t>Figure 1</w:t>
      </w:r>
      <w:r>
        <w:rPr>
          <w:rFonts w:ascii="Arial" w:hAnsi="Arial"/>
          <w:i/>
          <w:sz w:val="20"/>
        </w:rPr>
        <w:tab/>
        <w:t>Systems Component Model</w:t>
      </w:r>
      <w:r>
        <w:rPr>
          <w:rStyle w:val="FootnoteReference"/>
          <w:rFonts w:ascii="Arial" w:hAnsi="Arial"/>
          <w:i/>
          <w:sz w:val="20"/>
        </w:rPr>
        <w:footnoteReference w:id="1"/>
      </w:r>
    </w:p>
    <w:p w14:paraId="28E7CF72" w14:textId="77777777" w:rsidR="009427C6" w:rsidRDefault="009427C6">
      <w:pPr>
        <w:rPr>
          <w:rFonts w:ascii="Arial" w:hAnsi="Arial"/>
          <w:i/>
          <w:sz w:val="20"/>
        </w:rPr>
      </w:pPr>
    </w:p>
    <w:p w14:paraId="600E09CA" w14:textId="77777777" w:rsidR="009427C6" w:rsidRDefault="009427C6">
      <w:pPr>
        <w:pStyle w:val="Header"/>
        <w:tabs>
          <w:tab w:val="clear" w:pos="4153"/>
          <w:tab w:val="clear" w:pos="8306"/>
        </w:tabs>
        <w:rPr>
          <w:noProof/>
        </w:rPr>
      </w:pPr>
    </w:p>
    <w:p w14:paraId="159A6383" w14:textId="77777777" w:rsidR="009427C6" w:rsidRDefault="00584704">
      <w:pPr>
        <w:rPr>
          <w:rFonts w:ascii="Arial" w:hAnsi="Arial"/>
          <w:sz w:val="20"/>
        </w:rPr>
      </w:pPr>
      <w:r>
        <w:rPr>
          <w:rFonts w:ascii="Arial" w:hAnsi="Arial"/>
          <w:noProof/>
          <w:sz w:val="20"/>
        </w:rPr>
        <w:object w:dxaOrig="2996" w:dyaOrig="2266" w14:anchorId="3B398B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22.05pt;margin-top:4pt;width:415.5pt;height:416.85pt;z-index:-251697152;visibility:visible;mso-wrap-edited:f;mso-width-percent:0;mso-height-percent:0;mso-width-percent:0;mso-height-percent:0" wrapcoords="-39 0 -39 21561 21600 21561 21600 0 -39 0" o:allowincell="f">
            <v:imagedata r:id="rId8" o:title=""/>
          </v:shape>
          <o:OLEObject Type="Embed" ProgID="Word.Picture.8" ShapeID="_x0000_s1026" DrawAspect="Content" ObjectID="_1827256567" r:id="rId9"/>
        </w:object>
      </w:r>
    </w:p>
    <w:p w14:paraId="5EE861A5" w14:textId="77777777" w:rsidR="009427C6" w:rsidRDefault="009427C6">
      <w:pPr>
        <w:rPr>
          <w:rFonts w:ascii="Arial" w:hAnsi="Arial"/>
          <w:sz w:val="20"/>
        </w:rPr>
      </w:pPr>
    </w:p>
    <w:p w14:paraId="13F6D49B" w14:textId="77777777" w:rsidR="009427C6" w:rsidRDefault="009427C6">
      <w:pPr>
        <w:rPr>
          <w:rFonts w:ascii="Arial" w:hAnsi="Arial"/>
          <w:sz w:val="20"/>
        </w:rPr>
      </w:pPr>
    </w:p>
    <w:p w14:paraId="7F46F3BB" w14:textId="77777777" w:rsidR="009427C6" w:rsidRDefault="009427C6">
      <w:pPr>
        <w:rPr>
          <w:rFonts w:ascii="Arial" w:hAnsi="Arial"/>
          <w:sz w:val="20"/>
        </w:rPr>
      </w:pPr>
    </w:p>
    <w:p w14:paraId="60013A54" w14:textId="77777777" w:rsidR="009427C6" w:rsidRDefault="009427C6">
      <w:pPr>
        <w:rPr>
          <w:rFonts w:ascii="Arial" w:hAnsi="Arial"/>
          <w:sz w:val="20"/>
        </w:rPr>
      </w:pPr>
    </w:p>
    <w:p w14:paraId="2A2789D9" w14:textId="77777777" w:rsidR="009427C6" w:rsidRDefault="009427C6">
      <w:pPr>
        <w:rPr>
          <w:rFonts w:ascii="Arial" w:hAnsi="Arial"/>
          <w:sz w:val="20"/>
        </w:rPr>
      </w:pPr>
    </w:p>
    <w:p w14:paraId="49E021CC" w14:textId="77777777" w:rsidR="009427C6" w:rsidRDefault="009427C6">
      <w:pPr>
        <w:rPr>
          <w:rFonts w:ascii="Arial" w:hAnsi="Arial"/>
          <w:sz w:val="20"/>
        </w:rPr>
      </w:pPr>
    </w:p>
    <w:p w14:paraId="367D7264" w14:textId="77777777" w:rsidR="009427C6" w:rsidRDefault="009427C6">
      <w:pPr>
        <w:rPr>
          <w:rFonts w:ascii="Arial" w:hAnsi="Arial"/>
          <w:sz w:val="20"/>
        </w:rPr>
      </w:pPr>
    </w:p>
    <w:p w14:paraId="059A33A8" w14:textId="77777777" w:rsidR="009427C6" w:rsidRDefault="009427C6">
      <w:pPr>
        <w:rPr>
          <w:rFonts w:ascii="Arial" w:hAnsi="Arial"/>
          <w:sz w:val="20"/>
        </w:rPr>
      </w:pPr>
    </w:p>
    <w:p w14:paraId="07BC78E5" w14:textId="77777777" w:rsidR="009427C6" w:rsidRDefault="009427C6">
      <w:pPr>
        <w:rPr>
          <w:rFonts w:ascii="Arial" w:hAnsi="Arial"/>
          <w:sz w:val="20"/>
        </w:rPr>
      </w:pPr>
    </w:p>
    <w:p w14:paraId="647699E5" w14:textId="77777777" w:rsidR="009427C6" w:rsidRDefault="009427C6">
      <w:pPr>
        <w:rPr>
          <w:rFonts w:ascii="Arial" w:hAnsi="Arial"/>
          <w:sz w:val="20"/>
        </w:rPr>
      </w:pPr>
    </w:p>
    <w:p w14:paraId="34FAC294" w14:textId="77777777" w:rsidR="009427C6" w:rsidRDefault="009427C6">
      <w:pPr>
        <w:rPr>
          <w:rFonts w:ascii="Arial" w:hAnsi="Arial"/>
          <w:sz w:val="20"/>
        </w:rPr>
      </w:pPr>
    </w:p>
    <w:p w14:paraId="1307802F" w14:textId="77777777" w:rsidR="009427C6" w:rsidRDefault="009427C6">
      <w:pPr>
        <w:pStyle w:val="BodyTextIndent"/>
        <w:ind w:left="0"/>
      </w:pPr>
      <w:r>
        <w:br w:type="page"/>
      </w:r>
      <w:r>
        <w:lastRenderedPageBreak/>
        <w:t xml:space="preserve">The Conceptual Model set out in Figure 2 below, is an adaptation of the </w:t>
      </w:r>
      <w:r>
        <w:rPr>
          <w:i/>
        </w:rPr>
        <w:t>Systems Component Model</w:t>
      </w:r>
      <w:r>
        <w:t xml:space="preserve"> set out in Figure 1, to represent the participation of the JSE, in its capacity as a NNA, in providing the ISINs to STRATE as CSD/IOR. This is included in this document for illustrative purposes. The following assumptions have been made:</w:t>
      </w:r>
    </w:p>
    <w:p w14:paraId="21CD4B71" w14:textId="77777777" w:rsidR="009427C6" w:rsidRDefault="009427C6">
      <w:pPr>
        <w:pStyle w:val="BodyTextIndent"/>
        <w:ind w:left="0"/>
      </w:pPr>
    </w:p>
    <w:p w14:paraId="5BD3E2A6" w14:textId="77777777" w:rsidR="009427C6" w:rsidRDefault="009427C6">
      <w:pPr>
        <w:pStyle w:val="BodyTextIndent"/>
        <w:numPr>
          <w:ilvl w:val="0"/>
          <w:numId w:val="5"/>
        </w:numPr>
      </w:pPr>
      <w:r>
        <w:t>The Custodian and Banker components are incorporated into one entity - CSDP;</w:t>
      </w:r>
    </w:p>
    <w:p w14:paraId="6AAAE7C6" w14:textId="77777777" w:rsidR="009427C6" w:rsidRDefault="009427C6">
      <w:pPr>
        <w:pStyle w:val="BodyTextIndent"/>
        <w:numPr>
          <w:ilvl w:val="0"/>
          <w:numId w:val="5"/>
        </w:numPr>
      </w:pPr>
      <w:r>
        <w:t>The Trading component refers to either a system (Trading or Reporting Engine) or the act of reaching a contractual agreement (i.e. a trade); and</w:t>
      </w:r>
    </w:p>
    <w:p w14:paraId="398A7F3B" w14:textId="77777777" w:rsidR="009427C6" w:rsidRDefault="009427C6">
      <w:pPr>
        <w:pStyle w:val="BodyTextIndent"/>
        <w:numPr>
          <w:ilvl w:val="0"/>
          <w:numId w:val="5"/>
        </w:numPr>
      </w:pPr>
      <w:r>
        <w:t>The MMF Participants communicate directly with the DvP Engine component or indirectly through the Trading/Reporting Engine;</w:t>
      </w:r>
    </w:p>
    <w:p w14:paraId="113FCE48" w14:textId="77777777" w:rsidR="009427C6" w:rsidRDefault="009427C6">
      <w:pPr>
        <w:rPr>
          <w:rFonts w:ascii="Arial" w:hAnsi="Arial"/>
          <w:sz w:val="20"/>
        </w:rPr>
      </w:pPr>
    </w:p>
    <w:p w14:paraId="57D95D72" w14:textId="77777777" w:rsidR="009427C6" w:rsidRDefault="009427C6">
      <w:pPr>
        <w:rPr>
          <w:rFonts w:ascii="Arial" w:hAnsi="Arial"/>
          <w:sz w:val="20"/>
        </w:rPr>
      </w:pPr>
    </w:p>
    <w:p w14:paraId="48E2CE95" w14:textId="77777777" w:rsidR="009427C6" w:rsidRDefault="009427C6">
      <w:pPr>
        <w:rPr>
          <w:rFonts w:ascii="Arial" w:hAnsi="Arial"/>
          <w:sz w:val="20"/>
        </w:rPr>
      </w:pPr>
    </w:p>
    <w:p w14:paraId="401C00BF" w14:textId="77777777" w:rsidR="009427C6" w:rsidRDefault="009427C6">
      <w:pPr>
        <w:rPr>
          <w:rFonts w:ascii="Arial" w:hAnsi="Arial"/>
          <w:i/>
          <w:sz w:val="20"/>
        </w:rPr>
      </w:pPr>
      <w:r>
        <w:rPr>
          <w:rFonts w:ascii="Arial" w:hAnsi="Arial"/>
          <w:i/>
          <w:sz w:val="20"/>
        </w:rPr>
        <w:t>Figure 2</w:t>
      </w:r>
      <w:r>
        <w:rPr>
          <w:rFonts w:ascii="Arial" w:hAnsi="Arial"/>
          <w:i/>
          <w:sz w:val="20"/>
        </w:rPr>
        <w:tab/>
        <w:t>Conceptual Model</w:t>
      </w:r>
    </w:p>
    <w:p w14:paraId="0D557854" w14:textId="77777777" w:rsidR="009427C6" w:rsidRDefault="0041231B">
      <w:pPr>
        <w:rPr>
          <w:rFonts w:ascii="Arial" w:hAnsi="Arial"/>
          <w:color w:val="000000"/>
          <w:sz w:val="20"/>
        </w:rPr>
      </w:pPr>
      <w:r>
        <w:rPr>
          <w:rFonts w:ascii="Arial" w:hAnsi="Arial"/>
          <w:noProof/>
          <w:color w:val="000000"/>
          <w:sz w:val="20"/>
        </w:rPr>
        <mc:AlternateContent>
          <mc:Choice Requires="wpg">
            <w:drawing>
              <wp:anchor distT="0" distB="0" distL="114300" distR="114300" simplePos="0" relativeHeight="251620352" behindDoc="0" locked="0" layoutInCell="0" allowOverlap="1" wp14:anchorId="55A2130B" wp14:editId="45C17B97">
                <wp:simplePos x="0" y="0"/>
                <wp:positionH relativeFrom="column">
                  <wp:posOffset>51435</wp:posOffset>
                </wp:positionH>
                <wp:positionV relativeFrom="paragraph">
                  <wp:posOffset>394970</wp:posOffset>
                </wp:positionV>
                <wp:extent cx="5143500" cy="3652520"/>
                <wp:effectExtent l="0" t="0" r="76200" b="81280"/>
                <wp:wrapNone/>
                <wp:docPr id="146483121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43500" cy="3652520"/>
                          <a:chOff x="1881" y="5322"/>
                          <a:chExt cx="8100" cy="5752"/>
                        </a:xfrm>
                      </wpg:grpSpPr>
                      <wps:wsp>
                        <wps:cNvPr id="1587939711" name="AutoShape 4"/>
                        <wps:cNvSpPr>
                          <a:spLocks/>
                        </wps:cNvSpPr>
                        <wps:spPr bwMode="auto">
                          <a:xfrm>
                            <a:off x="1881" y="6942"/>
                            <a:ext cx="1620" cy="2898"/>
                          </a:xfrm>
                          <a:prstGeom prst="flowChartAlternateProcess">
                            <a:avLst/>
                          </a:prstGeom>
                          <a:gradFill rotWithShape="0">
                            <a:gsLst>
                              <a:gs pos="0">
                                <a:srgbClr val="FFFFFF"/>
                              </a:gs>
                              <a:gs pos="100000">
                                <a:srgbClr val="CCFFCC"/>
                              </a:gs>
                            </a:gsLst>
                            <a:path path="shape">
                              <a:fillToRect l="50000" t="50000" r="50000" b="50000"/>
                            </a:path>
                          </a:gradFill>
                          <a:ln w="9525">
                            <a:solidFill>
                              <a:srgbClr val="000000"/>
                            </a:solidFill>
                            <a:miter lim="800000"/>
                            <a:headEnd/>
                            <a:tailEnd/>
                          </a:ln>
                          <a:effectLst>
                            <a:outerShdw dist="107763" dir="2700000" algn="ctr" rotWithShape="0">
                              <a:srgbClr val="808080"/>
                            </a:outerShdw>
                          </a:effectLst>
                        </wps:spPr>
                        <wps:txbx>
                          <w:txbxContent>
                            <w:p w14:paraId="7C3EAB75" w14:textId="77777777" w:rsidR="009427C6" w:rsidRDefault="009427C6"/>
                            <w:p w14:paraId="0B44A52A" w14:textId="77777777" w:rsidR="009427C6" w:rsidRDefault="009427C6"/>
                            <w:p w14:paraId="6380E0E5" w14:textId="77777777" w:rsidR="009427C6" w:rsidRDefault="009427C6"/>
                            <w:p w14:paraId="6240AA93" w14:textId="77777777" w:rsidR="009427C6" w:rsidRDefault="009427C6"/>
                            <w:p w14:paraId="65DCAD21" w14:textId="77777777" w:rsidR="009427C6" w:rsidRDefault="009427C6">
                              <w:pPr>
                                <w:jc w:val="center"/>
                              </w:pPr>
                              <w:r>
                                <w:t>CSDP</w:t>
                              </w:r>
                            </w:p>
                          </w:txbxContent>
                        </wps:txbx>
                        <wps:bodyPr rot="0" vert="horz" wrap="square" lIns="91440" tIns="45720" rIns="91440" bIns="45720" anchor="t" anchorCtr="0" upright="1">
                          <a:noAutofit/>
                        </wps:bodyPr>
                      </wps:wsp>
                      <wps:wsp>
                        <wps:cNvPr id="458464531" name="AutoShape 5"/>
                        <wps:cNvSpPr>
                          <a:spLocks/>
                        </wps:cNvSpPr>
                        <wps:spPr bwMode="auto">
                          <a:xfrm>
                            <a:off x="5121" y="6942"/>
                            <a:ext cx="1620" cy="2880"/>
                          </a:xfrm>
                          <a:prstGeom prst="flowChartAlternateProcess">
                            <a:avLst/>
                          </a:prstGeom>
                          <a:gradFill rotWithShape="0">
                            <a:gsLst>
                              <a:gs pos="0">
                                <a:srgbClr val="FFFFFF"/>
                              </a:gs>
                              <a:gs pos="100000">
                                <a:srgbClr val="CCFFFF"/>
                              </a:gs>
                            </a:gsLst>
                            <a:path path="shape">
                              <a:fillToRect l="50000" t="50000" r="50000" b="50000"/>
                            </a:path>
                          </a:gradFill>
                          <a:ln w="9525">
                            <a:solidFill>
                              <a:srgbClr val="000000"/>
                            </a:solidFill>
                            <a:miter lim="800000"/>
                            <a:headEnd/>
                            <a:tailEnd/>
                          </a:ln>
                          <a:effectLst>
                            <a:outerShdw dist="107763" dir="2700000" algn="ctr" rotWithShape="0">
                              <a:srgbClr val="808080"/>
                            </a:outerShdw>
                          </a:effectLst>
                        </wps:spPr>
                        <wps:txbx>
                          <w:txbxContent>
                            <w:p w14:paraId="12261820" w14:textId="77777777" w:rsidR="009427C6" w:rsidRDefault="009427C6"/>
                            <w:p w14:paraId="5A783693" w14:textId="77777777" w:rsidR="009427C6" w:rsidRDefault="009427C6"/>
                            <w:p w14:paraId="50D29306" w14:textId="77777777" w:rsidR="009427C6" w:rsidRDefault="009427C6"/>
                            <w:p w14:paraId="395F1D0E" w14:textId="77777777" w:rsidR="009427C6" w:rsidRDefault="009427C6"/>
                            <w:p w14:paraId="10EA6DB1" w14:textId="77777777" w:rsidR="009427C6" w:rsidRDefault="009427C6">
                              <w:pPr>
                                <w:jc w:val="center"/>
                              </w:pPr>
                              <w:r>
                                <w:t>STRATE</w:t>
                              </w:r>
                            </w:p>
                          </w:txbxContent>
                        </wps:txbx>
                        <wps:bodyPr rot="0" vert="horz" wrap="square" lIns="91440" tIns="45720" rIns="91440" bIns="45720" anchor="t" anchorCtr="0" upright="1">
                          <a:noAutofit/>
                        </wps:bodyPr>
                      </wps:wsp>
                      <wps:wsp>
                        <wps:cNvPr id="51426431" name="AutoShape 6"/>
                        <wps:cNvSpPr>
                          <a:spLocks/>
                        </wps:cNvSpPr>
                        <wps:spPr bwMode="auto">
                          <a:xfrm>
                            <a:off x="8361" y="6942"/>
                            <a:ext cx="1620" cy="2898"/>
                          </a:xfrm>
                          <a:prstGeom prst="flowChartAlternateProcess">
                            <a:avLst/>
                          </a:prstGeom>
                          <a:gradFill rotWithShape="0">
                            <a:gsLst>
                              <a:gs pos="0">
                                <a:srgbClr val="FFFFFF"/>
                              </a:gs>
                              <a:gs pos="100000">
                                <a:srgbClr val="CCFFCC"/>
                              </a:gs>
                            </a:gsLst>
                            <a:path path="shape">
                              <a:fillToRect l="50000" t="50000" r="50000" b="50000"/>
                            </a:path>
                          </a:gradFill>
                          <a:ln w="9525">
                            <a:solidFill>
                              <a:srgbClr val="000000"/>
                            </a:solidFill>
                            <a:miter lim="800000"/>
                            <a:headEnd/>
                            <a:tailEnd/>
                          </a:ln>
                          <a:effectLst>
                            <a:outerShdw dist="107763" dir="2700000" algn="ctr" rotWithShape="0">
                              <a:srgbClr val="808080"/>
                            </a:outerShdw>
                          </a:effectLst>
                        </wps:spPr>
                        <wps:txbx>
                          <w:txbxContent>
                            <w:p w14:paraId="79FE3BBA" w14:textId="77777777" w:rsidR="009427C6" w:rsidRDefault="009427C6"/>
                            <w:p w14:paraId="294648B5" w14:textId="77777777" w:rsidR="009427C6" w:rsidRDefault="009427C6"/>
                            <w:p w14:paraId="085FFE15" w14:textId="77777777" w:rsidR="009427C6" w:rsidRDefault="009427C6"/>
                            <w:p w14:paraId="65A31330" w14:textId="77777777" w:rsidR="009427C6" w:rsidRDefault="009427C6"/>
                            <w:p w14:paraId="3C24150B" w14:textId="77777777" w:rsidR="009427C6" w:rsidRDefault="009427C6">
                              <w:pPr>
                                <w:jc w:val="center"/>
                              </w:pPr>
                              <w:r>
                                <w:t>CSDP</w:t>
                              </w:r>
                            </w:p>
                          </w:txbxContent>
                        </wps:txbx>
                        <wps:bodyPr rot="0" vert="horz" wrap="square" lIns="91440" tIns="45720" rIns="91440" bIns="45720" anchor="t" anchorCtr="0" upright="1">
                          <a:noAutofit/>
                        </wps:bodyPr>
                      </wps:wsp>
                      <wps:wsp>
                        <wps:cNvPr id="552580624" name="Rectangle 7"/>
                        <wps:cNvSpPr>
                          <a:spLocks/>
                        </wps:cNvSpPr>
                        <wps:spPr bwMode="auto">
                          <a:xfrm>
                            <a:off x="1881" y="5322"/>
                            <a:ext cx="1620" cy="1080"/>
                          </a:xfrm>
                          <a:prstGeom prst="rect">
                            <a:avLst/>
                          </a:prstGeom>
                          <a:gradFill rotWithShape="0">
                            <a:gsLst>
                              <a:gs pos="0">
                                <a:srgbClr val="FFFFFF"/>
                              </a:gs>
                              <a:gs pos="100000">
                                <a:srgbClr val="9999FF"/>
                              </a:gs>
                            </a:gsLst>
                            <a:path path="shape">
                              <a:fillToRect l="50000" t="50000" r="50000" b="50000"/>
                            </a:path>
                          </a:gradFill>
                          <a:ln w="9525">
                            <a:solidFill>
                              <a:srgbClr val="000000"/>
                            </a:solidFill>
                            <a:miter lim="800000"/>
                            <a:headEnd/>
                            <a:tailEnd/>
                          </a:ln>
                          <a:effectLst>
                            <a:outerShdw dist="107763" dir="2700000" algn="ctr" rotWithShape="0">
                              <a:srgbClr val="808080"/>
                            </a:outerShdw>
                          </a:effectLst>
                        </wps:spPr>
                        <wps:txbx>
                          <w:txbxContent>
                            <w:p w14:paraId="1D851EE4" w14:textId="77777777" w:rsidR="009427C6" w:rsidRDefault="009427C6"/>
                            <w:p w14:paraId="16FECD13" w14:textId="77777777" w:rsidR="009427C6" w:rsidRDefault="009427C6">
                              <w:pPr>
                                <w:jc w:val="center"/>
                              </w:pPr>
                              <w:r>
                                <w:t>Buyer</w:t>
                              </w:r>
                            </w:p>
                          </w:txbxContent>
                        </wps:txbx>
                        <wps:bodyPr rot="0" vert="horz" wrap="square" lIns="91440" tIns="45720" rIns="91440" bIns="45720" anchor="t" anchorCtr="0" upright="1">
                          <a:noAutofit/>
                        </wps:bodyPr>
                      </wps:wsp>
                      <wps:wsp>
                        <wps:cNvPr id="307576415" name="Rectangle 8"/>
                        <wps:cNvSpPr>
                          <a:spLocks/>
                        </wps:cNvSpPr>
                        <wps:spPr bwMode="auto">
                          <a:xfrm>
                            <a:off x="5121" y="5322"/>
                            <a:ext cx="1620" cy="1080"/>
                          </a:xfrm>
                          <a:prstGeom prst="rect">
                            <a:avLst/>
                          </a:prstGeom>
                          <a:gradFill rotWithShape="0">
                            <a:gsLst>
                              <a:gs pos="0">
                                <a:srgbClr val="FFFFFF"/>
                              </a:gs>
                              <a:gs pos="100000">
                                <a:srgbClr val="FFCC99"/>
                              </a:gs>
                            </a:gsLst>
                            <a:path path="shape">
                              <a:fillToRect l="50000" t="50000" r="50000" b="50000"/>
                            </a:path>
                          </a:gradFill>
                          <a:ln w="9525">
                            <a:solidFill>
                              <a:srgbClr val="000000"/>
                            </a:solidFill>
                            <a:miter lim="800000"/>
                            <a:headEnd/>
                            <a:tailEnd/>
                          </a:ln>
                          <a:effectLst>
                            <a:outerShdw dist="107763" dir="2700000" algn="ctr" rotWithShape="0">
                              <a:srgbClr val="808080"/>
                            </a:outerShdw>
                          </a:effectLst>
                        </wps:spPr>
                        <wps:txbx>
                          <w:txbxContent>
                            <w:p w14:paraId="5D2AA952" w14:textId="77777777" w:rsidR="009427C6" w:rsidRDefault="009427C6"/>
                            <w:p w14:paraId="48AEA8D9" w14:textId="77777777" w:rsidR="009427C6" w:rsidRDefault="009427C6">
                              <w:pPr>
                                <w:jc w:val="center"/>
                              </w:pPr>
                              <w:r>
                                <w:t>Trading</w:t>
                              </w:r>
                            </w:p>
                          </w:txbxContent>
                        </wps:txbx>
                        <wps:bodyPr rot="0" vert="horz" wrap="square" lIns="91440" tIns="45720" rIns="91440" bIns="45720" anchor="t" anchorCtr="0" upright="1">
                          <a:noAutofit/>
                        </wps:bodyPr>
                      </wps:wsp>
                      <wps:wsp>
                        <wps:cNvPr id="1674681187" name="Rectangle 9"/>
                        <wps:cNvSpPr>
                          <a:spLocks/>
                        </wps:cNvSpPr>
                        <wps:spPr bwMode="auto">
                          <a:xfrm>
                            <a:off x="8361" y="5322"/>
                            <a:ext cx="1620" cy="1080"/>
                          </a:xfrm>
                          <a:prstGeom prst="rect">
                            <a:avLst/>
                          </a:prstGeom>
                          <a:gradFill rotWithShape="0">
                            <a:gsLst>
                              <a:gs pos="0">
                                <a:srgbClr val="FFFFFF"/>
                              </a:gs>
                              <a:gs pos="100000">
                                <a:srgbClr val="9999FF"/>
                              </a:gs>
                            </a:gsLst>
                            <a:path path="shape">
                              <a:fillToRect l="50000" t="50000" r="50000" b="50000"/>
                            </a:path>
                          </a:gradFill>
                          <a:ln w="9525">
                            <a:solidFill>
                              <a:srgbClr val="000000"/>
                            </a:solidFill>
                            <a:miter lim="800000"/>
                            <a:headEnd/>
                            <a:tailEnd/>
                          </a:ln>
                          <a:effectLst>
                            <a:outerShdw dist="107763" dir="2700000" algn="ctr" rotWithShape="0">
                              <a:srgbClr val="808080"/>
                            </a:outerShdw>
                          </a:effectLst>
                        </wps:spPr>
                        <wps:txbx>
                          <w:txbxContent>
                            <w:p w14:paraId="11218D46" w14:textId="77777777" w:rsidR="009427C6" w:rsidRDefault="009427C6"/>
                            <w:p w14:paraId="4F356602" w14:textId="77777777" w:rsidR="009427C6" w:rsidRDefault="009427C6">
                              <w:pPr>
                                <w:jc w:val="center"/>
                              </w:pPr>
                              <w:r>
                                <w:t>Seller/</w:t>
                              </w:r>
                            </w:p>
                            <w:p w14:paraId="4E9741AD" w14:textId="77777777" w:rsidR="009427C6" w:rsidRDefault="009427C6">
                              <w:pPr>
                                <w:jc w:val="center"/>
                              </w:pPr>
                              <w:r>
                                <w:t>Issuer</w:t>
                              </w:r>
                            </w:p>
                          </w:txbxContent>
                        </wps:txbx>
                        <wps:bodyPr rot="0" vert="horz" wrap="square" lIns="91440" tIns="45720" rIns="91440" bIns="45720" anchor="t" anchorCtr="0" upright="1">
                          <a:noAutofit/>
                        </wps:bodyPr>
                      </wps:wsp>
                      <wps:wsp>
                        <wps:cNvPr id="20958670" name="Rectangle 10"/>
                        <wps:cNvSpPr>
                          <a:spLocks/>
                        </wps:cNvSpPr>
                        <wps:spPr bwMode="auto">
                          <a:xfrm>
                            <a:off x="5298" y="7122"/>
                            <a:ext cx="1260" cy="1080"/>
                          </a:xfrm>
                          <a:prstGeom prst="rect">
                            <a:avLst/>
                          </a:prstGeom>
                          <a:gradFill rotWithShape="0">
                            <a:gsLst>
                              <a:gs pos="0">
                                <a:srgbClr val="FFFFFF"/>
                              </a:gs>
                              <a:gs pos="100000">
                                <a:srgbClr val="CC99FF"/>
                              </a:gs>
                            </a:gsLst>
                            <a:path path="shape">
                              <a:fillToRect l="50000" t="50000" r="50000" b="50000"/>
                            </a:path>
                          </a:gra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BAD4297" w14:textId="77777777" w:rsidR="009427C6" w:rsidRDefault="009427C6">
                              <w:pPr>
                                <w:jc w:val="center"/>
                              </w:pPr>
                            </w:p>
                            <w:p w14:paraId="60E05DEA" w14:textId="77777777" w:rsidR="009427C6" w:rsidRDefault="009427C6">
                              <w:pPr>
                                <w:jc w:val="center"/>
                              </w:pPr>
                              <w:r>
                                <w:t>DvP</w:t>
                              </w:r>
                            </w:p>
                            <w:p w14:paraId="1A7FC9A7" w14:textId="77777777" w:rsidR="009427C6" w:rsidRDefault="009427C6">
                              <w:pPr>
                                <w:jc w:val="center"/>
                              </w:pPr>
                              <w:r>
                                <w:t>Engine</w:t>
                              </w:r>
                            </w:p>
                          </w:txbxContent>
                        </wps:txbx>
                        <wps:bodyPr rot="0" vert="horz" wrap="square" lIns="91440" tIns="45720" rIns="91440" bIns="45720" anchor="t" anchorCtr="0" upright="1">
                          <a:noAutofit/>
                        </wps:bodyPr>
                      </wps:wsp>
                      <wps:wsp>
                        <wps:cNvPr id="1841268611" name="Rectangle 11"/>
                        <wps:cNvSpPr>
                          <a:spLocks/>
                        </wps:cNvSpPr>
                        <wps:spPr bwMode="auto">
                          <a:xfrm>
                            <a:off x="1980" y="8510"/>
                            <a:ext cx="1260" cy="1080"/>
                          </a:xfrm>
                          <a:prstGeom prst="rect">
                            <a:avLst/>
                          </a:prstGeom>
                          <a:gradFill rotWithShape="0">
                            <a:gsLst>
                              <a:gs pos="0">
                                <a:srgbClr val="FFFFFF"/>
                              </a:gs>
                              <a:gs pos="100000">
                                <a:srgbClr val="66FFCC"/>
                              </a:gs>
                            </a:gsLst>
                            <a:path path="shape">
                              <a:fillToRect l="50000" t="50000" r="50000" b="50000"/>
                            </a:path>
                          </a:gra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D15570" w14:textId="77777777" w:rsidR="009427C6" w:rsidRDefault="009427C6">
                              <w:pPr>
                                <w:jc w:val="center"/>
                              </w:pPr>
                            </w:p>
                            <w:p w14:paraId="46C771D8" w14:textId="77777777" w:rsidR="009427C6" w:rsidRDefault="009427C6">
                              <w:pPr>
                                <w:pStyle w:val="BodyText3"/>
                              </w:pPr>
                              <w:r>
                                <w:t>Buyer’s Custodian</w:t>
                              </w:r>
                            </w:p>
                          </w:txbxContent>
                        </wps:txbx>
                        <wps:bodyPr rot="0" vert="horz" wrap="square" lIns="91440" tIns="45720" rIns="91440" bIns="45720" anchor="t" anchorCtr="0" upright="1">
                          <a:noAutofit/>
                        </wps:bodyPr>
                      </wps:wsp>
                      <wps:wsp>
                        <wps:cNvPr id="1000952854" name="Rectangle 12"/>
                        <wps:cNvSpPr>
                          <a:spLocks/>
                        </wps:cNvSpPr>
                        <wps:spPr bwMode="auto">
                          <a:xfrm>
                            <a:off x="2061" y="7122"/>
                            <a:ext cx="1260" cy="1080"/>
                          </a:xfrm>
                          <a:prstGeom prst="rect">
                            <a:avLst/>
                          </a:prstGeom>
                          <a:gradFill rotWithShape="0">
                            <a:gsLst>
                              <a:gs pos="0">
                                <a:srgbClr val="FFFFFF"/>
                              </a:gs>
                              <a:gs pos="100000">
                                <a:srgbClr val="66FFCC"/>
                              </a:gs>
                            </a:gsLst>
                            <a:path path="shape">
                              <a:fillToRect l="50000" t="50000" r="50000" b="50000"/>
                            </a:path>
                          </a:gra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064DEAC" w14:textId="77777777" w:rsidR="009427C6" w:rsidRDefault="009427C6">
                              <w:pPr>
                                <w:jc w:val="center"/>
                              </w:pPr>
                            </w:p>
                            <w:p w14:paraId="48BF5575" w14:textId="77777777" w:rsidR="009427C6" w:rsidRDefault="009427C6">
                              <w:pPr>
                                <w:jc w:val="center"/>
                              </w:pPr>
                              <w:r>
                                <w:t>Buyer’s</w:t>
                              </w:r>
                            </w:p>
                            <w:p w14:paraId="6F3E55B3" w14:textId="77777777" w:rsidR="009427C6" w:rsidRDefault="009427C6">
                              <w:pPr>
                                <w:jc w:val="center"/>
                              </w:pPr>
                              <w:r>
                                <w:t>Bank</w:t>
                              </w:r>
                            </w:p>
                          </w:txbxContent>
                        </wps:txbx>
                        <wps:bodyPr rot="0" vert="horz" wrap="square" lIns="91440" tIns="45720" rIns="91440" bIns="45720" anchor="t" anchorCtr="0" upright="1">
                          <a:noAutofit/>
                        </wps:bodyPr>
                      </wps:wsp>
                      <wps:wsp>
                        <wps:cNvPr id="1131450787" name="Rectangle 13"/>
                        <wps:cNvSpPr>
                          <a:spLocks/>
                        </wps:cNvSpPr>
                        <wps:spPr bwMode="auto">
                          <a:xfrm>
                            <a:off x="5298" y="8562"/>
                            <a:ext cx="1260" cy="1080"/>
                          </a:xfrm>
                          <a:prstGeom prst="rect">
                            <a:avLst/>
                          </a:prstGeom>
                          <a:gradFill rotWithShape="0">
                            <a:gsLst>
                              <a:gs pos="0">
                                <a:srgbClr val="FFFFFF"/>
                              </a:gs>
                              <a:gs pos="100000">
                                <a:srgbClr val="CC99FF"/>
                              </a:gs>
                            </a:gsLst>
                            <a:path path="shape">
                              <a:fillToRect l="50000" t="50000" r="50000" b="50000"/>
                            </a:path>
                          </a:gra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7ABC42" w14:textId="77777777" w:rsidR="009427C6" w:rsidRDefault="009427C6">
                              <w:pPr>
                                <w:jc w:val="center"/>
                              </w:pPr>
                            </w:p>
                            <w:p w14:paraId="7094EDDD" w14:textId="77777777" w:rsidR="009427C6" w:rsidRDefault="009427C6">
                              <w:pPr>
                                <w:jc w:val="center"/>
                              </w:pPr>
                              <w:r>
                                <w:t>CSD</w:t>
                              </w:r>
                            </w:p>
                            <w:p w14:paraId="1C7638D7" w14:textId="77777777" w:rsidR="009427C6" w:rsidRDefault="009427C6">
                              <w:pPr>
                                <w:jc w:val="center"/>
                              </w:pPr>
                              <w:r>
                                <w:t>IOR</w:t>
                              </w:r>
                            </w:p>
                          </w:txbxContent>
                        </wps:txbx>
                        <wps:bodyPr rot="0" vert="horz" wrap="square" lIns="91440" tIns="45720" rIns="91440" bIns="45720" anchor="t" anchorCtr="0" upright="1">
                          <a:noAutofit/>
                        </wps:bodyPr>
                      </wps:wsp>
                      <wps:wsp>
                        <wps:cNvPr id="1471372732" name="Rectangle 14"/>
                        <wps:cNvSpPr>
                          <a:spLocks/>
                        </wps:cNvSpPr>
                        <wps:spPr bwMode="auto">
                          <a:xfrm>
                            <a:off x="8541" y="8580"/>
                            <a:ext cx="1260" cy="1080"/>
                          </a:xfrm>
                          <a:prstGeom prst="rect">
                            <a:avLst/>
                          </a:prstGeom>
                          <a:gradFill rotWithShape="0">
                            <a:gsLst>
                              <a:gs pos="0">
                                <a:srgbClr val="FFFFFF"/>
                              </a:gs>
                              <a:gs pos="100000">
                                <a:srgbClr val="66FFCC"/>
                              </a:gs>
                            </a:gsLst>
                            <a:path path="shape">
                              <a:fillToRect l="50000" t="50000" r="50000" b="50000"/>
                            </a:path>
                          </a:gra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D6B8ED" w14:textId="77777777" w:rsidR="009427C6" w:rsidRDefault="009427C6">
                              <w:pPr>
                                <w:jc w:val="center"/>
                              </w:pPr>
                            </w:p>
                            <w:p w14:paraId="01810696" w14:textId="77777777" w:rsidR="009427C6" w:rsidRDefault="009427C6">
                              <w:pPr>
                                <w:jc w:val="center"/>
                              </w:pPr>
                              <w:r>
                                <w:t>Seller’s</w:t>
                              </w:r>
                            </w:p>
                            <w:p w14:paraId="4DE65B98" w14:textId="77777777" w:rsidR="009427C6" w:rsidRDefault="009427C6">
                              <w:pPr>
                                <w:jc w:val="center"/>
                              </w:pPr>
                              <w:r>
                                <w:t>Bank</w:t>
                              </w:r>
                            </w:p>
                          </w:txbxContent>
                        </wps:txbx>
                        <wps:bodyPr rot="0" vert="horz" wrap="square" lIns="91440" tIns="45720" rIns="91440" bIns="45720" anchor="t" anchorCtr="0" upright="1">
                          <a:noAutofit/>
                        </wps:bodyPr>
                      </wps:wsp>
                      <wps:wsp>
                        <wps:cNvPr id="336340755" name="Rectangle 15"/>
                        <wps:cNvSpPr>
                          <a:spLocks/>
                        </wps:cNvSpPr>
                        <wps:spPr bwMode="auto">
                          <a:xfrm>
                            <a:off x="8541" y="7122"/>
                            <a:ext cx="1260" cy="1080"/>
                          </a:xfrm>
                          <a:prstGeom prst="rect">
                            <a:avLst/>
                          </a:prstGeom>
                          <a:gradFill rotWithShape="0">
                            <a:gsLst>
                              <a:gs pos="0">
                                <a:srgbClr val="FFFFFF"/>
                              </a:gs>
                              <a:gs pos="100000">
                                <a:srgbClr val="66FFCC"/>
                              </a:gs>
                            </a:gsLst>
                            <a:path path="shape">
                              <a:fillToRect l="50000" t="50000" r="50000" b="50000"/>
                            </a:path>
                          </a:gra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040D49A" w14:textId="77777777" w:rsidR="009427C6" w:rsidRDefault="009427C6">
                              <w:pPr>
                                <w:jc w:val="center"/>
                              </w:pPr>
                            </w:p>
                            <w:p w14:paraId="322902A5" w14:textId="77777777" w:rsidR="009427C6" w:rsidRDefault="009427C6">
                              <w:pPr>
                                <w:pStyle w:val="BodyText3"/>
                              </w:pPr>
                              <w:r>
                                <w:t>Seller’s Custodian</w:t>
                              </w:r>
                            </w:p>
                          </w:txbxContent>
                        </wps:txbx>
                        <wps:bodyPr rot="0" vert="horz" wrap="square" lIns="91440" tIns="45720" rIns="91440" bIns="45720" anchor="t" anchorCtr="0" upright="1">
                          <a:noAutofit/>
                        </wps:bodyPr>
                      </wps:wsp>
                      <wps:wsp>
                        <wps:cNvPr id="997847817" name="Line 16"/>
                        <wps:cNvCnPr>
                          <a:cxnSpLocks/>
                        </wps:cNvCnPr>
                        <wps:spPr bwMode="auto">
                          <a:xfrm>
                            <a:off x="3501" y="5862"/>
                            <a:ext cx="162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36211442" name="Line 17"/>
                        <wps:cNvCnPr>
                          <a:cxnSpLocks/>
                        </wps:cNvCnPr>
                        <wps:spPr bwMode="auto">
                          <a:xfrm flipH="1">
                            <a:off x="6741" y="5862"/>
                            <a:ext cx="162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3414358" name="Line 18"/>
                        <wps:cNvCnPr>
                          <a:cxnSpLocks/>
                        </wps:cNvCnPr>
                        <wps:spPr bwMode="auto">
                          <a:xfrm>
                            <a:off x="5921" y="6402"/>
                            <a:ext cx="0" cy="54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0399959" name="Line 19"/>
                        <wps:cNvCnPr>
                          <a:cxnSpLocks/>
                        </wps:cNvCnPr>
                        <wps:spPr bwMode="auto">
                          <a:xfrm>
                            <a:off x="3501" y="8302"/>
                            <a:ext cx="1620" cy="0"/>
                          </a:xfrm>
                          <a:prstGeom prst="line">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30976837" name="Line 20"/>
                        <wps:cNvCnPr>
                          <a:cxnSpLocks/>
                        </wps:cNvCnPr>
                        <wps:spPr bwMode="auto">
                          <a:xfrm>
                            <a:off x="6741" y="8322"/>
                            <a:ext cx="1620" cy="0"/>
                          </a:xfrm>
                          <a:prstGeom prst="line">
                            <a:avLst/>
                          </a:prstGeom>
                          <a:noFill/>
                          <a:ln w="19050">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0910553" name="Line 21"/>
                        <wps:cNvCnPr>
                          <a:cxnSpLocks/>
                        </wps:cNvCnPr>
                        <wps:spPr bwMode="auto">
                          <a:xfrm>
                            <a:off x="2681" y="6402"/>
                            <a:ext cx="0" cy="540"/>
                          </a:xfrm>
                          <a:prstGeom prst="line">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2224377" name="Line 22"/>
                        <wps:cNvCnPr>
                          <a:cxnSpLocks/>
                        </wps:cNvCnPr>
                        <wps:spPr bwMode="auto">
                          <a:xfrm>
                            <a:off x="9161" y="6402"/>
                            <a:ext cx="0" cy="540"/>
                          </a:xfrm>
                          <a:prstGeom prst="line">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0153484" name="Line 23"/>
                        <wps:cNvCnPr>
                          <a:cxnSpLocks/>
                        </wps:cNvCnPr>
                        <wps:spPr bwMode="auto">
                          <a:xfrm>
                            <a:off x="5921" y="9802"/>
                            <a:ext cx="0" cy="540"/>
                          </a:xfrm>
                          <a:prstGeom prst="line">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52264092" name="AutoShape 24"/>
                        <wps:cNvSpPr>
                          <a:spLocks/>
                        </wps:cNvSpPr>
                        <wps:spPr bwMode="auto">
                          <a:xfrm>
                            <a:off x="4741" y="10354"/>
                            <a:ext cx="2340" cy="720"/>
                          </a:xfrm>
                          <a:prstGeom prst="flowChartAlternateProcess">
                            <a:avLst/>
                          </a:prstGeom>
                          <a:gradFill rotWithShape="0">
                            <a:gsLst>
                              <a:gs pos="0">
                                <a:srgbClr val="FFFFFF"/>
                              </a:gs>
                              <a:gs pos="100000">
                                <a:srgbClr val="FF6699"/>
                              </a:gs>
                            </a:gsLst>
                            <a:path path="shape">
                              <a:fillToRect l="50000" t="50000" r="50000" b="50000"/>
                            </a:path>
                          </a:gradFill>
                          <a:ln w="9525">
                            <a:solidFill>
                              <a:srgbClr val="000000"/>
                            </a:solidFill>
                            <a:miter lim="800000"/>
                            <a:headEnd/>
                            <a:tailEnd/>
                          </a:ln>
                          <a:effectLst>
                            <a:outerShdw dist="107763" dir="2700000" algn="ctr" rotWithShape="0">
                              <a:srgbClr val="808080"/>
                            </a:outerShdw>
                          </a:effectLst>
                        </wps:spPr>
                        <wps:txbx>
                          <w:txbxContent>
                            <w:p w14:paraId="3055DA17" w14:textId="77777777" w:rsidR="009427C6" w:rsidRDefault="009427C6">
                              <w:pPr>
                                <w:jc w:val="center"/>
                              </w:pPr>
                              <w:r>
                                <w:t>JSE ISIN</w:t>
                              </w:r>
                            </w:p>
                            <w:p w14:paraId="689C7A25" w14:textId="77777777" w:rsidR="009427C6" w:rsidRDefault="009427C6">
                              <w:pPr>
                                <w:jc w:val="center"/>
                              </w:pPr>
                              <w:r>
                                <w:t>Issuance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A2130B" id="Group 3" o:spid="_x0000_s1026" style="position:absolute;margin-left:4.05pt;margin-top:31.1pt;width:405pt;height:287.6pt;z-index:251620352" coordorigin="1881,5322" coordsize="8100,57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" o:allowincell="f">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4" o:spid="_x0000_s1027" type="#_x0000_t176" style="position:absolute;left:1881;top:6942;width:1620;height:28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">
                  <v:fill color2="#cfc" focusposition=".5,.5" focussize="" focus="100%" type="gradientRadial"/>
                  <v:shadow on="t" offset="6pt,6pt"/>
                  <v:path arrowok="t"/>
                  <v:textbox>
                    <w:txbxContent>
                      <w:p w14:paraId="7C3EAB75" w14:textId="77777777" w:rsidR="009427C6" w:rsidRDefault="009427C6"/>
                      <w:p w14:paraId="0B44A52A" w14:textId="77777777" w:rsidR="009427C6" w:rsidRDefault="009427C6"/>
                      <w:p w14:paraId="6380E0E5" w14:textId="77777777" w:rsidR="009427C6" w:rsidRDefault="009427C6"/>
                      <w:p w14:paraId="6240AA93" w14:textId="77777777" w:rsidR="009427C6" w:rsidRDefault="009427C6"/>
                      <w:p w14:paraId="65DCAD21" w14:textId="77777777" w:rsidR="009427C6" w:rsidRDefault="009427C6">
                        <w:pPr>
                          <w:jc w:val="center"/>
                        </w:pPr>
                        <w:r>
                          <w:t>CSDP</w:t>
                        </w:r>
                      </w:p>
                    </w:txbxContent>
                  </v:textbox>
                </v:shape>
                <v:shape id="AutoShape 5" o:spid="_x0000_s1028" type="#_x0000_t176" style="position:absolute;left:5121;top:6942;width:1620;height:2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">
                  <v:fill color2="#cff" focusposition=".5,.5" focussize="" focus="100%" type="gradientRadial"/>
                  <v:shadow on="t" offset="6pt,6pt"/>
                  <v:path arrowok="t"/>
                  <v:textbox>
                    <w:txbxContent>
                      <w:p w14:paraId="12261820" w14:textId="77777777" w:rsidR="009427C6" w:rsidRDefault="009427C6"/>
                      <w:p w14:paraId="5A783693" w14:textId="77777777" w:rsidR="009427C6" w:rsidRDefault="009427C6"/>
                      <w:p w14:paraId="50D29306" w14:textId="77777777" w:rsidR="009427C6" w:rsidRDefault="009427C6"/>
                      <w:p w14:paraId="395F1D0E" w14:textId="77777777" w:rsidR="009427C6" w:rsidRDefault="009427C6"/>
                      <w:p w14:paraId="10EA6DB1" w14:textId="77777777" w:rsidR="009427C6" w:rsidRDefault="009427C6">
                        <w:pPr>
                          <w:jc w:val="center"/>
                        </w:pPr>
                        <w:r>
                          <w:t>STRATE</w:t>
                        </w:r>
                      </w:p>
                    </w:txbxContent>
                  </v:textbox>
                </v:shape>
                <v:shape id="AutoShape 6" o:spid="_x0000_s1029" type="#_x0000_t176" style="position:absolute;left:8361;top:6942;width:1620;height:28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">
                  <v:fill color2="#cfc" focusposition=".5,.5" focussize="" focus="100%" type="gradientRadial"/>
                  <v:shadow on="t" offset="6pt,6pt"/>
                  <v:path arrowok="t"/>
                  <v:textbox>
                    <w:txbxContent>
                      <w:p w14:paraId="79FE3BBA" w14:textId="77777777" w:rsidR="009427C6" w:rsidRDefault="009427C6"/>
                      <w:p w14:paraId="294648B5" w14:textId="77777777" w:rsidR="009427C6" w:rsidRDefault="009427C6"/>
                      <w:p w14:paraId="085FFE15" w14:textId="77777777" w:rsidR="009427C6" w:rsidRDefault="009427C6"/>
                      <w:p w14:paraId="65A31330" w14:textId="77777777" w:rsidR="009427C6" w:rsidRDefault="009427C6"/>
                      <w:p w14:paraId="3C24150B" w14:textId="77777777" w:rsidR="009427C6" w:rsidRDefault="009427C6">
                        <w:pPr>
                          <w:jc w:val="center"/>
                        </w:pPr>
                        <w:r>
                          <w:t>CSDP</w:t>
                        </w:r>
                      </w:p>
                    </w:txbxContent>
                  </v:textbox>
                </v:shape>
                <v:rect id="Rectangle 7" o:spid="_x0000_s1030" style="position:absolute;left:1881;top:5322;width:1620;height:1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">
                  <v:fill color2="#99f" focusposition=".5,.5" focussize="" focus="100%" type="gradientRadial"/>
                  <v:shadow on="t" offset="6pt,6pt"/>
                  <v:path arrowok="t"/>
                  <v:textbox>
                    <w:txbxContent>
                      <w:p w14:paraId="1D851EE4" w14:textId="77777777" w:rsidR="009427C6" w:rsidRDefault="009427C6"/>
                      <w:p w14:paraId="16FECD13" w14:textId="77777777" w:rsidR="009427C6" w:rsidRDefault="009427C6">
                        <w:pPr>
                          <w:jc w:val="center"/>
                        </w:pPr>
                        <w:r>
                          <w:t>Buyer</w:t>
                        </w:r>
                      </w:p>
                    </w:txbxContent>
                  </v:textbox>
                </v:rect>
                <v:rect id="Rectangle 8" o:spid="_x0000_s1031" style="position:absolute;left:5121;top:5322;width:1620;height:1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">
                  <v:fill color2="#fc9" focusposition=".5,.5" focussize="" focus="100%" type="gradientRadial"/>
                  <v:shadow on="t" offset="6pt,6pt"/>
                  <v:path arrowok="t"/>
                  <v:textbox>
                    <w:txbxContent>
                      <w:p w14:paraId="5D2AA952" w14:textId="77777777" w:rsidR="009427C6" w:rsidRDefault="009427C6"/>
                      <w:p w14:paraId="48AEA8D9" w14:textId="77777777" w:rsidR="009427C6" w:rsidRDefault="009427C6">
                        <w:pPr>
                          <w:jc w:val="center"/>
                        </w:pPr>
                        <w:r>
                          <w:t>Trading</w:t>
                        </w:r>
                      </w:p>
                    </w:txbxContent>
                  </v:textbox>
                </v:rect>
                <v:rect id="Rectangle 9" o:spid="_x0000_s1032" style="position:absolute;left:8361;top:5322;width:1620;height:1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">
                  <v:fill color2="#99f" focusposition=".5,.5" focussize="" focus="100%" type="gradientRadial"/>
                  <v:shadow on="t" offset="6pt,6pt"/>
                  <v:path arrowok="t"/>
                  <v:textbox>
                    <w:txbxContent>
                      <w:p w14:paraId="11218D46" w14:textId="77777777" w:rsidR="009427C6" w:rsidRDefault="009427C6"/>
                      <w:p w14:paraId="4F356602" w14:textId="77777777" w:rsidR="009427C6" w:rsidRDefault="009427C6">
                        <w:pPr>
                          <w:jc w:val="center"/>
                        </w:pPr>
                        <w:r>
                          <w:t>Seller/</w:t>
                        </w:r>
                      </w:p>
                      <w:p w14:paraId="4E9741AD" w14:textId="77777777" w:rsidR="009427C6" w:rsidRDefault="009427C6">
                        <w:pPr>
                          <w:jc w:val="center"/>
                        </w:pPr>
                        <w:r>
                          <w:t>Issuer</w:t>
                        </w:r>
                      </w:p>
                    </w:txbxContent>
                  </v:textbox>
                </v:rect>
                <v:rect id="Rectangle 10" o:spid="_x0000_s1033" style="position:absolute;left:5298;top:7122;width:1260;height:1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">
                  <v:fill color2="#c9f" focusposition=".5,.5" focussize="" focus="100%" type="gradientRadial"/>
                  <v:path arrowok="t"/>
                  <v:textbox>
                    <w:txbxContent>
                      <w:p w14:paraId="1BAD4297" w14:textId="77777777" w:rsidR="009427C6" w:rsidRDefault="009427C6">
                        <w:pPr>
                          <w:jc w:val="center"/>
                        </w:pPr>
                      </w:p>
                      <w:p w14:paraId="60E05DEA" w14:textId="77777777" w:rsidR="009427C6" w:rsidRDefault="009427C6">
                        <w:pPr>
                          <w:jc w:val="center"/>
                        </w:pPr>
                        <w:r>
                          <w:t>DvP</w:t>
                        </w:r>
                      </w:p>
                      <w:p w14:paraId="1A7FC9A7" w14:textId="77777777" w:rsidR="009427C6" w:rsidRDefault="009427C6">
                        <w:pPr>
                          <w:jc w:val="center"/>
                        </w:pPr>
                        <w:r>
                          <w:t>Engine</w:t>
                        </w:r>
                      </w:p>
                    </w:txbxContent>
                  </v:textbox>
                </v:rect>
                <v:rect id="Rectangle 11" o:spid="_x0000_s1034" style="position:absolute;left:1980;top:8510;width:1260;height:1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">
                  <v:fill color2="#6fc" focusposition=".5,.5" focussize="" focus="100%" type="gradientRadial"/>
                  <v:path arrowok="t"/>
                  <v:textbox>
                    <w:txbxContent>
                      <w:p w14:paraId="31D15570" w14:textId="77777777" w:rsidR="009427C6" w:rsidRDefault="009427C6">
                        <w:pPr>
                          <w:jc w:val="center"/>
                        </w:pPr>
                      </w:p>
                      <w:p w14:paraId="46C771D8" w14:textId="77777777" w:rsidR="009427C6" w:rsidRDefault="009427C6">
                        <w:pPr>
                          <w:pStyle w:val="BodyText3"/>
                        </w:pPr>
                        <w:r>
                          <w:t>Buyer’s Custodian</w:t>
                        </w:r>
                      </w:p>
                    </w:txbxContent>
                  </v:textbox>
                </v:rect>
                <v:rect id="Rectangle 12" o:spid="_x0000_s1035" style="position:absolute;left:2061;top:7122;width:1260;height:1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">
                  <v:fill color2="#6fc" focusposition=".5,.5" focussize="" focus="100%" type="gradientRadial"/>
                  <v:path arrowok="t"/>
                  <v:textbox>
                    <w:txbxContent>
                      <w:p w14:paraId="5064DEAC" w14:textId="77777777" w:rsidR="009427C6" w:rsidRDefault="009427C6">
                        <w:pPr>
                          <w:jc w:val="center"/>
                        </w:pPr>
                      </w:p>
                      <w:p w14:paraId="48BF5575" w14:textId="77777777" w:rsidR="009427C6" w:rsidRDefault="009427C6">
                        <w:pPr>
                          <w:jc w:val="center"/>
                        </w:pPr>
                        <w:r>
                          <w:t>Buyer’s</w:t>
                        </w:r>
                      </w:p>
                      <w:p w14:paraId="6F3E55B3" w14:textId="77777777" w:rsidR="009427C6" w:rsidRDefault="009427C6">
                        <w:pPr>
                          <w:jc w:val="center"/>
                        </w:pPr>
                        <w:r>
                          <w:t>Bank</w:t>
                        </w:r>
                      </w:p>
                    </w:txbxContent>
                  </v:textbox>
                </v:rect>
                <v:rect id="Rectangle 13" o:spid="_x0000_s1036" style="position:absolute;left:5298;top:8562;width:1260;height:1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">
                  <v:fill color2="#c9f" focusposition=".5,.5" focussize="" focus="100%" type="gradientRadial"/>
                  <v:path arrowok="t"/>
                  <v:textbox>
                    <w:txbxContent>
                      <w:p w14:paraId="257ABC42" w14:textId="77777777" w:rsidR="009427C6" w:rsidRDefault="009427C6">
                        <w:pPr>
                          <w:jc w:val="center"/>
                        </w:pPr>
                      </w:p>
                      <w:p w14:paraId="7094EDDD" w14:textId="77777777" w:rsidR="009427C6" w:rsidRDefault="009427C6">
                        <w:pPr>
                          <w:jc w:val="center"/>
                        </w:pPr>
                        <w:r>
                          <w:t>CSD</w:t>
                        </w:r>
                      </w:p>
                      <w:p w14:paraId="1C7638D7" w14:textId="77777777" w:rsidR="009427C6" w:rsidRDefault="009427C6">
                        <w:pPr>
                          <w:jc w:val="center"/>
                        </w:pPr>
                        <w:r>
                          <w:t>IOR</w:t>
                        </w:r>
                      </w:p>
                    </w:txbxContent>
                  </v:textbox>
                </v:rect>
                <v:rect id="Rectangle 14" o:spid="_x0000_s1037" style="position:absolute;left:8541;top:8580;width:1260;height:1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">
                  <v:fill color2="#6fc" focusposition=".5,.5" focussize="" focus="100%" type="gradientRadial"/>
                  <v:path arrowok="t"/>
                  <v:textbox>
                    <w:txbxContent>
                      <w:p w14:paraId="0DD6B8ED" w14:textId="77777777" w:rsidR="009427C6" w:rsidRDefault="009427C6">
                        <w:pPr>
                          <w:jc w:val="center"/>
                        </w:pPr>
                      </w:p>
                      <w:p w14:paraId="01810696" w14:textId="77777777" w:rsidR="009427C6" w:rsidRDefault="009427C6">
                        <w:pPr>
                          <w:jc w:val="center"/>
                        </w:pPr>
                        <w:r>
                          <w:t>Seller’s</w:t>
                        </w:r>
                      </w:p>
                      <w:p w14:paraId="4DE65B98" w14:textId="77777777" w:rsidR="009427C6" w:rsidRDefault="009427C6">
                        <w:pPr>
                          <w:jc w:val="center"/>
                        </w:pPr>
                        <w:r>
                          <w:t>Bank</w:t>
                        </w:r>
                      </w:p>
                    </w:txbxContent>
                  </v:textbox>
                </v:rect>
                <v:rect id="Rectangle 15" o:spid="_x0000_s1038" style="position:absolute;left:8541;top:7122;width:1260;height:1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">
                  <v:fill color2="#6fc" focusposition=".5,.5" focussize="" focus="100%" type="gradientRadial"/>
                  <v:path arrowok="t"/>
                  <v:textbox>
                    <w:txbxContent>
                      <w:p w14:paraId="6040D49A" w14:textId="77777777" w:rsidR="009427C6" w:rsidRDefault="009427C6">
                        <w:pPr>
                          <w:jc w:val="center"/>
                        </w:pPr>
                      </w:p>
                      <w:p w14:paraId="322902A5" w14:textId="77777777" w:rsidR="009427C6" w:rsidRDefault="009427C6">
                        <w:pPr>
                          <w:pStyle w:val="BodyText3"/>
                        </w:pPr>
                        <w:r>
                          <w:t>Seller’s Custodian</w:t>
                        </w:r>
                      </w:p>
                    </w:txbxContent>
                  </v:textbox>
                </v:rect>
                <v:line id="Line 16" o:spid="_x0000_s1039" style="position:absolute;visibility:visible;mso-wrap-style:square" from="3501,5862" to="5121,58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">
                  <v:stroke endarrow="block"/>
                  <o:lock v:ext="edit" shapetype="f"/>
                </v:line>
                <v:line id="Line 17" o:spid="_x0000_s1040" style="position:absolute;flip:x;visibility:visible;mso-wrap-style:square" from="6741,5862" to="8361,58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">
                  <v:stroke endarrow="block"/>
                  <o:lock v:ext="edit" shapetype="f"/>
                </v:line>
                <v:line id="Line 18" o:spid="_x0000_s1041" style="position:absolute;visibility:visible;mso-wrap-style:square" from="5921,6402" to="5921,69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">
                  <v:stroke endarrow="block"/>
                  <o:lock v:ext="edit" shapetype="f"/>
                </v:line>
                <v:line id="Line 19" o:spid="_x0000_s1042" style="position:absolute;visibility:visible;mso-wrap-style:square" from="3501,8302" to="5121,83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">
                  <v:stroke startarrow="block" endarrow="block"/>
                  <o:lock v:ext="edit" shapetype="f"/>
                </v:line>
                <v:line id="Line 20" o:spid="_x0000_s1043" style="position:absolute;visibility:visible;mso-wrap-style:square" from="6741,8322" to="8361,83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" strokeweight="1.5pt">
                  <v:stroke startarrow="block" endarrow="block"/>
                  <o:lock v:ext="edit" shapetype="f"/>
                </v:line>
                <v:line id="Line 21" o:spid="_x0000_s1044" style="position:absolute;visibility:visible;mso-wrap-style:square" from="2681,6402" to="2681,69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">
                  <v:stroke startarrow="block" endarrow="block"/>
                  <o:lock v:ext="edit" shapetype="f"/>
                </v:line>
                <v:line id="Line 22" o:spid="_x0000_s1045" style="position:absolute;visibility:visible;mso-wrap-style:square" from="9161,6402" to="9161,69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">
                  <v:stroke startarrow="block" endarrow="block"/>
                  <o:lock v:ext="edit" shapetype="f"/>
                </v:line>
                <v:line id="Line 23" o:spid="_x0000_s1046" style="position:absolute;visibility:visible;mso-wrap-style:square" from="5921,9802" to="5921,103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">
                  <v:stroke startarrow="block" endarrow="block"/>
                  <o:lock v:ext="edit" shapetype="f"/>
                </v:line>
                <v:shape id="AutoShape 24" o:spid="_x0000_s1047" type="#_x0000_t176" style="position:absolute;left:4741;top:10354;width:2340;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">
                  <v:fill color2="#f69" focusposition=".5,.5" focussize="" focus="100%" type="gradientRadial"/>
                  <v:shadow on="t" offset="6pt,6pt"/>
                  <v:path arrowok="t"/>
                  <v:textbox>
                    <w:txbxContent>
                      <w:p w14:paraId="3055DA17" w14:textId="77777777" w:rsidR="009427C6" w:rsidRDefault="009427C6">
                        <w:pPr>
                          <w:jc w:val="center"/>
                        </w:pPr>
                        <w:r>
                          <w:t>JSE ISIN</w:t>
                        </w:r>
                      </w:p>
                      <w:p w14:paraId="689C7A25" w14:textId="77777777" w:rsidR="009427C6" w:rsidRDefault="009427C6">
                        <w:pPr>
                          <w:jc w:val="center"/>
                        </w:pPr>
                        <w:r>
                          <w:t>Issuance</w:t>
                        </w:r>
                      </w:p>
                    </w:txbxContent>
                  </v:textbox>
                </v:shape>
              </v:group>
            </w:pict>
          </mc:Fallback>
        </mc:AlternateContent>
      </w:r>
      <w:r w:rsidR="009427C6">
        <w:rPr>
          <w:rFonts w:ascii="Arial" w:hAnsi="Arial"/>
          <w:color w:val="000000"/>
          <w:sz w:val="20"/>
        </w:rPr>
        <w:br w:type="page"/>
      </w:r>
    </w:p>
    <w:p w14:paraId="22F5F94C" w14:textId="77777777" w:rsidR="009427C6" w:rsidRDefault="009427C6">
      <w:pPr>
        <w:pStyle w:val="Heading2"/>
        <w:rPr>
          <w:color w:val="000000"/>
        </w:rPr>
      </w:pPr>
      <w:bookmarkStart w:id="46" w:name="_Toc445540019"/>
      <w:bookmarkStart w:id="47" w:name="_Toc445540075"/>
      <w:bookmarkStart w:id="48" w:name="_Toc445540099"/>
      <w:bookmarkStart w:id="49" w:name="_Toc445690379"/>
      <w:bookmarkStart w:id="50" w:name="_Toc506999229"/>
      <w:bookmarkStart w:id="51" w:name="_Toc67810876"/>
      <w:r>
        <w:rPr>
          <w:color w:val="000000"/>
        </w:rPr>
        <w:t>JSE Requirements Definition</w:t>
      </w:r>
      <w:bookmarkEnd w:id="46"/>
      <w:bookmarkEnd w:id="47"/>
      <w:bookmarkEnd w:id="48"/>
      <w:bookmarkEnd w:id="49"/>
      <w:bookmarkEnd w:id="50"/>
      <w:bookmarkEnd w:id="51"/>
    </w:p>
    <w:p w14:paraId="516996B9" w14:textId="77777777" w:rsidR="009427C6" w:rsidRDefault="009427C6">
      <w:pPr>
        <w:ind w:left="576"/>
        <w:rPr>
          <w:rFonts w:ascii="Arial" w:hAnsi="Arial"/>
          <w:color w:val="000000"/>
          <w:sz w:val="20"/>
        </w:rPr>
      </w:pPr>
    </w:p>
    <w:p w14:paraId="5AC8274C" w14:textId="77777777" w:rsidR="009427C6" w:rsidRDefault="009427C6">
      <w:pPr>
        <w:pStyle w:val="Heading3"/>
      </w:pPr>
      <w:bookmarkStart w:id="52" w:name="_Toc67810877"/>
      <w:r>
        <w:t>Development</w:t>
      </w:r>
      <w:bookmarkEnd w:id="52"/>
    </w:p>
    <w:p w14:paraId="4B98849F" w14:textId="77777777" w:rsidR="009427C6" w:rsidRDefault="009427C6">
      <w:pPr>
        <w:rPr>
          <w:rFonts w:ascii="Arial" w:hAnsi="Arial"/>
          <w:color w:val="000000"/>
          <w:sz w:val="20"/>
        </w:rPr>
      </w:pPr>
    </w:p>
    <w:p w14:paraId="3524A4D3" w14:textId="77777777" w:rsidR="009427C6" w:rsidRDefault="009427C6">
      <w:pPr>
        <w:ind w:left="720"/>
        <w:rPr>
          <w:rFonts w:ascii="Arial" w:hAnsi="Arial"/>
          <w:sz w:val="20"/>
        </w:rPr>
      </w:pPr>
      <w:r>
        <w:rPr>
          <w:rFonts w:ascii="Arial" w:hAnsi="Arial"/>
          <w:sz w:val="20"/>
        </w:rPr>
        <w:t>The JSE’s ASD department will be required to develop a programme for the automatic issuance of ISINs for money market instruments. This will include a programme to "unstring" the MT 598 User Defined SWIFT messages and “string” the MT 598 User Defined SWIFT messages, as detailed in Appendix B to K, for the request and notification of ISINs by/to STRATE. To differentiate between the JSEs current SWIFT BIC codes and ensure correct routing and message identification the JSE will apply for a new branch code “ISN” as an extension of their current BIC address. (i.e. XJSEZAJJXISN)</w:t>
      </w:r>
    </w:p>
    <w:p w14:paraId="59D3FD0E" w14:textId="77777777" w:rsidR="009427C6" w:rsidRDefault="009427C6">
      <w:pPr>
        <w:rPr>
          <w:rFonts w:ascii="Arial" w:hAnsi="Arial"/>
          <w:color w:val="000000"/>
          <w:sz w:val="20"/>
        </w:rPr>
      </w:pPr>
    </w:p>
    <w:p w14:paraId="349FEA16" w14:textId="77777777" w:rsidR="009427C6" w:rsidRDefault="009427C6">
      <w:pPr>
        <w:pStyle w:val="Heading3"/>
      </w:pPr>
      <w:bookmarkStart w:id="53" w:name="_Toc67810878"/>
      <w:r>
        <w:t>Market Rules</w:t>
      </w:r>
      <w:bookmarkEnd w:id="53"/>
    </w:p>
    <w:p w14:paraId="75E42C53" w14:textId="77777777" w:rsidR="009427C6" w:rsidRDefault="009427C6">
      <w:pPr>
        <w:rPr>
          <w:rFonts w:ascii="Arial" w:hAnsi="Arial"/>
          <w:b/>
          <w:i/>
          <w:color w:val="000000"/>
          <w:sz w:val="20"/>
        </w:rPr>
      </w:pPr>
    </w:p>
    <w:p w14:paraId="4D85604A" w14:textId="77777777" w:rsidR="009427C6" w:rsidRDefault="009427C6">
      <w:pPr>
        <w:ind w:left="720"/>
        <w:rPr>
          <w:rFonts w:ascii="Arial" w:hAnsi="Arial"/>
          <w:sz w:val="20"/>
        </w:rPr>
      </w:pPr>
      <w:r>
        <w:rPr>
          <w:rFonts w:ascii="Arial" w:hAnsi="Arial"/>
          <w:sz w:val="20"/>
        </w:rPr>
        <w:t>ANNA and ISO determine the rules regarding issuing and deleting ISINs.  The rules and guidance notes are set out in the following documents (as amended from time to time):</w:t>
      </w:r>
    </w:p>
    <w:p w14:paraId="10CBE58E" w14:textId="77777777" w:rsidR="009427C6" w:rsidRDefault="009427C6">
      <w:pPr>
        <w:numPr>
          <w:ilvl w:val="0"/>
          <w:numId w:val="4"/>
        </w:numPr>
        <w:rPr>
          <w:rFonts w:ascii="Arial" w:hAnsi="Arial"/>
          <w:sz w:val="20"/>
        </w:rPr>
      </w:pPr>
      <w:r>
        <w:rPr>
          <w:rFonts w:ascii="Arial" w:hAnsi="Arial"/>
          <w:sz w:val="20"/>
        </w:rPr>
        <w:t>ANNA Guidelines for ISO 6166, Version 5, December 1988 (update: Oct. 2001)</w:t>
      </w:r>
    </w:p>
    <w:p w14:paraId="793236EC" w14:textId="77777777" w:rsidR="009427C6" w:rsidRDefault="009427C6">
      <w:pPr>
        <w:numPr>
          <w:ilvl w:val="0"/>
          <w:numId w:val="4"/>
        </w:numPr>
        <w:rPr>
          <w:rFonts w:ascii="Arial" w:hAnsi="Arial"/>
          <w:sz w:val="20"/>
        </w:rPr>
      </w:pPr>
      <w:r>
        <w:rPr>
          <w:rFonts w:ascii="Arial" w:hAnsi="Arial"/>
          <w:sz w:val="20"/>
        </w:rPr>
        <w:t>ISO 6166, Sixth edition, 2001-03-15</w:t>
      </w:r>
    </w:p>
    <w:p w14:paraId="167200BC" w14:textId="77777777" w:rsidR="009427C6" w:rsidRDefault="009427C6">
      <w:pPr>
        <w:ind w:left="720"/>
        <w:rPr>
          <w:rFonts w:ascii="Arial" w:hAnsi="Arial"/>
          <w:sz w:val="20"/>
        </w:rPr>
      </w:pPr>
    </w:p>
    <w:p w14:paraId="2E92EFA9" w14:textId="77777777" w:rsidR="009427C6" w:rsidRDefault="009427C6">
      <w:pPr>
        <w:ind w:left="720"/>
        <w:rPr>
          <w:rFonts w:ascii="Arial" w:hAnsi="Arial"/>
          <w:sz w:val="20"/>
        </w:rPr>
      </w:pPr>
      <w:r>
        <w:rPr>
          <w:rFonts w:ascii="Arial" w:hAnsi="Arial"/>
          <w:sz w:val="20"/>
        </w:rPr>
        <w:t>Further market rules regarding issuing, amending and deleting ISINs required will be provided by the JSE.</w:t>
      </w:r>
    </w:p>
    <w:p w14:paraId="5600E52F" w14:textId="77777777" w:rsidR="009427C6" w:rsidRDefault="009427C6">
      <w:pPr>
        <w:rPr>
          <w:rFonts w:ascii="Arial" w:hAnsi="Arial"/>
          <w:sz w:val="20"/>
        </w:rPr>
      </w:pPr>
    </w:p>
    <w:p w14:paraId="7B651E27" w14:textId="77777777" w:rsidR="009427C6" w:rsidRDefault="009427C6">
      <w:pPr>
        <w:pStyle w:val="Heading3"/>
      </w:pPr>
      <w:bookmarkStart w:id="54" w:name="_Toc67810879"/>
      <w:r>
        <w:t>Service Level Agreement</w:t>
      </w:r>
      <w:bookmarkEnd w:id="54"/>
    </w:p>
    <w:p w14:paraId="7142B573" w14:textId="77777777" w:rsidR="009427C6" w:rsidRDefault="009427C6">
      <w:pPr>
        <w:rPr>
          <w:rFonts w:ascii="Arial" w:hAnsi="Arial"/>
          <w:sz w:val="20"/>
          <w:lang w:val="en-US"/>
        </w:rPr>
      </w:pPr>
    </w:p>
    <w:p w14:paraId="27380393" w14:textId="77777777" w:rsidR="009427C6" w:rsidRDefault="009427C6">
      <w:pPr>
        <w:ind w:left="720"/>
        <w:rPr>
          <w:rFonts w:ascii="Arial" w:hAnsi="Arial"/>
          <w:sz w:val="20"/>
          <w:lang w:val="en-US"/>
        </w:rPr>
      </w:pPr>
      <w:r>
        <w:rPr>
          <w:rFonts w:ascii="Arial" w:hAnsi="Arial"/>
          <w:sz w:val="20"/>
          <w:lang w:val="en-US"/>
        </w:rPr>
        <w:t>The JSE and STRATE will enter into a Service Level Agreement (SLA) that sets out all the arrangements pertaining to the service provided by the JSE and will include a Business Continuity Plan(BCP). This will be made available to money market participants for their perusal and reference.</w:t>
      </w:r>
    </w:p>
    <w:p w14:paraId="2AEDEF8D" w14:textId="77777777" w:rsidR="009427C6" w:rsidRDefault="009427C6">
      <w:pPr>
        <w:rPr>
          <w:rFonts w:ascii="Arial" w:hAnsi="Arial"/>
          <w:sz w:val="20"/>
        </w:rPr>
      </w:pPr>
      <w:del w:id="55" w:author="jse" w:date="2004-03-23T10:52:00Z">
        <w:r>
          <w:rPr>
            <w:rFonts w:ascii="Arial" w:hAnsi="Arial"/>
            <w:sz w:val="20"/>
          </w:rPr>
          <w:br w:type="page"/>
        </w:r>
      </w:del>
    </w:p>
    <w:p w14:paraId="050BC333" w14:textId="77777777" w:rsidR="009427C6" w:rsidRDefault="009427C6">
      <w:pPr>
        <w:pStyle w:val="Heading3"/>
      </w:pPr>
      <w:bookmarkStart w:id="56" w:name="_Toc67810880"/>
      <w:r>
        <w:t>Field Specifications</w:t>
      </w:r>
      <w:bookmarkEnd w:id="56"/>
    </w:p>
    <w:p w14:paraId="2F4C403D" w14:textId="77777777" w:rsidR="009427C6" w:rsidRDefault="009427C6">
      <w:pPr>
        <w:rPr>
          <w:rFonts w:ascii="Arial" w:hAnsi="Arial"/>
          <w:sz w:val="20"/>
          <w:lang w:val="en-US"/>
        </w:rPr>
      </w:pPr>
    </w:p>
    <w:p w14:paraId="1B492D4B" w14:textId="77777777" w:rsidR="009427C6" w:rsidRDefault="009427C6">
      <w:pPr>
        <w:ind w:left="720"/>
        <w:rPr>
          <w:rFonts w:ascii="Arial" w:hAnsi="Arial"/>
          <w:sz w:val="20"/>
        </w:rPr>
      </w:pPr>
      <w:r>
        <w:rPr>
          <w:rFonts w:ascii="Arial" w:hAnsi="Arial"/>
          <w:sz w:val="20"/>
        </w:rPr>
        <w:t>The MMF, in an effort to standardise money market instruments for the purposes of simplifying the management and processing of instruments, has identified four generic categories of money market instruments, as follows: -</w:t>
      </w:r>
    </w:p>
    <w:p w14:paraId="615B5483" w14:textId="77777777" w:rsidR="009427C6" w:rsidRDefault="009427C6">
      <w:pPr>
        <w:ind w:left="720"/>
        <w:rPr>
          <w:rFonts w:ascii="Arial" w:hAnsi="Arial"/>
          <w:sz w:val="20"/>
        </w:rPr>
      </w:pPr>
    </w:p>
    <w:p w14:paraId="07C5FD42" w14:textId="77777777" w:rsidR="009427C6" w:rsidRDefault="009427C6">
      <w:pPr>
        <w:ind w:left="2127" w:hanging="1560"/>
        <w:rPr>
          <w:rFonts w:ascii="Arial" w:hAnsi="Arial"/>
          <w:sz w:val="20"/>
        </w:rPr>
      </w:pPr>
      <w:r>
        <w:rPr>
          <w:rFonts w:ascii="Arial" w:hAnsi="Arial"/>
          <w:b/>
          <w:sz w:val="20"/>
        </w:rPr>
        <w:t>Category 1:</w:t>
      </w:r>
      <w:r>
        <w:rPr>
          <w:rFonts w:ascii="Arial" w:hAnsi="Arial"/>
          <w:sz w:val="20"/>
        </w:rPr>
        <w:tab/>
        <w:t>Discount based, fixed term, where the MMI is bought at a discount and the nominal value is repayable on maturity.</w:t>
      </w:r>
    </w:p>
    <w:p w14:paraId="51919462" w14:textId="77777777" w:rsidR="009427C6" w:rsidRDefault="009427C6">
      <w:pPr>
        <w:ind w:left="2127" w:hanging="1560"/>
        <w:rPr>
          <w:rFonts w:ascii="Arial" w:hAnsi="Arial"/>
          <w:sz w:val="20"/>
        </w:rPr>
      </w:pPr>
    </w:p>
    <w:p w14:paraId="58F65169" w14:textId="77777777" w:rsidR="009427C6" w:rsidRDefault="009427C6">
      <w:pPr>
        <w:ind w:left="2127" w:hanging="1551"/>
        <w:rPr>
          <w:rFonts w:ascii="Arial" w:hAnsi="Arial"/>
          <w:sz w:val="20"/>
        </w:rPr>
      </w:pPr>
      <w:r>
        <w:rPr>
          <w:rFonts w:ascii="Arial" w:hAnsi="Arial"/>
          <w:b/>
          <w:sz w:val="20"/>
        </w:rPr>
        <w:t>Category 2:</w:t>
      </w:r>
      <w:r>
        <w:rPr>
          <w:rFonts w:ascii="Arial" w:hAnsi="Arial"/>
          <w:sz w:val="20"/>
        </w:rPr>
        <w:tab/>
        <w:t>Yield based, fixed coupon rate and fixed term, where the MMI is bought at nominal value, the coupon is payable at intervals (i.e. Coupon Interval) throughout the term, and the final coupon payment and the nominal value are repayable on maturity.</w:t>
      </w:r>
    </w:p>
    <w:p w14:paraId="7C9E12DD" w14:textId="77777777" w:rsidR="009427C6" w:rsidRDefault="009427C6">
      <w:pPr>
        <w:ind w:left="2127" w:hanging="1551"/>
        <w:rPr>
          <w:rFonts w:ascii="Arial" w:hAnsi="Arial"/>
          <w:sz w:val="20"/>
        </w:rPr>
      </w:pPr>
    </w:p>
    <w:p w14:paraId="5746B3CD" w14:textId="77777777" w:rsidR="009427C6" w:rsidRDefault="009427C6">
      <w:pPr>
        <w:ind w:left="2127" w:hanging="1560"/>
        <w:rPr>
          <w:rFonts w:ascii="Arial" w:hAnsi="Arial"/>
          <w:sz w:val="20"/>
        </w:rPr>
      </w:pPr>
      <w:r>
        <w:rPr>
          <w:rFonts w:ascii="Arial" w:hAnsi="Arial"/>
          <w:b/>
          <w:sz w:val="20"/>
        </w:rPr>
        <w:t>Category 3:</w:t>
      </w:r>
      <w:r>
        <w:rPr>
          <w:rFonts w:ascii="Arial" w:hAnsi="Arial"/>
          <w:sz w:val="20"/>
        </w:rPr>
        <w:tab/>
        <w:t>Yield based, variable coupon rate and fixed term where the MMI is bought at nominal value, coupon is payable at intervals (i.e. Coupon Interval) throughout the term, and the final coupon payment and the nominal value are repayable on maturity.</w:t>
      </w:r>
    </w:p>
    <w:p w14:paraId="4E6CA18E" w14:textId="77777777" w:rsidR="009427C6" w:rsidRDefault="009427C6">
      <w:pPr>
        <w:ind w:left="2127" w:hanging="1560"/>
        <w:rPr>
          <w:rFonts w:ascii="Arial" w:hAnsi="Arial"/>
          <w:sz w:val="20"/>
        </w:rPr>
      </w:pPr>
    </w:p>
    <w:p w14:paraId="387E9582" w14:textId="77777777" w:rsidR="009427C6" w:rsidRDefault="009427C6">
      <w:pPr>
        <w:ind w:left="2127" w:hanging="1560"/>
        <w:rPr>
          <w:rFonts w:ascii="Arial" w:hAnsi="Arial"/>
          <w:sz w:val="20"/>
        </w:rPr>
      </w:pPr>
      <w:r>
        <w:rPr>
          <w:rFonts w:ascii="Arial" w:hAnsi="Arial"/>
          <w:b/>
          <w:sz w:val="20"/>
        </w:rPr>
        <w:t>Category 4:</w:t>
      </w:r>
      <w:r>
        <w:rPr>
          <w:rFonts w:ascii="Arial" w:hAnsi="Arial"/>
          <w:sz w:val="20"/>
        </w:rPr>
        <w:tab/>
        <w:t>Yield based, variable coupon rate and variable term where the MMI is bought at nominal value, coupon is payable at intervals (i.e. Coupon Interval) throughout the term, the nominal value and coupon for the last interest period are repayable on maturity and the instrument matures on call.</w:t>
      </w:r>
    </w:p>
    <w:p w14:paraId="6B3A7CA8" w14:textId="77777777" w:rsidR="009427C6" w:rsidRDefault="009427C6">
      <w:pPr>
        <w:ind w:left="720"/>
        <w:rPr>
          <w:rFonts w:ascii="Arial" w:hAnsi="Arial"/>
          <w:sz w:val="20"/>
        </w:rPr>
      </w:pPr>
    </w:p>
    <w:p w14:paraId="3DCD3078" w14:textId="77777777" w:rsidR="009427C6" w:rsidRDefault="009427C6">
      <w:pPr>
        <w:ind w:left="720"/>
        <w:rPr>
          <w:rFonts w:ascii="Arial" w:hAnsi="Arial"/>
          <w:sz w:val="20"/>
        </w:rPr>
      </w:pPr>
      <w:r>
        <w:rPr>
          <w:rFonts w:ascii="Arial" w:hAnsi="Arial"/>
          <w:sz w:val="20"/>
        </w:rPr>
        <w:lastRenderedPageBreak/>
        <w:t>These generic characteristics together with the approved the MT 598 User Defined SWIFT messages formats and contents will determine the fields required in the Money Market ISIN Issuance programme.</w:t>
      </w:r>
    </w:p>
    <w:p w14:paraId="03C9339B" w14:textId="77777777" w:rsidR="009427C6" w:rsidRDefault="009427C6">
      <w:pPr>
        <w:ind w:left="720"/>
        <w:rPr>
          <w:rFonts w:ascii="Arial" w:hAnsi="Arial"/>
          <w:sz w:val="20"/>
        </w:rPr>
      </w:pPr>
    </w:p>
    <w:p w14:paraId="58CD63C6" w14:textId="77777777" w:rsidR="009427C6" w:rsidRDefault="009427C6">
      <w:pPr>
        <w:ind w:left="720"/>
        <w:rPr>
          <w:rFonts w:ascii="Arial" w:hAnsi="Arial"/>
          <w:sz w:val="20"/>
        </w:rPr>
      </w:pPr>
      <w:r>
        <w:rPr>
          <w:rFonts w:ascii="Arial" w:hAnsi="Arial"/>
          <w:sz w:val="20"/>
        </w:rPr>
        <w:t>The table below sets out per generic money market instrument: -</w:t>
      </w:r>
    </w:p>
    <w:p w14:paraId="5A79920C" w14:textId="77777777" w:rsidR="009427C6" w:rsidRDefault="009427C6">
      <w:pPr>
        <w:ind w:left="720"/>
        <w:rPr>
          <w:rFonts w:ascii="Arial" w:hAnsi="Arial"/>
          <w:sz w:val="20"/>
        </w:rPr>
      </w:pPr>
    </w:p>
    <w:p w14:paraId="04E4BE83" w14:textId="77777777" w:rsidR="009427C6" w:rsidRDefault="009427C6">
      <w:pPr>
        <w:numPr>
          <w:ilvl w:val="0"/>
          <w:numId w:val="11"/>
        </w:numPr>
        <w:ind w:hanging="306"/>
        <w:rPr>
          <w:rFonts w:ascii="Arial" w:hAnsi="Arial"/>
          <w:sz w:val="20"/>
        </w:rPr>
      </w:pPr>
      <w:r>
        <w:rPr>
          <w:rFonts w:ascii="Arial" w:hAnsi="Arial"/>
          <w:sz w:val="20"/>
        </w:rPr>
        <w:t>The data required to be held per MMI by the NNA; and</w:t>
      </w:r>
    </w:p>
    <w:p w14:paraId="566D6D7F" w14:textId="77777777" w:rsidR="009427C6" w:rsidRDefault="009427C6">
      <w:pPr>
        <w:numPr>
          <w:ilvl w:val="1"/>
          <w:numId w:val="10"/>
        </w:numPr>
        <w:tabs>
          <w:tab w:val="clear" w:pos="2210"/>
          <w:tab w:val="num" w:pos="1440"/>
        </w:tabs>
        <w:ind w:left="1418" w:hanging="283"/>
        <w:rPr>
          <w:rFonts w:ascii="Arial" w:hAnsi="Arial"/>
          <w:sz w:val="20"/>
        </w:rPr>
      </w:pPr>
      <w:r>
        <w:rPr>
          <w:rFonts w:ascii="Arial" w:hAnsi="Arial"/>
          <w:sz w:val="20"/>
        </w:rPr>
        <w:t>The definitive characteristics (i.e. the unique combination of characteristics) required for the issuance of ISINs.:-</w:t>
      </w:r>
    </w:p>
    <w:p w14:paraId="3F0E8D09" w14:textId="77777777" w:rsidR="009427C6" w:rsidRDefault="009427C6">
      <w:pPr>
        <w:ind w:left="720"/>
        <w:rPr>
          <w:rFonts w:ascii="Arial" w:hAnsi="Arial"/>
          <w:sz w:val="20"/>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8"/>
        <w:gridCol w:w="2924"/>
        <w:gridCol w:w="524"/>
        <w:gridCol w:w="630"/>
        <w:gridCol w:w="630"/>
        <w:gridCol w:w="630"/>
      </w:tblGrid>
      <w:tr w:rsidR="009427C6" w14:paraId="184742C7" w14:textId="77777777">
        <w:tblPrEx>
          <w:tblCellMar>
            <w:top w:w="0" w:type="dxa"/>
            <w:bottom w:w="0" w:type="dxa"/>
          </w:tblCellMar>
        </w:tblPrEx>
        <w:trPr>
          <w:cantSplit/>
          <w:tblHeader/>
          <w:jc w:val="center"/>
        </w:trPr>
        <w:tc>
          <w:tcPr>
            <w:tcW w:w="718" w:type="dxa"/>
            <w:shd w:val="clear" w:color="auto" w:fill="C0C0C0"/>
          </w:tcPr>
          <w:p w14:paraId="2C455B53" w14:textId="77777777" w:rsidR="009427C6" w:rsidRDefault="009427C6">
            <w:pPr>
              <w:pStyle w:val="TableText"/>
              <w:rPr>
                <w:rFonts w:ascii="Arial" w:hAnsi="Arial"/>
                <w:sz w:val="20"/>
              </w:rPr>
            </w:pPr>
          </w:p>
        </w:tc>
        <w:tc>
          <w:tcPr>
            <w:tcW w:w="2924" w:type="dxa"/>
            <w:vMerge w:val="restart"/>
            <w:shd w:val="clear" w:color="auto" w:fill="C0C0C0"/>
            <w:vAlign w:val="center"/>
          </w:tcPr>
          <w:p w14:paraId="7BCD5CCF" w14:textId="77777777" w:rsidR="009427C6" w:rsidRDefault="009427C6">
            <w:pPr>
              <w:pStyle w:val="TableText"/>
              <w:rPr>
                <w:rFonts w:ascii="Arial" w:hAnsi="Arial"/>
                <w:sz w:val="20"/>
              </w:rPr>
            </w:pPr>
            <w:r>
              <w:rPr>
                <w:rFonts w:ascii="Arial" w:hAnsi="Arial"/>
                <w:sz w:val="20"/>
              </w:rPr>
              <w:t>Data Required</w:t>
            </w:r>
          </w:p>
        </w:tc>
        <w:tc>
          <w:tcPr>
            <w:tcW w:w="2414" w:type="dxa"/>
            <w:gridSpan w:val="4"/>
            <w:tcBorders>
              <w:left w:val="double" w:sz="4" w:space="0" w:color="auto"/>
            </w:tcBorders>
            <w:shd w:val="clear" w:color="auto" w:fill="C0C0C0"/>
          </w:tcPr>
          <w:p w14:paraId="106E735A" w14:textId="77777777" w:rsidR="009427C6" w:rsidRDefault="009427C6">
            <w:pPr>
              <w:pStyle w:val="TableText"/>
              <w:rPr>
                <w:rFonts w:ascii="Arial" w:hAnsi="Arial"/>
                <w:sz w:val="20"/>
              </w:rPr>
            </w:pPr>
            <w:r>
              <w:rPr>
                <w:rFonts w:ascii="Arial" w:hAnsi="Arial"/>
                <w:sz w:val="20"/>
              </w:rPr>
              <w:t>Definitive Characteristics for ISIN Generation per</w:t>
            </w:r>
          </w:p>
          <w:p w14:paraId="784C0ACD" w14:textId="77777777" w:rsidR="009427C6" w:rsidRDefault="009427C6">
            <w:pPr>
              <w:pStyle w:val="TableText"/>
              <w:rPr>
                <w:rFonts w:ascii="Arial" w:hAnsi="Arial"/>
                <w:sz w:val="20"/>
              </w:rPr>
            </w:pPr>
            <w:r>
              <w:rPr>
                <w:rFonts w:ascii="Arial" w:hAnsi="Arial"/>
                <w:sz w:val="20"/>
              </w:rPr>
              <w:t>Generic Category</w:t>
            </w:r>
          </w:p>
        </w:tc>
      </w:tr>
      <w:tr w:rsidR="009427C6" w14:paraId="5122D232" w14:textId="77777777">
        <w:tblPrEx>
          <w:tblCellMar>
            <w:top w:w="0" w:type="dxa"/>
            <w:bottom w:w="0" w:type="dxa"/>
          </w:tblCellMar>
        </w:tblPrEx>
        <w:trPr>
          <w:cantSplit/>
          <w:tblHeader/>
          <w:jc w:val="center"/>
        </w:trPr>
        <w:tc>
          <w:tcPr>
            <w:tcW w:w="718" w:type="dxa"/>
            <w:shd w:val="clear" w:color="auto" w:fill="C0C0C0"/>
          </w:tcPr>
          <w:p w14:paraId="00D979C7" w14:textId="77777777" w:rsidR="009427C6" w:rsidRDefault="009427C6">
            <w:pPr>
              <w:pStyle w:val="TableText"/>
              <w:rPr>
                <w:rFonts w:ascii="Arial" w:hAnsi="Arial"/>
                <w:sz w:val="20"/>
              </w:rPr>
            </w:pPr>
          </w:p>
        </w:tc>
        <w:tc>
          <w:tcPr>
            <w:tcW w:w="2924" w:type="dxa"/>
            <w:vMerge/>
            <w:shd w:val="clear" w:color="auto" w:fill="C0C0C0"/>
          </w:tcPr>
          <w:p w14:paraId="32218496" w14:textId="77777777" w:rsidR="009427C6" w:rsidRDefault="009427C6">
            <w:pPr>
              <w:pStyle w:val="TableText"/>
              <w:rPr>
                <w:rFonts w:ascii="Arial" w:hAnsi="Arial"/>
                <w:sz w:val="20"/>
              </w:rPr>
            </w:pPr>
          </w:p>
        </w:tc>
        <w:tc>
          <w:tcPr>
            <w:tcW w:w="524" w:type="dxa"/>
            <w:tcBorders>
              <w:left w:val="double" w:sz="4" w:space="0" w:color="auto"/>
            </w:tcBorders>
            <w:shd w:val="clear" w:color="auto" w:fill="C0C0C0"/>
          </w:tcPr>
          <w:p w14:paraId="4AE8384C" w14:textId="77777777" w:rsidR="009427C6" w:rsidRDefault="009427C6">
            <w:pPr>
              <w:pStyle w:val="TableText"/>
              <w:rPr>
                <w:rFonts w:ascii="Arial" w:hAnsi="Arial"/>
                <w:sz w:val="20"/>
              </w:rPr>
            </w:pPr>
            <w:r>
              <w:rPr>
                <w:rFonts w:ascii="Arial" w:hAnsi="Arial"/>
                <w:sz w:val="20"/>
              </w:rPr>
              <w:t>1</w:t>
            </w:r>
          </w:p>
        </w:tc>
        <w:tc>
          <w:tcPr>
            <w:tcW w:w="630" w:type="dxa"/>
            <w:shd w:val="clear" w:color="auto" w:fill="C0C0C0"/>
          </w:tcPr>
          <w:p w14:paraId="49C49DBA" w14:textId="77777777" w:rsidR="009427C6" w:rsidRDefault="009427C6">
            <w:pPr>
              <w:pStyle w:val="TableText"/>
              <w:rPr>
                <w:rFonts w:ascii="Arial" w:hAnsi="Arial"/>
                <w:sz w:val="20"/>
              </w:rPr>
            </w:pPr>
            <w:r>
              <w:rPr>
                <w:rFonts w:ascii="Arial" w:hAnsi="Arial"/>
                <w:sz w:val="20"/>
              </w:rPr>
              <w:t>2</w:t>
            </w:r>
          </w:p>
        </w:tc>
        <w:tc>
          <w:tcPr>
            <w:tcW w:w="630" w:type="dxa"/>
            <w:shd w:val="clear" w:color="auto" w:fill="C0C0C0"/>
          </w:tcPr>
          <w:p w14:paraId="16E3D033" w14:textId="77777777" w:rsidR="009427C6" w:rsidRDefault="009427C6">
            <w:pPr>
              <w:pStyle w:val="TableText"/>
              <w:rPr>
                <w:rFonts w:ascii="Arial" w:hAnsi="Arial"/>
                <w:sz w:val="20"/>
              </w:rPr>
            </w:pPr>
            <w:r>
              <w:rPr>
                <w:rFonts w:ascii="Arial" w:hAnsi="Arial"/>
                <w:sz w:val="20"/>
              </w:rPr>
              <w:t>3</w:t>
            </w:r>
          </w:p>
        </w:tc>
        <w:tc>
          <w:tcPr>
            <w:tcW w:w="630" w:type="dxa"/>
            <w:shd w:val="clear" w:color="auto" w:fill="C0C0C0"/>
          </w:tcPr>
          <w:p w14:paraId="3CB6F005" w14:textId="77777777" w:rsidR="009427C6" w:rsidRDefault="009427C6">
            <w:pPr>
              <w:pStyle w:val="TableText"/>
              <w:rPr>
                <w:rFonts w:ascii="Arial" w:hAnsi="Arial"/>
                <w:sz w:val="20"/>
              </w:rPr>
            </w:pPr>
            <w:r>
              <w:rPr>
                <w:rFonts w:ascii="Arial" w:hAnsi="Arial"/>
                <w:sz w:val="20"/>
              </w:rPr>
              <w:t>4</w:t>
            </w:r>
          </w:p>
        </w:tc>
      </w:tr>
      <w:tr w:rsidR="009427C6" w14:paraId="6700917E" w14:textId="77777777">
        <w:tblPrEx>
          <w:tblCellMar>
            <w:top w:w="0" w:type="dxa"/>
            <w:bottom w:w="0" w:type="dxa"/>
          </w:tblCellMar>
        </w:tblPrEx>
        <w:trPr>
          <w:jc w:val="center"/>
        </w:trPr>
        <w:tc>
          <w:tcPr>
            <w:tcW w:w="718" w:type="dxa"/>
            <w:tcBorders>
              <w:top w:val="single" w:sz="2" w:space="0" w:color="auto"/>
              <w:bottom w:val="single" w:sz="2" w:space="0" w:color="auto"/>
            </w:tcBorders>
          </w:tcPr>
          <w:p w14:paraId="3FE6B4F6" w14:textId="77777777" w:rsidR="009427C6" w:rsidRDefault="009427C6">
            <w:pPr>
              <w:pStyle w:val="TableText"/>
              <w:rPr>
                <w:rFonts w:ascii="Arial" w:hAnsi="Arial"/>
                <w:sz w:val="20"/>
              </w:rPr>
            </w:pPr>
            <w:r>
              <w:rPr>
                <w:rFonts w:ascii="Arial" w:hAnsi="Arial"/>
                <w:sz w:val="20"/>
              </w:rPr>
              <w:t>1</w:t>
            </w:r>
          </w:p>
        </w:tc>
        <w:tc>
          <w:tcPr>
            <w:tcW w:w="2924" w:type="dxa"/>
            <w:tcBorders>
              <w:top w:val="single" w:sz="2" w:space="0" w:color="auto"/>
              <w:bottom w:val="single" w:sz="2" w:space="0" w:color="auto"/>
            </w:tcBorders>
          </w:tcPr>
          <w:p w14:paraId="10B91152" w14:textId="77777777" w:rsidR="009427C6" w:rsidRDefault="009427C6">
            <w:pPr>
              <w:pStyle w:val="TableText"/>
              <w:rPr>
                <w:rFonts w:ascii="Arial" w:hAnsi="Arial"/>
                <w:sz w:val="20"/>
              </w:rPr>
            </w:pPr>
            <w:r>
              <w:rPr>
                <w:rFonts w:ascii="Arial" w:hAnsi="Arial"/>
                <w:sz w:val="20"/>
              </w:rPr>
              <w:t>Issuer:</w:t>
            </w:r>
          </w:p>
        </w:tc>
        <w:tc>
          <w:tcPr>
            <w:tcW w:w="524" w:type="dxa"/>
            <w:tcBorders>
              <w:top w:val="single" w:sz="2" w:space="0" w:color="auto"/>
              <w:left w:val="double" w:sz="4" w:space="0" w:color="auto"/>
              <w:bottom w:val="single" w:sz="2" w:space="0" w:color="auto"/>
            </w:tcBorders>
          </w:tcPr>
          <w:p w14:paraId="26DA2300"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197D70EC"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7C61D0DE"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4F96CB42" w14:textId="77777777" w:rsidR="009427C6" w:rsidRDefault="009427C6">
            <w:pPr>
              <w:pStyle w:val="TableText"/>
              <w:rPr>
                <w:rFonts w:ascii="Arial" w:hAnsi="Arial"/>
                <w:sz w:val="20"/>
              </w:rPr>
            </w:pPr>
            <w:r>
              <w:rPr>
                <w:rFonts w:ascii="Arial" w:hAnsi="Arial"/>
                <w:sz w:val="20"/>
              </w:rPr>
              <w:sym w:font="Wingdings 2" w:char="F050"/>
            </w:r>
          </w:p>
        </w:tc>
      </w:tr>
      <w:tr w:rsidR="009427C6" w14:paraId="302BC238" w14:textId="77777777">
        <w:tblPrEx>
          <w:tblCellMar>
            <w:top w:w="0" w:type="dxa"/>
            <w:bottom w:w="0" w:type="dxa"/>
          </w:tblCellMar>
        </w:tblPrEx>
        <w:trPr>
          <w:jc w:val="center"/>
        </w:trPr>
        <w:tc>
          <w:tcPr>
            <w:tcW w:w="718" w:type="dxa"/>
            <w:tcBorders>
              <w:top w:val="single" w:sz="2" w:space="0" w:color="auto"/>
              <w:bottom w:val="single" w:sz="2" w:space="0" w:color="auto"/>
            </w:tcBorders>
          </w:tcPr>
          <w:p w14:paraId="1BDA8BE8" w14:textId="77777777" w:rsidR="009427C6" w:rsidRDefault="009427C6">
            <w:pPr>
              <w:pStyle w:val="TableText"/>
              <w:rPr>
                <w:rFonts w:ascii="Arial" w:hAnsi="Arial"/>
                <w:sz w:val="20"/>
              </w:rPr>
            </w:pPr>
            <w:r>
              <w:rPr>
                <w:rFonts w:ascii="Arial" w:hAnsi="Arial"/>
                <w:sz w:val="20"/>
              </w:rPr>
              <w:t>2</w:t>
            </w:r>
          </w:p>
        </w:tc>
        <w:tc>
          <w:tcPr>
            <w:tcW w:w="2924" w:type="dxa"/>
            <w:tcBorders>
              <w:top w:val="single" w:sz="2" w:space="0" w:color="auto"/>
              <w:bottom w:val="single" w:sz="2" w:space="0" w:color="auto"/>
            </w:tcBorders>
          </w:tcPr>
          <w:p w14:paraId="2A3603CC" w14:textId="77777777" w:rsidR="009427C6" w:rsidRDefault="009427C6">
            <w:pPr>
              <w:pStyle w:val="TableText"/>
              <w:rPr>
                <w:rFonts w:ascii="Arial" w:hAnsi="Arial"/>
                <w:sz w:val="20"/>
              </w:rPr>
            </w:pPr>
            <w:r>
              <w:rPr>
                <w:rFonts w:ascii="Arial" w:hAnsi="Arial"/>
                <w:sz w:val="20"/>
              </w:rPr>
              <w:t>MMI Type:</w:t>
            </w:r>
          </w:p>
        </w:tc>
        <w:tc>
          <w:tcPr>
            <w:tcW w:w="524" w:type="dxa"/>
            <w:tcBorders>
              <w:top w:val="single" w:sz="2" w:space="0" w:color="auto"/>
              <w:left w:val="double" w:sz="4" w:space="0" w:color="auto"/>
              <w:bottom w:val="single" w:sz="2" w:space="0" w:color="auto"/>
            </w:tcBorders>
          </w:tcPr>
          <w:p w14:paraId="753C6BA5"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29FA7E2C"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09C720C0"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37401328" w14:textId="77777777" w:rsidR="009427C6" w:rsidRDefault="009427C6">
            <w:pPr>
              <w:pStyle w:val="TableText"/>
              <w:rPr>
                <w:rFonts w:ascii="Arial" w:hAnsi="Arial"/>
                <w:sz w:val="20"/>
              </w:rPr>
            </w:pPr>
            <w:r>
              <w:rPr>
                <w:rFonts w:ascii="Arial" w:hAnsi="Arial"/>
                <w:sz w:val="20"/>
              </w:rPr>
              <w:sym w:font="Wingdings 2" w:char="F050"/>
            </w:r>
          </w:p>
        </w:tc>
      </w:tr>
      <w:tr w:rsidR="009427C6" w14:paraId="5868DC47" w14:textId="77777777">
        <w:tblPrEx>
          <w:tblCellMar>
            <w:top w:w="0" w:type="dxa"/>
            <w:bottom w:w="0" w:type="dxa"/>
          </w:tblCellMar>
        </w:tblPrEx>
        <w:trPr>
          <w:jc w:val="center"/>
        </w:trPr>
        <w:tc>
          <w:tcPr>
            <w:tcW w:w="718" w:type="dxa"/>
            <w:tcBorders>
              <w:top w:val="single" w:sz="2" w:space="0" w:color="auto"/>
              <w:bottom w:val="single" w:sz="2" w:space="0" w:color="auto"/>
            </w:tcBorders>
          </w:tcPr>
          <w:p w14:paraId="19C6AC46" w14:textId="77777777" w:rsidR="009427C6" w:rsidRDefault="009427C6">
            <w:pPr>
              <w:pStyle w:val="TableText"/>
              <w:rPr>
                <w:rFonts w:ascii="Arial" w:hAnsi="Arial"/>
                <w:sz w:val="20"/>
              </w:rPr>
            </w:pPr>
            <w:r>
              <w:rPr>
                <w:rFonts w:ascii="Arial" w:hAnsi="Arial"/>
                <w:sz w:val="20"/>
              </w:rPr>
              <w:t>3</w:t>
            </w:r>
          </w:p>
        </w:tc>
        <w:tc>
          <w:tcPr>
            <w:tcW w:w="2924" w:type="dxa"/>
            <w:tcBorders>
              <w:top w:val="single" w:sz="2" w:space="0" w:color="auto"/>
              <w:bottom w:val="single" w:sz="2" w:space="0" w:color="auto"/>
            </w:tcBorders>
          </w:tcPr>
          <w:p w14:paraId="75CBA94E" w14:textId="77777777" w:rsidR="009427C6" w:rsidRDefault="009427C6">
            <w:pPr>
              <w:pStyle w:val="TableText"/>
              <w:rPr>
                <w:rFonts w:ascii="Arial" w:hAnsi="Arial"/>
                <w:sz w:val="20"/>
              </w:rPr>
            </w:pPr>
            <w:r>
              <w:rPr>
                <w:rFonts w:ascii="Arial" w:hAnsi="Arial"/>
                <w:sz w:val="20"/>
              </w:rPr>
              <w:t>Short Description</w:t>
            </w:r>
          </w:p>
        </w:tc>
        <w:tc>
          <w:tcPr>
            <w:tcW w:w="524" w:type="dxa"/>
            <w:tcBorders>
              <w:top w:val="single" w:sz="2" w:space="0" w:color="auto"/>
              <w:left w:val="double" w:sz="4" w:space="0" w:color="auto"/>
              <w:bottom w:val="single" w:sz="2" w:space="0" w:color="auto"/>
            </w:tcBorders>
          </w:tcPr>
          <w:p w14:paraId="212B182A"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0D4ABC48"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0725D267"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51056E64" w14:textId="77777777" w:rsidR="009427C6" w:rsidRDefault="009427C6">
            <w:pPr>
              <w:pStyle w:val="TableText"/>
              <w:rPr>
                <w:rFonts w:ascii="Arial" w:hAnsi="Arial"/>
                <w:sz w:val="20"/>
              </w:rPr>
            </w:pPr>
            <w:r>
              <w:rPr>
                <w:rFonts w:ascii="Arial" w:hAnsi="Arial"/>
                <w:sz w:val="20"/>
              </w:rPr>
              <w:sym w:font="Wingdings 2" w:char="F050"/>
            </w:r>
          </w:p>
        </w:tc>
      </w:tr>
      <w:tr w:rsidR="009427C6" w14:paraId="765C5391" w14:textId="77777777">
        <w:tblPrEx>
          <w:tblCellMar>
            <w:top w:w="0" w:type="dxa"/>
            <w:bottom w:w="0" w:type="dxa"/>
          </w:tblCellMar>
        </w:tblPrEx>
        <w:trPr>
          <w:jc w:val="center"/>
        </w:trPr>
        <w:tc>
          <w:tcPr>
            <w:tcW w:w="718" w:type="dxa"/>
            <w:tcBorders>
              <w:top w:val="single" w:sz="2" w:space="0" w:color="auto"/>
              <w:bottom w:val="single" w:sz="2" w:space="0" w:color="auto"/>
            </w:tcBorders>
          </w:tcPr>
          <w:p w14:paraId="49D7637D" w14:textId="77777777" w:rsidR="009427C6" w:rsidRDefault="009427C6">
            <w:pPr>
              <w:pStyle w:val="TableText"/>
              <w:rPr>
                <w:rFonts w:ascii="Arial" w:hAnsi="Arial"/>
                <w:sz w:val="20"/>
              </w:rPr>
            </w:pPr>
            <w:r>
              <w:rPr>
                <w:rFonts w:ascii="Arial" w:hAnsi="Arial"/>
                <w:sz w:val="20"/>
              </w:rPr>
              <w:t>4</w:t>
            </w:r>
          </w:p>
        </w:tc>
        <w:tc>
          <w:tcPr>
            <w:tcW w:w="2924" w:type="dxa"/>
            <w:tcBorders>
              <w:top w:val="single" w:sz="2" w:space="0" w:color="auto"/>
              <w:bottom w:val="single" w:sz="2" w:space="0" w:color="auto"/>
            </w:tcBorders>
          </w:tcPr>
          <w:p w14:paraId="67108820" w14:textId="77777777" w:rsidR="009427C6" w:rsidRDefault="009427C6">
            <w:pPr>
              <w:pStyle w:val="TableText"/>
              <w:rPr>
                <w:rFonts w:ascii="Arial" w:hAnsi="Arial"/>
                <w:sz w:val="20"/>
              </w:rPr>
            </w:pPr>
            <w:r>
              <w:rPr>
                <w:rFonts w:ascii="Arial" w:hAnsi="Arial"/>
                <w:sz w:val="20"/>
              </w:rPr>
              <w:t>MMI Generic Category</w:t>
            </w:r>
          </w:p>
        </w:tc>
        <w:tc>
          <w:tcPr>
            <w:tcW w:w="524" w:type="dxa"/>
            <w:tcBorders>
              <w:top w:val="single" w:sz="2" w:space="0" w:color="auto"/>
              <w:left w:val="double" w:sz="4" w:space="0" w:color="auto"/>
              <w:bottom w:val="single" w:sz="2" w:space="0" w:color="auto"/>
            </w:tcBorders>
          </w:tcPr>
          <w:p w14:paraId="00432C0A"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2BFD2B24"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2A6CBDB3"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28B6580B" w14:textId="77777777" w:rsidR="009427C6" w:rsidRDefault="009427C6">
            <w:pPr>
              <w:pStyle w:val="TableText"/>
              <w:rPr>
                <w:rFonts w:ascii="Arial" w:hAnsi="Arial"/>
                <w:sz w:val="20"/>
              </w:rPr>
            </w:pPr>
            <w:r>
              <w:rPr>
                <w:rFonts w:ascii="Arial" w:hAnsi="Arial"/>
                <w:sz w:val="20"/>
              </w:rPr>
              <w:sym w:font="Wingdings 2" w:char="F050"/>
            </w:r>
          </w:p>
        </w:tc>
      </w:tr>
      <w:tr w:rsidR="009427C6" w14:paraId="4E248712" w14:textId="77777777">
        <w:tblPrEx>
          <w:tblCellMar>
            <w:top w:w="0" w:type="dxa"/>
            <w:bottom w:w="0" w:type="dxa"/>
          </w:tblCellMar>
        </w:tblPrEx>
        <w:trPr>
          <w:jc w:val="center"/>
        </w:trPr>
        <w:tc>
          <w:tcPr>
            <w:tcW w:w="718" w:type="dxa"/>
            <w:tcBorders>
              <w:top w:val="single" w:sz="2" w:space="0" w:color="auto"/>
              <w:bottom w:val="single" w:sz="2" w:space="0" w:color="auto"/>
            </w:tcBorders>
          </w:tcPr>
          <w:p w14:paraId="4EFEDD02" w14:textId="77777777" w:rsidR="009427C6" w:rsidRDefault="009427C6">
            <w:pPr>
              <w:pStyle w:val="TableText"/>
              <w:rPr>
                <w:rFonts w:ascii="Arial" w:hAnsi="Arial"/>
                <w:sz w:val="20"/>
              </w:rPr>
            </w:pPr>
            <w:r>
              <w:rPr>
                <w:rFonts w:ascii="Arial" w:hAnsi="Arial"/>
                <w:sz w:val="20"/>
              </w:rPr>
              <w:t>5</w:t>
            </w:r>
          </w:p>
        </w:tc>
        <w:tc>
          <w:tcPr>
            <w:tcW w:w="2924" w:type="dxa"/>
            <w:tcBorders>
              <w:top w:val="single" w:sz="2" w:space="0" w:color="auto"/>
              <w:bottom w:val="single" w:sz="2" w:space="0" w:color="auto"/>
            </w:tcBorders>
          </w:tcPr>
          <w:p w14:paraId="22716ED2" w14:textId="77777777" w:rsidR="009427C6" w:rsidRDefault="009427C6">
            <w:pPr>
              <w:pStyle w:val="TableText"/>
              <w:rPr>
                <w:rFonts w:ascii="Arial" w:hAnsi="Arial"/>
                <w:sz w:val="20"/>
              </w:rPr>
            </w:pPr>
            <w:r>
              <w:rPr>
                <w:rFonts w:ascii="Arial" w:hAnsi="Arial"/>
                <w:sz w:val="20"/>
              </w:rPr>
              <w:t>Issue Date:</w:t>
            </w:r>
          </w:p>
        </w:tc>
        <w:tc>
          <w:tcPr>
            <w:tcW w:w="524" w:type="dxa"/>
            <w:tcBorders>
              <w:top w:val="single" w:sz="2" w:space="0" w:color="auto"/>
              <w:left w:val="double" w:sz="4" w:space="0" w:color="auto"/>
              <w:bottom w:val="single" w:sz="2" w:space="0" w:color="auto"/>
            </w:tcBorders>
          </w:tcPr>
          <w:p w14:paraId="74B520A3"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63B20FD0"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41158F7B"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732E3141" w14:textId="77777777" w:rsidR="009427C6" w:rsidRDefault="009427C6">
            <w:pPr>
              <w:pStyle w:val="TableText"/>
              <w:rPr>
                <w:rFonts w:ascii="Arial" w:hAnsi="Arial"/>
                <w:sz w:val="20"/>
              </w:rPr>
            </w:pPr>
            <w:r>
              <w:rPr>
                <w:rFonts w:ascii="Arial" w:hAnsi="Arial"/>
                <w:sz w:val="20"/>
              </w:rPr>
              <w:sym w:font="Wingdings 2" w:char="F050"/>
            </w:r>
          </w:p>
        </w:tc>
      </w:tr>
      <w:tr w:rsidR="009427C6" w14:paraId="3D4B098D" w14:textId="77777777">
        <w:tblPrEx>
          <w:tblCellMar>
            <w:top w:w="0" w:type="dxa"/>
            <w:bottom w:w="0" w:type="dxa"/>
          </w:tblCellMar>
        </w:tblPrEx>
        <w:trPr>
          <w:jc w:val="center"/>
        </w:trPr>
        <w:tc>
          <w:tcPr>
            <w:tcW w:w="718" w:type="dxa"/>
            <w:tcBorders>
              <w:top w:val="single" w:sz="2" w:space="0" w:color="auto"/>
              <w:bottom w:val="single" w:sz="2" w:space="0" w:color="auto"/>
            </w:tcBorders>
          </w:tcPr>
          <w:p w14:paraId="6A5E8C23" w14:textId="77777777" w:rsidR="009427C6" w:rsidRDefault="009427C6">
            <w:pPr>
              <w:pStyle w:val="TableText"/>
              <w:rPr>
                <w:rFonts w:ascii="Arial" w:hAnsi="Arial"/>
                <w:sz w:val="20"/>
              </w:rPr>
            </w:pPr>
            <w:r>
              <w:rPr>
                <w:rFonts w:ascii="Arial" w:hAnsi="Arial"/>
                <w:sz w:val="20"/>
              </w:rPr>
              <w:t>6</w:t>
            </w:r>
          </w:p>
        </w:tc>
        <w:tc>
          <w:tcPr>
            <w:tcW w:w="2924" w:type="dxa"/>
            <w:tcBorders>
              <w:top w:val="single" w:sz="2" w:space="0" w:color="auto"/>
              <w:bottom w:val="single" w:sz="2" w:space="0" w:color="auto"/>
            </w:tcBorders>
          </w:tcPr>
          <w:p w14:paraId="4833094F" w14:textId="77777777" w:rsidR="009427C6" w:rsidRDefault="009427C6">
            <w:pPr>
              <w:pStyle w:val="TableText"/>
              <w:rPr>
                <w:rFonts w:ascii="Arial" w:hAnsi="Arial"/>
                <w:sz w:val="20"/>
              </w:rPr>
            </w:pPr>
            <w:r>
              <w:rPr>
                <w:rFonts w:ascii="Arial" w:hAnsi="Arial"/>
                <w:sz w:val="20"/>
              </w:rPr>
              <w:t>Maturity Date:</w:t>
            </w:r>
          </w:p>
        </w:tc>
        <w:tc>
          <w:tcPr>
            <w:tcW w:w="524" w:type="dxa"/>
            <w:tcBorders>
              <w:top w:val="single" w:sz="2" w:space="0" w:color="auto"/>
              <w:left w:val="double" w:sz="4" w:space="0" w:color="auto"/>
              <w:bottom w:val="single" w:sz="2" w:space="0" w:color="auto"/>
            </w:tcBorders>
          </w:tcPr>
          <w:p w14:paraId="68F8F96F"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3285FA15"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58D7BA8A"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671C21D6" w14:textId="77777777" w:rsidR="009427C6" w:rsidRDefault="009427C6">
            <w:pPr>
              <w:pStyle w:val="TableText"/>
              <w:rPr>
                <w:rFonts w:ascii="Arial" w:hAnsi="Arial"/>
                <w:sz w:val="20"/>
              </w:rPr>
            </w:pPr>
          </w:p>
        </w:tc>
      </w:tr>
      <w:tr w:rsidR="009427C6" w14:paraId="1DD0A10C" w14:textId="77777777">
        <w:tblPrEx>
          <w:tblCellMar>
            <w:top w:w="0" w:type="dxa"/>
            <w:bottom w:w="0" w:type="dxa"/>
          </w:tblCellMar>
        </w:tblPrEx>
        <w:trPr>
          <w:jc w:val="center"/>
        </w:trPr>
        <w:tc>
          <w:tcPr>
            <w:tcW w:w="718" w:type="dxa"/>
            <w:tcBorders>
              <w:top w:val="single" w:sz="2" w:space="0" w:color="auto"/>
              <w:bottom w:val="single" w:sz="2" w:space="0" w:color="auto"/>
            </w:tcBorders>
          </w:tcPr>
          <w:p w14:paraId="02BA34E7" w14:textId="77777777" w:rsidR="009427C6" w:rsidRDefault="009427C6">
            <w:pPr>
              <w:pStyle w:val="TableText"/>
              <w:rPr>
                <w:rFonts w:ascii="Arial" w:hAnsi="Arial"/>
                <w:sz w:val="20"/>
              </w:rPr>
            </w:pPr>
            <w:r>
              <w:rPr>
                <w:rFonts w:ascii="Arial" w:hAnsi="Arial"/>
                <w:sz w:val="20"/>
              </w:rPr>
              <w:t>7</w:t>
            </w:r>
          </w:p>
        </w:tc>
        <w:tc>
          <w:tcPr>
            <w:tcW w:w="2924" w:type="dxa"/>
            <w:tcBorders>
              <w:top w:val="single" w:sz="2" w:space="0" w:color="auto"/>
              <w:bottom w:val="single" w:sz="2" w:space="0" w:color="auto"/>
            </w:tcBorders>
          </w:tcPr>
          <w:p w14:paraId="3C8C2AC1" w14:textId="77777777" w:rsidR="009427C6" w:rsidRDefault="009427C6">
            <w:pPr>
              <w:pStyle w:val="TableText"/>
              <w:rPr>
                <w:rFonts w:ascii="Arial" w:hAnsi="Arial"/>
                <w:sz w:val="20"/>
              </w:rPr>
            </w:pPr>
            <w:r>
              <w:rPr>
                <w:rFonts w:ascii="Arial" w:hAnsi="Arial"/>
                <w:sz w:val="20"/>
              </w:rPr>
              <w:t>Coupon Rate:</w:t>
            </w:r>
          </w:p>
        </w:tc>
        <w:tc>
          <w:tcPr>
            <w:tcW w:w="524" w:type="dxa"/>
            <w:tcBorders>
              <w:top w:val="single" w:sz="2" w:space="0" w:color="auto"/>
              <w:left w:val="double" w:sz="4" w:space="0" w:color="auto"/>
              <w:bottom w:val="single" w:sz="2" w:space="0" w:color="auto"/>
            </w:tcBorders>
          </w:tcPr>
          <w:p w14:paraId="685107BA" w14:textId="77777777" w:rsidR="009427C6" w:rsidRDefault="009427C6">
            <w:pPr>
              <w:pStyle w:val="TableText"/>
              <w:rPr>
                <w:rFonts w:ascii="Arial" w:hAnsi="Arial"/>
                <w:sz w:val="20"/>
              </w:rPr>
            </w:pPr>
          </w:p>
        </w:tc>
        <w:tc>
          <w:tcPr>
            <w:tcW w:w="630" w:type="dxa"/>
            <w:tcBorders>
              <w:top w:val="single" w:sz="2" w:space="0" w:color="auto"/>
              <w:bottom w:val="single" w:sz="2" w:space="0" w:color="auto"/>
            </w:tcBorders>
          </w:tcPr>
          <w:p w14:paraId="07A264B5"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7BFE2A13"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60A10F30" w14:textId="77777777" w:rsidR="009427C6" w:rsidRDefault="009427C6">
            <w:pPr>
              <w:pStyle w:val="TableText"/>
              <w:rPr>
                <w:rFonts w:ascii="Arial" w:hAnsi="Arial"/>
                <w:sz w:val="20"/>
              </w:rPr>
            </w:pPr>
            <w:r>
              <w:rPr>
                <w:rFonts w:ascii="Arial" w:hAnsi="Arial"/>
                <w:sz w:val="20"/>
              </w:rPr>
              <w:sym w:font="Wingdings 2" w:char="F050"/>
            </w:r>
          </w:p>
        </w:tc>
      </w:tr>
      <w:tr w:rsidR="009427C6" w14:paraId="31EBDE8D" w14:textId="77777777">
        <w:tblPrEx>
          <w:tblCellMar>
            <w:top w:w="0" w:type="dxa"/>
            <w:bottom w:w="0" w:type="dxa"/>
          </w:tblCellMar>
        </w:tblPrEx>
        <w:trPr>
          <w:jc w:val="center"/>
        </w:trPr>
        <w:tc>
          <w:tcPr>
            <w:tcW w:w="718" w:type="dxa"/>
            <w:tcBorders>
              <w:top w:val="single" w:sz="2" w:space="0" w:color="auto"/>
              <w:bottom w:val="single" w:sz="2" w:space="0" w:color="auto"/>
            </w:tcBorders>
          </w:tcPr>
          <w:p w14:paraId="67BEFF75" w14:textId="77777777" w:rsidR="009427C6" w:rsidRDefault="009427C6">
            <w:pPr>
              <w:pStyle w:val="TableText"/>
              <w:rPr>
                <w:rFonts w:ascii="Arial" w:hAnsi="Arial"/>
                <w:sz w:val="20"/>
              </w:rPr>
            </w:pPr>
            <w:r>
              <w:rPr>
                <w:rFonts w:ascii="Arial" w:hAnsi="Arial"/>
                <w:sz w:val="20"/>
              </w:rPr>
              <w:t>8</w:t>
            </w:r>
          </w:p>
        </w:tc>
        <w:tc>
          <w:tcPr>
            <w:tcW w:w="2924" w:type="dxa"/>
            <w:tcBorders>
              <w:top w:val="single" w:sz="2" w:space="0" w:color="auto"/>
              <w:bottom w:val="single" w:sz="2" w:space="0" w:color="auto"/>
            </w:tcBorders>
          </w:tcPr>
          <w:p w14:paraId="255B0AE4" w14:textId="77777777" w:rsidR="009427C6" w:rsidRDefault="009427C6">
            <w:pPr>
              <w:pStyle w:val="TableText"/>
              <w:rPr>
                <w:rFonts w:ascii="Arial" w:hAnsi="Arial"/>
                <w:sz w:val="20"/>
              </w:rPr>
            </w:pPr>
            <w:r>
              <w:rPr>
                <w:rFonts w:ascii="Arial" w:hAnsi="Arial"/>
                <w:sz w:val="20"/>
              </w:rPr>
              <w:t>Coupon Interval:</w:t>
            </w:r>
          </w:p>
        </w:tc>
        <w:tc>
          <w:tcPr>
            <w:tcW w:w="524" w:type="dxa"/>
            <w:tcBorders>
              <w:top w:val="single" w:sz="2" w:space="0" w:color="auto"/>
              <w:left w:val="double" w:sz="4" w:space="0" w:color="auto"/>
              <w:bottom w:val="single" w:sz="2" w:space="0" w:color="auto"/>
            </w:tcBorders>
          </w:tcPr>
          <w:p w14:paraId="30BD8912" w14:textId="77777777" w:rsidR="009427C6" w:rsidRDefault="009427C6">
            <w:pPr>
              <w:pStyle w:val="TableText"/>
              <w:rPr>
                <w:rFonts w:ascii="Arial" w:hAnsi="Arial"/>
                <w:sz w:val="20"/>
              </w:rPr>
            </w:pPr>
          </w:p>
        </w:tc>
        <w:tc>
          <w:tcPr>
            <w:tcW w:w="630" w:type="dxa"/>
            <w:tcBorders>
              <w:top w:val="single" w:sz="2" w:space="0" w:color="auto"/>
              <w:bottom w:val="single" w:sz="2" w:space="0" w:color="auto"/>
            </w:tcBorders>
          </w:tcPr>
          <w:p w14:paraId="724052E0"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28B84553" w14:textId="77777777" w:rsidR="009427C6" w:rsidRDefault="009427C6">
            <w:pPr>
              <w:pStyle w:val="TableText"/>
              <w:rPr>
                <w:rFonts w:ascii="Arial" w:hAnsi="Arial"/>
                <w:sz w:val="20"/>
              </w:rPr>
            </w:pPr>
            <w:r>
              <w:rPr>
                <w:rFonts w:ascii="Arial" w:hAnsi="Arial"/>
                <w:sz w:val="20"/>
              </w:rPr>
              <w:sym w:font="Wingdings 2" w:char="F050"/>
            </w:r>
          </w:p>
        </w:tc>
        <w:tc>
          <w:tcPr>
            <w:tcW w:w="630" w:type="dxa"/>
            <w:tcBorders>
              <w:top w:val="single" w:sz="2" w:space="0" w:color="auto"/>
              <w:bottom w:val="single" w:sz="2" w:space="0" w:color="auto"/>
            </w:tcBorders>
          </w:tcPr>
          <w:p w14:paraId="404854D9" w14:textId="77777777" w:rsidR="009427C6" w:rsidRDefault="009427C6">
            <w:pPr>
              <w:pStyle w:val="TableText"/>
              <w:rPr>
                <w:rFonts w:ascii="Arial" w:hAnsi="Arial"/>
                <w:sz w:val="20"/>
              </w:rPr>
            </w:pPr>
            <w:r>
              <w:rPr>
                <w:rFonts w:ascii="Arial" w:hAnsi="Arial"/>
                <w:sz w:val="20"/>
              </w:rPr>
              <w:sym w:font="Wingdings 2" w:char="F050"/>
            </w:r>
          </w:p>
        </w:tc>
      </w:tr>
    </w:tbl>
    <w:p w14:paraId="40C59945" w14:textId="77777777" w:rsidR="009427C6" w:rsidRDefault="009427C6">
      <w:pPr>
        <w:ind w:left="720"/>
        <w:rPr>
          <w:rFonts w:ascii="Arial" w:hAnsi="Arial"/>
          <w:sz w:val="20"/>
        </w:rPr>
      </w:pPr>
    </w:p>
    <w:p w14:paraId="7795C1EE" w14:textId="77777777" w:rsidR="009427C6" w:rsidRDefault="009427C6">
      <w:pPr>
        <w:numPr>
          <w:ilvl w:val="1"/>
          <w:numId w:val="10"/>
        </w:numPr>
        <w:tabs>
          <w:tab w:val="clear" w:pos="2210"/>
        </w:tabs>
        <w:ind w:left="1440"/>
        <w:rPr>
          <w:rFonts w:ascii="Arial" w:hAnsi="Arial"/>
          <w:sz w:val="20"/>
        </w:rPr>
      </w:pPr>
      <w:r>
        <w:rPr>
          <w:rFonts w:ascii="Arial" w:hAnsi="Arial"/>
          <w:sz w:val="20"/>
        </w:rPr>
        <w:t>In the interim the issued amount will not be required. However, the JSE’s systems will be developed to cater for the issued amount, which will be defaulted.</w:t>
      </w:r>
    </w:p>
    <w:p w14:paraId="473DCDCF" w14:textId="77777777" w:rsidR="009427C6" w:rsidRDefault="009427C6">
      <w:pPr>
        <w:ind w:left="720"/>
        <w:rPr>
          <w:rFonts w:ascii="Arial" w:hAnsi="Arial"/>
          <w:sz w:val="20"/>
        </w:rPr>
      </w:pPr>
    </w:p>
    <w:p w14:paraId="290D4BE7" w14:textId="77777777" w:rsidR="009427C6" w:rsidRDefault="009427C6">
      <w:pPr>
        <w:ind w:left="720"/>
        <w:rPr>
          <w:rFonts w:ascii="Arial" w:hAnsi="Arial"/>
          <w:sz w:val="20"/>
        </w:rPr>
      </w:pPr>
      <w:r>
        <w:rPr>
          <w:rFonts w:ascii="Arial" w:hAnsi="Arial"/>
          <w:sz w:val="20"/>
        </w:rPr>
        <w:t>Refer Appendix B to K, for fields and contents of the MT 598 User Defined SWIFT messages.</w:t>
      </w:r>
    </w:p>
    <w:p w14:paraId="7E259E41" w14:textId="77777777" w:rsidR="009427C6" w:rsidRDefault="009427C6">
      <w:pPr>
        <w:ind w:left="720"/>
        <w:rPr>
          <w:rFonts w:ascii="Arial" w:hAnsi="Arial"/>
          <w:sz w:val="20"/>
        </w:rPr>
      </w:pPr>
    </w:p>
    <w:p w14:paraId="04350C71" w14:textId="77777777" w:rsidR="009427C6" w:rsidRDefault="009427C6">
      <w:pPr>
        <w:pStyle w:val="Heading3"/>
      </w:pPr>
      <w:bookmarkStart w:id="57" w:name="_Toc67810881"/>
      <w:r>
        <w:t>SWIFT Message Types</w:t>
      </w:r>
      <w:bookmarkEnd w:id="57"/>
    </w:p>
    <w:p w14:paraId="022B0307" w14:textId="77777777" w:rsidR="009427C6" w:rsidRDefault="009427C6">
      <w:pPr>
        <w:rPr>
          <w:rFonts w:ascii="Arial" w:hAnsi="Arial"/>
          <w:sz w:val="20"/>
          <w:lang w:val="en-US"/>
        </w:rPr>
      </w:pPr>
    </w:p>
    <w:p w14:paraId="471FCAF5" w14:textId="77777777" w:rsidR="009427C6" w:rsidRDefault="009427C6">
      <w:pPr>
        <w:ind w:left="720"/>
        <w:rPr>
          <w:rFonts w:ascii="Arial" w:hAnsi="Arial"/>
          <w:color w:val="000000"/>
          <w:sz w:val="20"/>
        </w:rPr>
      </w:pPr>
      <w:r>
        <w:rPr>
          <w:rFonts w:ascii="Arial" w:hAnsi="Arial"/>
          <w:color w:val="000000"/>
          <w:sz w:val="20"/>
        </w:rPr>
        <w:t>9 SWIFT message types must be provided for, as detailed in the below table:-</w:t>
      </w:r>
    </w:p>
    <w:p w14:paraId="29B9E150" w14:textId="77777777" w:rsidR="009427C6" w:rsidRDefault="009427C6">
      <w:pPr>
        <w:ind w:left="1656"/>
        <w:rPr>
          <w:rFonts w:ascii="Arial" w:hAnsi="Arial"/>
          <w:color w:val="000000"/>
          <w:sz w:val="20"/>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834"/>
        <w:gridCol w:w="1274"/>
        <w:gridCol w:w="1341"/>
        <w:gridCol w:w="2705"/>
      </w:tblGrid>
      <w:tr w:rsidR="009427C6" w14:paraId="62343F4F" w14:textId="77777777">
        <w:tblPrEx>
          <w:tblCellMar>
            <w:top w:w="0" w:type="dxa"/>
            <w:bottom w:w="0" w:type="dxa"/>
          </w:tblCellMar>
        </w:tblPrEx>
        <w:tc>
          <w:tcPr>
            <w:tcW w:w="551" w:type="dxa"/>
          </w:tcPr>
          <w:p w14:paraId="5B058F68" w14:textId="77777777" w:rsidR="009427C6" w:rsidRDefault="009427C6">
            <w:pPr>
              <w:jc w:val="center"/>
              <w:rPr>
                <w:rFonts w:ascii="Arial" w:hAnsi="Arial"/>
                <w:color w:val="000000"/>
                <w:sz w:val="20"/>
              </w:rPr>
            </w:pPr>
          </w:p>
        </w:tc>
        <w:tc>
          <w:tcPr>
            <w:tcW w:w="1834" w:type="dxa"/>
          </w:tcPr>
          <w:p w14:paraId="7F5B5E59" w14:textId="77777777" w:rsidR="009427C6" w:rsidRDefault="009427C6">
            <w:pPr>
              <w:jc w:val="center"/>
              <w:rPr>
                <w:rFonts w:ascii="Arial" w:hAnsi="Arial"/>
                <w:b/>
                <w:color w:val="000000"/>
                <w:sz w:val="20"/>
              </w:rPr>
            </w:pPr>
            <w:r>
              <w:rPr>
                <w:rFonts w:ascii="Arial" w:hAnsi="Arial"/>
                <w:b/>
                <w:color w:val="000000"/>
                <w:sz w:val="20"/>
              </w:rPr>
              <w:t>Message</w:t>
            </w:r>
          </w:p>
          <w:p w14:paraId="6F3F66CD" w14:textId="77777777" w:rsidR="009427C6" w:rsidRDefault="009427C6">
            <w:pPr>
              <w:jc w:val="center"/>
              <w:rPr>
                <w:rFonts w:ascii="Arial" w:hAnsi="Arial"/>
                <w:b/>
                <w:color w:val="000000"/>
                <w:sz w:val="20"/>
              </w:rPr>
            </w:pPr>
            <w:r>
              <w:rPr>
                <w:rFonts w:ascii="Arial" w:hAnsi="Arial"/>
                <w:b/>
                <w:color w:val="000000"/>
                <w:sz w:val="20"/>
              </w:rPr>
              <w:t>Type</w:t>
            </w:r>
          </w:p>
        </w:tc>
        <w:tc>
          <w:tcPr>
            <w:tcW w:w="1274" w:type="dxa"/>
          </w:tcPr>
          <w:p w14:paraId="6E57CB05" w14:textId="77777777" w:rsidR="009427C6" w:rsidRDefault="009427C6">
            <w:pPr>
              <w:jc w:val="center"/>
              <w:rPr>
                <w:rFonts w:ascii="Arial" w:hAnsi="Arial"/>
                <w:b/>
                <w:color w:val="000000"/>
                <w:sz w:val="20"/>
              </w:rPr>
            </w:pPr>
            <w:r>
              <w:rPr>
                <w:rFonts w:ascii="Arial" w:hAnsi="Arial"/>
                <w:b/>
                <w:color w:val="000000"/>
                <w:sz w:val="20"/>
              </w:rPr>
              <w:t>Message</w:t>
            </w:r>
          </w:p>
          <w:p w14:paraId="39146518" w14:textId="77777777" w:rsidR="009427C6" w:rsidRDefault="009427C6">
            <w:pPr>
              <w:jc w:val="center"/>
              <w:rPr>
                <w:rFonts w:ascii="Arial" w:hAnsi="Arial"/>
                <w:b/>
                <w:color w:val="000000"/>
                <w:sz w:val="20"/>
              </w:rPr>
            </w:pPr>
            <w:r>
              <w:rPr>
                <w:rFonts w:ascii="Arial" w:hAnsi="Arial"/>
                <w:b/>
                <w:color w:val="000000"/>
                <w:sz w:val="20"/>
              </w:rPr>
              <w:t>Initiator</w:t>
            </w:r>
          </w:p>
        </w:tc>
        <w:tc>
          <w:tcPr>
            <w:tcW w:w="1341" w:type="dxa"/>
          </w:tcPr>
          <w:p w14:paraId="5E77214F" w14:textId="77777777" w:rsidR="009427C6" w:rsidRDefault="009427C6">
            <w:pPr>
              <w:jc w:val="center"/>
              <w:rPr>
                <w:rFonts w:ascii="Arial" w:hAnsi="Arial"/>
                <w:b/>
                <w:color w:val="000000"/>
                <w:sz w:val="20"/>
              </w:rPr>
            </w:pPr>
            <w:r>
              <w:rPr>
                <w:rFonts w:ascii="Arial" w:hAnsi="Arial"/>
                <w:b/>
                <w:color w:val="000000"/>
                <w:sz w:val="20"/>
              </w:rPr>
              <w:t>Message</w:t>
            </w:r>
          </w:p>
          <w:p w14:paraId="1B45BA81" w14:textId="77777777" w:rsidR="009427C6" w:rsidRDefault="009427C6">
            <w:pPr>
              <w:jc w:val="center"/>
              <w:rPr>
                <w:rFonts w:ascii="Arial" w:hAnsi="Arial"/>
                <w:b/>
                <w:color w:val="000000"/>
                <w:sz w:val="20"/>
              </w:rPr>
            </w:pPr>
            <w:r>
              <w:rPr>
                <w:rFonts w:ascii="Arial" w:hAnsi="Arial"/>
                <w:b/>
                <w:color w:val="000000"/>
                <w:sz w:val="20"/>
              </w:rPr>
              <w:t>Recipients</w:t>
            </w:r>
          </w:p>
        </w:tc>
        <w:tc>
          <w:tcPr>
            <w:tcW w:w="2705" w:type="dxa"/>
          </w:tcPr>
          <w:p w14:paraId="5D10A26E" w14:textId="77777777" w:rsidR="009427C6" w:rsidRDefault="009427C6">
            <w:pPr>
              <w:jc w:val="center"/>
              <w:rPr>
                <w:rFonts w:ascii="Arial" w:hAnsi="Arial"/>
                <w:b/>
                <w:color w:val="000000"/>
                <w:sz w:val="20"/>
              </w:rPr>
            </w:pPr>
            <w:r>
              <w:rPr>
                <w:rFonts w:ascii="Arial" w:hAnsi="Arial"/>
                <w:b/>
                <w:color w:val="000000"/>
                <w:sz w:val="20"/>
              </w:rPr>
              <w:t>Details</w:t>
            </w:r>
          </w:p>
        </w:tc>
      </w:tr>
      <w:tr w:rsidR="009427C6" w14:paraId="610AA33C" w14:textId="77777777">
        <w:tblPrEx>
          <w:tblCellMar>
            <w:top w:w="0" w:type="dxa"/>
            <w:bottom w:w="0" w:type="dxa"/>
          </w:tblCellMar>
        </w:tblPrEx>
        <w:tc>
          <w:tcPr>
            <w:tcW w:w="551" w:type="dxa"/>
          </w:tcPr>
          <w:p w14:paraId="096DA261" w14:textId="77777777" w:rsidR="009427C6" w:rsidRDefault="009427C6">
            <w:pPr>
              <w:jc w:val="center"/>
              <w:rPr>
                <w:rFonts w:ascii="Arial" w:hAnsi="Arial"/>
                <w:color w:val="000000"/>
                <w:sz w:val="20"/>
              </w:rPr>
            </w:pPr>
            <w:r>
              <w:rPr>
                <w:rFonts w:ascii="Arial" w:hAnsi="Arial"/>
                <w:color w:val="000000"/>
                <w:sz w:val="20"/>
              </w:rPr>
              <w:t>1</w:t>
            </w:r>
          </w:p>
        </w:tc>
        <w:tc>
          <w:tcPr>
            <w:tcW w:w="1834" w:type="dxa"/>
          </w:tcPr>
          <w:p w14:paraId="4DFB0D33" w14:textId="77777777" w:rsidR="009427C6" w:rsidRDefault="009427C6">
            <w:pPr>
              <w:rPr>
                <w:rFonts w:ascii="Arial" w:hAnsi="Arial"/>
                <w:color w:val="000000"/>
                <w:sz w:val="20"/>
              </w:rPr>
            </w:pPr>
            <w:r>
              <w:rPr>
                <w:rFonts w:ascii="Arial" w:hAnsi="Arial"/>
                <w:color w:val="000000"/>
                <w:sz w:val="20"/>
              </w:rPr>
              <w:t>Request New</w:t>
            </w:r>
          </w:p>
        </w:tc>
        <w:tc>
          <w:tcPr>
            <w:tcW w:w="1274" w:type="dxa"/>
          </w:tcPr>
          <w:p w14:paraId="33362C94" w14:textId="77777777" w:rsidR="009427C6" w:rsidRDefault="009427C6">
            <w:pPr>
              <w:jc w:val="center"/>
              <w:rPr>
                <w:rFonts w:ascii="Arial" w:hAnsi="Arial"/>
                <w:color w:val="000000"/>
                <w:sz w:val="20"/>
              </w:rPr>
            </w:pPr>
            <w:r>
              <w:rPr>
                <w:rFonts w:ascii="Arial" w:hAnsi="Arial"/>
                <w:color w:val="000000"/>
                <w:sz w:val="20"/>
              </w:rPr>
              <w:t>STRATE</w:t>
            </w:r>
          </w:p>
        </w:tc>
        <w:tc>
          <w:tcPr>
            <w:tcW w:w="1341" w:type="dxa"/>
          </w:tcPr>
          <w:p w14:paraId="4058F572" w14:textId="77777777" w:rsidR="009427C6" w:rsidRDefault="009427C6">
            <w:pPr>
              <w:jc w:val="center"/>
              <w:rPr>
                <w:rFonts w:ascii="Arial" w:hAnsi="Arial"/>
                <w:color w:val="000000"/>
                <w:sz w:val="20"/>
              </w:rPr>
            </w:pPr>
            <w:r>
              <w:rPr>
                <w:rFonts w:ascii="Arial" w:hAnsi="Arial"/>
                <w:color w:val="000000"/>
                <w:sz w:val="20"/>
              </w:rPr>
              <w:t xml:space="preserve">JSE </w:t>
            </w:r>
          </w:p>
        </w:tc>
        <w:tc>
          <w:tcPr>
            <w:tcW w:w="2705" w:type="dxa"/>
          </w:tcPr>
          <w:p w14:paraId="2FCCDB6D" w14:textId="77777777" w:rsidR="009427C6" w:rsidRDefault="009427C6">
            <w:pPr>
              <w:rPr>
                <w:rFonts w:ascii="Arial" w:hAnsi="Arial"/>
                <w:color w:val="000000"/>
                <w:sz w:val="20"/>
              </w:rPr>
            </w:pPr>
            <w:r>
              <w:rPr>
                <w:rFonts w:ascii="Arial" w:hAnsi="Arial"/>
                <w:color w:val="000000"/>
                <w:sz w:val="20"/>
              </w:rPr>
              <w:t>Request for issuance of new ISIN</w:t>
            </w:r>
          </w:p>
        </w:tc>
      </w:tr>
      <w:tr w:rsidR="009427C6" w14:paraId="0A5E291E" w14:textId="77777777">
        <w:tblPrEx>
          <w:tblCellMar>
            <w:top w:w="0" w:type="dxa"/>
            <w:bottom w:w="0" w:type="dxa"/>
          </w:tblCellMar>
        </w:tblPrEx>
        <w:tc>
          <w:tcPr>
            <w:tcW w:w="551" w:type="dxa"/>
          </w:tcPr>
          <w:p w14:paraId="70252F4D" w14:textId="77777777" w:rsidR="009427C6" w:rsidRDefault="009427C6">
            <w:pPr>
              <w:jc w:val="center"/>
              <w:rPr>
                <w:rFonts w:ascii="Arial" w:hAnsi="Arial"/>
                <w:color w:val="000000"/>
                <w:sz w:val="20"/>
              </w:rPr>
            </w:pPr>
            <w:r>
              <w:rPr>
                <w:rFonts w:ascii="Arial" w:hAnsi="Arial"/>
                <w:color w:val="000000"/>
                <w:sz w:val="20"/>
              </w:rPr>
              <w:t>2</w:t>
            </w:r>
          </w:p>
        </w:tc>
        <w:tc>
          <w:tcPr>
            <w:tcW w:w="1834" w:type="dxa"/>
          </w:tcPr>
          <w:p w14:paraId="5D949C80" w14:textId="77777777" w:rsidR="009427C6" w:rsidRDefault="009427C6">
            <w:pPr>
              <w:rPr>
                <w:rFonts w:ascii="Arial" w:hAnsi="Arial"/>
                <w:color w:val="000000"/>
                <w:sz w:val="20"/>
              </w:rPr>
            </w:pPr>
            <w:r>
              <w:rPr>
                <w:rFonts w:ascii="Arial" w:hAnsi="Arial"/>
                <w:color w:val="000000"/>
                <w:sz w:val="20"/>
              </w:rPr>
              <w:t>Reject New</w:t>
            </w:r>
          </w:p>
        </w:tc>
        <w:tc>
          <w:tcPr>
            <w:tcW w:w="1274" w:type="dxa"/>
          </w:tcPr>
          <w:p w14:paraId="2944BA2F" w14:textId="77777777" w:rsidR="009427C6" w:rsidRDefault="009427C6">
            <w:pPr>
              <w:jc w:val="center"/>
              <w:rPr>
                <w:rFonts w:ascii="Arial" w:hAnsi="Arial"/>
                <w:color w:val="000000"/>
                <w:sz w:val="20"/>
              </w:rPr>
            </w:pPr>
            <w:r>
              <w:rPr>
                <w:rFonts w:ascii="Arial" w:hAnsi="Arial"/>
                <w:color w:val="000000"/>
                <w:sz w:val="20"/>
              </w:rPr>
              <w:t xml:space="preserve">JSE </w:t>
            </w:r>
          </w:p>
        </w:tc>
        <w:tc>
          <w:tcPr>
            <w:tcW w:w="1341" w:type="dxa"/>
          </w:tcPr>
          <w:p w14:paraId="4CA77530" w14:textId="77777777" w:rsidR="009427C6" w:rsidRDefault="009427C6">
            <w:pPr>
              <w:jc w:val="center"/>
              <w:rPr>
                <w:rFonts w:ascii="Arial" w:hAnsi="Arial"/>
                <w:color w:val="000000"/>
                <w:sz w:val="20"/>
              </w:rPr>
            </w:pPr>
            <w:r>
              <w:rPr>
                <w:rFonts w:ascii="Arial" w:hAnsi="Arial"/>
                <w:color w:val="000000"/>
                <w:sz w:val="20"/>
              </w:rPr>
              <w:t>STRATE</w:t>
            </w:r>
          </w:p>
        </w:tc>
        <w:tc>
          <w:tcPr>
            <w:tcW w:w="2705" w:type="dxa"/>
          </w:tcPr>
          <w:p w14:paraId="4F47A3A7" w14:textId="77777777" w:rsidR="009427C6" w:rsidRDefault="009427C6">
            <w:pPr>
              <w:rPr>
                <w:rFonts w:ascii="Arial" w:hAnsi="Arial"/>
                <w:color w:val="000000"/>
                <w:sz w:val="20"/>
              </w:rPr>
            </w:pPr>
            <w:r>
              <w:rPr>
                <w:rFonts w:ascii="Arial" w:hAnsi="Arial"/>
                <w:color w:val="000000"/>
                <w:sz w:val="20"/>
              </w:rPr>
              <w:t>Reject request – duplication (DUPL) or invalid</w:t>
            </w:r>
            <w:r>
              <w:rPr>
                <w:rStyle w:val="FootnoteReference"/>
                <w:rFonts w:ascii="Arial" w:hAnsi="Arial"/>
                <w:color w:val="000000"/>
                <w:sz w:val="20"/>
              </w:rPr>
              <w:footnoteReference w:id="2"/>
            </w:r>
            <w:r>
              <w:rPr>
                <w:rFonts w:ascii="Arial" w:hAnsi="Arial"/>
                <w:color w:val="000000"/>
                <w:sz w:val="20"/>
              </w:rPr>
              <w:t>/incomplete (INVL) request</w:t>
            </w:r>
          </w:p>
        </w:tc>
      </w:tr>
      <w:tr w:rsidR="009427C6" w14:paraId="6CB3583C" w14:textId="77777777">
        <w:tblPrEx>
          <w:tblCellMar>
            <w:top w:w="0" w:type="dxa"/>
            <w:bottom w:w="0" w:type="dxa"/>
          </w:tblCellMar>
        </w:tblPrEx>
        <w:tc>
          <w:tcPr>
            <w:tcW w:w="551" w:type="dxa"/>
          </w:tcPr>
          <w:p w14:paraId="595C2981" w14:textId="77777777" w:rsidR="009427C6" w:rsidRDefault="009427C6">
            <w:pPr>
              <w:jc w:val="center"/>
              <w:rPr>
                <w:rFonts w:ascii="Arial" w:hAnsi="Arial"/>
                <w:color w:val="000000"/>
                <w:sz w:val="20"/>
              </w:rPr>
            </w:pPr>
            <w:r>
              <w:rPr>
                <w:rFonts w:ascii="Arial" w:hAnsi="Arial"/>
                <w:color w:val="000000"/>
                <w:sz w:val="20"/>
              </w:rPr>
              <w:t>3</w:t>
            </w:r>
          </w:p>
        </w:tc>
        <w:tc>
          <w:tcPr>
            <w:tcW w:w="1834" w:type="dxa"/>
          </w:tcPr>
          <w:p w14:paraId="3FB13040" w14:textId="77777777" w:rsidR="009427C6" w:rsidRDefault="009427C6">
            <w:pPr>
              <w:rPr>
                <w:rFonts w:ascii="Arial" w:hAnsi="Arial"/>
                <w:color w:val="000000"/>
                <w:sz w:val="20"/>
              </w:rPr>
            </w:pPr>
            <w:r>
              <w:rPr>
                <w:rFonts w:ascii="Arial" w:hAnsi="Arial"/>
                <w:color w:val="000000"/>
                <w:sz w:val="20"/>
              </w:rPr>
              <w:t>Accept New</w:t>
            </w:r>
          </w:p>
        </w:tc>
        <w:tc>
          <w:tcPr>
            <w:tcW w:w="1274" w:type="dxa"/>
          </w:tcPr>
          <w:p w14:paraId="0B94E0CB" w14:textId="77777777" w:rsidR="009427C6" w:rsidRDefault="009427C6">
            <w:pPr>
              <w:jc w:val="center"/>
              <w:rPr>
                <w:rFonts w:ascii="Arial" w:hAnsi="Arial"/>
                <w:color w:val="000000"/>
                <w:sz w:val="20"/>
              </w:rPr>
            </w:pPr>
            <w:r>
              <w:rPr>
                <w:rFonts w:ascii="Arial" w:hAnsi="Arial"/>
                <w:color w:val="000000"/>
                <w:sz w:val="20"/>
              </w:rPr>
              <w:t xml:space="preserve">JSE </w:t>
            </w:r>
          </w:p>
        </w:tc>
        <w:tc>
          <w:tcPr>
            <w:tcW w:w="1341" w:type="dxa"/>
          </w:tcPr>
          <w:p w14:paraId="6980818B" w14:textId="77777777" w:rsidR="009427C6" w:rsidRDefault="009427C6">
            <w:pPr>
              <w:jc w:val="center"/>
              <w:rPr>
                <w:rFonts w:ascii="Arial" w:hAnsi="Arial"/>
                <w:color w:val="000000"/>
                <w:sz w:val="20"/>
              </w:rPr>
            </w:pPr>
            <w:r>
              <w:rPr>
                <w:rFonts w:ascii="Arial" w:hAnsi="Arial"/>
                <w:color w:val="000000"/>
                <w:sz w:val="20"/>
              </w:rPr>
              <w:t>STRATE</w:t>
            </w:r>
          </w:p>
        </w:tc>
        <w:tc>
          <w:tcPr>
            <w:tcW w:w="2705" w:type="dxa"/>
          </w:tcPr>
          <w:p w14:paraId="01F69B60" w14:textId="77777777" w:rsidR="009427C6" w:rsidRDefault="009427C6">
            <w:pPr>
              <w:rPr>
                <w:rFonts w:ascii="Arial" w:hAnsi="Arial"/>
                <w:color w:val="000000"/>
                <w:sz w:val="20"/>
              </w:rPr>
            </w:pPr>
            <w:r>
              <w:rPr>
                <w:rFonts w:ascii="Arial" w:hAnsi="Arial"/>
                <w:color w:val="000000"/>
                <w:sz w:val="20"/>
              </w:rPr>
              <w:t>Accept request for new ISIN and include ISIN in message</w:t>
            </w:r>
          </w:p>
        </w:tc>
      </w:tr>
      <w:tr w:rsidR="009427C6" w14:paraId="3B25F949" w14:textId="77777777">
        <w:tblPrEx>
          <w:tblCellMar>
            <w:top w:w="0" w:type="dxa"/>
            <w:bottom w:w="0" w:type="dxa"/>
          </w:tblCellMar>
        </w:tblPrEx>
        <w:tc>
          <w:tcPr>
            <w:tcW w:w="551" w:type="dxa"/>
          </w:tcPr>
          <w:p w14:paraId="374CF601" w14:textId="77777777" w:rsidR="009427C6" w:rsidRDefault="009427C6">
            <w:pPr>
              <w:jc w:val="center"/>
              <w:rPr>
                <w:rFonts w:ascii="Arial" w:hAnsi="Arial"/>
                <w:color w:val="000000"/>
                <w:sz w:val="20"/>
              </w:rPr>
            </w:pPr>
            <w:r>
              <w:rPr>
                <w:rFonts w:ascii="Arial" w:hAnsi="Arial"/>
                <w:color w:val="000000"/>
                <w:sz w:val="20"/>
              </w:rPr>
              <w:t>4</w:t>
            </w:r>
          </w:p>
        </w:tc>
        <w:tc>
          <w:tcPr>
            <w:tcW w:w="1834" w:type="dxa"/>
          </w:tcPr>
          <w:p w14:paraId="1E8646AD" w14:textId="77777777" w:rsidR="009427C6" w:rsidRDefault="009427C6">
            <w:pPr>
              <w:rPr>
                <w:rFonts w:ascii="Arial" w:hAnsi="Arial"/>
                <w:color w:val="000000"/>
                <w:sz w:val="20"/>
              </w:rPr>
            </w:pPr>
            <w:r>
              <w:rPr>
                <w:rFonts w:ascii="Arial" w:hAnsi="Arial"/>
                <w:color w:val="000000"/>
                <w:sz w:val="20"/>
              </w:rPr>
              <w:t>Request Cancellation</w:t>
            </w:r>
          </w:p>
        </w:tc>
        <w:tc>
          <w:tcPr>
            <w:tcW w:w="1274" w:type="dxa"/>
          </w:tcPr>
          <w:p w14:paraId="20522B2C" w14:textId="77777777" w:rsidR="009427C6" w:rsidRDefault="009427C6">
            <w:pPr>
              <w:jc w:val="center"/>
              <w:rPr>
                <w:rFonts w:ascii="Arial" w:hAnsi="Arial"/>
                <w:color w:val="000000"/>
                <w:sz w:val="20"/>
              </w:rPr>
            </w:pPr>
            <w:r>
              <w:rPr>
                <w:rFonts w:ascii="Arial" w:hAnsi="Arial"/>
                <w:color w:val="000000"/>
                <w:sz w:val="20"/>
              </w:rPr>
              <w:t>STRATE</w:t>
            </w:r>
          </w:p>
        </w:tc>
        <w:tc>
          <w:tcPr>
            <w:tcW w:w="1341" w:type="dxa"/>
          </w:tcPr>
          <w:p w14:paraId="0B4F060A" w14:textId="77777777" w:rsidR="009427C6" w:rsidRDefault="009427C6">
            <w:pPr>
              <w:jc w:val="center"/>
              <w:rPr>
                <w:rFonts w:ascii="Arial" w:hAnsi="Arial"/>
                <w:color w:val="000000"/>
                <w:sz w:val="20"/>
              </w:rPr>
            </w:pPr>
            <w:r>
              <w:rPr>
                <w:rFonts w:ascii="Arial" w:hAnsi="Arial"/>
                <w:color w:val="000000"/>
                <w:sz w:val="20"/>
              </w:rPr>
              <w:t xml:space="preserve">JSE </w:t>
            </w:r>
          </w:p>
        </w:tc>
        <w:tc>
          <w:tcPr>
            <w:tcW w:w="2705" w:type="dxa"/>
          </w:tcPr>
          <w:p w14:paraId="71A752F2" w14:textId="77777777" w:rsidR="009427C6" w:rsidRDefault="009427C6">
            <w:pPr>
              <w:rPr>
                <w:rFonts w:ascii="Arial" w:hAnsi="Arial"/>
                <w:color w:val="000000"/>
                <w:sz w:val="20"/>
              </w:rPr>
            </w:pPr>
            <w:r>
              <w:rPr>
                <w:rFonts w:ascii="Arial" w:hAnsi="Arial"/>
                <w:color w:val="000000"/>
                <w:sz w:val="20"/>
              </w:rPr>
              <w:t>Request for cancellation of existing ISIN</w:t>
            </w:r>
          </w:p>
        </w:tc>
      </w:tr>
      <w:tr w:rsidR="009427C6" w14:paraId="3B766125" w14:textId="77777777">
        <w:tblPrEx>
          <w:tblCellMar>
            <w:top w:w="0" w:type="dxa"/>
            <w:bottom w:w="0" w:type="dxa"/>
          </w:tblCellMar>
        </w:tblPrEx>
        <w:tc>
          <w:tcPr>
            <w:tcW w:w="551" w:type="dxa"/>
          </w:tcPr>
          <w:p w14:paraId="3AD94A99" w14:textId="77777777" w:rsidR="009427C6" w:rsidRDefault="009427C6">
            <w:pPr>
              <w:jc w:val="center"/>
              <w:rPr>
                <w:rFonts w:ascii="Arial" w:hAnsi="Arial"/>
                <w:color w:val="000000"/>
                <w:sz w:val="20"/>
              </w:rPr>
            </w:pPr>
            <w:r>
              <w:rPr>
                <w:rFonts w:ascii="Arial" w:hAnsi="Arial"/>
                <w:color w:val="000000"/>
                <w:sz w:val="20"/>
              </w:rPr>
              <w:t>5</w:t>
            </w:r>
          </w:p>
        </w:tc>
        <w:tc>
          <w:tcPr>
            <w:tcW w:w="1834" w:type="dxa"/>
          </w:tcPr>
          <w:p w14:paraId="3D0FAAB2" w14:textId="77777777" w:rsidR="009427C6" w:rsidRDefault="009427C6">
            <w:pPr>
              <w:rPr>
                <w:rFonts w:ascii="Arial" w:hAnsi="Arial"/>
                <w:color w:val="000000"/>
                <w:sz w:val="20"/>
              </w:rPr>
            </w:pPr>
            <w:r>
              <w:rPr>
                <w:rFonts w:ascii="Arial" w:hAnsi="Arial"/>
                <w:color w:val="000000"/>
                <w:sz w:val="20"/>
              </w:rPr>
              <w:t>Reject Cancellation</w:t>
            </w:r>
          </w:p>
        </w:tc>
        <w:tc>
          <w:tcPr>
            <w:tcW w:w="1274" w:type="dxa"/>
          </w:tcPr>
          <w:p w14:paraId="1D1443B6" w14:textId="77777777" w:rsidR="009427C6" w:rsidRDefault="009427C6">
            <w:pPr>
              <w:jc w:val="center"/>
              <w:rPr>
                <w:rFonts w:ascii="Arial" w:hAnsi="Arial"/>
                <w:color w:val="000000"/>
                <w:sz w:val="20"/>
              </w:rPr>
            </w:pPr>
            <w:r>
              <w:rPr>
                <w:rFonts w:ascii="Arial" w:hAnsi="Arial"/>
                <w:color w:val="000000"/>
                <w:sz w:val="20"/>
              </w:rPr>
              <w:t xml:space="preserve">JSE </w:t>
            </w:r>
          </w:p>
        </w:tc>
        <w:tc>
          <w:tcPr>
            <w:tcW w:w="1341" w:type="dxa"/>
          </w:tcPr>
          <w:p w14:paraId="2D7656D0" w14:textId="77777777" w:rsidR="009427C6" w:rsidRDefault="009427C6">
            <w:pPr>
              <w:jc w:val="center"/>
              <w:rPr>
                <w:rFonts w:ascii="Arial" w:hAnsi="Arial"/>
                <w:color w:val="000000"/>
                <w:sz w:val="20"/>
              </w:rPr>
            </w:pPr>
            <w:r>
              <w:rPr>
                <w:rFonts w:ascii="Arial" w:hAnsi="Arial"/>
                <w:color w:val="000000"/>
                <w:sz w:val="20"/>
              </w:rPr>
              <w:t>STRATE</w:t>
            </w:r>
          </w:p>
        </w:tc>
        <w:tc>
          <w:tcPr>
            <w:tcW w:w="2705" w:type="dxa"/>
          </w:tcPr>
          <w:p w14:paraId="2FED3E28" w14:textId="77777777" w:rsidR="009427C6" w:rsidRDefault="009427C6">
            <w:pPr>
              <w:rPr>
                <w:rFonts w:ascii="Arial" w:hAnsi="Arial"/>
                <w:color w:val="000000"/>
                <w:sz w:val="20"/>
              </w:rPr>
            </w:pPr>
            <w:r>
              <w:rPr>
                <w:rFonts w:ascii="Arial" w:hAnsi="Arial"/>
                <w:color w:val="000000"/>
                <w:sz w:val="20"/>
              </w:rPr>
              <w:t>Reject request – duplication (DUPL) or invalid/incomplete (INVL) request</w:t>
            </w:r>
          </w:p>
        </w:tc>
      </w:tr>
      <w:tr w:rsidR="009427C6" w14:paraId="2C6A353D" w14:textId="77777777">
        <w:tblPrEx>
          <w:tblCellMar>
            <w:top w:w="0" w:type="dxa"/>
            <w:bottom w:w="0" w:type="dxa"/>
          </w:tblCellMar>
        </w:tblPrEx>
        <w:tc>
          <w:tcPr>
            <w:tcW w:w="551" w:type="dxa"/>
          </w:tcPr>
          <w:p w14:paraId="47798F66" w14:textId="77777777" w:rsidR="009427C6" w:rsidRDefault="009427C6">
            <w:pPr>
              <w:jc w:val="center"/>
              <w:rPr>
                <w:rFonts w:ascii="Arial" w:hAnsi="Arial"/>
                <w:color w:val="000000"/>
                <w:sz w:val="20"/>
              </w:rPr>
            </w:pPr>
            <w:r>
              <w:rPr>
                <w:rFonts w:ascii="Arial" w:hAnsi="Arial"/>
                <w:color w:val="000000"/>
                <w:sz w:val="20"/>
              </w:rPr>
              <w:t>6</w:t>
            </w:r>
          </w:p>
        </w:tc>
        <w:tc>
          <w:tcPr>
            <w:tcW w:w="1834" w:type="dxa"/>
          </w:tcPr>
          <w:p w14:paraId="1D7F166C" w14:textId="77777777" w:rsidR="009427C6" w:rsidRDefault="009427C6">
            <w:pPr>
              <w:rPr>
                <w:rFonts w:ascii="Arial" w:hAnsi="Arial"/>
                <w:color w:val="000000"/>
                <w:sz w:val="20"/>
              </w:rPr>
            </w:pPr>
            <w:r>
              <w:rPr>
                <w:rFonts w:ascii="Arial" w:hAnsi="Arial"/>
                <w:color w:val="000000"/>
                <w:sz w:val="20"/>
              </w:rPr>
              <w:t>Accept Cancellation</w:t>
            </w:r>
          </w:p>
        </w:tc>
        <w:tc>
          <w:tcPr>
            <w:tcW w:w="1274" w:type="dxa"/>
          </w:tcPr>
          <w:p w14:paraId="2F8BE2F6" w14:textId="77777777" w:rsidR="009427C6" w:rsidRDefault="009427C6">
            <w:pPr>
              <w:jc w:val="center"/>
              <w:rPr>
                <w:rFonts w:ascii="Arial" w:hAnsi="Arial"/>
                <w:color w:val="000000"/>
                <w:sz w:val="20"/>
              </w:rPr>
            </w:pPr>
            <w:r>
              <w:rPr>
                <w:rFonts w:ascii="Arial" w:hAnsi="Arial"/>
                <w:color w:val="000000"/>
                <w:sz w:val="20"/>
              </w:rPr>
              <w:t xml:space="preserve">JSE </w:t>
            </w:r>
          </w:p>
        </w:tc>
        <w:tc>
          <w:tcPr>
            <w:tcW w:w="1341" w:type="dxa"/>
          </w:tcPr>
          <w:p w14:paraId="248EB3E9" w14:textId="77777777" w:rsidR="009427C6" w:rsidRDefault="009427C6">
            <w:pPr>
              <w:jc w:val="center"/>
              <w:rPr>
                <w:rFonts w:ascii="Arial" w:hAnsi="Arial"/>
                <w:color w:val="000000"/>
                <w:sz w:val="20"/>
              </w:rPr>
            </w:pPr>
            <w:r>
              <w:rPr>
                <w:rFonts w:ascii="Arial" w:hAnsi="Arial"/>
                <w:color w:val="000000"/>
                <w:sz w:val="20"/>
              </w:rPr>
              <w:t>STRATE</w:t>
            </w:r>
          </w:p>
        </w:tc>
        <w:tc>
          <w:tcPr>
            <w:tcW w:w="2705" w:type="dxa"/>
          </w:tcPr>
          <w:p w14:paraId="1198C27F" w14:textId="77777777" w:rsidR="009427C6" w:rsidRDefault="009427C6">
            <w:pPr>
              <w:rPr>
                <w:rFonts w:ascii="Arial" w:hAnsi="Arial"/>
                <w:color w:val="000000"/>
                <w:sz w:val="20"/>
              </w:rPr>
            </w:pPr>
            <w:r>
              <w:rPr>
                <w:rFonts w:ascii="Arial" w:hAnsi="Arial"/>
                <w:color w:val="000000"/>
                <w:sz w:val="20"/>
              </w:rPr>
              <w:t>Accept request for cancellation of ISIN and include confirmation of cancellation in message</w:t>
            </w:r>
          </w:p>
        </w:tc>
      </w:tr>
      <w:tr w:rsidR="009427C6" w14:paraId="7C23920E" w14:textId="77777777">
        <w:tblPrEx>
          <w:tblCellMar>
            <w:top w:w="0" w:type="dxa"/>
            <w:bottom w:w="0" w:type="dxa"/>
          </w:tblCellMar>
        </w:tblPrEx>
        <w:tc>
          <w:tcPr>
            <w:tcW w:w="551" w:type="dxa"/>
          </w:tcPr>
          <w:p w14:paraId="01893A5C" w14:textId="77777777" w:rsidR="009427C6" w:rsidRDefault="009427C6">
            <w:pPr>
              <w:jc w:val="center"/>
              <w:rPr>
                <w:rFonts w:ascii="Arial" w:hAnsi="Arial"/>
                <w:color w:val="000000"/>
                <w:sz w:val="20"/>
              </w:rPr>
            </w:pPr>
            <w:r>
              <w:rPr>
                <w:rFonts w:ascii="Arial" w:hAnsi="Arial"/>
                <w:color w:val="000000"/>
                <w:sz w:val="20"/>
              </w:rPr>
              <w:t>7</w:t>
            </w:r>
          </w:p>
        </w:tc>
        <w:tc>
          <w:tcPr>
            <w:tcW w:w="1834" w:type="dxa"/>
          </w:tcPr>
          <w:p w14:paraId="08907CB2" w14:textId="77777777" w:rsidR="009427C6" w:rsidRDefault="009427C6">
            <w:pPr>
              <w:rPr>
                <w:rFonts w:ascii="Arial" w:hAnsi="Arial"/>
                <w:color w:val="000000"/>
                <w:sz w:val="20"/>
              </w:rPr>
            </w:pPr>
            <w:r>
              <w:rPr>
                <w:rFonts w:ascii="Arial" w:hAnsi="Arial"/>
                <w:color w:val="000000"/>
                <w:sz w:val="20"/>
              </w:rPr>
              <w:t>Request Deregistration</w:t>
            </w:r>
          </w:p>
        </w:tc>
        <w:tc>
          <w:tcPr>
            <w:tcW w:w="1274" w:type="dxa"/>
          </w:tcPr>
          <w:p w14:paraId="2A0C5EA8" w14:textId="77777777" w:rsidR="009427C6" w:rsidRDefault="009427C6">
            <w:pPr>
              <w:jc w:val="center"/>
              <w:rPr>
                <w:rFonts w:ascii="Arial" w:hAnsi="Arial"/>
                <w:color w:val="000000"/>
                <w:sz w:val="20"/>
              </w:rPr>
            </w:pPr>
            <w:r>
              <w:rPr>
                <w:rFonts w:ascii="Arial" w:hAnsi="Arial"/>
                <w:color w:val="000000"/>
                <w:sz w:val="20"/>
              </w:rPr>
              <w:t>STRATE</w:t>
            </w:r>
          </w:p>
        </w:tc>
        <w:tc>
          <w:tcPr>
            <w:tcW w:w="1341" w:type="dxa"/>
          </w:tcPr>
          <w:p w14:paraId="37981588" w14:textId="77777777" w:rsidR="009427C6" w:rsidRDefault="009427C6">
            <w:pPr>
              <w:jc w:val="center"/>
              <w:rPr>
                <w:rFonts w:ascii="Arial" w:hAnsi="Arial"/>
                <w:color w:val="000000"/>
                <w:sz w:val="20"/>
              </w:rPr>
            </w:pPr>
            <w:r>
              <w:rPr>
                <w:rFonts w:ascii="Arial" w:hAnsi="Arial"/>
                <w:color w:val="000000"/>
                <w:sz w:val="20"/>
              </w:rPr>
              <w:t>JSE</w:t>
            </w:r>
          </w:p>
        </w:tc>
        <w:tc>
          <w:tcPr>
            <w:tcW w:w="2705" w:type="dxa"/>
          </w:tcPr>
          <w:p w14:paraId="607ED0F8" w14:textId="77777777" w:rsidR="009427C6" w:rsidRDefault="009427C6">
            <w:pPr>
              <w:rPr>
                <w:rFonts w:ascii="Arial" w:hAnsi="Arial"/>
                <w:color w:val="000000"/>
                <w:sz w:val="20"/>
              </w:rPr>
            </w:pPr>
            <w:r>
              <w:rPr>
                <w:rFonts w:ascii="Arial" w:hAnsi="Arial"/>
                <w:color w:val="000000"/>
                <w:sz w:val="20"/>
              </w:rPr>
              <w:t>Request to deregister an ISIN for an instrument that has matured.</w:t>
            </w:r>
          </w:p>
        </w:tc>
      </w:tr>
      <w:tr w:rsidR="009427C6" w14:paraId="07900E60" w14:textId="77777777">
        <w:tblPrEx>
          <w:tblCellMar>
            <w:top w:w="0" w:type="dxa"/>
            <w:bottom w:w="0" w:type="dxa"/>
          </w:tblCellMar>
        </w:tblPrEx>
        <w:tc>
          <w:tcPr>
            <w:tcW w:w="551" w:type="dxa"/>
          </w:tcPr>
          <w:p w14:paraId="7BA72CBA" w14:textId="77777777" w:rsidR="009427C6" w:rsidRDefault="009427C6">
            <w:pPr>
              <w:jc w:val="center"/>
              <w:rPr>
                <w:rFonts w:ascii="Arial" w:hAnsi="Arial"/>
                <w:color w:val="000000"/>
                <w:sz w:val="20"/>
              </w:rPr>
            </w:pPr>
            <w:r>
              <w:rPr>
                <w:rFonts w:ascii="Arial" w:hAnsi="Arial"/>
                <w:color w:val="000000"/>
                <w:sz w:val="20"/>
              </w:rPr>
              <w:lastRenderedPageBreak/>
              <w:t>8</w:t>
            </w:r>
          </w:p>
        </w:tc>
        <w:tc>
          <w:tcPr>
            <w:tcW w:w="1834" w:type="dxa"/>
          </w:tcPr>
          <w:p w14:paraId="576BCF55" w14:textId="77777777" w:rsidR="009427C6" w:rsidRDefault="009427C6">
            <w:pPr>
              <w:rPr>
                <w:rFonts w:ascii="Arial" w:hAnsi="Arial"/>
                <w:color w:val="000000"/>
                <w:sz w:val="20"/>
              </w:rPr>
            </w:pPr>
            <w:r>
              <w:rPr>
                <w:rFonts w:ascii="Arial" w:hAnsi="Arial"/>
                <w:color w:val="000000"/>
                <w:sz w:val="20"/>
              </w:rPr>
              <w:t>Reject Deregistration</w:t>
            </w:r>
          </w:p>
        </w:tc>
        <w:tc>
          <w:tcPr>
            <w:tcW w:w="1274" w:type="dxa"/>
          </w:tcPr>
          <w:p w14:paraId="5DFDE225" w14:textId="77777777" w:rsidR="009427C6" w:rsidRDefault="009427C6">
            <w:pPr>
              <w:jc w:val="center"/>
              <w:rPr>
                <w:rFonts w:ascii="Arial" w:hAnsi="Arial"/>
                <w:color w:val="000000"/>
                <w:sz w:val="20"/>
              </w:rPr>
            </w:pPr>
            <w:r>
              <w:rPr>
                <w:rFonts w:ascii="Arial" w:hAnsi="Arial"/>
                <w:color w:val="000000"/>
                <w:sz w:val="20"/>
              </w:rPr>
              <w:t>JSE</w:t>
            </w:r>
          </w:p>
        </w:tc>
        <w:tc>
          <w:tcPr>
            <w:tcW w:w="1341" w:type="dxa"/>
          </w:tcPr>
          <w:p w14:paraId="6FD97F5A" w14:textId="77777777" w:rsidR="009427C6" w:rsidRDefault="009427C6">
            <w:pPr>
              <w:jc w:val="center"/>
              <w:rPr>
                <w:rFonts w:ascii="Arial" w:hAnsi="Arial"/>
                <w:color w:val="000000"/>
                <w:sz w:val="20"/>
              </w:rPr>
            </w:pPr>
            <w:r>
              <w:rPr>
                <w:rFonts w:ascii="Arial" w:hAnsi="Arial"/>
                <w:color w:val="000000"/>
                <w:sz w:val="20"/>
              </w:rPr>
              <w:t>STRATE</w:t>
            </w:r>
          </w:p>
        </w:tc>
        <w:tc>
          <w:tcPr>
            <w:tcW w:w="2705" w:type="dxa"/>
          </w:tcPr>
          <w:p w14:paraId="05F79EB4" w14:textId="77777777" w:rsidR="009427C6" w:rsidRDefault="009427C6">
            <w:pPr>
              <w:rPr>
                <w:rFonts w:ascii="Arial" w:hAnsi="Arial"/>
                <w:color w:val="000000"/>
                <w:sz w:val="20"/>
              </w:rPr>
            </w:pPr>
            <w:r>
              <w:rPr>
                <w:rFonts w:ascii="Arial" w:hAnsi="Arial"/>
                <w:color w:val="000000"/>
                <w:sz w:val="20"/>
              </w:rPr>
              <w:t>Deregistration request rejected.</w:t>
            </w:r>
          </w:p>
        </w:tc>
      </w:tr>
      <w:tr w:rsidR="009427C6" w14:paraId="54B236A8" w14:textId="77777777">
        <w:tblPrEx>
          <w:tblCellMar>
            <w:top w:w="0" w:type="dxa"/>
            <w:bottom w:w="0" w:type="dxa"/>
          </w:tblCellMar>
        </w:tblPrEx>
        <w:tc>
          <w:tcPr>
            <w:tcW w:w="551" w:type="dxa"/>
          </w:tcPr>
          <w:p w14:paraId="3C842815" w14:textId="77777777" w:rsidR="009427C6" w:rsidRDefault="009427C6">
            <w:pPr>
              <w:jc w:val="center"/>
              <w:rPr>
                <w:rFonts w:ascii="Arial" w:hAnsi="Arial"/>
                <w:color w:val="000000"/>
                <w:sz w:val="20"/>
              </w:rPr>
            </w:pPr>
            <w:r>
              <w:rPr>
                <w:rFonts w:ascii="Arial" w:hAnsi="Arial"/>
                <w:color w:val="000000"/>
                <w:sz w:val="20"/>
              </w:rPr>
              <w:t>9</w:t>
            </w:r>
          </w:p>
        </w:tc>
        <w:tc>
          <w:tcPr>
            <w:tcW w:w="1834" w:type="dxa"/>
          </w:tcPr>
          <w:p w14:paraId="350271BD" w14:textId="77777777" w:rsidR="009427C6" w:rsidRDefault="009427C6">
            <w:pPr>
              <w:rPr>
                <w:rFonts w:ascii="Arial" w:hAnsi="Arial"/>
                <w:color w:val="000000"/>
                <w:sz w:val="20"/>
              </w:rPr>
            </w:pPr>
            <w:r>
              <w:rPr>
                <w:rFonts w:ascii="Arial" w:hAnsi="Arial"/>
                <w:color w:val="000000"/>
                <w:sz w:val="20"/>
              </w:rPr>
              <w:t>Accept Deregistration</w:t>
            </w:r>
          </w:p>
        </w:tc>
        <w:tc>
          <w:tcPr>
            <w:tcW w:w="1274" w:type="dxa"/>
          </w:tcPr>
          <w:p w14:paraId="39D23DC5" w14:textId="77777777" w:rsidR="009427C6" w:rsidRDefault="009427C6">
            <w:pPr>
              <w:jc w:val="center"/>
              <w:rPr>
                <w:rFonts w:ascii="Arial" w:hAnsi="Arial"/>
                <w:color w:val="000000"/>
                <w:sz w:val="20"/>
              </w:rPr>
            </w:pPr>
            <w:r>
              <w:rPr>
                <w:rFonts w:ascii="Arial" w:hAnsi="Arial"/>
                <w:color w:val="000000"/>
                <w:sz w:val="20"/>
              </w:rPr>
              <w:t>JSE</w:t>
            </w:r>
          </w:p>
        </w:tc>
        <w:tc>
          <w:tcPr>
            <w:tcW w:w="1341" w:type="dxa"/>
          </w:tcPr>
          <w:p w14:paraId="51988DCD" w14:textId="77777777" w:rsidR="009427C6" w:rsidRDefault="009427C6">
            <w:pPr>
              <w:jc w:val="center"/>
              <w:rPr>
                <w:rFonts w:ascii="Arial" w:hAnsi="Arial"/>
                <w:color w:val="000000"/>
                <w:sz w:val="20"/>
              </w:rPr>
            </w:pPr>
            <w:r>
              <w:rPr>
                <w:rFonts w:ascii="Arial" w:hAnsi="Arial"/>
                <w:color w:val="000000"/>
                <w:sz w:val="20"/>
              </w:rPr>
              <w:t>STRATE</w:t>
            </w:r>
          </w:p>
        </w:tc>
        <w:tc>
          <w:tcPr>
            <w:tcW w:w="2705" w:type="dxa"/>
          </w:tcPr>
          <w:p w14:paraId="6484C624" w14:textId="77777777" w:rsidR="009427C6" w:rsidRDefault="009427C6">
            <w:pPr>
              <w:rPr>
                <w:rFonts w:ascii="Arial" w:hAnsi="Arial"/>
                <w:color w:val="000000"/>
                <w:sz w:val="20"/>
              </w:rPr>
            </w:pPr>
            <w:r>
              <w:rPr>
                <w:rFonts w:ascii="Arial" w:hAnsi="Arial"/>
                <w:color w:val="000000"/>
                <w:sz w:val="20"/>
              </w:rPr>
              <w:t>Accept request to deregister an ISIN for an instrument that has matured, and include confirmation of deregistration in message.</w:t>
            </w:r>
          </w:p>
        </w:tc>
      </w:tr>
    </w:tbl>
    <w:p w14:paraId="53E7B43B" w14:textId="77777777" w:rsidR="009427C6" w:rsidRDefault="009427C6">
      <w:pPr>
        <w:ind w:left="576"/>
        <w:rPr>
          <w:rFonts w:ascii="Arial" w:hAnsi="Arial"/>
          <w:color w:val="000000"/>
          <w:sz w:val="20"/>
        </w:rPr>
      </w:pPr>
    </w:p>
    <w:p w14:paraId="7AFA162B" w14:textId="77777777" w:rsidR="009427C6" w:rsidRDefault="009427C6">
      <w:pPr>
        <w:ind w:left="576"/>
        <w:rPr>
          <w:rFonts w:ascii="Arial" w:hAnsi="Arial"/>
          <w:color w:val="000000"/>
          <w:sz w:val="20"/>
        </w:rPr>
      </w:pPr>
      <w:r>
        <w:rPr>
          <w:rFonts w:ascii="Arial" w:hAnsi="Arial"/>
          <w:color w:val="000000"/>
          <w:sz w:val="20"/>
        </w:rPr>
        <w:t>Refer Appendix A for the process flows of the above messages.</w:t>
      </w:r>
    </w:p>
    <w:p w14:paraId="67316E8C" w14:textId="77777777" w:rsidR="009427C6" w:rsidRDefault="009427C6">
      <w:pPr>
        <w:ind w:left="576"/>
        <w:rPr>
          <w:rFonts w:ascii="Arial" w:hAnsi="Arial"/>
          <w:color w:val="000000"/>
          <w:sz w:val="20"/>
        </w:rPr>
      </w:pPr>
      <w:r>
        <w:rPr>
          <w:rFonts w:ascii="Arial" w:hAnsi="Arial"/>
          <w:color w:val="000000"/>
          <w:sz w:val="20"/>
        </w:rPr>
        <w:t xml:space="preserve">Refer Appendix B to K for fields and contents of </w:t>
      </w:r>
      <w:r>
        <w:rPr>
          <w:rFonts w:ascii="Arial" w:hAnsi="Arial"/>
          <w:sz w:val="20"/>
        </w:rPr>
        <w:t>the MT 598 User Defined SWIFT messages</w:t>
      </w:r>
      <w:r>
        <w:rPr>
          <w:rFonts w:ascii="Arial" w:hAnsi="Arial"/>
          <w:color w:val="000000"/>
          <w:sz w:val="20"/>
        </w:rPr>
        <w:t>.</w:t>
      </w:r>
    </w:p>
    <w:p w14:paraId="6E6AE585" w14:textId="77777777" w:rsidR="009427C6" w:rsidRDefault="009427C6">
      <w:pPr>
        <w:ind w:left="72"/>
        <w:rPr>
          <w:rFonts w:ascii="Arial" w:hAnsi="Arial"/>
          <w:sz w:val="20"/>
        </w:rPr>
      </w:pPr>
    </w:p>
    <w:p w14:paraId="15F41867" w14:textId="77777777" w:rsidR="009427C6" w:rsidRDefault="009427C6">
      <w:pPr>
        <w:ind w:left="72"/>
        <w:rPr>
          <w:rFonts w:ascii="Arial" w:hAnsi="Arial"/>
          <w:sz w:val="20"/>
        </w:rPr>
      </w:pPr>
    </w:p>
    <w:p w14:paraId="5058EF46" w14:textId="77777777" w:rsidR="009427C6" w:rsidRDefault="009427C6">
      <w:pPr>
        <w:pStyle w:val="Heading1"/>
      </w:pPr>
      <w:bookmarkStart w:id="58" w:name="_Toc67810882"/>
      <w:r>
        <w:t>Cost Recovery</w:t>
      </w:r>
      <w:bookmarkEnd w:id="58"/>
    </w:p>
    <w:p w14:paraId="7EE031AF" w14:textId="77777777" w:rsidR="009427C6" w:rsidRDefault="009427C6">
      <w:pPr>
        <w:ind w:left="72"/>
        <w:rPr>
          <w:rFonts w:ascii="Arial" w:hAnsi="Arial"/>
          <w:sz w:val="20"/>
        </w:rPr>
      </w:pPr>
    </w:p>
    <w:p w14:paraId="79DEFDEF" w14:textId="77777777" w:rsidR="009427C6" w:rsidRDefault="009427C6">
      <w:pPr>
        <w:ind w:left="72"/>
        <w:rPr>
          <w:rFonts w:ascii="Arial" w:hAnsi="Arial"/>
          <w:sz w:val="20"/>
        </w:rPr>
      </w:pPr>
      <w:r>
        <w:rPr>
          <w:rFonts w:ascii="Arial" w:hAnsi="Arial"/>
          <w:sz w:val="20"/>
        </w:rPr>
        <w:t xml:space="preserve">All costs for the design, development, testing and implementation of the automatic Money Market ISIN Issuance system will be recovered from </w:t>
      </w:r>
      <w:r>
        <w:rPr>
          <w:rFonts w:ascii="Arial" w:hAnsi="Arial"/>
          <w:sz w:val="20"/>
          <w:lang w:val="en-US"/>
        </w:rPr>
        <w:t>STRATE</w:t>
      </w:r>
      <w:r>
        <w:rPr>
          <w:rFonts w:ascii="Arial" w:hAnsi="Arial"/>
          <w:sz w:val="20"/>
        </w:rPr>
        <w:t xml:space="preserve">.  In addition, a monthly running cost, covering the cost of administration and maintenance of the data and systems will be recovered from </w:t>
      </w:r>
      <w:r>
        <w:rPr>
          <w:rFonts w:ascii="Arial" w:hAnsi="Arial"/>
          <w:sz w:val="20"/>
          <w:lang w:val="en-US"/>
        </w:rPr>
        <w:t>STRATE</w:t>
      </w:r>
      <w:r>
        <w:rPr>
          <w:rFonts w:ascii="Arial" w:hAnsi="Arial"/>
          <w:sz w:val="20"/>
        </w:rPr>
        <w:t>.  The monthly running costs and billing methodology will require definition, by the JSE, in the SLA.  Invoicing will be conducted by the JSE's Finance Division.</w:t>
      </w:r>
    </w:p>
    <w:p w14:paraId="7AC0A14C" w14:textId="77777777" w:rsidR="009427C6" w:rsidRDefault="009427C6">
      <w:pPr>
        <w:ind w:left="72"/>
        <w:rPr>
          <w:rFonts w:ascii="Arial" w:hAnsi="Arial"/>
          <w:sz w:val="20"/>
        </w:rPr>
      </w:pPr>
    </w:p>
    <w:p w14:paraId="4AF8DAF8" w14:textId="77777777" w:rsidR="009427C6" w:rsidRDefault="009427C6">
      <w:pPr>
        <w:ind w:left="72"/>
        <w:rPr>
          <w:rFonts w:ascii="Arial" w:hAnsi="Arial"/>
          <w:sz w:val="20"/>
        </w:rPr>
      </w:pPr>
    </w:p>
    <w:p w14:paraId="47F52766" w14:textId="77777777" w:rsidR="009427C6" w:rsidRDefault="009427C6">
      <w:pPr>
        <w:pStyle w:val="Heading1"/>
      </w:pPr>
      <w:bookmarkStart w:id="59" w:name="_Toc445540022"/>
      <w:bookmarkStart w:id="60" w:name="_Toc445540078"/>
      <w:bookmarkStart w:id="61" w:name="_Toc445540102"/>
      <w:bookmarkStart w:id="62" w:name="_Toc445690382"/>
      <w:bookmarkStart w:id="63" w:name="_Toc506999232"/>
      <w:bookmarkStart w:id="64" w:name="_Toc67810883"/>
      <w:r>
        <w:t>Distribution</w:t>
      </w:r>
      <w:bookmarkEnd w:id="64"/>
      <w:r>
        <w:t xml:space="preserve"> </w:t>
      </w:r>
    </w:p>
    <w:p w14:paraId="22F53C96" w14:textId="77777777" w:rsidR="009427C6" w:rsidRDefault="009427C6">
      <w:pPr>
        <w:rPr>
          <w:rFonts w:ascii="Arial" w:hAnsi="Arial"/>
          <w:sz w:val="20"/>
        </w:rPr>
      </w:pPr>
    </w:p>
    <w:tbl>
      <w:tblPr>
        <w:tblW w:w="0" w:type="auto"/>
        <w:tblLayout w:type="fixed"/>
        <w:tblLook w:val="0000" w:firstRow="0" w:lastRow="0" w:firstColumn="0" w:lastColumn="0" w:noHBand="0" w:noVBand="0"/>
      </w:tblPr>
      <w:tblGrid>
        <w:gridCol w:w="2628"/>
        <w:gridCol w:w="5894"/>
      </w:tblGrid>
      <w:tr w:rsidR="009427C6" w14:paraId="1FB54A3C" w14:textId="77777777">
        <w:tblPrEx>
          <w:tblCellMar>
            <w:top w:w="0" w:type="dxa"/>
            <w:bottom w:w="0" w:type="dxa"/>
          </w:tblCellMar>
        </w:tblPrEx>
        <w:tc>
          <w:tcPr>
            <w:tcW w:w="2628" w:type="dxa"/>
          </w:tcPr>
          <w:p w14:paraId="352219BD" w14:textId="77777777" w:rsidR="009427C6" w:rsidRDefault="009427C6">
            <w:pPr>
              <w:rPr>
                <w:rFonts w:ascii="Arial" w:hAnsi="Arial"/>
                <w:sz w:val="20"/>
                <w:lang w:val="en-US"/>
              </w:rPr>
            </w:pPr>
            <w:r>
              <w:rPr>
                <w:rFonts w:ascii="Arial" w:hAnsi="Arial"/>
                <w:sz w:val="20"/>
                <w:lang w:val="en-US"/>
              </w:rPr>
              <w:t>Participants</w:t>
            </w:r>
          </w:p>
        </w:tc>
        <w:tc>
          <w:tcPr>
            <w:tcW w:w="5894" w:type="dxa"/>
          </w:tcPr>
          <w:p w14:paraId="784239EE" w14:textId="77777777" w:rsidR="009427C6" w:rsidRDefault="009427C6">
            <w:pPr>
              <w:rPr>
                <w:rFonts w:ascii="Arial" w:hAnsi="Arial"/>
                <w:sz w:val="20"/>
                <w:lang w:val="en-US"/>
              </w:rPr>
            </w:pPr>
            <w:r>
              <w:rPr>
                <w:rFonts w:ascii="Arial" w:hAnsi="Arial"/>
                <w:sz w:val="20"/>
                <w:lang w:val="en-US"/>
              </w:rPr>
              <w:t>Money Market Forum</w:t>
            </w:r>
          </w:p>
        </w:tc>
      </w:tr>
      <w:tr w:rsidR="009427C6" w14:paraId="3797B9D2" w14:textId="77777777">
        <w:tblPrEx>
          <w:tblCellMar>
            <w:top w:w="0" w:type="dxa"/>
            <w:bottom w:w="0" w:type="dxa"/>
          </w:tblCellMar>
        </w:tblPrEx>
        <w:tc>
          <w:tcPr>
            <w:tcW w:w="2628" w:type="dxa"/>
          </w:tcPr>
          <w:p w14:paraId="08EDB37F" w14:textId="77777777" w:rsidR="009427C6" w:rsidRDefault="009427C6">
            <w:pPr>
              <w:rPr>
                <w:rFonts w:ascii="Arial" w:hAnsi="Arial"/>
                <w:sz w:val="20"/>
                <w:lang w:val="en-US"/>
              </w:rPr>
            </w:pPr>
            <w:r>
              <w:rPr>
                <w:rFonts w:ascii="Arial" w:hAnsi="Arial"/>
                <w:sz w:val="20"/>
                <w:lang w:val="en-US"/>
              </w:rPr>
              <w:t>Iann Seymour-Smith</w:t>
            </w:r>
          </w:p>
        </w:tc>
        <w:tc>
          <w:tcPr>
            <w:tcW w:w="5894" w:type="dxa"/>
          </w:tcPr>
          <w:p w14:paraId="220BBE7E" w14:textId="77777777" w:rsidR="009427C6" w:rsidRDefault="009427C6">
            <w:pPr>
              <w:rPr>
                <w:rFonts w:ascii="Arial" w:hAnsi="Arial"/>
                <w:sz w:val="20"/>
                <w:lang w:val="en-US"/>
              </w:rPr>
            </w:pPr>
            <w:r>
              <w:rPr>
                <w:rFonts w:ascii="Arial" w:hAnsi="Arial"/>
                <w:sz w:val="20"/>
                <w:lang w:val="en-US"/>
              </w:rPr>
              <w:t>STRATE</w:t>
            </w:r>
          </w:p>
        </w:tc>
      </w:tr>
      <w:tr w:rsidR="009427C6" w14:paraId="14CD1695" w14:textId="77777777">
        <w:tblPrEx>
          <w:tblCellMar>
            <w:top w:w="0" w:type="dxa"/>
            <w:bottom w:w="0" w:type="dxa"/>
          </w:tblCellMar>
        </w:tblPrEx>
        <w:tc>
          <w:tcPr>
            <w:tcW w:w="2628" w:type="dxa"/>
          </w:tcPr>
          <w:p w14:paraId="52C08328" w14:textId="77777777" w:rsidR="009427C6" w:rsidRDefault="009427C6">
            <w:pPr>
              <w:rPr>
                <w:rFonts w:ascii="Arial" w:hAnsi="Arial"/>
                <w:sz w:val="20"/>
                <w:lang w:val="en-US"/>
              </w:rPr>
            </w:pPr>
            <w:r>
              <w:rPr>
                <w:rFonts w:ascii="Arial" w:hAnsi="Arial"/>
                <w:sz w:val="20"/>
                <w:lang w:val="en-US"/>
              </w:rPr>
              <w:t>Shah Ebrahim</w:t>
            </w:r>
          </w:p>
        </w:tc>
        <w:tc>
          <w:tcPr>
            <w:tcW w:w="5894" w:type="dxa"/>
          </w:tcPr>
          <w:p w14:paraId="3E747584" w14:textId="77777777" w:rsidR="009427C6" w:rsidRDefault="009427C6">
            <w:pPr>
              <w:rPr>
                <w:rFonts w:ascii="Arial" w:hAnsi="Arial"/>
                <w:sz w:val="20"/>
                <w:lang w:val="en-US"/>
              </w:rPr>
            </w:pPr>
            <w:r>
              <w:rPr>
                <w:rFonts w:ascii="Arial" w:hAnsi="Arial"/>
                <w:sz w:val="20"/>
                <w:lang w:val="en-US"/>
              </w:rPr>
              <w:t>STRATE</w:t>
            </w:r>
          </w:p>
        </w:tc>
      </w:tr>
      <w:tr w:rsidR="009427C6" w14:paraId="19177084" w14:textId="77777777">
        <w:tblPrEx>
          <w:tblCellMar>
            <w:top w:w="0" w:type="dxa"/>
            <w:bottom w:w="0" w:type="dxa"/>
          </w:tblCellMar>
        </w:tblPrEx>
        <w:tc>
          <w:tcPr>
            <w:tcW w:w="2628" w:type="dxa"/>
          </w:tcPr>
          <w:p w14:paraId="1AE80C80" w14:textId="77777777" w:rsidR="009427C6" w:rsidRDefault="009427C6">
            <w:pPr>
              <w:rPr>
                <w:rFonts w:ascii="Arial" w:hAnsi="Arial"/>
                <w:sz w:val="20"/>
                <w:lang w:val="en-US"/>
              </w:rPr>
            </w:pPr>
            <w:r>
              <w:rPr>
                <w:rFonts w:ascii="Arial" w:hAnsi="Arial"/>
                <w:sz w:val="20"/>
                <w:lang w:val="en-US"/>
              </w:rPr>
              <w:t xml:space="preserve">Maria Dalle Ave. </w:t>
            </w:r>
          </w:p>
        </w:tc>
        <w:tc>
          <w:tcPr>
            <w:tcW w:w="5894" w:type="dxa"/>
          </w:tcPr>
          <w:p w14:paraId="53345115" w14:textId="77777777" w:rsidR="009427C6" w:rsidRDefault="009427C6">
            <w:pPr>
              <w:rPr>
                <w:rFonts w:ascii="Arial" w:hAnsi="Arial"/>
                <w:sz w:val="20"/>
                <w:lang w:val="en-US"/>
              </w:rPr>
            </w:pPr>
            <w:r>
              <w:rPr>
                <w:rFonts w:ascii="Arial" w:hAnsi="Arial"/>
                <w:sz w:val="20"/>
                <w:lang w:val="en-US"/>
              </w:rPr>
              <w:t>JSE ASD SCP</w:t>
            </w:r>
          </w:p>
        </w:tc>
      </w:tr>
      <w:tr w:rsidR="009427C6" w14:paraId="596104E4" w14:textId="77777777">
        <w:tblPrEx>
          <w:tblCellMar>
            <w:top w:w="0" w:type="dxa"/>
            <w:bottom w:w="0" w:type="dxa"/>
          </w:tblCellMar>
        </w:tblPrEx>
        <w:tc>
          <w:tcPr>
            <w:tcW w:w="2628" w:type="dxa"/>
          </w:tcPr>
          <w:p w14:paraId="33444248" w14:textId="77777777" w:rsidR="009427C6" w:rsidRDefault="009427C6">
            <w:pPr>
              <w:rPr>
                <w:rFonts w:ascii="Arial" w:hAnsi="Arial"/>
                <w:sz w:val="20"/>
                <w:lang w:val="en-US"/>
              </w:rPr>
            </w:pPr>
            <w:r>
              <w:rPr>
                <w:rFonts w:ascii="Arial" w:hAnsi="Arial"/>
                <w:sz w:val="20"/>
                <w:lang w:val="en-US"/>
              </w:rPr>
              <w:t>Freda Evans</w:t>
            </w:r>
          </w:p>
        </w:tc>
        <w:tc>
          <w:tcPr>
            <w:tcW w:w="5894" w:type="dxa"/>
          </w:tcPr>
          <w:p w14:paraId="5CAFA530" w14:textId="77777777" w:rsidR="009427C6" w:rsidRDefault="009427C6">
            <w:pPr>
              <w:rPr>
                <w:rFonts w:ascii="Arial" w:hAnsi="Arial"/>
                <w:sz w:val="20"/>
                <w:lang w:val="en-US"/>
              </w:rPr>
            </w:pPr>
            <w:r>
              <w:rPr>
                <w:rFonts w:ascii="Arial" w:hAnsi="Arial"/>
                <w:sz w:val="20"/>
                <w:lang w:val="en-US"/>
              </w:rPr>
              <w:t>JSE Finance</w:t>
            </w:r>
          </w:p>
        </w:tc>
      </w:tr>
      <w:tr w:rsidR="009427C6" w14:paraId="17F6A84F" w14:textId="77777777">
        <w:tblPrEx>
          <w:tblCellMar>
            <w:top w:w="0" w:type="dxa"/>
            <w:bottom w:w="0" w:type="dxa"/>
          </w:tblCellMar>
        </w:tblPrEx>
        <w:tc>
          <w:tcPr>
            <w:tcW w:w="2628" w:type="dxa"/>
          </w:tcPr>
          <w:p w14:paraId="7A059297" w14:textId="77777777" w:rsidR="009427C6" w:rsidRDefault="009427C6">
            <w:pPr>
              <w:rPr>
                <w:rFonts w:ascii="Arial" w:hAnsi="Arial"/>
                <w:sz w:val="20"/>
                <w:lang w:val="en-US"/>
              </w:rPr>
            </w:pPr>
            <w:r>
              <w:rPr>
                <w:rFonts w:ascii="Arial" w:hAnsi="Arial"/>
                <w:sz w:val="20"/>
                <w:lang w:val="en-US"/>
              </w:rPr>
              <w:t>Des Davidson</w:t>
            </w:r>
          </w:p>
        </w:tc>
        <w:tc>
          <w:tcPr>
            <w:tcW w:w="5894" w:type="dxa"/>
          </w:tcPr>
          <w:p w14:paraId="42D59D0C" w14:textId="77777777" w:rsidR="009427C6" w:rsidRDefault="009427C6">
            <w:pPr>
              <w:rPr>
                <w:rFonts w:ascii="Arial" w:hAnsi="Arial"/>
                <w:sz w:val="20"/>
                <w:lang w:val="en-US"/>
              </w:rPr>
            </w:pPr>
            <w:r>
              <w:rPr>
                <w:rFonts w:ascii="Arial" w:hAnsi="Arial"/>
                <w:sz w:val="20"/>
                <w:lang w:val="en-US"/>
              </w:rPr>
              <w:t>JSE C&amp;S</w:t>
            </w:r>
          </w:p>
        </w:tc>
      </w:tr>
      <w:tr w:rsidR="009427C6" w14:paraId="227AAD05" w14:textId="77777777">
        <w:tblPrEx>
          <w:tblCellMar>
            <w:top w:w="0" w:type="dxa"/>
            <w:bottom w:w="0" w:type="dxa"/>
          </w:tblCellMar>
        </w:tblPrEx>
        <w:tc>
          <w:tcPr>
            <w:tcW w:w="2628" w:type="dxa"/>
          </w:tcPr>
          <w:p w14:paraId="6CA39518" w14:textId="77777777" w:rsidR="009427C6" w:rsidRDefault="009427C6">
            <w:pPr>
              <w:rPr>
                <w:rFonts w:ascii="Arial" w:hAnsi="Arial"/>
                <w:sz w:val="20"/>
                <w:lang w:val="en-US"/>
              </w:rPr>
            </w:pPr>
            <w:r>
              <w:rPr>
                <w:rFonts w:ascii="Arial" w:hAnsi="Arial"/>
                <w:sz w:val="20"/>
                <w:lang w:val="en-US"/>
              </w:rPr>
              <w:t>Brett Kotze</w:t>
            </w:r>
          </w:p>
        </w:tc>
        <w:tc>
          <w:tcPr>
            <w:tcW w:w="5894" w:type="dxa"/>
          </w:tcPr>
          <w:p w14:paraId="5A9BB4F9" w14:textId="77777777" w:rsidR="009427C6" w:rsidRDefault="009427C6">
            <w:pPr>
              <w:rPr>
                <w:rFonts w:ascii="Arial" w:hAnsi="Arial"/>
                <w:sz w:val="20"/>
                <w:lang w:val="en-US"/>
              </w:rPr>
            </w:pPr>
            <w:r>
              <w:rPr>
                <w:rFonts w:ascii="Arial" w:hAnsi="Arial"/>
                <w:sz w:val="20"/>
                <w:lang w:val="en-US"/>
              </w:rPr>
              <w:t>JSE C&amp;S</w:t>
            </w:r>
          </w:p>
        </w:tc>
      </w:tr>
      <w:tr w:rsidR="009427C6" w14:paraId="6299D638" w14:textId="77777777">
        <w:tblPrEx>
          <w:tblCellMar>
            <w:top w:w="0" w:type="dxa"/>
            <w:bottom w:w="0" w:type="dxa"/>
          </w:tblCellMar>
        </w:tblPrEx>
        <w:tc>
          <w:tcPr>
            <w:tcW w:w="2628" w:type="dxa"/>
          </w:tcPr>
          <w:p w14:paraId="574C5642" w14:textId="77777777" w:rsidR="009427C6" w:rsidRDefault="009427C6">
            <w:pPr>
              <w:rPr>
                <w:rFonts w:ascii="Arial" w:hAnsi="Arial"/>
                <w:sz w:val="20"/>
                <w:lang w:val="en-US"/>
              </w:rPr>
            </w:pPr>
            <w:r>
              <w:rPr>
                <w:rFonts w:ascii="Arial" w:hAnsi="Arial"/>
                <w:sz w:val="20"/>
                <w:lang w:val="en-US"/>
              </w:rPr>
              <w:t>Marcelle White</w:t>
            </w:r>
          </w:p>
        </w:tc>
        <w:tc>
          <w:tcPr>
            <w:tcW w:w="5894" w:type="dxa"/>
          </w:tcPr>
          <w:p w14:paraId="2695F9B8" w14:textId="77777777" w:rsidR="009427C6" w:rsidRDefault="009427C6">
            <w:pPr>
              <w:rPr>
                <w:rFonts w:ascii="Arial" w:hAnsi="Arial"/>
                <w:sz w:val="20"/>
                <w:lang w:val="en-US"/>
              </w:rPr>
            </w:pPr>
            <w:r>
              <w:rPr>
                <w:rFonts w:ascii="Arial" w:hAnsi="Arial"/>
                <w:sz w:val="20"/>
                <w:lang w:val="en-US"/>
              </w:rPr>
              <w:t>JSE EPO</w:t>
            </w:r>
          </w:p>
        </w:tc>
      </w:tr>
      <w:tr w:rsidR="009427C6" w14:paraId="3A206CFF" w14:textId="77777777">
        <w:tblPrEx>
          <w:tblCellMar>
            <w:top w:w="0" w:type="dxa"/>
            <w:bottom w:w="0" w:type="dxa"/>
          </w:tblCellMar>
        </w:tblPrEx>
        <w:tc>
          <w:tcPr>
            <w:tcW w:w="2628" w:type="dxa"/>
          </w:tcPr>
          <w:p w14:paraId="42BBFC08" w14:textId="77777777" w:rsidR="009427C6" w:rsidRDefault="009427C6">
            <w:pPr>
              <w:rPr>
                <w:rFonts w:ascii="Arial" w:hAnsi="Arial"/>
                <w:sz w:val="20"/>
                <w:lang w:val="en-US"/>
              </w:rPr>
            </w:pPr>
            <w:r>
              <w:rPr>
                <w:rFonts w:ascii="Arial" w:hAnsi="Arial"/>
                <w:sz w:val="20"/>
                <w:lang w:val="en-US"/>
              </w:rPr>
              <w:t>Nicky Newton-King</w:t>
            </w:r>
          </w:p>
        </w:tc>
        <w:tc>
          <w:tcPr>
            <w:tcW w:w="5894" w:type="dxa"/>
          </w:tcPr>
          <w:p w14:paraId="40C0A901" w14:textId="77777777" w:rsidR="009427C6" w:rsidRDefault="009427C6">
            <w:pPr>
              <w:rPr>
                <w:rFonts w:ascii="Arial" w:hAnsi="Arial"/>
                <w:sz w:val="20"/>
                <w:lang w:val="en-US"/>
              </w:rPr>
            </w:pPr>
            <w:r>
              <w:rPr>
                <w:rFonts w:ascii="Arial" w:hAnsi="Arial"/>
                <w:sz w:val="20"/>
                <w:lang w:val="en-US"/>
              </w:rPr>
              <w:t>JSE New Business</w:t>
            </w:r>
          </w:p>
        </w:tc>
      </w:tr>
      <w:tr w:rsidR="009427C6" w14:paraId="78BC6AB3" w14:textId="77777777">
        <w:tblPrEx>
          <w:tblCellMar>
            <w:top w:w="0" w:type="dxa"/>
            <w:bottom w:w="0" w:type="dxa"/>
          </w:tblCellMar>
        </w:tblPrEx>
        <w:tc>
          <w:tcPr>
            <w:tcW w:w="2628" w:type="dxa"/>
          </w:tcPr>
          <w:p w14:paraId="0902401E" w14:textId="77777777" w:rsidR="009427C6" w:rsidRDefault="009427C6">
            <w:pPr>
              <w:rPr>
                <w:rFonts w:ascii="Arial" w:hAnsi="Arial"/>
                <w:sz w:val="20"/>
                <w:lang w:val="en-US"/>
              </w:rPr>
            </w:pPr>
            <w:r>
              <w:rPr>
                <w:rFonts w:ascii="Arial" w:hAnsi="Arial"/>
                <w:sz w:val="20"/>
                <w:lang w:val="en-US"/>
              </w:rPr>
              <w:t>Michael Thomson</w:t>
            </w:r>
          </w:p>
        </w:tc>
        <w:tc>
          <w:tcPr>
            <w:tcW w:w="5894" w:type="dxa"/>
          </w:tcPr>
          <w:p w14:paraId="36626B55" w14:textId="77777777" w:rsidR="009427C6" w:rsidRDefault="009427C6">
            <w:pPr>
              <w:rPr>
                <w:rFonts w:ascii="Arial" w:hAnsi="Arial"/>
                <w:sz w:val="20"/>
                <w:lang w:val="en-US"/>
              </w:rPr>
            </w:pPr>
            <w:r>
              <w:rPr>
                <w:rFonts w:ascii="Arial" w:hAnsi="Arial"/>
                <w:sz w:val="20"/>
                <w:lang w:val="en-US"/>
              </w:rPr>
              <w:t>JSE Listings</w:t>
            </w:r>
          </w:p>
        </w:tc>
      </w:tr>
      <w:tr w:rsidR="009427C6" w14:paraId="2FAC1A56" w14:textId="77777777">
        <w:tblPrEx>
          <w:tblCellMar>
            <w:top w:w="0" w:type="dxa"/>
            <w:bottom w:w="0" w:type="dxa"/>
          </w:tblCellMar>
        </w:tblPrEx>
        <w:tc>
          <w:tcPr>
            <w:tcW w:w="2628" w:type="dxa"/>
          </w:tcPr>
          <w:p w14:paraId="6F565886" w14:textId="77777777" w:rsidR="009427C6" w:rsidRDefault="009427C6">
            <w:pPr>
              <w:rPr>
                <w:rFonts w:ascii="Arial" w:hAnsi="Arial"/>
                <w:sz w:val="20"/>
                <w:lang w:val="en-US"/>
              </w:rPr>
            </w:pPr>
            <w:r>
              <w:rPr>
                <w:rFonts w:ascii="Arial" w:hAnsi="Arial"/>
                <w:sz w:val="20"/>
                <w:lang w:val="en-US"/>
              </w:rPr>
              <w:t>Clare Fraga</w:t>
            </w:r>
          </w:p>
        </w:tc>
        <w:tc>
          <w:tcPr>
            <w:tcW w:w="5894" w:type="dxa"/>
          </w:tcPr>
          <w:p w14:paraId="5E8F047D" w14:textId="77777777" w:rsidR="009427C6" w:rsidRDefault="009427C6">
            <w:pPr>
              <w:rPr>
                <w:rFonts w:ascii="Arial" w:hAnsi="Arial"/>
                <w:sz w:val="20"/>
                <w:lang w:val="en-US"/>
              </w:rPr>
            </w:pPr>
            <w:r>
              <w:rPr>
                <w:rFonts w:ascii="Arial" w:hAnsi="Arial"/>
                <w:sz w:val="20"/>
                <w:lang w:val="en-US"/>
              </w:rPr>
              <w:t>Accenture AM</w:t>
            </w:r>
          </w:p>
        </w:tc>
      </w:tr>
    </w:tbl>
    <w:p w14:paraId="787B106F" w14:textId="77777777" w:rsidR="009427C6" w:rsidRDefault="009427C6">
      <w:pPr>
        <w:rPr>
          <w:rFonts w:ascii="Arial" w:hAnsi="Arial"/>
          <w:sz w:val="20"/>
        </w:rPr>
      </w:pPr>
    </w:p>
    <w:p w14:paraId="24325F32" w14:textId="77777777" w:rsidR="009427C6" w:rsidRDefault="009427C6">
      <w:pPr>
        <w:rPr>
          <w:rFonts w:ascii="Arial" w:hAnsi="Arial"/>
          <w:sz w:val="20"/>
        </w:rPr>
      </w:pPr>
      <w:r>
        <w:rPr>
          <w:rFonts w:ascii="Arial" w:hAnsi="Arial"/>
          <w:sz w:val="20"/>
        </w:rPr>
        <w:br w:type="page"/>
      </w:r>
    </w:p>
    <w:p w14:paraId="3B7AD828" w14:textId="77777777" w:rsidR="009427C6" w:rsidRDefault="009427C6">
      <w:pPr>
        <w:pStyle w:val="Heading1"/>
      </w:pPr>
      <w:bookmarkStart w:id="65" w:name="_Toc67810884"/>
      <w:r>
        <w:t>Glossary</w:t>
      </w:r>
      <w:bookmarkEnd w:id="65"/>
    </w:p>
    <w:p w14:paraId="72C34BF2" w14:textId="77777777" w:rsidR="009427C6" w:rsidRDefault="009427C6">
      <w:pPr>
        <w:rPr>
          <w:rFonts w:ascii="Arial" w:hAnsi="Arial"/>
          <w:sz w:val="20"/>
        </w:rPr>
      </w:pPr>
    </w:p>
    <w:tbl>
      <w:tblPr>
        <w:tblW w:w="0" w:type="auto"/>
        <w:tblLayout w:type="fixed"/>
        <w:tblLook w:val="0000" w:firstRow="0" w:lastRow="0" w:firstColumn="0" w:lastColumn="0" w:noHBand="0" w:noVBand="0"/>
      </w:tblPr>
      <w:tblGrid>
        <w:gridCol w:w="1458"/>
        <w:gridCol w:w="7064"/>
      </w:tblGrid>
      <w:tr w:rsidR="009427C6" w14:paraId="1A81695E" w14:textId="77777777">
        <w:tblPrEx>
          <w:tblCellMar>
            <w:top w:w="0" w:type="dxa"/>
            <w:bottom w:w="0" w:type="dxa"/>
          </w:tblCellMar>
        </w:tblPrEx>
        <w:tc>
          <w:tcPr>
            <w:tcW w:w="1458" w:type="dxa"/>
          </w:tcPr>
          <w:p w14:paraId="494585D0" w14:textId="77777777" w:rsidR="009427C6" w:rsidRDefault="009427C6">
            <w:pPr>
              <w:rPr>
                <w:rFonts w:ascii="Arial" w:hAnsi="Arial"/>
                <w:sz w:val="20"/>
                <w:lang w:val="en-US"/>
              </w:rPr>
            </w:pPr>
            <w:r>
              <w:rPr>
                <w:rFonts w:ascii="Arial" w:hAnsi="Arial"/>
                <w:sz w:val="20"/>
                <w:lang w:val="en-US"/>
              </w:rPr>
              <w:t>AM</w:t>
            </w:r>
          </w:p>
        </w:tc>
        <w:tc>
          <w:tcPr>
            <w:tcW w:w="7064" w:type="dxa"/>
          </w:tcPr>
          <w:p w14:paraId="0B2B62FE" w14:textId="77777777" w:rsidR="009427C6" w:rsidRDefault="009427C6">
            <w:pPr>
              <w:rPr>
                <w:rFonts w:ascii="Arial" w:hAnsi="Arial"/>
                <w:sz w:val="20"/>
                <w:lang w:val="en-US"/>
              </w:rPr>
            </w:pPr>
            <w:r>
              <w:rPr>
                <w:rFonts w:ascii="Arial" w:hAnsi="Arial"/>
                <w:sz w:val="20"/>
                <w:lang w:val="en-US"/>
              </w:rPr>
              <w:t>Application Management</w:t>
            </w:r>
          </w:p>
        </w:tc>
      </w:tr>
      <w:tr w:rsidR="009427C6" w14:paraId="30669FC8" w14:textId="77777777">
        <w:tblPrEx>
          <w:tblCellMar>
            <w:top w:w="0" w:type="dxa"/>
            <w:bottom w:w="0" w:type="dxa"/>
          </w:tblCellMar>
        </w:tblPrEx>
        <w:tc>
          <w:tcPr>
            <w:tcW w:w="1458" w:type="dxa"/>
          </w:tcPr>
          <w:p w14:paraId="71B3EC60" w14:textId="77777777" w:rsidR="009427C6" w:rsidRDefault="009427C6">
            <w:pPr>
              <w:rPr>
                <w:rFonts w:ascii="Arial" w:hAnsi="Arial"/>
                <w:sz w:val="20"/>
                <w:lang w:val="en-US"/>
              </w:rPr>
            </w:pPr>
            <w:r>
              <w:rPr>
                <w:rFonts w:ascii="Arial" w:hAnsi="Arial"/>
                <w:sz w:val="20"/>
                <w:lang w:val="en-US"/>
              </w:rPr>
              <w:t>ANNA</w:t>
            </w:r>
          </w:p>
        </w:tc>
        <w:tc>
          <w:tcPr>
            <w:tcW w:w="7064" w:type="dxa"/>
          </w:tcPr>
          <w:p w14:paraId="1E8005AE" w14:textId="77777777" w:rsidR="009427C6" w:rsidRDefault="009427C6">
            <w:pPr>
              <w:rPr>
                <w:rFonts w:ascii="Arial" w:hAnsi="Arial"/>
                <w:sz w:val="20"/>
                <w:lang w:val="en-US"/>
              </w:rPr>
            </w:pPr>
            <w:r>
              <w:rPr>
                <w:rFonts w:ascii="Arial" w:hAnsi="Arial"/>
                <w:sz w:val="20"/>
                <w:lang w:val="en-US"/>
              </w:rPr>
              <w:t>Association of National Numbering Agencies</w:t>
            </w:r>
          </w:p>
        </w:tc>
      </w:tr>
      <w:tr w:rsidR="009427C6" w14:paraId="18F18804" w14:textId="77777777">
        <w:tblPrEx>
          <w:tblCellMar>
            <w:top w:w="0" w:type="dxa"/>
            <w:bottom w:w="0" w:type="dxa"/>
          </w:tblCellMar>
        </w:tblPrEx>
        <w:tc>
          <w:tcPr>
            <w:tcW w:w="1458" w:type="dxa"/>
          </w:tcPr>
          <w:p w14:paraId="6C0C7EA4" w14:textId="77777777" w:rsidR="009427C6" w:rsidRDefault="009427C6">
            <w:pPr>
              <w:rPr>
                <w:rFonts w:ascii="Arial" w:hAnsi="Arial"/>
                <w:sz w:val="20"/>
                <w:lang w:val="en-US"/>
              </w:rPr>
            </w:pPr>
            <w:r>
              <w:rPr>
                <w:rFonts w:ascii="Arial" w:hAnsi="Arial"/>
                <w:sz w:val="20"/>
                <w:lang w:val="en-US"/>
              </w:rPr>
              <w:t>BESA</w:t>
            </w:r>
          </w:p>
        </w:tc>
        <w:tc>
          <w:tcPr>
            <w:tcW w:w="7064" w:type="dxa"/>
          </w:tcPr>
          <w:p w14:paraId="36634241" w14:textId="77777777" w:rsidR="009427C6" w:rsidRDefault="009427C6">
            <w:pPr>
              <w:rPr>
                <w:rFonts w:ascii="Arial" w:hAnsi="Arial"/>
                <w:sz w:val="20"/>
                <w:lang w:val="en-US"/>
              </w:rPr>
            </w:pPr>
            <w:r>
              <w:rPr>
                <w:rFonts w:ascii="Arial" w:hAnsi="Arial"/>
                <w:sz w:val="20"/>
                <w:lang w:val="en-US"/>
              </w:rPr>
              <w:t>Bond Exchange of South Africa</w:t>
            </w:r>
          </w:p>
        </w:tc>
      </w:tr>
      <w:tr w:rsidR="009427C6" w14:paraId="3F943951" w14:textId="77777777">
        <w:tblPrEx>
          <w:tblCellMar>
            <w:top w:w="0" w:type="dxa"/>
            <w:bottom w:w="0" w:type="dxa"/>
          </w:tblCellMar>
        </w:tblPrEx>
        <w:tc>
          <w:tcPr>
            <w:tcW w:w="1458" w:type="dxa"/>
          </w:tcPr>
          <w:p w14:paraId="04FBB11D" w14:textId="77777777" w:rsidR="009427C6" w:rsidRDefault="009427C6">
            <w:pPr>
              <w:rPr>
                <w:rFonts w:ascii="Arial" w:hAnsi="Arial"/>
                <w:sz w:val="20"/>
                <w:lang w:val="en-US"/>
              </w:rPr>
            </w:pPr>
            <w:r>
              <w:rPr>
                <w:rFonts w:ascii="Arial" w:hAnsi="Arial"/>
                <w:sz w:val="20"/>
                <w:lang w:val="en-US"/>
              </w:rPr>
              <w:t>BCP</w:t>
            </w:r>
          </w:p>
        </w:tc>
        <w:tc>
          <w:tcPr>
            <w:tcW w:w="7064" w:type="dxa"/>
          </w:tcPr>
          <w:p w14:paraId="46C646BA" w14:textId="77777777" w:rsidR="009427C6" w:rsidRDefault="009427C6">
            <w:pPr>
              <w:rPr>
                <w:rFonts w:ascii="Arial" w:hAnsi="Arial"/>
                <w:sz w:val="20"/>
                <w:lang w:val="en-US"/>
              </w:rPr>
            </w:pPr>
            <w:r>
              <w:rPr>
                <w:rFonts w:ascii="Arial" w:hAnsi="Arial"/>
                <w:sz w:val="20"/>
                <w:lang w:val="en-US"/>
              </w:rPr>
              <w:t>Business Continuity Plan</w:t>
            </w:r>
          </w:p>
        </w:tc>
      </w:tr>
      <w:tr w:rsidR="009427C6" w14:paraId="4EA5E91D" w14:textId="77777777">
        <w:tblPrEx>
          <w:tblCellMar>
            <w:top w:w="0" w:type="dxa"/>
            <w:bottom w:w="0" w:type="dxa"/>
          </w:tblCellMar>
        </w:tblPrEx>
        <w:tc>
          <w:tcPr>
            <w:tcW w:w="1458" w:type="dxa"/>
          </w:tcPr>
          <w:p w14:paraId="3467B9E9" w14:textId="77777777" w:rsidR="009427C6" w:rsidRDefault="009427C6">
            <w:pPr>
              <w:rPr>
                <w:rFonts w:ascii="Arial" w:hAnsi="Arial"/>
                <w:sz w:val="20"/>
                <w:lang w:val="en-US"/>
              </w:rPr>
            </w:pPr>
            <w:r>
              <w:rPr>
                <w:rFonts w:ascii="Arial" w:hAnsi="Arial"/>
                <w:sz w:val="20"/>
                <w:lang w:val="en-US"/>
              </w:rPr>
              <w:t>BIC</w:t>
            </w:r>
          </w:p>
        </w:tc>
        <w:tc>
          <w:tcPr>
            <w:tcW w:w="7064" w:type="dxa"/>
          </w:tcPr>
          <w:p w14:paraId="0A53DF30" w14:textId="77777777" w:rsidR="009427C6" w:rsidRDefault="009427C6">
            <w:pPr>
              <w:rPr>
                <w:rFonts w:ascii="Arial" w:hAnsi="Arial"/>
                <w:sz w:val="20"/>
                <w:lang w:val="en-US"/>
              </w:rPr>
            </w:pPr>
            <w:r>
              <w:rPr>
                <w:rFonts w:ascii="Arial" w:hAnsi="Arial"/>
                <w:sz w:val="20"/>
                <w:lang w:val="en-US"/>
              </w:rPr>
              <w:t>Bank Identifier Code</w:t>
            </w:r>
          </w:p>
        </w:tc>
      </w:tr>
      <w:tr w:rsidR="009427C6" w14:paraId="4F3C966A" w14:textId="77777777">
        <w:tblPrEx>
          <w:tblCellMar>
            <w:top w:w="0" w:type="dxa"/>
            <w:bottom w:w="0" w:type="dxa"/>
          </w:tblCellMar>
        </w:tblPrEx>
        <w:tc>
          <w:tcPr>
            <w:tcW w:w="1458" w:type="dxa"/>
          </w:tcPr>
          <w:p w14:paraId="4DECCB9C" w14:textId="77777777" w:rsidR="009427C6" w:rsidRDefault="009427C6">
            <w:pPr>
              <w:rPr>
                <w:rFonts w:ascii="Arial" w:hAnsi="Arial"/>
                <w:sz w:val="20"/>
                <w:lang w:val="en-US"/>
              </w:rPr>
            </w:pPr>
            <w:r>
              <w:rPr>
                <w:rFonts w:ascii="Arial" w:hAnsi="Arial"/>
                <w:sz w:val="20"/>
                <w:lang w:val="en-US"/>
              </w:rPr>
              <w:t>BKE</w:t>
            </w:r>
          </w:p>
        </w:tc>
        <w:tc>
          <w:tcPr>
            <w:tcW w:w="7064" w:type="dxa"/>
          </w:tcPr>
          <w:p w14:paraId="104C03DB" w14:textId="77777777" w:rsidR="009427C6" w:rsidRDefault="009427C6">
            <w:pPr>
              <w:rPr>
                <w:rFonts w:ascii="Arial" w:hAnsi="Arial"/>
                <w:sz w:val="20"/>
                <w:lang w:val="en-US"/>
              </w:rPr>
            </w:pPr>
            <w:r>
              <w:rPr>
                <w:rFonts w:ascii="Arial" w:hAnsi="Arial"/>
                <w:sz w:val="20"/>
                <w:lang w:val="en-US"/>
              </w:rPr>
              <w:t>Bilateral Key Exchange</w:t>
            </w:r>
          </w:p>
        </w:tc>
      </w:tr>
      <w:tr w:rsidR="009427C6" w14:paraId="4C52D091" w14:textId="77777777">
        <w:tblPrEx>
          <w:tblCellMar>
            <w:top w:w="0" w:type="dxa"/>
            <w:bottom w:w="0" w:type="dxa"/>
          </w:tblCellMar>
        </w:tblPrEx>
        <w:tc>
          <w:tcPr>
            <w:tcW w:w="1458" w:type="dxa"/>
          </w:tcPr>
          <w:p w14:paraId="626340A4" w14:textId="77777777" w:rsidR="009427C6" w:rsidRDefault="009427C6">
            <w:pPr>
              <w:rPr>
                <w:rFonts w:ascii="Arial" w:hAnsi="Arial"/>
                <w:sz w:val="20"/>
                <w:lang w:val="en-US"/>
              </w:rPr>
            </w:pPr>
            <w:r>
              <w:rPr>
                <w:rFonts w:ascii="Arial" w:hAnsi="Arial"/>
                <w:sz w:val="20"/>
                <w:lang w:val="en-US"/>
              </w:rPr>
              <w:t>CREST</w:t>
            </w:r>
          </w:p>
        </w:tc>
        <w:tc>
          <w:tcPr>
            <w:tcW w:w="7064" w:type="dxa"/>
          </w:tcPr>
          <w:p w14:paraId="14B3AF25" w14:textId="77777777" w:rsidR="009427C6" w:rsidRDefault="009427C6">
            <w:pPr>
              <w:rPr>
                <w:rFonts w:ascii="Arial" w:hAnsi="Arial"/>
                <w:sz w:val="20"/>
                <w:lang w:val="en-US"/>
              </w:rPr>
            </w:pPr>
            <w:r>
              <w:rPr>
                <w:rFonts w:ascii="Arial" w:hAnsi="Arial"/>
                <w:sz w:val="20"/>
                <w:lang w:val="en-US"/>
              </w:rPr>
              <w:t>United Kingdom CSD</w:t>
            </w:r>
          </w:p>
        </w:tc>
      </w:tr>
      <w:tr w:rsidR="009427C6" w14:paraId="551E498A" w14:textId="77777777">
        <w:tblPrEx>
          <w:tblCellMar>
            <w:top w:w="0" w:type="dxa"/>
            <w:bottom w:w="0" w:type="dxa"/>
          </w:tblCellMar>
        </w:tblPrEx>
        <w:tc>
          <w:tcPr>
            <w:tcW w:w="1458" w:type="dxa"/>
          </w:tcPr>
          <w:p w14:paraId="20183860" w14:textId="77777777" w:rsidR="009427C6" w:rsidRDefault="009427C6">
            <w:pPr>
              <w:rPr>
                <w:rFonts w:ascii="Arial" w:hAnsi="Arial"/>
                <w:sz w:val="20"/>
                <w:lang w:val="en-US"/>
              </w:rPr>
            </w:pPr>
            <w:r>
              <w:rPr>
                <w:rFonts w:ascii="Arial" w:hAnsi="Arial"/>
                <w:sz w:val="20"/>
                <w:lang w:val="en-US"/>
              </w:rPr>
              <w:t>CSD</w:t>
            </w:r>
          </w:p>
        </w:tc>
        <w:tc>
          <w:tcPr>
            <w:tcW w:w="7064" w:type="dxa"/>
          </w:tcPr>
          <w:p w14:paraId="5C376B5A" w14:textId="77777777" w:rsidR="009427C6" w:rsidRDefault="009427C6">
            <w:pPr>
              <w:rPr>
                <w:rFonts w:ascii="Arial" w:hAnsi="Arial"/>
                <w:sz w:val="20"/>
                <w:lang w:val="en-US"/>
              </w:rPr>
            </w:pPr>
            <w:r>
              <w:rPr>
                <w:rFonts w:ascii="Arial" w:hAnsi="Arial"/>
                <w:sz w:val="20"/>
                <w:lang w:val="en-US"/>
              </w:rPr>
              <w:t>Central Securities Depository</w:t>
            </w:r>
          </w:p>
        </w:tc>
      </w:tr>
      <w:tr w:rsidR="009427C6" w14:paraId="1619F56B" w14:textId="77777777">
        <w:tblPrEx>
          <w:tblCellMar>
            <w:top w:w="0" w:type="dxa"/>
            <w:bottom w:w="0" w:type="dxa"/>
          </w:tblCellMar>
        </w:tblPrEx>
        <w:tc>
          <w:tcPr>
            <w:tcW w:w="1458" w:type="dxa"/>
          </w:tcPr>
          <w:p w14:paraId="05F817EA" w14:textId="77777777" w:rsidR="009427C6" w:rsidRDefault="009427C6">
            <w:pPr>
              <w:rPr>
                <w:rFonts w:ascii="Arial" w:hAnsi="Arial"/>
                <w:sz w:val="20"/>
                <w:lang w:val="en-US"/>
              </w:rPr>
            </w:pPr>
            <w:r>
              <w:rPr>
                <w:rFonts w:ascii="Arial" w:hAnsi="Arial"/>
                <w:sz w:val="20"/>
                <w:lang w:val="en-US"/>
              </w:rPr>
              <w:t>CSDP</w:t>
            </w:r>
          </w:p>
        </w:tc>
        <w:tc>
          <w:tcPr>
            <w:tcW w:w="7064" w:type="dxa"/>
          </w:tcPr>
          <w:p w14:paraId="19BA2B40" w14:textId="77777777" w:rsidR="009427C6" w:rsidRDefault="009427C6">
            <w:pPr>
              <w:rPr>
                <w:rFonts w:ascii="Arial" w:hAnsi="Arial"/>
                <w:sz w:val="20"/>
                <w:lang w:val="en-US"/>
              </w:rPr>
            </w:pPr>
            <w:r>
              <w:rPr>
                <w:rFonts w:ascii="Arial" w:hAnsi="Arial"/>
                <w:sz w:val="20"/>
                <w:lang w:val="en-US"/>
              </w:rPr>
              <w:t>Central Securities Depository Participant</w:t>
            </w:r>
          </w:p>
        </w:tc>
      </w:tr>
      <w:tr w:rsidR="009427C6" w14:paraId="6216FBF0" w14:textId="77777777">
        <w:tblPrEx>
          <w:tblCellMar>
            <w:top w:w="0" w:type="dxa"/>
            <w:bottom w:w="0" w:type="dxa"/>
          </w:tblCellMar>
        </w:tblPrEx>
        <w:tc>
          <w:tcPr>
            <w:tcW w:w="1458" w:type="dxa"/>
          </w:tcPr>
          <w:p w14:paraId="7CE8C210" w14:textId="77777777" w:rsidR="009427C6" w:rsidRDefault="009427C6">
            <w:pPr>
              <w:rPr>
                <w:rFonts w:ascii="Arial" w:hAnsi="Arial"/>
                <w:sz w:val="20"/>
                <w:lang w:val="en-US"/>
              </w:rPr>
            </w:pPr>
            <w:r>
              <w:rPr>
                <w:rFonts w:ascii="Arial" w:hAnsi="Arial"/>
                <w:sz w:val="20"/>
                <w:lang w:val="en-US"/>
              </w:rPr>
              <w:t>IOR</w:t>
            </w:r>
          </w:p>
        </w:tc>
        <w:tc>
          <w:tcPr>
            <w:tcW w:w="7064" w:type="dxa"/>
          </w:tcPr>
          <w:p w14:paraId="0869E8DC" w14:textId="77777777" w:rsidR="009427C6" w:rsidRDefault="009427C6">
            <w:pPr>
              <w:pStyle w:val="TableofAuthorities"/>
              <w:tabs>
                <w:tab w:val="clear" w:pos="8640"/>
              </w:tabs>
              <w:spacing w:after="0"/>
              <w:rPr>
                <w:rFonts w:ascii="Arial" w:hAnsi="Arial"/>
              </w:rPr>
            </w:pPr>
            <w:r>
              <w:rPr>
                <w:rFonts w:ascii="Arial" w:hAnsi="Arial"/>
              </w:rPr>
              <w:t>Instrument Ownership Register</w:t>
            </w:r>
          </w:p>
        </w:tc>
      </w:tr>
      <w:tr w:rsidR="009427C6" w14:paraId="0BD563B6" w14:textId="77777777">
        <w:tblPrEx>
          <w:tblCellMar>
            <w:top w:w="0" w:type="dxa"/>
            <w:bottom w:w="0" w:type="dxa"/>
          </w:tblCellMar>
        </w:tblPrEx>
        <w:tc>
          <w:tcPr>
            <w:tcW w:w="1458" w:type="dxa"/>
          </w:tcPr>
          <w:p w14:paraId="26CC12FC" w14:textId="77777777" w:rsidR="009427C6" w:rsidRDefault="009427C6">
            <w:pPr>
              <w:rPr>
                <w:rFonts w:ascii="Arial" w:hAnsi="Arial"/>
                <w:sz w:val="20"/>
                <w:lang w:val="en-US"/>
              </w:rPr>
            </w:pPr>
            <w:r>
              <w:rPr>
                <w:rFonts w:ascii="Arial" w:hAnsi="Arial"/>
                <w:sz w:val="20"/>
                <w:lang w:val="en-US"/>
              </w:rPr>
              <w:t>ISIN</w:t>
            </w:r>
          </w:p>
        </w:tc>
        <w:tc>
          <w:tcPr>
            <w:tcW w:w="7064" w:type="dxa"/>
          </w:tcPr>
          <w:p w14:paraId="7E011D7E" w14:textId="77777777" w:rsidR="009427C6" w:rsidRDefault="009427C6">
            <w:pPr>
              <w:rPr>
                <w:rFonts w:ascii="Arial" w:hAnsi="Arial"/>
                <w:sz w:val="20"/>
                <w:lang w:val="en-US"/>
              </w:rPr>
            </w:pPr>
            <w:r>
              <w:rPr>
                <w:rFonts w:ascii="Arial" w:hAnsi="Arial"/>
                <w:sz w:val="20"/>
                <w:lang w:val="en-US"/>
              </w:rPr>
              <w:t>International Securities Identification Number designed by the International Organisation for Standardization (ISO) and advocated by G30.</w:t>
            </w:r>
          </w:p>
        </w:tc>
      </w:tr>
      <w:tr w:rsidR="009427C6" w14:paraId="710F3ED0" w14:textId="77777777">
        <w:tblPrEx>
          <w:tblCellMar>
            <w:top w:w="0" w:type="dxa"/>
            <w:bottom w:w="0" w:type="dxa"/>
          </w:tblCellMar>
        </w:tblPrEx>
        <w:tc>
          <w:tcPr>
            <w:tcW w:w="1458" w:type="dxa"/>
          </w:tcPr>
          <w:p w14:paraId="145EF70A" w14:textId="77777777" w:rsidR="009427C6" w:rsidRDefault="009427C6">
            <w:pPr>
              <w:rPr>
                <w:rFonts w:ascii="Arial" w:hAnsi="Arial"/>
                <w:sz w:val="20"/>
                <w:lang w:val="en-US"/>
              </w:rPr>
            </w:pPr>
            <w:r>
              <w:rPr>
                <w:rFonts w:ascii="Arial" w:hAnsi="Arial"/>
                <w:sz w:val="20"/>
                <w:lang w:val="en-US"/>
              </w:rPr>
              <w:t>ISO</w:t>
            </w:r>
          </w:p>
        </w:tc>
        <w:tc>
          <w:tcPr>
            <w:tcW w:w="7064" w:type="dxa"/>
          </w:tcPr>
          <w:p w14:paraId="1A37FDC5" w14:textId="77777777" w:rsidR="009427C6" w:rsidRDefault="009427C6">
            <w:pPr>
              <w:rPr>
                <w:rFonts w:ascii="Arial" w:hAnsi="Arial"/>
                <w:sz w:val="20"/>
                <w:lang w:val="en-US"/>
              </w:rPr>
            </w:pPr>
            <w:r>
              <w:rPr>
                <w:rFonts w:ascii="Arial" w:hAnsi="Arial"/>
                <w:sz w:val="20"/>
                <w:lang w:val="en-US"/>
              </w:rPr>
              <w:t>International Organisation for Standardization</w:t>
            </w:r>
          </w:p>
        </w:tc>
      </w:tr>
      <w:tr w:rsidR="009427C6" w14:paraId="639ACBC0" w14:textId="77777777">
        <w:tblPrEx>
          <w:tblCellMar>
            <w:top w:w="0" w:type="dxa"/>
            <w:bottom w:w="0" w:type="dxa"/>
          </w:tblCellMar>
        </w:tblPrEx>
        <w:tc>
          <w:tcPr>
            <w:tcW w:w="1458" w:type="dxa"/>
          </w:tcPr>
          <w:p w14:paraId="70E9A001" w14:textId="77777777" w:rsidR="009427C6" w:rsidRDefault="009427C6">
            <w:pPr>
              <w:rPr>
                <w:rFonts w:ascii="Arial" w:hAnsi="Arial"/>
                <w:sz w:val="20"/>
                <w:lang w:val="en-US"/>
              </w:rPr>
            </w:pPr>
            <w:r>
              <w:rPr>
                <w:rFonts w:ascii="Arial" w:hAnsi="Arial"/>
                <w:sz w:val="20"/>
                <w:lang w:val="en-US"/>
              </w:rPr>
              <w:t>JSE</w:t>
            </w:r>
          </w:p>
        </w:tc>
        <w:tc>
          <w:tcPr>
            <w:tcW w:w="7064" w:type="dxa"/>
          </w:tcPr>
          <w:p w14:paraId="4DAC3C86" w14:textId="77777777" w:rsidR="009427C6" w:rsidRDefault="009427C6">
            <w:pPr>
              <w:rPr>
                <w:rFonts w:ascii="Arial" w:hAnsi="Arial"/>
                <w:sz w:val="20"/>
                <w:lang w:val="en-US"/>
              </w:rPr>
            </w:pPr>
            <w:r>
              <w:rPr>
                <w:rFonts w:ascii="Arial" w:hAnsi="Arial"/>
                <w:sz w:val="20"/>
              </w:rPr>
              <w:t>JSE Securities Exchange South Africa</w:t>
            </w:r>
          </w:p>
        </w:tc>
      </w:tr>
      <w:tr w:rsidR="009427C6" w14:paraId="1819D6D6" w14:textId="77777777">
        <w:tblPrEx>
          <w:tblCellMar>
            <w:top w:w="0" w:type="dxa"/>
            <w:bottom w:w="0" w:type="dxa"/>
          </w:tblCellMar>
        </w:tblPrEx>
        <w:tc>
          <w:tcPr>
            <w:tcW w:w="1458" w:type="dxa"/>
          </w:tcPr>
          <w:p w14:paraId="4487743E" w14:textId="77777777" w:rsidR="009427C6" w:rsidRDefault="009427C6">
            <w:pPr>
              <w:rPr>
                <w:rFonts w:ascii="Arial" w:hAnsi="Arial"/>
                <w:sz w:val="20"/>
                <w:lang w:val="en-US"/>
              </w:rPr>
            </w:pPr>
            <w:r>
              <w:rPr>
                <w:rFonts w:ascii="Arial" w:hAnsi="Arial"/>
                <w:sz w:val="20"/>
                <w:lang w:val="en-US"/>
              </w:rPr>
              <w:t>MMF</w:t>
            </w:r>
          </w:p>
        </w:tc>
        <w:tc>
          <w:tcPr>
            <w:tcW w:w="7064" w:type="dxa"/>
          </w:tcPr>
          <w:p w14:paraId="1B835328" w14:textId="77777777" w:rsidR="009427C6" w:rsidRDefault="009427C6">
            <w:pPr>
              <w:rPr>
                <w:rFonts w:ascii="Arial" w:hAnsi="Arial"/>
                <w:sz w:val="20"/>
                <w:lang w:val="en-US"/>
              </w:rPr>
            </w:pPr>
            <w:r>
              <w:rPr>
                <w:rFonts w:ascii="Arial" w:hAnsi="Arial"/>
                <w:sz w:val="20"/>
                <w:lang w:val="en-US"/>
              </w:rPr>
              <w:t xml:space="preserve">Money Market Forum, </w:t>
            </w:r>
            <w:r>
              <w:rPr>
                <w:rFonts w:ascii="Arial" w:hAnsi="Arial"/>
                <w:sz w:val="20"/>
              </w:rPr>
              <w:t>a body representing the participants in the South African money market.</w:t>
            </w:r>
          </w:p>
        </w:tc>
      </w:tr>
      <w:tr w:rsidR="009427C6" w14:paraId="1538F2C3" w14:textId="77777777">
        <w:tblPrEx>
          <w:tblCellMar>
            <w:top w:w="0" w:type="dxa"/>
            <w:bottom w:w="0" w:type="dxa"/>
          </w:tblCellMar>
        </w:tblPrEx>
        <w:tc>
          <w:tcPr>
            <w:tcW w:w="1458" w:type="dxa"/>
          </w:tcPr>
          <w:p w14:paraId="32539726" w14:textId="77777777" w:rsidR="009427C6" w:rsidRDefault="009427C6">
            <w:pPr>
              <w:rPr>
                <w:rFonts w:ascii="Arial" w:hAnsi="Arial"/>
                <w:sz w:val="20"/>
                <w:lang w:val="en-US"/>
              </w:rPr>
            </w:pPr>
            <w:r>
              <w:rPr>
                <w:rFonts w:ascii="Arial" w:hAnsi="Arial"/>
                <w:sz w:val="20"/>
                <w:lang w:val="en-US"/>
              </w:rPr>
              <w:t>MMI</w:t>
            </w:r>
          </w:p>
        </w:tc>
        <w:tc>
          <w:tcPr>
            <w:tcW w:w="7064" w:type="dxa"/>
          </w:tcPr>
          <w:p w14:paraId="4BDA6A9D" w14:textId="77777777" w:rsidR="009427C6" w:rsidRDefault="009427C6">
            <w:pPr>
              <w:rPr>
                <w:rFonts w:ascii="Arial" w:hAnsi="Arial"/>
                <w:sz w:val="20"/>
                <w:lang w:val="en-US"/>
              </w:rPr>
            </w:pPr>
            <w:r>
              <w:rPr>
                <w:rFonts w:ascii="Arial" w:hAnsi="Arial"/>
                <w:sz w:val="20"/>
                <w:lang w:val="en-US"/>
              </w:rPr>
              <w:t>Money Market Instrument</w:t>
            </w:r>
          </w:p>
        </w:tc>
      </w:tr>
      <w:tr w:rsidR="009427C6" w14:paraId="6B5B14F6" w14:textId="77777777">
        <w:tblPrEx>
          <w:tblCellMar>
            <w:top w:w="0" w:type="dxa"/>
            <w:bottom w:w="0" w:type="dxa"/>
          </w:tblCellMar>
        </w:tblPrEx>
        <w:tc>
          <w:tcPr>
            <w:tcW w:w="1458" w:type="dxa"/>
          </w:tcPr>
          <w:p w14:paraId="44C5E1A1" w14:textId="77777777" w:rsidR="009427C6" w:rsidRDefault="009427C6">
            <w:pPr>
              <w:rPr>
                <w:rFonts w:ascii="Arial" w:hAnsi="Arial"/>
                <w:sz w:val="20"/>
                <w:lang w:val="en-US"/>
              </w:rPr>
            </w:pPr>
            <w:r>
              <w:rPr>
                <w:rFonts w:ascii="Arial" w:hAnsi="Arial"/>
                <w:sz w:val="20"/>
                <w:lang w:val="en-US"/>
              </w:rPr>
              <w:t>NMPG</w:t>
            </w:r>
          </w:p>
        </w:tc>
        <w:tc>
          <w:tcPr>
            <w:tcW w:w="7064" w:type="dxa"/>
          </w:tcPr>
          <w:p w14:paraId="766DBF91" w14:textId="77777777" w:rsidR="009427C6" w:rsidRDefault="009427C6">
            <w:pPr>
              <w:rPr>
                <w:rFonts w:ascii="Arial" w:hAnsi="Arial"/>
                <w:sz w:val="20"/>
                <w:lang w:val="en-US"/>
              </w:rPr>
            </w:pPr>
            <w:r>
              <w:rPr>
                <w:rFonts w:ascii="Arial" w:hAnsi="Arial"/>
                <w:sz w:val="20"/>
                <w:lang w:val="en-US"/>
              </w:rPr>
              <w:t>National Market Practice Group</w:t>
            </w:r>
          </w:p>
        </w:tc>
      </w:tr>
      <w:tr w:rsidR="009427C6" w14:paraId="424930BC" w14:textId="77777777">
        <w:tblPrEx>
          <w:tblCellMar>
            <w:top w:w="0" w:type="dxa"/>
            <w:bottom w:w="0" w:type="dxa"/>
          </w:tblCellMar>
        </w:tblPrEx>
        <w:tc>
          <w:tcPr>
            <w:tcW w:w="1458" w:type="dxa"/>
          </w:tcPr>
          <w:p w14:paraId="204001CD" w14:textId="77777777" w:rsidR="009427C6" w:rsidRDefault="009427C6">
            <w:pPr>
              <w:rPr>
                <w:rFonts w:ascii="Arial" w:hAnsi="Arial"/>
                <w:sz w:val="20"/>
                <w:lang w:val="en-US"/>
              </w:rPr>
            </w:pPr>
            <w:r>
              <w:rPr>
                <w:rFonts w:ascii="Arial" w:hAnsi="Arial"/>
                <w:sz w:val="20"/>
                <w:lang w:val="en-US"/>
              </w:rPr>
              <w:t>NNA</w:t>
            </w:r>
          </w:p>
        </w:tc>
        <w:tc>
          <w:tcPr>
            <w:tcW w:w="7064" w:type="dxa"/>
          </w:tcPr>
          <w:p w14:paraId="5291E69F" w14:textId="77777777" w:rsidR="009427C6" w:rsidRDefault="009427C6">
            <w:pPr>
              <w:rPr>
                <w:rFonts w:ascii="Arial" w:hAnsi="Arial"/>
                <w:sz w:val="20"/>
                <w:lang w:val="en-US"/>
              </w:rPr>
            </w:pPr>
            <w:r>
              <w:rPr>
                <w:rFonts w:ascii="Arial" w:hAnsi="Arial"/>
                <w:sz w:val="20"/>
                <w:lang w:val="en-US"/>
              </w:rPr>
              <w:t>National Numbering Agent</w:t>
            </w:r>
          </w:p>
        </w:tc>
      </w:tr>
      <w:tr w:rsidR="009427C6" w14:paraId="51E04835" w14:textId="77777777">
        <w:tblPrEx>
          <w:tblCellMar>
            <w:top w:w="0" w:type="dxa"/>
            <w:bottom w:w="0" w:type="dxa"/>
          </w:tblCellMar>
        </w:tblPrEx>
        <w:tc>
          <w:tcPr>
            <w:tcW w:w="1458" w:type="dxa"/>
          </w:tcPr>
          <w:p w14:paraId="0CDF875F" w14:textId="77777777" w:rsidR="009427C6" w:rsidRDefault="009427C6">
            <w:pPr>
              <w:rPr>
                <w:rFonts w:ascii="Arial" w:hAnsi="Arial"/>
                <w:sz w:val="20"/>
                <w:lang w:val="en-US"/>
              </w:rPr>
            </w:pPr>
            <w:r>
              <w:rPr>
                <w:rFonts w:ascii="Arial" w:hAnsi="Arial"/>
                <w:sz w:val="20"/>
                <w:lang w:val="en-US"/>
              </w:rPr>
              <w:t>SAFIRES</w:t>
            </w:r>
          </w:p>
        </w:tc>
        <w:tc>
          <w:tcPr>
            <w:tcW w:w="7064" w:type="dxa"/>
          </w:tcPr>
          <w:p w14:paraId="765910A4" w14:textId="77777777" w:rsidR="009427C6" w:rsidRDefault="009427C6">
            <w:pPr>
              <w:rPr>
                <w:rFonts w:ascii="Arial" w:hAnsi="Arial"/>
                <w:sz w:val="20"/>
                <w:lang w:val="en-US"/>
              </w:rPr>
            </w:pPr>
            <w:r>
              <w:rPr>
                <w:rFonts w:ascii="Arial" w:hAnsi="Arial"/>
                <w:sz w:val="20"/>
              </w:rPr>
              <w:t>Southern Africa Financial Instrument Real-time Electronic Settlement system</w:t>
            </w:r>
          </w:p>
        </w:tc>
      </w:tr>
      <w:tr w:rsidR="009427C6" w14:paraId="0BEE8DC8" w14:textId="77777777">
        <w:tblPrEx>
          <w:tblCellMar>
            <w:top w:w="0" w:type="dxa"/>
            <w:bottom w:w="0" w:type="dxa"/>
          </w:tblCellMar>
        </w:tblPrEx>
        <w:tc>
          <w:tcPr>
            <w:tcW w:w="1458" w:type="dxa"/>
          </w:tcPr>
          <w:p w14:paraId="243EF0FF" w14:textId="77777777" w:rsidR="009427C6" w:rsidRDefault="009427C6">
            <w:pPr>
              <w:rPr>
                <w:rFonts w:ascii="Arial" w:hAnsi="Arial"/>
                <w:sz w:val="20"/>
                <w:lang w:val="en-US"/>
              </w:rPr>
            </w:pPr>
            <w:r>
              <w:rPr>
                <w:rFonts w:ascii="Arial" w:hAnsi="Arial"/>
                <w:sz w:val="20"/>
                <w:lang w:val="en-US"/>
              </w:rPr>
              <w:t>SLA</w:t>
            </w:r>
          </w:p>
        </w:tc>
        <w:tc>
          <w:tcPr>
            <w:tcW w:w="7064" w:type="dxa"/>
          </w:tcPr>
          <w:p w14:paraId="1DB03504" w14:textId="77777777" w:rsidR="009427C6" w:rsidRDefault="009427C6">
            <w:pPr>
              <w:rPr>
                <w:rFonts w:ascii="Arial" w:hAnsi="Arial"/>
                <w:sz w:val="20"/>
              </w:rPr>
            </w:pPr>
            <w:r>
              <w:rPr>
                <w:rFonts w:ascii="Arial" w:hAnsi="Arial"/>
                <w:sz w:val="20"/>
              </w:rPr>
              <w:t>Service Level Agreement</w:t>
            </w:r>
          </w:p>
        </w:tc>
      </w:tr>
      <w:tr w:rsidR="009427C6" w14:paraId="0D4950D9" w14:textId="77777777">
        <w:tblPrEx>
          <w:tblCellMar>
            <w:top w:w="0" w:type="dxa"/>
            <w:bottom w:w="0" w:type="dxa"/>
          </w:tblCellMar>
        </w:tblPrEx>
        <w:tc>
          <w:tcPr>
            <w:tcW w:w="1458" w:type="dxa"/>
          </w:tcPr>
          <w:p w14:paraId="59C1F564" w14:textId="77777777" w:rsidR="009427C6" w:rsidRDefault="009427C6">
            <w:pPr>
              <w:rPr>
                <w:rFonts w:ascii="Arial" w:hAnsi="Arial"/>
                <w:sz w:val="20"/>
                <w:lang w:val="en-US"/>
              </w:rPr>
            </w:pPr>
            <w:r>
              <w:rPr>
                <w:rFonts w:ascii="Arial" w:hAnsi="Arial"/>
                <w:sz w:val="20"/>
                <w:lang w:val="en-US"/>
              </w:rPr>
              <w:t>STRATE</w:t>
            </w:r>
          </w:p>
        </w:tc>
        <w:tc>
          <w:tcPr>
            <w:tcW w:w="7064" w:type="dxa"/>
          </w:tcPr>
          <w:p w14:paraId="00EFDEF7" w14:textId="77777777" w:rsidR="009427C6" w:rsidRDefault="009427C6">
            <w:pPr>
              <w:rPr>
                <w:rFonts w:ascii="Arial" w:hAnsi="Arial"/>
                <w:sz w:val="20"/>
                <w:lang w:val="en-US"/>
              </w:rPr>
            </w:pPr>
            <w:r>
              <w:rPr>
                <w:rFonts w:ascii="Arial" w:hAnsi="Arial"/>
                <w:sz w:val="20"/>
              </w:rPr>
              <w:t>STRATE LTD</w:t>
            </w:r>
          </w:p>
        </w:tc>
      </w:tr>
      <w:tr w:rsidR="009427C6" w14:paraId="19A6005E" w14:textId="77777777">
        <w:tblPrEx>
          <w:tblCellMar>
            <w:top w:w="0" w:type="dxa"/>
            <w:bottom w:w="0" w:type="dxa"/>
          </w:tblCellMar>
        </w:tblPrEx>
        <w:tc>
          <w:tcPr>
            <w:tcW w:w="1458" w:type="dxa"/>
          </w:tcPr>
          <w:p w14:paraId="50AF4144" w14:textId="77777777" w:rsidR="009427C6" w:rsidRDefault="009427C6">
            <w:pPr>
              <w:rPr>
                <w:rFonts w:ascii="Arial" w:hAnsi="Arial"/>
                <w:sz w:val="20"/>
                <w:lang w:val="en-US"/>
              </w:rPr>
            </w:pPr>
            <w:r>
              <w:rPr>
                <w:rFonts w:ascii="Arial" w:hAnsi="Arial"/>
                <w:sz w:val="20"/>
                <w:lang w:val="en-US"/>
              </w:rPr>
              <w:t>SWIFT</w:t>
            </w:r>
          </w:p>
        </w:tc>
        <w:tc>
          <w:tcPr>
            <w:tcW w:w="7064" w:type="dxa"/>
          </w:tcPr>
          <w:p w14:paraId="6E67A807" w14:textId="77777777" w:rsidR="009427C6" w:rsidRDefault="009427C6">
            <w:pPr>
              <w:rPr>
                <w:rFonts w:ascii="Arial" w:hAnsi="Arial"/>
                <w:sz w:val="20"/>
                <w:lang w:val="en-US"/>
              </w:rPr>
            </w:pPr>
            <w:r>
              <w:rPr>
                <w:rFonts w:ascii="Arial" w:hAnsi="Arial"/>
                <w:sz w:val="20"/>
                <w:lang w:val="en-US"/>
              </w:rPr>
              <w:t>Society for Worldwide Interbank Financial Telecommunication</w:t>
            </w:r>
          </w:p>
        </w:tc>
      </w:tr>
      <w:tr w:rsidR="009427C6" w14:paraId="113F0E12" w14:textId="77777777">
        <w:tblPrEx>
          <w:tblCellMar>
            <w:top w:w="0" w:type="dxa"/>
            <w:bottom w:w="0" w:type="dxa"/>
          </w:tblCellMar>
        </w:tblPrEx>
        <w:tc>
          <w:tcPr>
            <w:tcW w:w="1458" w:type="dxa"/>
          </w:tcPr>
          <w:p w14:paraId="1068D850" w14:textId="77777777" w:rsidR="009427C6" w:rsidRDefault="009427C6">
            <w:pPr>
              <w:rPr>
                <w:rFonts w:ascii="Arial" w:hAnsi="Arial"/>
                <w:sz w:val="20"/>
                <w:lang w:val="en-US"/>
              </w:rPr>
            </w:pPr>
            <w:r>
              <w:rPr>
                <w:rFonts w:ascii="Arial" w:hAnsi="Arial"/>
                <w:sz w:val="20"/>
                <w:lang w:val="en-US"/>
              </w:rPr>
              <w:t>UNEXcor</w:t>
            </w:r>
          </w:p>
        </w:tc>
        <w:tc>
          <w:tcPr>
            <w:tcW w:w="7064" w:type="dxa"/>
          </w:tcPr>
          <w:p w14:paraId="213F3774" w14:textId="77777777" w:rsidR="009427C6" w:rsidRDefault="009427C6">
            <w:pPr>
              <w:rPr>
                <w:rFonts w:ascii="Arial" w:hAnsi="Arial"/>
                <w:sz w:val="20"/>
                <w:lang w:val="en-US"/>
              </w:rPr>
            </w:pPr>
            <w:r>
              <w:rPr>
                <w:rFonts w:ascii="Arial" w:hAnsi="Arial"/>
                <w:sz w:val="20"/>
                <w:lang w:val="en-US"/>
              </w:rPr>
              <w:t>Universal Exchange Corporation</w:t>
            </w:r>
          </w:p>
        </w:tc>
      </w:tr>
    </w:tbl>
    <w:p w14:paraId="3B0B9378" w14:textId="77777777" w:rsidR="009427C6" w:rsidRDefault="009427C6">
      <w:pPr>
        <w:rPr>
          <w:rFonts w:ascii="Arial" w:hAnsi="Arial"/>
          <w:sz w:val="20"/>
          <w:lang w:val="en-US"/>
        </w:rPr>
      </w:pPr>
    </w:p>
    <w:p w14:paraId="46252EA5" w14:textId="77777777" w:rsidR="009427C6" w:rsidRDefault="009427C6">
      <w:pPr>
        <w:rPr>
          <w:rFonts w:ascii="Arial" w:hAnsi="Arial"/>
          <w:sz w:val="20"/>
        </w:rPr>
      </w:pPr>
      <w:r>
        <w:rPr>
          <w:rFonts w:ascii="Arial" w:hAnsi="Arial"/>
          <w:sz w:val="20"/>
        </w:rPr>
        <w:br w:type="page"/>
      </w:r>
    </w:p>
    <w:p w14:paraId="1B7B57CB" w14:textId="77777777" w:rsidR="009427C6" w:rsidRDefault="009427C6">
      <w:pPr>
        <w:pStyle w:val="Heading1"/>
      </w:pPr>
      <w:bookmarkStart w:id="66" w:name="_Toc9143277"/>
      <w:bookmarkStart w:id="67" w:name="_Toc9742752"/>
      <w:bookmarkStart w:id="68" w:name="_Toc67810885"/>
      <w:bookmarkEnd w:id="59"/>
      <w:bookmarkEnd w:id="60"/>
      <w:bookmarkEnd w:id="61"/>
      <w:bookmarkEnd w:id="62"/>
      <w:bookmarkEnd w:id="63"/>
      <w:r>
        <w:t>Sign-Off</w:t>
      </w:r>
      <w:bookmarkEnd w:id="66"/>
      <w:bookmarkEnd w:id="67"/>
      <w:bookmarkEnd w:id="68"/>
    </w:p>
    <w:p w14:paraId="65E3D724" w14:textId="77777777" w:rsidR="009427C6" w:rsidRDefault="009427C6">
      <w:pPr>
        <w:rPr>
          <w:rFonts w:ascii="Arial" w:hAnsi="Arial"/>
          <w:sz w:val="20"/>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2804"/>
        <w:gridCol w:w="1606"/>
        <w:gridCol w:w="2657"/>
      </w:tblGrid>
      <w:tr w:rsidR="009427C6" w14:paraId="5F28550E" w14:textId="77777777">
        <w:tblPrEx>
          <w:tblCellMar>
            <w:top w:w="0" w:type="dxa"/>
            <w:bottom w:w="0" w:type="dxa"/>
          </w:tblCellMar>
        </w:tblPrEx>
        <w:tc>
          <w:tcPr>
            <w:tcW w:w="8597" w:type="dxa"/>
            <w:gridSpan w:val="4"/>
            <w:tcBorders>
              <w:top w:val="nil"/>
              <w:left w:val="nil"/>
              <w:bottom w:val="nil"/>
              <w:right w:val="nil"/>
            </w:tcBorders>
          </w:tcPr>
          <w:p w14:paraId="70C17C75" w14:textId="77777777" w:rsidR="009427C6" w:rsidRDefault="009427C6">
            <w:pPr>
              <w:rPr>
                <w:rFonts w:ascii="Arial" w:hAnsi="Arial"/>
                <w:sz w:val="20"/>
              </w:rPr>
            </w:pPr>
            <w:r>
              <w:rPr>
                <w:rFonts w:ascii="Arial" w:hAnsi="Arial"/>
                <w:sz w:val="20"/>
              </w:rPr>
              <w:t>All parties signing this document acknowledge that they have read, understood and are committed to this document, including all attached schedules and diagrams.</w:t>
            </w:r>
          </w:p>
          <w:p w14:paraId="49D0826C" w14:textId="77777777" w:rsidR="009427C6" w:rsidRDefault="009427C6">
            <w:pPr>
              <w:rPr>
                <w:rFonts w:ascii="Arial" w:hAnsi="Arial"/>
                <w:sz w:val="20"/>
              </w:rPr>
            </w:pPr>
          </w:p>
        </w:tc>
      </w:tr>
      <w:tr w:rsidR="009427C6" w14:paraId="15BB0F0E" w14:textId="77777777">
        <w:tblPrEx>
          <w:tblCellMar>
            <w:top w:w="0" w:type="dxa"/>
            <w:bottom w:w="0" w:type="dxa"/>
          </w:tblCellMar>
        </w:tblPrEx>
        <w:tc>
          <w:tcPr>
            <w:tcW w:w="1530" w:type="dxa"/>
            <w:tcBorders>
              <w:top w:val="nil"/>
              <w:left w:val="nil"/>
              <w:bottom w:val="nil"/>
              <w:right w:val="nil"/>
            </w:tcBorders>
          </w:tcPr>
          <w:p w14:paraId="2953E28A" w14:textId="77777777" w:rsidR="009427C6" w:rsidRDefault="009427C6">
            <w:pPr>
              <w:rPr>
                <w:rFonts w:ascii="Arial" w:hAnsi="Arial"/>
                <w:b/>
                <w:sz w:val="20"/>
              </w:rPr>
            </w:pPr>
          </w:p>
          <w:p w14:paraId="1226838E" w14:textId="77777777" w:rsidR="009427C6" w:rsidRDefault="009427C6">
            <w:pPr>
              <w:rPr>
                <w:rFonts w:ascii="Arial" w:hAnsi="Arial"/>
                <w:b/>
                <w:sz w:val="20"/>
              </w:rPr>
            </w:pPr>
            <w:r>
              <w:rPr>
                <w:rFonts w:ascii="Arial" w:hAnsi="Arial"/>
                <w:b/>
                <w:sz w:val="20"/>
              </w:rPr>
              <w:t>Name:</w:t>
            </w:r>
          </w:p>
        </w:tc>
        <w:tc>
          <w:tcPr>
            <w:tcW w:w="2804" w:type="dxa"/>
            <w:tcBorders>
              <w:top w:val="nil"/>
              <w:left w:val="nil"/>
              <w:bottom w:val="nil"/>
              <w:right w:val="nil"/>
            </w:tcBorders>
          </w:tcPr>
          <w:p w14:paraId="6A9193A2" w14:textId="77777777" w:rsidR="009427C6" w:rsidRDefault="009427C6">
            <w:pPr>
              <w:rPr>
                <w:rFonts w:ascii="Arial" w:hAnsi="Arial"/>
                <w:sz w:val="20"/>
              </w:rPr>
            </w:pPr>
          </w:p>
          <w:p w14:paraId="6DD99EC4" w14:textId="77777777" w:rsidR="009427C6" w:rsidRDefault="009427C6">
            <w:pPr>
              <w:rPr>
                <w:rFonts w:ascii="Arial" w:hAnsi="Arial"/>
                <w:sz w:val="20"/>
              </w:rPr>
            </w:pPr>
            <w:r>
              <w:rPr>
                <w:rFonts w:ascii="Arial" w:hAnsi="Arial"/>
                <w:sz w:val="20"/>
              </w:rPr>
              <w:t>Des Davidson</w:t>
            </w:r>
          </w:p>
        </w:tc>
        <w:tc>
          <w:tcPr>
            <w:tcW w:w="1606" w:type="dxa"/>
            <w:tcBorders>
              <w:top w:val="nil"/>
              <w:left w:val="nil"/>
              <w:bottom w:val="nil"/>
              <w:right w:val="nil"/>
            </w:tcBorders>
          </w:tcPr>
          <w:p w14:paraId="50ACBB24" w14:textId="77777777" w:rsidR="009427C6" w:rsidRDefault="009427C6">
            <w:pPr>
              <w:rPr>
                <w:rFonts w:ascii="Arial" w:hAnsi="Arial"/>
                <w:b/>
                <w:sz w:val="20"/>
              </w:rPr>
            </w:pPr>
          </w:p>
          <w:p w14:paraId="0D942A2D" w14:textId="77777777" w:rsidR="009427C6" w:rsidRDefault="009427C6">
            <w:pPr>
              <w:rPr>
                <w:rFonts w:ascii="Arial" w:hAnsi="Arial"/>
                <w:b/>
                <w:sz w:val="20"/>
              </w:rPr>
            </w:pPr>
            <w:r>
              <w:rPr>
                <w:rFonts w:ascii="Arial" w:hAnsi="Arial"/>
                <w:b/>
                <w:sz w:val="20"/>
              </w:rPr>
              <w:t>Name:</w:t>
            </w:r>
          </w:p>
        </w:tc>
        <w:tc>
          <w:tcPr>
            <w:tcW w:w="2657" w:type="dxa"/>
            <w:tcBorders>
              <w:top w:val="nil"/>
              <w:left w:val="nil"/>
              <w:bottom w:val="nil"/>
              <w:right w:val="nil"/>
            </w:tcBorders>
          </w:tcPr>
          <w:p w14:paraId="0822A883" w14:textId="77777777" w:rsidR="009427C6" w:rsidRDefault="009427C6">
            <w:pPr>
              <w:rPr>
                <w:rFonts w:ascii="Arial" w:hAnsi="Arial"/>
                <w:sz w:val="20"/>
              </w:rPr>
            </w:pPr>
          </w:p>
          <w:p w14:paraId="34A76ADA" w14:textId="77777777" w:rsidR="009427C6" w:rsidRDefault="009427C6">
            <w:pPr>
              <w:rPr>
                <w:rFonts w:ascii="Arial" w:hAnsi="Arial"/>
                <w:sz w:val="20"/>
              </w:rPr>
            </w:pPr>
            <w:r>
              <w:rPr>
                <w:rFonts w:ascii="Arial" w:hAnsi="Arial"/>
                <w:sz w:val="20"/>
              </w:rPr>
              <w:t>Brett Kotze</w:t>
            </w:r>
          </w:p>
        </w:tc>
      </w:tr>
      <w:tr w:rsidR="009427C6" w14:paraId="37A98D16" w14:textId="77777777">
        <w:tblPrEx>
          <w:tblCellMar>
            <w:top w:w="0" w:type="dxa"/>
            <w:bottom w:w="0" w:type="dxa"/>
          </w:tblCellMar>
        </w:tblPrEx>
        <w:tc>
          <w:tcPr>
            <w:tcW w:w="1530" w:type="dxa"/>
            <w:tcBorders>
              <w:top w:val="nil"/>
              <w:left w:val="nil"/>
              <w:bottom w:val="nil"/>
              <w:right w:val="nil"/>
            </w:tcBorders>
          </w:tcPr>
          <w:p w14:paraId="443D481B" w14:textId="77777777" w:rsidR="009427C6" w:rsidRDefault="009427C6">
            <w:pPr>
              <w:rPr>
                <w:rFonts w:ascii="Arial" w:hAnsi="Arial"/>
                <w:b/>
                <w:sz w:val="20"/>
              </w:rPr>
            </w:pPr>
          </w:p>
          <w:p w14:paraId="7E03FA3D" w14:textId="77777777" w:rsidR="009427C6" w:rsidRDefault="009427C6">
            <w:pPr>
              <w:rPr>
                <w:rFonts w:ascii="Arial" w:hAnsi="Arial"/>
                <w:b/>
                <w:sz w:val="20"/>
              </w:rPr>
            </w:pPr>
            <w:r>
              <w:rPr>
                <w:rFonts w:ascii="Arial" w:hAnsi="Arial"/>
                <w:b/>
                <w:sz w:val="20"/>
              </w:rPr>
              <w:t>Designation:</w:t>
            </w:r>
          </w:p>
        </w:tc>
        <w:tc>
          <w:tcPr>
            <w:tcW w:w="2804" w:type="dxa"/>
            <w:tcBorders>
              <w:top w:val="single" w:sz="4" w:space="0" w:color="auto"/>
              <w:left w:val="nil"/>
              <w:bottom w:val="nil"/>
              <w:right w:val="nil"/>
            </w:tcBorders>
          </w:tcPr>
          <w:p w14:paraId="79A3EC78" w14:textId="77777777" w:rsidR="009427C6" w:rsidRDefault="009427C6">
            <w:pPr>
              <w:rPr>
                <w:rFonts w:ascii="Arial" w:hAnsi="Arial"/>
                <w:sz w:val="20"/>
              </w:rPr>
            </w:pPr>
          </w:p>
          <w:p w14:paraId="20B3B09B" w14:textId="77777777" w:rsidR="009427C6" w:rsidRDefault="009427C6">
            <w:pPr>
              <w:rPr>
                <w:rFonts w:ascii="Arial" w:hAnsi="Arial"/>
                <w:sz w:val="20"/>
              </w:rPr>
            </w:pPr>
          </w:p>
        </w:tc>
        <w:tc>
          <w:tcPr>
            <w:tcW w:w="1606" w:type="dxa"/>
            <w:tcBorders>
              <w:top w:val="nil"/>
              <w:left w:val="nil"/>
              <w:bottom w:val="nil"/>
              <w:right w:val="nil"/>
            </w:tcBorders>
          </w:tcPr>
          <w:p w14:paraId="288AEB46" w14:textId="77777777" w:rsidR="009427C6" w:rsidRDefault="009427C6">
            <w:pPr>
              <w:rPr>
                <w:rFonts w:ascii="Arial" w:hAnsi="Arial"/>
                <w:b/>
                <w:sz w:val="20"/>
              </w:rPr>
            </w:pPr>
          </w:p>
          <w:p w14:paraId="7470A269" w14:textId="77777777" w:rsidR="009427C6" w:rsidRDefault="009427C6">
            <w:pPr>
              <w:rPr>
                <w:rFonts w:ascii="Arial" w:hAnsi="Arial"/>
                <w:b/>
                <w:sz w:val="20"/>
              </w:rPr>
            </w:pPr>
            <w:r>
              <w:rPr>
                <w:rFonts w:ascii="Arial" w:hAnsi="Arial"/>
                <w:b/>
                <w:sz w:val="20"/>
              </w:rPr>
              <w:t>Designation:</w:t>
            </w:r>
          </w:p>
        </w:tc>
        <w:tc>
          <w:tcPr>
            <w:tcW w:w="2657" w:type="dxa"/>
            <w:tcBorders>
              <w:top w:val="single" w:sz="4" w:space="0" w:color="auto"/>
              <w:left w:val="nil"/>
              <w:bottom w:val="nil"/>
              <w:right w:val="nil"/>
            </w:tcBorders>
          </w:tcPr>
          <w:p w14:paraId="20138903" w14:textId="77777777" w:rsidR="009427C6" w:rsidRDefault="009427C6">
            <w:pPr>
              <w:rPr>
                <w:rFonts w:ascii="Arial" w:hAnsi="Arial"/>
                <w:sz w:val="20"/>
              </w:rPr>
            </w:pPr>
          </w:p>
          <w:p w14:paraId="287BFD1A" w14:textId="77777777" w:rsidR="009427C6" w:rsidRDefault="009427C6">
            <w:pPr>
              <w:rPr>
                <w:rFonts w:ascii="Arial" w:hAnsi="Arial"/>
                <w:sz w:val="20"/>
              </w:rPr>
            </w:pPr>
          </w:p>
        </w:tc>
      </w:tr>
      <w:tr w:rsidR="009427C6" w14:paraId="756537F2" w14:textId="77777777">
        <w:tblPrEx>
          <w:tblCellMar>
            <w:top w:w="0" w:type="dxa"/>
            <w:bottom w:w="0" w:type="dxa"/>
          </w:tblCellMar>
        </w:tblPrEx>
        <w:tc>
          <w:tcPr>
            <w:tcW w:w="1530" w:type="dxa"/>
            <w:tcBorders>
              <w:top w:val="nil"/>
              <w:left w:val="nil"/>
              <w:bottom w:val="nil"/>
              <w:right w:val="nil"/>
            </w:tcBorders>
          </w:tcPr>
          <w:p w14:paraId="7E965922" w14:textId="77777777" w:rsidR="009427C6" w:rsidRDefault="009427C6">
            <w:pPr>
              <w:rPr>
                <w:rFonts w:ascii="Arial" w:hAnsi="Arial"/>
                <w:b/>
                <w:sz w:val="20"/>
              </w:rPr>
            </w:pPr>
          </w:p>
          <w:p w14:paraId="68E66CE1" w14:textId="77777777" w:rsidR="009427C6" w:rsidRDefault="009427C6">
            <w:pPr>
              <w:rPr>
                <w:rFonts w:ascii="Arial" w:hAnsi="Arial"/>
                <w:b/>
                <w:sz w:val="20"/>
              </w:rPr>
            </w:pPr>
            <w:r>
              <w:rPr>
                <w:rFonts w:ascii="Arial" w:hAnsi="Arial"/>
                <w:b/>
                <w:sz w:val="20"/>
              </w:rPr>
              <w:t>Project Role:</w:t>
            </w:r>
          </w:p>
        </w:tc>
        <w:tc>
          <w:tcPr>
            <w:tcW w:w="2804" w:type="dxa"/>
            <w:tcBorders>
              <w:top w:val="single" w:sz="4" w:space="0" w:color="auto"/>
              <w:left w:val="nil"/>
              <w:bottom w:val="nil"/>
              <w:right w:val="nil"/>
            </w:tcBorders>
          </w:tcPr>
          <w:p w14:paraId="6AEBD36B" w14:textId="77777777" w:rsidR="009427C6" w:rsidRDefault="009427C6">
            <w:pPr>
              <w:rPr>
                <w:rFonts w:ascii="Arial" w:hAnsi="Arial"/>
                <w:sz w:val="20"/>
              </w:rPr>
            </w:pPr>
          </w:p>
          <w:p w14:paraId="741AAE59" w14:textId="77777777" w:rsidR="009427C6" w:rsidRDefault="009427C6">
            <w:pPr>
              <w:rPr>
                <w:rFonts w:ascii="Arial" w:hAnsi="Arial"/>
                <w:sz w:val="20"/>
              </w:rPr>
            </w:pPr>
            <w:r>
              <w:rPr>
                <w:rFonts w:ascii="Arial" w:hAnsi="Arial"/>
                <w:sz w:val="20"/>
              </w:rPr>
              <w:t>Project Sponsor</w:t>
            </w:r>
          </w:p>
        </w:tc>
        <w:tc>
          <w:tcPr>
            <w:tcW w:w="1606" w:type="dxa"/>
            <w:tcBorders>
              <w:top w:val="nil"/>
              <w:left w:val="nil"/>
              <w:bottom w:val="nil"/>
              <w:right w:val="nil"/>
            </w:tcBorders>
          </w:tcPr>
          <w:p w14:paraId="3E9F7D8D" w14:textId="77777777" w:rsidR="009427C6" w:rsidRDefault="009427C6">
            <w:pPr>
              <w:rPr>
                <w:rFonts w:ascii="Arial" w:hAnsi="Arial"/>
                <w:b/>
                <w:sz w:val="20"/>
              </w:rPr>
            </w:pPr>
          </w:p>
          <w:p w14:paraId="07A04F63" w14:textId="77777777" w:rsidR="009427C6" w:rsidRDefault="009427C6">
            <w:pPr>
              <w:rPr>
                <w:rFonts w:ascii="Arial" w:hAnsi="Arial"/>
                <w:b/>
                <w:sz w:val="20"/>
              </w:rPr>
            </w:pPr>
            <w:r>
              <w:rPr>
                <w:rFonts w:ascii="Arial" w:hAnsi="Arial"/>
                <w:b/>
                <w:sz w:val="20"/>
              </w:rPr>
              <w:t>Project Role:</w:t>
            </w:r>
          </w:p>
        </w:tc>
        <w:tc>
          <w:tcPr>
            <w:tcW w:w="2657" w:type="dxa"/>
            <w:tcBorders>
              <w:top w:val="single" w:sz="4" w:space="0" w:color="auto"/>
              <w:left w:val="nil"/>
              <w:bottom w:val="nil"/>
              <w:right w:val="nil"/>
            </w:tcBorders>
          </w:tcPr>
          <w:p w14:paraId="2C122F2E" w14:textId="77777777" w:rsidR="009427C6" w:rsidRDefault="009427C6">
            <w:pPr>
              <w:rPr>
                <w:rFonts w:ascii="Arial" w:hAnsi="Arial"/>
                <w:sz w:val="20"/>
              </w:rPr>
            </w:pPr>
          </w:p>
          <w:p w14:paraId="50A8C39D" w14:textId="77777777" w:rsidR="009427C6" w:rsidRDefault="009427C6">
            <w:pPr>
              <w:rPr>
                <w:rFonts w:ascii="Arial" w:hAnsi="Arial"/>
                <w:sz w:val="20"/>
              </w:rPr>
            </w:pPr>
            <w:r>
              <w:rPr>
                <w:rFonts w:ascii="Arial" w:hAnsi="Arial"/>
                <w:sz w:val="20"/>
              </w:rPr>
              <w:t>Project Owner</w:t>
            </w:r>
          </w:p>
        </w:tc>
      </w:tr>
      <w:tr w:rsidR="009427C6" w14:paraId="23C11484" w14:textId="77777777">
        <w:tblPrEx>
          <w:tblCellMar>
            <w:top w:w="0" w:type="dxa"/>
            <w:bottom w:w="0" w:type="dxa"/>
          </w:tblCellMar>
        </w:tblPrEx>
        <w:tc>
          <w:tcPr>
            <w:tcW w:w="1530" w:type="dxa"/>
            <w:tcBorders>
              <w:top w:val="nil"/>
              <w:left w:val="nil"/>
              <w:bottom w:val="nil"/>
              <w:right w:val="nil"/>
            </w:tcBorders>
          </w:tcPr>
          <w:p w14:paraId="47203DEB" w14:textId="77777777" w:rsidR="009427C6" w:rsidRDefault="009427C6">
            <w:pPr>
              <w:rPr>
                <w:rFonts w:ascii="Arial" w:hAnsi="Arial"/>
                <w:b/>
                <w:sz w:val="20"/>
              </w:rPr>
            </w:pPr>
          </w:p>
          <w:p w14:paraId="3AF435B7" w14:textId="77777777" w:rsidR="009427C6" w:rsidRDefault="009427C6">
            <w:pPr>
              <w:rPr>
                <w:rFonts w:ascii="Arial" w:hAnsi="Arial"/>
                <w:b/>
                <w:sz w:val="20"/>
              </w:rPr>
            </w:pPr>
            <w:r>
              <w:rPr>
                <w:rFonts w:ascii="Arial" w:hAnsi="Arial"/>
                <w:b/>
                <w:sz w:val="20"/>
              </w:rPr>
              <w:t>Signature:</w:t>
            </w:r>
          </w:p>
        </w:tc>
        <w:tc>
          <w:tcPr>
            <w:tcW w:w="2804" w:type="dxa"/>
            <w:tcBorders>
              <w:top w:val="single" w:sz="4" w:space="0" w:color="auto"/>
              <w:left w:val="nil"/>
              <w:bottom w:val="nil"/>
              <w:right w:val="nil"/>
            </w:tcBorders>
          </w:tcPr>
          <w:p w14:paraId="45BD830C" w14:textId="77777777" w:rsidR="009427C6" w:rsidRDefault="009427C6">
            <w:pPr>
              <w:rPr>
                <w:rFonts w:ascii="Arial" w:hAnsi="Arial"/>
                <w:sz w:val="20"/>
              </w:rPr>
            </w:pPr>
          </w:p>
          <w:p w14:paraId="12594DD6" w14:textId="77777777" w:rsidR="009427C6" w:rsidRDefault="009427C6">
            <w:pPr>
              <w:rPr>
                <w:rFonts w:ascii="Arial" w:hAnsi="Arial"/>
                <w:sz w:val="20"/>
              </w:rPr>
            </w:pPr>
          </w:p>
          <w:p w14:paraId="070BC27E" w14:textId="77777777" w:rsidR="009427C6" w:rsidRDefault="009427C6">
            <w:pPr>
              <w:rPr>
                <w:rFonts w:ascii="Arial" w:hAnsi="Arial"/>
                <w:sz w:val="20"/>
              </w:rPr>
            </w:pPr>
          </w:p>
        </w:tc>
        <w:tc>
          <w:tcPr>
            <w:tcW w:w="1606" w:type="dxa"/>
            <w:tcBorders>
              <w:top w:val="nil"/>
              <w:left w:val="nil"/>
              <w:bottom w:val="nil"/>
              <w:right w:val="nil"/>
            </w:tcBorders>
          </w:tcPr>
          <w:p w14:paraId="693114A4" w14:textId="77777777" w:rsidR="009427C6" w:rsidRDefault="009427C6">
            <w:pPr>
              <w:rPr>
                <w:rFonts w:ascii="Arial" w:hAnsi="Arial"/>
                <w:b/>
                <w:sz w:val="20"/>
              </w:rPr>
            </w:pPr>
          </w:p>
          <w:p w14:paraId="1AF1D29D" w14:textId="77777777" w:rsidR="009427C6" w:rsidRDefault="009427C6">
            <w:pPr>
              <w:rPr>
                <w:rFonts w:ascii="Arial" w:hAnsi="Arial"/>
                <w:b/>
                <w:sz w:val="20"/>
              </w:rPr>
            </w:pPr>
            <w:r>
              <w:rPr>
                <w:rFonts w:ascii="Arial" w:hAnsi="Arial"/>
                <w:b/>
                <w:sz w:val="20"/>
              </w:rPr>
              <w:t>Signature:</w:t>
            </w:r>
          </w:p>
        </w:tc>
        <w:tc>
          <w:tcPr>
            <w:tcW w:w="2657" w:type="dxa"/>
            <w:tcBorders>
              <w:top w:val="single" w:sz="4" w:space="0" w:color="auto"/>
              <w:left w:val="nil"/>
              <w:bottom w:val="nil"/>
              <w:right w:val="nil"/>
            </w:tcBorders>
          </w:tcPr>
          <w:p w14:paraId="4A298E40" w14:textId="77777777" w:rsidR="009427C6" w:rsidRDefault="009427C6">
            <w:pPr>
              <w:rPr>
                <w:rFonts w:ascii="Arial" w:hAnsi="Arial"/>
                <w:sz w:val="20"/>
              </w:rPr>
            </w:pPr>
          </w:p>
          <w:p w14:paraId="37431673" w14:textId="77777777" w:rsidR="009427C6" w:rsidRDefault="009427C6">
            <w:pPr>
              <w:rPr>
                <w:rFonts w:ascii="Arial" w:hAnsi="Arial"/>
                <w:sz w:val="20"/>
              </w:rPr>
            </w:pPr>
          </w:p>
        </w:tc>
      </w:tr>
      <w:tr w:rsidR="009427C6" w14:paraId="6B4E305D" w14:textId="77777777">
        <w:tblPrEx>
          <w:tblCellMar>
            <w:top w:w="0" w:type="dxa"/>
            <w:bottom w:w="0" w:type="dxa"/>
          </w:tblCellMar>
        </w:tblPrEx>
        <w:trPr>
          <w:trHeight w:val="280"/>
        </w:trPr>
        <w:tc>
          <w:tcPr>
            <w:tcW w:w="1530" w:type="dxa"/>
            <w:tcBorders>
              <w:top w:val="nil"/>
              <w:left w:val="nil"/>
              <w:bottom w:val="nil"/>
              <w:right w:val="nil"/>
            </w:tcBorders>
          </w:tcPr>
          <w:p w14:paraId="413CE485" w14:textId="77777777" w:rsidR="009427C6" w:rsidRDefault="009427C6">
            <w:pPr>
              <w:rPr>
                <w:rFonts w:ascii="Arial" w:hAnsi="Arial"/>
                <w:b/>
                <w:sz w:val="20"/>
              </w:rPr>
            </w:pPr>
          </w:p>
          <w:p w14:paraId="5817909E" w14:textId="77777777" w:rsidR="009427C6" w:rsidRDefault="009427C6">
            <w:pPr>
              <w:rPr>
                <w:rFonts w:ascii="Arial" w:hAnsi="Arial"/>
                <w:b/>
                <w:sz w:val="20"/>
              </w:rPr>
            </w:pPr>
            <w:r>
              <w:rPr>
                <w:rFonts w:ascii="Arial" w:hAnsi="Arial"/>
                <w:b/>
                <w:sz w:val="20"/>
              </w:rPr>
              <w:t>Date:</w:t>
            </w:r>
          </w:p>
        </w:tc>
        <w:tc>
          <w:tcPr>
            <w:tcW w:w="2804" w:type="dxa"/>
            <w:tcBorders>
              <w:top w:val="single" w:sz="4" w:space="0" w:color="auto"/>
              <w:left w:val="nil"/>
              <w:bottom w:val="single" w:sz="4" w:space="0" w:color="auto"/>
              <w:right w:val="nil"/>
            </w:tcBorders>
          </w:tcPr>
          <w:p w14:paraId="1B13D01F" w14:textId="77777777" w:rsidR="009427C6" w:rsidRDefault="009427C6">
            <w:pPr>
              <w:rPr>
                <w:rFonts w:ascii="Arial" w:hAnsi="Arial"/>
                <w:sz w:val="20"/>
              </w:rPr>
            </w:pPr>
          </w:p>
          <w:p w14:paraId="6223FD1E" w14:textId="77777777" w:rsidR="009427C6" w:rsidRDefault="009427C6">
            <w:pPr>
              <w:rPr>
                <w:rFonts w:ascii="Arial" w:hAnsi="Arial"/>
                <w:sz w:val="20"/>
              </w:rPr>
            </w:pPr>
          </w:p>
        </w:tc>
        <w:tc>
          <w:tcPr>
            <w:tcW w:w="1606" w:type="dxa"/>
            <w:tcBorders>
              <w:top w:val="nil"/>
              <w:left w:val="nil"/>
              <w:bottom w:val="nil"/>
              <w:right w:val="nil"/>
            </w:tcBorders>
          </w:tcPr>
          <w:p w14:paraId="19B24928" w14:textId="77777777" w:rsidR="009427C6" w:rsidRDefault="009427C6">
            <w:pPr>
              <w:rPr>
                <w:rFonts w:ascii="Arial" w:hAnsi="Arial"/>
                <w:b/>
                <w:sz w:val="20"/>
              </w:rPr>
            </w:pPr>
          </w:p>
          <w:p w14:paraId="67AD5487" w14:textId="77777777" w:rsidR="009427C6" w:rsidRDefault="009427C6">
            <w:pPr>
              <w:rPr>
                <w:rFonts w:ascii="Arial" w:hAnsi="Arial"/>
                <w:b/>
                <w:sz w:val="20"/>
              </w:rPr>
            </w:pPr>
            <w:r>
              <w:rPr>
                <w:rFonts w:ascii="Arial" w:hAnsi="Arial"/>
                <w:b/>
                <w:sz w:val="20"/>
              </w:rPr>
              <w:t>Date:</w:t>
            </w:r>
          </w:p>
        </w:tc>
        <w:tc>
          <w:tcPr>
            <w:tcW w:w="2657" w:type="dxa"/>
            <w:tcBorders>
              <w:top w:val="single" w:sz="4" w:space="0" w:color="auto"/>
              <w:left w:val="nil"/>
              <w:bottom w:val="single" w:sz="4" w:space="0" w:color="auto"/>
              <w:right w:val="nil"/>
            </w:tcBorders>
          </w:tcPr>
          <w:p w14:paraId="7F90A671" w14:textId="77777777" w:rsidR="009427C6" w:rsidRDefault="009427C6">
            <w:pPr>
              <w:rPr>
                <w:rFonts w:ascii="Arial" w:hAnsi="Arial"/>
                <w:sz w:val="20"/>
              </w:rPr>
            </w:pPr>
          </w:p>
        </w:tc>
      </w:tr>
      <w:tr w:rsidR="009427C6" w14:paraId="322C99D8" w14:textId="77777777">
        <w:tblPrEx>
          <w:tblCellMar>
            <w:top w:w="0" w:type="dxa"/>
            <w:bottom w:w="0" w:type="dxa"/>
          </w:tblCellMar>
        </w:tblPrEx>
        <w:tc>
          <w:tcPr>
            <w:tcW w:w="1530" w:type="dxa"/>
            <w:tcBorders>
              <w:top w:val="nil"/>
              <w:left w:val="nil"/>
              <w:bottom w:val="nil"/>
              <w:right w:val="nil"/>
            </w:tcBorders>
          </w:tcPr>
          <w:p w14:paraId="31A24E9B" w14:textId="77777777" w:rsidR="009427C6" w:rsidRDefault="009427C6">
            <w:pPr>
              <w:rPr>
                <w:rFonts w:ascii="Arial" w:hAnsi="Arial"/>
                <w:b/>
                <w:sz w:val="20"/>
              </w:rPr>
            </w:pPr>
          </w:p>
        </w:tc>
        <w:tc>
          <w:tcPr>
            <w:tcW w:w="2804" w:type="dxa"/>
            <w:tcBorders>
              <w:top w:val="nil"/>
              <w:left w:val="nil"/>
              <w:bottom w:val="nil"/>
              <w:right w:val="nil"/>
            </w:tcBorders>
          </w:tcPr>
          <w:p w14:paraId="3AAE5CA9" w14:textId="77777777" w:rsidR="009427C6" w:rsidRDefault="009427C6">
            <w:pPr>
              <w:rPr>
                <w:rFonts w:ascii="Arial" w:hAnsi="Arial"/>
                <w:sz w:val="20"/>
              </w:rPr>
            </w:pPr>
          </w:p>
        </w:tc>
        <w:tc>
          <w:tcPr>
            <w:tcW w:w="1606" w:type="dxa"/>
            <w:tcBorders>
              <w:top w:val="nil"/>
              <w:left w:val="nil"/>
              <w:bottom w:val="nil"/>
              <w:right w:val="nil"/>
            </w:tcBorders>
          </w:tcPr>
          <w:p w14:paraId="4E259CC1" w14:textId="77777777" w:rsidR="009427C6" w:rsidRDefault="009427C6">
            <w:pPr>
              <w:rPr>
                <w:rFonts w:ascii="Arial" w:hAnsi="Arial"/>
                <w:b/>
                <w:sz w:val="20"/>
              </w:rPr>
            </w:pPr>
          </w:p>
        </w:tc>
        <w:tc>
          <w:tcPr>
            <w:tcW w:w="2657" w:type="dxa"/>
            <w:tcBorders>
              <w:top w:val="nil"/>
              <w:left w:val="nil"/>
              <w:bottom w:val="nil"/>
              <w:right w:val="nil"/>
            </w:tcBorders>
          </w:tcPr>
          <w:p w14:paraId="13FB7E65" w14:textId="77777777" w:rsidR="009427C6" w:rsidRDefault="009427C6">
            <w:pPr>
              <w:rPr>
                <w:rFonts w:ascii="Arial" w:hAnsi="Arial"/>
                <w:sz w:val="20"/>
              </w:rPr>
            </w:pPr>
          </w:p>
        </w:tc>
      </w:tr>
      <w:tr w:rsidR="009427C6" w14:paraId="355781DE" w14:textId="77777777">
        <w:tblPrEx>
          <w:tblCellMar>
            <w:top w:w="0" w:type="dxa"/>
            <w:bottom w:w="0" w:type="dxa"/>
          </w:tblCellMar>
        </w:tblPrEx>
        <w:tc>
          <w:tcPr>
            <w:tcW w:w="1530" w:type="dxa"/>
            <w:tcBorders>
              <w:top w:val="nil"/>
              <w:left w:val="nil"/>
              <w:bottom w:val="nil"/>
              <w:right w:val="nil"/>
            </w:tcBorders>
          </w:tcPr>
          <w:p w14:paraId="7416D34D" w14:textId="77777777" w:rsidR="009427C6" w:rsidRDefault="009427C6">
            <w:pPr>
              <w:rPr>
                <w:rFonts w:ascii="Arial" w:hAnsi="Arial"/>
                <w:b/>
                <w:sz w:val="20"/>
              </w:rPr>
            </w:pPr>
          </w:p>
          <w:p w14:paraId="2AB51707" w14:textId="77777777" w:rsidR="009427C6" w:rsidRDefault="009427C6">
            <w:pPr>
              <w:rPr>
                <w:rFonts w:ascii="Arial" w:hAnsi="Arial"/>
                <w:b/>
                <w:sz w:val="20"/>
              </w:rPr>
            </w:pPr>
            <w:r>
              <w:rPr>
                <w:rFonts w:ascii="Arial" w:hAnsi="Arial"/>
                <w:b/>
                <w:sz w:val="20"/>
              </w:rPr>
              <w:t>Name:</w:t>
            </w:r>
          </w:p>
        </w:tc>
        <w:tc>
          <w:tcPr>
            <w:tcW w:w="2804" w:type="dxa"/>
            <w:tcBorders>
              <w:top w:val="nil"/>
              <w:left w:val="nil"/>
              <w:bottom w:val="nil"/>
              <w:right w:val="nil"/>
            </w:tcBorders>
          </w:tcPr>
          <w:p w14:paraId="00412A29" w14:textId="77777777" w:rsidR="009427C6" w:rsidRDefault="009427C6">
            <w:pPr>
              <w:rPr>
                <w:rFonts w:ascii="Arial" w:hAnsi="Arial"/>
                <w:sz w:val="20"/>
              </w:rPr>
            </w:pPr>
          </w:p>
          <w:p w14:paraId="5EFB065D" w14:textId="77777777" w:rsidR="009427C6" w:rsidRDefault="009427C6">
            <w:pPr>
              <w:rPr>
                <w:rFonts w:ascii="Arial" w:hAnsi="Arial"/>
                <w:sz w:val="20"/>
              </w:rPr>
            </w:pPr>
            <w:r>
              <w:rPr>
                <w:rFonts w:ascii="Arial" w:hAnsi="Arial"/>
                <w:sz w:val="20"/>
              </w:rPr>
              <w:t>Marcelle White</w:t>
            </w:r>
          </w:p>
        </w:tc>
        <w:tc>
          <w:tcPr>
            <w:tcW w:w="1606" w:type="dxa"/>
            <w:tcBorders>
              <w:top w:val="nil"/>
              <w:left w:val="nil"/>
              <w:bottom w:val="nil"/>
              <w:right w:val="nil"/>
            </w:tcBorders>
          </w:tcPr>
          <w:p w14:paraId="5F3002B7" w14:textId="77777777" w:rsidR="009427C6" w:rsidRDefault="009427C6">
            <w:pPr>
              <w:rPr>
                <w:rFonts w:ascii="Arial" w:hAnsi="Arial"/>
                <w:b/>
                <w:sz w:val="20"/>
              </w:rPr>
            </w:pPr>
          </w:p>
          <w:p w14:paraId="4FE5020B" w14:textId="77777777" w:rsidR="009427C6" w:rsidRDefault="009427C6">
            <w:pPr>
              <w:rPr>
                <w:rFonts w:ascii="Arial" w:hAnsi="Arial"/>
                <w:b/>
                <w:sz w:val="20"/>
              </w:rPr>
            </w:pPr>
            <w:r>
              <w:rPr>
                <w:rFonts w:ascii="Arial" w:hAnsi="Arial"/>
                <w:b/>
                <w:sz w:val="20"/>
              </w:rPr>
              <w:t>Name:</w:t>
            </w:r>
          </w:p>
        </w:tc>
        <w:tc>
          <w:tcPr>
            <w:tcW w:w="2657" w:type="dxa"/>
            <w:tcBorders>
              <w:top w:val="nil"/>
              <w:left w:val="nil"/>
              <w:bottom w:val="nil"/>
              <w:right w:val="nil"/>
            </w:tcBorders>
          </w:tcPr>
          <w:p w14:paraId="1F8C387D" w14:textId="77777777" w:rsidR="009427C6" w:rsidRDefault="009427C6">
            <w:pPr>
              <w:rPr>
                <w:rFonts w:ascii="Arial" w:hAnsi="Arial"/>
                <w:sz w:val="20"/>
              </w:rPr>
            </w:pPr>
          </w:p>
          <w:p w14:paraId="615FDABD" w14:textId="77777777" w:rsidR="009427C6" w:rsidRDefault="009427C6">
            <w:pPr>
              <w:rPr>
                <w:rFonts w:ascii="Arial" w:hAnsi="Arial"/>
                <w:sz w:val="20"/>
              </w:rPr>
            </w:pPr>
            <w:r>
              <w:rPr>
                <w:rFonts w:ascii="Arial" w:hAnsi="Arial"/>
                <w:sz w:val="20"/>
              </w:rPr>
              <w:t>.</w:t>
            </w:r>
          </w:p>
        </w:tc>
      </w:tr>
      <w:tr w:rsidR="009427C6" w14:paraId="21B939BA" w14:textId="77777777">
        <w:tblPrEx>
          <w:tblCellMar>
            <w:top w:w="0" w:type="dxa"/>
            <w:bottom w:w="0" w:type="dxa"/>
          </w:tblCellMar>
        </w:tblPrEx>
        <w:tc>
          <w:tcPr>
            <w:tcW w:w="1530" w:type="dxa"/>
            <w:tcBorders>
              <w:top w:val="nil"/>
              <w:left w:val="nil"/>
              <w:bottom w:val="nil"/>
              <w:right w:val="nil"/>
            </w:tcBorders>
          </w:tcPr>
          <w:p w14:paraId="791DE920" w14:textId="77777777" w:rsidR="009427C6" w:rsidRDefault="009427C6">
            <w:pPr>
              <w:rPr>
                <w:rFonts w:ascii="Arial" w:hAnsi="Arial"/>
                <w:b/>
                <w:sz w:val="20"/>
              </w:rPr>
            </w:pPr>
          </w:p>
          <w:p w14:paraId="0B857BC5" w14:textId="77777777" w:rsidR="009427C6" w:rsidRDefault="009427C6">
            <w:pPr>
              <w:rPr>
                <w:rFonts w:ascii="Arial" w:hAnsi="Arial"/>
                <w:b/>
                <w:sz w:val="20"/>
              </w:rPr>
            </w:pPr>
            <w:r>
              <w:rPr>
                <w:rFonts w:ascii="Arial" w:hAnsi="Arial"/>
                <w:b/>
                <w:sz w:val="20"/>
              </w:rPr>
              <w:t>Designation:</w:t>
            </w:r>
          </w:p>
        </w:tc>
        <w:tc>
          <w:tcPr>
            <w:tcW w:w="2804" w:type="dxa"/>
            <w:tcBorders>
              <w:top w:val="single" w:sz="4" w:space="0" w:color="auto"/>
              <w:left w:val="nil"/>
              <w:bottom w:val="nil"/>
              <w:right w:val="nil"/>
            </w:tcBorders>
          </w:tcPr>
          <w:p w14:paraId="1AE9F3E2" w14:textId="77777777" w:rsidR="009427C6" w:rsidRDefault="009427C6">
            <w:pPr>
              <w:rPr>
                <w:rFonts w:ascii="Arial" w:hAnsi="Arial"/>
                <w:sz w:val="20"/>
              </w:rPr>
            </w:pPr>
          </w:p>
          <w:p w14:paraId="1C3DEB3D" w14:textId="77777777" w:rsidR="009427C6" w:rsidRDefault="009427C6">
            <w:pPr>
              <w:rPr>
                <w:rFonts w:ascii="Arial" w:hAnsi="Arial"/>
                <w:sz w:val="20"/>
              </w:rPr>
            </w:pPr>
          </w:p>
        </w:tc>
        <w:tc>
          <w:tcPr>
            <w:tcW w:w="1606" w:type="dxa"/>
            <w:tcBorders>
              <w:top w:val="nil"/>
              <w:left w:val="nil"/>
              <w:bottom w:val="nil"/>
              <w:right w:val="nil"/>
            </w:tcBorders>
          </w:tcPr>
          <w:p w14:paraId="0E76373D" w14:textId="77777777" w:rsidR="009427C6" w:rsidRDefault="009427C6">
            <w:pPr>
              <w:rPr>
                <w:rFonts w:ascii="Arial" w:hAnsi="Arial"/>
                <w:b/>
                <w:sz w:val="20"/>
              </w:rPr>
            </w:pPr>
          </w:p>
          <w:p w14:paraId="6831DBDA" w14:textId="77777777" w:rsidR="009427C6" w:rsidRDefault="009427C6">
            <w:pPr>
              <w:rPr>
                <w:rFonts w:ascii="Arial" w:hAnsi="Arial"/>
                <w:b/>
                <w:sz w:val="20"/>
              </w:rPr>
            </w:pPr>
            <w:r>
              <w:rPr>
                <w:rFonts w:ascii="Arial" w:hAnsi="Arial"/>
                <w:b/>
                <w:sz w:val="20"/>
              </w:rPr>
              <w:t>Designation:</w:t>
            </w:r>
          </w:p>
        </w:tc>
        <w:tc>
          <w:tcPr>
            <w:tcW w:w="2657" w:type="dxa"/>
            <w:tcBorders>
              <w:top w:val="single" w:sz="4" w:space="0" w:color="auto"/>
              <w:left w:val="nil"/>
              <w:bottom w:val="nil"/>
              <w:right w:val="nil"/>
            </w:tcBorders>
          </w:tcPr>
          <w:p w14:paraId="5BCC18FA" w14:textId="77777777" w:rsidR="009427C6" w:rsidRDefault="009427C6">
            <w:pPr>
              <w:rPr>
                <w:rFonts w:ascii="Arial" w:hAnsi="Arial"/>
                <w:sz w:val="20"/>
              </w:rPr>
            </w:pPr>
          </w:p>
          <w:p w14:paraId="3FE72668" w14:textId="77777777" w:rsidR="009427C6" w:rsidRDefault="009427C6">
            <w:pPr>
              <w:rPr>
                <w:rFonts w:ascii="Arial" w:hAnsi="Arial"/>
                <w:sz w:val="20"/>
              </w:rPr>
            </w:pPr>
          </w:p>
        </w:tc>
      </w:tr>
      <w:tr w:rsidR="009427C6" w14:paraId="1D974A98" w14:textId="77777777">
        <w:tblPrEx>
          <w:tblCellMar>
            <w:top w:w="0" w:type="dxa"/>
            <w:bottom w:w="0" w:type="dxa"/>
          </w:tblCellMar>
        </w:tblPrEx>
        <w:tc>
          <w:tcPr>
            <w:tcW w:w="1530" w:type="dxa"/>
            <w:tcBorders>
              <w:top w:val="nil"/>
              <w:left w:val="nil"/>
              <w:bottom w:val="nil"/>
              <w:right w:val="nil"/>
            </w:tcBorders>
          </w:tcPr>
          <w:p w14:paraId="59E85528" w14:textId="77777777" w:rsidR="009427C6" w:rsidRDefault="009427C6">
            <w:pPr>
              <w:rPr>
                <w:rFonts w:ascii="Arial" w:hAnsi="Arial"/>
                <w:b/>
                <w:sz w:val="20"/>
              </w:rPr>
            </w:pPr>
          </w:p>
          <w:p w14:paraId="4117CF66" w14:textId="77777777" w:rsidR="009427C6" w:rsidRDefault="009427C6">
            <w:pPr>
              <w:rPr>
                <w:rFonts w:ascii="Arial" w:hAnsi="Arial"/>
                <w:b/>
                <w:sz w:val="20"/>
              </w:rPr>
            </w:pPr>
            <w:r>
              <w:rPr>
                <w:rFonts w:ascii="Arial" w:hAnsi="Arial"/>
                <w:b/>
                <w:sz w:val="20"/>
              </w:rPr>
              <w:t>Project Role:</w:t>
            </w:r>
          </w:p>
        </w:tc>
        <w:tc>
          <w:tcPr>
            <w:tcW w:w="2804" w:type="dxa"/>
            <w:tcBorders>
              <w:top w:val="single" w:sz="4" w:space="0" w:color="auto"/>
              <w:left w:val="nil"/>
              <w:bottom w:val="nil"/>
              <w:right w:val="nil"/>
            </w:tcBorders>
          </w:tcPr>
          <w:p w14:paraId="497C5D29" w14:textId="77777777" w:rsidR="009427C6" w:rsidRDefault="009427C6">
            <w:pPr>
              <w:rPr>
                <w:rFonts w:ascii="Arial" w:hAnsi="Arial"/>
                <w:sz w:val="20"/>
              </w:rPr>
            </w:pPr>
          </w:p>
          <w:p w14:paraId="430ED752" w14:textId="77777777" w:rsidR="009427C6" w:rsidRDefault="009427C6">
            <w:pPr>
              <w:rPr>
                <w:rFonts w:ascii="Arial" w:hAnsi="Arial"/>
                <w:sz w:val="20"/>
              </w:rPr>
            </w:pPr>
            <w:r>
              <w:rPr>
                <w:rFonts w:ascii="Arial" w:hAnsi="Arial"/>
                <w:sz w:val="20"/>
              </w:rPr>
              <w:t>Project Manager</w:t>
            </w:r>
          </w:p>
        </w:tc>
        <w:tc>
          <w:tcPr>
            <w:tcW w:w="1606" w:type="dxa"/>
            <w:tcBorders>
              <w:top w:val="nil"/>
              <w:left w:val="nil"/>
              <w:bottom w:val="nil"/>
              <w:right w:val="nil"/>
            </w:tcBorders>
          </w:tcPr>
          <w:p w14:paraId="2B672E12" w14:textId="77777777" w:rsidR="009427C6" w:rsidRDefault="009427C6">
            <w:pPr>
              <w:rPr>
                <w:rFonts w:ascii="Arial" w:hAnsi="Arial"/>
                <w:b/>
                <w:sz w:val="20"/>
              </w:rPr>
            </w:pPr>
          </w:p>
          <w:p w14:paraId="305F34BE" w14:textId="77777777" w:rsidR="009427C6" w:rsidRDefault="009427C6">
            <w:pPr>
              <w:rPr>
                <w:rFonts w:ascii="Arial" w:hAnsi="Arial"/>
                <w:b/>
                <w:sz w:val="20"/>
              </w:rPr>
            </w:pPr>
            <w:r>
              <w:rPr>
                <w:rFonts w:ascii="Arial" w:hAnsi="Arial"/>
                <w:b/>
                <w:sz w:val="20"/>
              </w:rPr>
              <w:t>Project Role:</w:t>
            </w:r>
          </w:p>
        </w:tc>
        <w:tc>
          <w:tcPr>
            <w:tcW w:w="2657" w:type="dxa"/>
            <w:tcBorders>
              <w:top w:val="single" w:sz="4" w:space="0" w:color="auto"/>
              <w:left w:val="nil"/>
              <w:bottom w:val="nil"/>
              <w:right w:val="nil"/>
            </w:tcBorders>
          </w:tcPr>
          <w:p w14:paraId="4F772C72" w14:textId="77777777" w:rsidR="009427C6" w:rsidRDefault="009427C6">
            <w:pPr>
              <w:rPr>
                <w:rFonts w:ascii="Arial" w:hAnsi="Arial"/>
                <w:sz w:val="20"/>
              </w:rPr>
            </w:pPr>
          </w:p>
          <w:p w14:paraId="29F0FFEF" w14:textId="77777777" w:rsidR="009427C6" w:rsidRDefault="009427C6">
            <w:pPr>
              <w:rPr>
                <w:rFonts w:ascii="Arial" w:hAnsi="Arial"/>
                <w:sz w:val="20"/>
              </w:rPr>
            </w:pPr>
          </w:p>
        </w:tc>
      </w:tr>
      <w:tr w:rsidR="009427C6" w14:paraId="28B67132" w14:textId="77777777">
        <w:tblPrEx>
          <w:tblCellMar>
            <w:top w:w="0" w:type="dxa"/>
            <w:bottom w:w="0" w:type="dxa"/>
          </w:tblCellMar>
        </w:tblPrEx>
        <w:tc>
          <w:tcPr>
            <w:tcW w:w="1530" w:type="dxa"/>
            <w:tcBorders>
              <w:top w:val="nil"/>
              <w:left w:val="nil"/>
              <w:bottom w:val="nil"/>
              <w:right w:val="nil"/>
            </w:tcBorders>
          </w:tcPr>
          <w:p w14:paraId="501569BB" w14:textId="77777777" w:rsidR="009427C6" w:rsidRDefault="009427C6">
            <w:pPr>
              <w:rPr>
                <w:rFonts w:ascii="Arial" w:hAnsi="Arial"/>
                <w:b/>
                <w:sz w:val="20"/>
              </w:rPr>
            </w:pPr>
          </w:p>
          <w:p w14:paraId="608613D5" w14:textId="77777777" w:rsidR="009427C6" w:rsidRDefault="009427C6">
            <w:pPr>
              <w:rPr>
                <w:rFonts w:ascii="Arial" w:hAnsi="Arial"/>
                <w:b/>
                <w:sz w:val="20"/>
              </w:rPr>
            </w:pPr>
            <w:r>
              <w:rPr>
                <w:rFonts w:ascii="Arial" w:hAnsi="Arial"/>
                <w:b/>
                <w:sz w:val="20"/>
              </w:rPr>
              <w:t>Signature:</w:t>
            </w:r>
          </w:p>
        </w:tc>
        <w:tc>
          <w:tcPr>
            <w:tcW w:w="2804" w:type="dxa"/>
            <w:tcBorders>
              <w:top w:val="single" w:sz="4" w:space="0" w:color="auto"/>
              <w:left w:val="nil"/>
              <w:bottom w:val="nil"/>
              <w:right w:val="nil"/>
            </w:tcBorders>
          </w:tcPr>
          <w:p w14:paraId="12B3B79C" w14:textId="77777777" w:rsidR="009427C6" w:rsidRDefault="009427C6">
            <w:pPr>
              <w:rPr>
                <w:rFonts w:ascii="Arial" w:hAnsi="Arial"/>
                <w:sz w:val="20"/>
              </w:rPr>
            </w:pPr>
          </w:p>
          <w:p w14:paraId="13979E5C" w14:textId="77777777" w:rsidR="009427C6" w:rsidRDefault="009427C6">
            <w:pPr>
              <w:rPr>
                <w:rFonts w:ascii="Arial" w:hAnsi="Arial"/>
                <w:sz w:val="20"/>
              </w:rPr>
            </w:pPr>
          </w:p>
        </w:tc>
        <w:tc>
          <w:tcPr>
            <w:tcW w:w="1606" w:type="dxa"/>
            <w:tcBorders>
              <w:top w:val="nil"/>
              <w:left w:val="nil"/>
              <w:bottom w:val="nil"/>
              <w:right w:val="nil"/>
            </w:tcBorders>
          </w:tcPr>
          <w:p w14:paraId="3AA2FC39" w14:textId="77777777" w:rsidR="009427C6" w:rsidRDefault="009427C6">
            <w:pPr>
              <w:rPr>
                <w:rFonts w:ascii="Arial" w:hAnsi="Arial"/>
                <w:b/>
                <w:sz w:val="20"/>
              </w:rPr>
            </w:pPr>
          </w:p>
          <w:p w14:paraId="19B2F784" w14:textId="77777777" w:rsidR="009427C6" w:rsidRDefault="009427C6">
            <w:pPr>
              <w:rPr>
                <w:rFonts w:ascii="Arial" w:hAnsi="Arial"/>
                <w:b/>
                <w:sz w:val="20"/>
              </w:rPr>
            </w:pPr>
            <w:r>
              <w:rPr>
                <w:rFonts w:ascii="Arial" w:hAnsi="Arial"/>
                <w:b/>
                <w:sz w:val="20"/>
              </w:rPr>
              <w:t>Signature:</w:t>
            </w:r>
          </w:p>
        </w:tc>
        <w:tc>
          <w:tcPr>
            <w:tcW w:w="2657" w:type="dxa"/>
            <w:tcBorders>
              <w:top w:val="single" w:sz="4" w:space="0" w:color="auto"/>
              <w:left w:val="nil"/>
              <w:bottom w:val="nil"/>
              <w:right w:val="nil"/>
            </w:tcBorders>
          </w:tcPr>
          <w:p w14:paraId="01CE5082" w14:textId="77777777" w:rsidR="009427C6" w:rsidRDefault="009427C6">
            <w:pPr>
              <w:rPr>
                <w:rFonts w:ascii="Arial" w:hAnsi="Arial"/>
                <w:sz w:val="20"/>
              </w:rPr>
            </w:pPr>
          </w:p>
          <w:p w14:paraId="62F33EA0" w14:textId="77777777" w:rsidR="009427C6" w:rsidRDefault="009427C6">
            <w:pPr>
              <w:rPr>
                <w:rFonts w:ascii="Arial" w:hAnsi="Arial"/>
                <w:sz w:val="20"/>
              </w:rPr>
            </w:pPr>
          </w:p>
        </w:tc>
      </w:tr>
      <w:tr w:rsidR="009427C6" w14:paraId="0352ED88" w14:textId="77777777">
        <w:tblPrEx>
          <w:tblCellMar>
            <w:top w:w="0" w:type="dxa"/>
            <w:bottom w:w="0" w:type="dxa"/>
          </w:tblCellMar>
        </w:tblPrEx>
        <w:trPr>
          <w:trHeight w:val="280"/>
        </w:trPr>
        <w:tc>
          <w:tcPr>
            <w:tcW w:w="1530" w:type="dxa"/>
            <w:tcBorders>
              <w:top w:val="nil"/>
              <w:left w:val="nil"/>
              <w:bottom w:val="nil"/>
              <w:right w:val="nil"/>
            </w:tcBorders>
          </w:tcPr>
          <w:p w14:paraId="7A215950" w14:textId="77777777" w:rsidR="009427C6" w:rsidRDefault="009427C6">
            <w:pPr>
              <w:rPr>
                <w:rFonts w:ascii="Arial" w:hAnsi="Arial"/>
                <w:b/>
                <w:sz w:val="20"/>
              </w:rPr>
            </w:pPr>
          </w:p>
          <w:p w14:paraId="6C6C3D35" w14:textId="77777777" w:rsidR="009427C6" w:rsidRDefault="009427C6">
            <w:pPr>
              <w:rPr>
                <w:rFonts w:ascii="Arial" w:hAnsi="Arial"/>
                <w:b/>
                <w:sz w:val="20"/>
              </w:rPr>
            </w:pPr>
            <w:r>
              <w:rPr>
                <w:rFonts w:ascii="Arial" w:hAnsi="Arial"/>
                <w:b/>
                <w:sz w:val="20"/>
              </w:rPr>
              <w:t>Date:</w:t>
            </w:r>
          </w:p>
        </w:tc>
        <w:tc>
          <w:tcPr>
            <w:tcW w:w="2804" w:type="dxa"/>
            <w:tcBorders>
              <w:top w:val="single" w:sz="4" w:space="0" w:color="auto"/>
              <w:left w:val="nil"/>
              <w:bottom w:val="single" w:sz="4" w:space="0" w:color="auto"/>
              <w:right w:val="nil"/>
            </w:tcBorders>
          </w:tcPr>
          <w:p w14:paraId="0F7510B8" w14:textId="77777777" w:rsidR="009427C6" w:rsidRDefault="009427C6">
            <w:pPr>
              <w:rPr>
                <w:rFonts w:ascii="Arial" w:hAnsi="Arial"/>
                <w:sz w:val="20"/>
              </w:rPr>
            </w:pPr>
          </w:p>
        </w:tc>
        <w:tc>
          <w:tcPr>
            <w:tcW w:w="1606" w:type="dxa"/>
            <w:tcBorders>
              <w:top w:val="nil"/>
              <w:left w:val="nil"/>
              <w:bottom w:val="nil"/>
              <w:right w:val="nil"/>
            </w:tcBorders>
          </w:tcPr>
          <w:p w14:paraId="190F1D11" w14:textId="77777777" w:rsidR="009427C6" w:rsidRDefault="009427C6">
            <w:pPr>
              <w:rPr>
                <w:rFonts w:ascii="Arial" w:hAnsi="Arial"/>
                <w:b/>
                <w:sz w:val="20"/>
              </w:rPr>
            </w:pPr>
          </w:p>
          <w:p w14:paraId="73DACDD2" w14:textId="77777777" w:rsidR="009427C6" w:rsidRDefault="009427C6">
            <w:pPr>
              <w:rPr>
                <w:rFonts w:ascii="Arial" w:hAnsi="Arial"/>
                <w:b/>
                <w:sz w:val="20"/>
              </w:rPr>
            </w:pPr>
            <w:r>
              <w:rPr>
                <w:rFonts w:ascii="Arial" w:hAnsi="Arial"/>
                <w:b/>
                <w:sz w:val="20"/>
              </w:rPr>
              <w:t>Date:</w:t>
            </w:r>
          </w:p>
        </w:tc>
        <w:tc>
          <w:tcPr>
            <w:tcW w:w="2657" w:type="dxa"/>
            <w:tcBorders>
              <w:top w:val="single" w:sz="4" w:space="0" w:color="auto"/>
              <w:left w:val="nil"/>
              <w:bottom w:val="single" w:sz="4" w:space="0" w:color="auto"/>
              <w:right w:val="nil"/>
            </w:tcBorders>
          </w:tcPr>
          <w:p w14:paraId="2C16D76B" w14:textId="77777777" w:rsidR="009427C6" w:rsidRDefault="009427C6">
            <w:pPr>
              <w:rPr>
                <w:rFonts w:ascii="Arial" w:hAnsi="Arial"/>
                <w:sz w:val="20"/>
              </w:rPr>
            </w:pPr>
          </w:p>
        </w:tc>
      </w:tr>
      <w:tr w:rsidR="009427C6" w14:paraId="335F0724" w14:textId="77777777">
        <w:tblPrEx>
          <w:tblCellMar>
            <w:top w:w="0" w:type="dxa"/>
            <w:bottom w:w="0" w:type="dxa"/>
          </w:tblCellMar>
        </w:tblPrEx>
        <w:tc>
          <w:tcPr>
            <w:tcW w:w="1530" w:type="dxa"/>
            <w:tcBorders>
              <w:top w:val="nil"/>
              <w:left w:val="nil"/>
              <w:bottom w:val="nil"/>
              <w:right w:val="nil"/>
            </w:tcBorders>
          </w:tcPr>
          <w:p w14:paraId="1F6F1CBA" w14:textId="77777777" w:rsidR="009427C6" w:rsidRDefault="009427C6">
            <w:pPr>
              <w:rPr>
                <w:rFonts w:ascii="Arial" w:hAnsi="Arial"/>
                <w:b/>
                <w:sz w:val="20"/>
              </w:rPr>
            </w:pPr>
          </w:p>
        </w:tc>
        <w:tc>
          <w:tcPr>
            <w:tcW w:w="2804" w:type="dxa"/>
            <w:tcBorders>
              <w:top w:val="nil"/>
              <w:left w:val="nil"/>
              <w:bottom w:val="nil"/>
              <w:right w:val="nil"/>
            </w:tcBorders>
          </w:tcPr>
          <w:p w14:paraId="04ADC665" w14:textId="77777777" w:rsidR="009427C6" w:rsidRDefault="009427C6">
            <w:pPr>
              <w:rPr>
                <w:rFonts w:ascii="Arial" w:hAnsi="Arial"/>
                <w:sz w:val="20"/>
              </w:rPr>
            </w:pPr>
          </w:p>
        </w:tc>
        <w:tc>
          <w:tcPr>
            <w:tcW w:w="1606" w:type="dxa"/>
            <w:tcBorders>
              <w:top w:val="nil"/>
              <w:left w:val="nil"/>
              <w:bottom w:val="nil"/>
              <w:right w:val="nil"/>
            </w:tcBorders>
          </w:tcPr>
          <w:p w14:paraId="19A0CB5D" w14:textId="77777777" w:rsidR="009427C6" w:rsidRDefault="009427C6">
            <w:pPr>
              <w:rPr>
                <w:rFonts w:ascii="Arial" w:hAnsi="Arial"/>
                <w:b/>
                <w:sz w:val="20"/>
              </w:rPr>
            </w:pPr>
          </w:p>
        </w:tc>
        <w:tc>
          <w:tcPr>
            <w:tcW w:w="2657" w:type="dxa"/>
            <w:tcBorders>
              <w:top w:val="nil"/>
              <w:left w:val="nil"/>
              <w:bottom w:val="nil"/>
              <w:right w:val="nil"/>
            </w:tcBorders>
          </w:tcPr>
          <w:p w14:paraId="48A66AE1" w14:textId="77777777" w:rsidR="009427C6" w:rsidRDefault="009427C6">
            <w:pPr>
              <w:rPr>
                <w:rFonts w:ascii="Arial" w:hAnsi="Arial"/>
                <w:sz w:val="20"/>
              </w:rPr>
            </w:pPr>
          </w:p>
        </w:tc>
      </w:tr>
    </w:tbl>
    <w:p w14:paraId="5FA1BBE7" w14:textId="77777777" w:rsidR="009427C6" w:rsidRDefault="009427C6">
      <w:pPr>
        <w:rPr>
          <w:rFonts w:ascii="Arial" w:hAnsi="Arial"/>
          <w:sz w:val="20"/>
        </w:rPr>
      </w:pPr>
    </w:p>
    <w:p w14:paraId="5AB2863A" w14:textId="77777777" w:rsidR="009427C6" w:rsidRDefault="009427C6">
      <w:pPr>
        <w:rPr>
          <w:rFonts w:ascii="Arial" w:hAnsi="Arial"/>
          <w:sz w:val="20"/>
        </w:rPr>
        <w:sectPr w:rsidR="009427C6">
          <w:footerReference w:type="even" r:id="rId10"/>
          <w:footerReference w:type="default" r:id="rId11"/>
          <w:pgSz w:w="11906" w:h="16838" w:code="9"/>
          <w:pgMar w:top="1440" w:right="1797" w:bottom="1440" w:left="1797" w:header="709" w:footer="709" w:gutter="0"/>
          <w:cols w:space="720"/>
          <w:titlePg/>
        </w:sectPr>
      </w:pPr>
    </w:p>
    <w:p w14:paraId="0DD43BD6" w14:textId="77777777" w:rsidR="009427C6" w:rsidRDefault="009427C6">
      <w:pPr>
        <w:pStyle w:val="Heading1"/>
      </w:pPr>
      <w:bookmarkStart w:id="69" w:name="_Toc67810886"/>
      <w:r>
        <w:lastRenderedPageBreak/>
        <w:t>Appendix A Sequence diagrams</w:t>
      </w:r>
      <w:bookmarkEnd w:id="69"/>
    </w:p>
    <w:p w14:paraId="22082F46" w14:textId="77777777" w:rsidR="009427C6" w:rsidRDefault="009427C6">
      <w:pPr>
        <w:pStyle w:val="Title"/>
        <w:jc w:val="left"/>
        <w:rPr>
          <w:rFonts w:ascii="Arial" w:hAnsi="Arial"/>
          <w:sz w:val="20"/>
        </w:rPr>
      </w:pPr>
    </w:p>
    <w:p w14:paraId="2F0A628D" w14:textId="77777777" w:rsidR="009427C6" w:rsidRDefault="0041231B">
      <w:pPr>
        <w:pStyle w:val="Heading2"/>
        <w:rPr>
          <w:rFonts w:eastAsia="Arial Unicode MS"/>
        </w:rPr>
      </w:pPr>
      <w:bookmarkStart w:id="70" w:name="_Toc67810887"/>
      <w:r>
        <w:rPr>
          <w:rFonts w:eastAsia="Arial Unicode MS"/>
          <w:noProof/>
        </w:rPr>
        <mc:AlternateContent>
          <mc:Choice Requires="wps">
            <w:drawing>
              <wp:anchor distT="0" distB="0" distL="114300" distR="114300" simplePos="0" relativeHeight="251649024" behindDoc="0" locked="0" layoutInCell="0" allowOverlap="1" wp14:anchorId="2AAF2D98" wp14:editId="1D74DC9D">
                <wp:simplePos x="0" y="0"/>
                <wp:positionH relativeFrom="column">
                  <wp:posOffset>1905000</wp:posOffset>
                </wp:positionH>
                <wp:positionV relativeFrom="paragraph">
                  <wp:posOffset>3611245</wp:posOffset>
                </wp:positionV>
                <wp:extent cx="285750" cy="336550"/>
                <wp:effectExtent l="0" t="0" r="0" b="0"/>
                <wp:wrapNone/>
                <wp:docPr id="1125401533"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523609" w14:textId="77777777" w:rsidR="009427C6" w:rsidRDefault="009427C6">
                            <w:pPr>
                              <w:autoSpaceDE w:val="0"/>
                              <w:autoSpaceDN w:val="0"/>
                              <w:adjustRightInd w:val="0"/>
                              <w:rPr>
                                <w:b/>
                                <w:color w:val="000000"/>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type w14:anchorId="2AAF2D98" id="_x0000_t202" coordsize="21600,21600" o:spt="202" path="m,l,21600r21600,l21600,xe">
                <v:stroke joinstyle="miter"/>
                <v:path gradientshapeok="t" o:connecttype="rect"/>
              </v:shapetype>
              <v:shape id="Text Box 52" o:spid="_x0000_s1048" type="#_x0000_t202" style="position:absolute;left:0;text-align:left;margin-left:150pt;margin-top:284.35pt;width:22.5pt;height:26.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" o:allowincell="f" filled="f" fillcolor="#0c9" stroked="f">
                <v:path arrowok="t"/>
                <v:textbox>
                  <w:txbxContent>
                    <w:p w14:paraId="60523609" w14:textId="77777777" w:rsidR="009427C6" w:rsidRDefault="009427C6">
                      <w:pPr>
                        <w:autoSpaceDE w:val="0"/>
                        <w:autoSpaceDN w:val="0"/>
                        <w:adjustRightInd w:val="0"/>
                        <w:rPr>
                          <w:b/>
                          <w:color w:val="000000"/>
                        </w:rPr>
                      </w:pPr>
                    </w:p>
                  </w:txbxContent>
                </v:textbox>
              </v:shape>
            </w:pict>
          </mc:Fallback>
        </mc:AlternateContent>
      </w:r>
      <w:r>
        <w:rPr>
          <w:rFonts w:eastAsia="Arial Unicode MS"/>
          <w:noProof/>
        </w:rPr>
        <mc:AlternateContent>
          <mc:Choice Requires="wps">
            <w:drawing>
              <wp:anchor distT="0" distB="0" distL="114300" distR="114300" simplePos="0" relativeHeight="251648000" behindDoc="0" locked="0" layoutInCell="0" allowOverlap="1" wp14:anchorId="274035F3" wp14:editId="6562669E">
                <wp:simplePos x="0" y="0"/>
                <wp:positionH relativeFrom="column">
                  <wp:posOffset>1143000</wp:posOffset>
                </wp:positionH>
                <wp:positionV relativeFrom="paragraph">
                  <wp:posOffset>3916045</wp:posOffset>
                </wp:positionV>
                <wp:extent cx="1905000" cy="0"/>
                <wp:effectExtent l="0" t="50800" r="0" b="63500"/>
                <wp:wrapNone/>
                <wp:docPr id="205350793"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0A938" id="Line 51"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308.35pt" to="240pt,30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" o:allowincell="f">
                <v:stroke startarrow="block"/>
                <o:lock v:ext="edit" shapetype="f"/>
              </v:line>
            </w:pict>
          </mc:Fallback>
        </mc:AlternateContent>
      </w:r>
      <w:r>
        <w:rPr>
          <w:rFonts w:eastAsia="Arial Unicode MS"/>
          <w:noProof/>
        </w:rPr>
        <mc:AlternateContent>
          <mc:Choice Requires="wps">
            <w:drawing>
              <wp:anchor distT="0" distB="0" distL="114300" distR="114300" simplePos="0" relativeHeight="251646976" behindDoc="0" locked="0" layoutInCell="0" allowOverlap="1" wp14:anchorId="0B07B636" wp14:editId="41E5DDEE">
                <wp:simplePos x="0" y="0"/>
                <wp:positionH relativeFrom="column">
                  <wp:posOffset>5029200</wp:posOffset>
                </wp:positionH>
                <wp:positionV relativeFrom="paragraph">
                  <wp:posOffset>3611245</wp:posOffset>
                </wp:positionV>
                <wp:extent cx="285750" cy="336550"/>
                <wp:effectExtent l="0" t="0" r="0" b="0"/>
                <wp:wrapNone/>
                <wp:docPr id="2101899699"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300598" w14:textId="77777777" w:rsidR="009427C6" w:rsidRDefault="009427C6">
                            <w:pPr>
                              <w:autoSpaceDE w:val="0"/>
                              <w:autoSpaceDN w:val="0"/>
                              <w:adjustRightInd w:val="0"/>
                              <w:rPr>
                                <w:b/>
                                <w:color w:val="000000"/>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B07B636" id="Text Box 50" o:spid="_x0000_s1049" type="#_x0000_t202" style="position:absolute;left:0;text-align:left;margin-left:396pt;margin-top:284.35pt;width:22.5pt;height:2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" o:allowincell="f" filled="f" fillcolor="#0c9" stroked="f">
                <v:path arrowok="t"/>
                <v:textbox>
                  <w:txbxContent>
                    <w:p w14:paraId="28300598" w14:textId="77777777" w:rsidR="009427C6" w:rsidRDefault="009427C6">
                      <w:pPr>
                        <w:autoSpaceDE w:val="0"/>
                        <w:autoSpaceDN w:val="0"/>
                        <w:adjustRightInd w:val="0"/>
                        <w:rPr>
                          <w:b/>
                          <w:color w:val="000000"/>
                        </w:rPr>
                      </w:pPr>
                    </w:p>
                  </w:txbxContent>
                </v:textbox>
              </v:shape>
            </w:pict>
          </mc:Fallback>
        </mc:AlternateContent>
      </w:r>
      <w:r>
        <w:rPr>
          <w:rFonts w:eastAsia="Arial Unicode MS"/>
          <w:noProof/>
        </w:rPr>
        <mc:AlternateContent>
          <mc:Choice Requires="wps">
            <w:drawing>
              <wp:anchor distT="0" distB="0" distL="114300" distR="114300" simplePos="0" relativeHeight="251645952" behindDoc="0" locked="0" layoutInCell="0" allowOverlap="1" wp14:anchorId="2A7FC2A9" wp14:editId="025BA703">
                <wp:simplePos x="0" y="0"/>
                <wp:positionH relativeFrom="column">
                  <wp:posOffset>4267200</wp:posOffset>
                </wp:positionH>
                <wp:positionV relativeFrom="paragraph">
                  <wp:posOffset>3916045</wp:posOffset>
                </wp:positionV>
                <wp:extent cx="1905000" cy="0"/>
                <wp:effectExtent l="0" t="63500" r="0" b="50800"/>
                <wp:wrapNone/>
                <wp:docPr id="684787074"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598AE9" id="Line 49"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308.35pt" to="486pt,30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" o:allowincell="f">
                <v:stroke endarrow="block"/>
                <o:lock v:ext="edit" shapetype="f"/>
              </v:line>
            </w:pict>
          </mc:Fallback>
        </mc:AlternateContent>
      </w:r>
      <w:r>
        <w:rPr>
          <w:rFonts w:eastAsia="Arial Unicode MS"/>
          <w:noProof/>
        </w:rPr>
        <mc:AlternateContent>
          <mc:Choice Requires="wps">
            <w:drawing>
              <wp:anchor distT="0" distB="0" distL="114300" distR="114300" simplePos="0" relativeHeight="251644928" behindDoc="0" locked="0" layoutInCell="0" allowOverlap="1" wp14:anchorId="1122DADC" wp14:editId="0132E951">
                <wp:simplePos x="0" y="0"/>
                <wp:positionH relativeFrom="column">
                  <wp:posOffset>1905000</wp:posOffset>
                </wp:positionH>
                <wp:positionV relativeFrom="paragraph">
                  <wp:posOffset>1433195</wp:posOffset>
                </wp:positionV>
                <wp:extent cx="285750" cy="336550"/>
                <wp:effectExtent l="0" t="0" r="0" b="0"/>
                <wp:wrapNone/>
                <wp:docPr id="1187199856"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3D72C9" w14:textId="77777777" w:rsidR="009427C6" w:rsidRDefault="009427C6">
                            <w:pPr>
                              <w:autoSpaceDE w:val="0"/>
                              <w:autoSpaceDN w:val="0"/>
                              <w:adjustRightInd w:val="0"/>
                              <w:rPr>
                                <w:b/>
                                <w:color w:val="000000"/>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122DADC" id="Text Box 48" o:spid="_x0000_s1050" type="#_x0000_t202" style="position:absolute;left:0;text-align:left;margin-left:150pt;margin-top:112.85pt;width:22.5pt;height:26.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" o:allowincell="f" filled="f" fillcolor="#0c9" stroked="f">
                <v:path arrowok="t"/>
                <v:textbox>
                  <w:txbxContent>
                    <w:p w14:paraId="7B3D72C9" w14:textId="77777777" w:rsidR="009427C6" w:rsidRDefault="009427C6">
                      <w:pPr>
                        <w:autoSpaceDE w:val="0"/>
                        <w:autoSpaceDN w:val="0"/>
                        <w:adjustRightInd w:val="0"/>
                        <w:rPr>
                          <w:b/>
                          <w:color w:val="000000"/>
                        </w:rPr>
                      </w:pPr>
                    </w:p>
                  </w:txbxContent>
                </v:textbox>
              </v:shape>
            </w:pict>
          </mc:Fallback>
        </mc:AlternateContent>
      </w:r>
      <w:r>
        <w:rPr>
          <w:rFonts w:eastAsia="Arial Unicode MS"/>
          <w:noProof/>
        </w:rPr>
        <mc:AlternateContent>
          <mc:Choice Requires="wps">
            <w:drawing>
              <wp:anchor distT="0" distB="0" distL="114300" distR="114300" simplePos="0" relativeHeight="251643904" behindDoc="0" locked="0" layoutInCell="0" allowOverlap="1" wp14:anchorId="192D862B" wp14:editId="0280ECE1">
                <wp:simplePos x="0" y="0"/>
                <wp:positionH relativeFrom="column">
                  <wp:posOffset>1143000</wp:posOffset>
                </wp:positionH>
                <wp:positionV relativeFrom="paragraph">
                  <wp:posOffset>1737995</wp:posOffset>
                </wp:positionV>
                <wp:extent cx="1905000" cy="0"/>
                <wp:effectExtent l="0" t="50800" r="0" b="63500"/>
                <wp:wrapNone/>
                <wp:docPr id="427677638"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9AE365" id="Line 47"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136.85pt" to="240pt,136.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" o:allowincell="f">
                <v:stroke startarrow="block"/>
                <o:lock v:ext="edit" shapetype="f"/>
              </v:line>
            </w:pict>
          </mc:Fallback>
        </mc:AlternateContent>
      </w:r>
      <w:r>
        <w:rPr>
          <w:rFonts w:eastAsia="Arial Unicode MS"/>
          <w:noProof/>
        </w:rPr>
        <mc:AlternateContent>
          <mc:Choice Requires="wps">
            <w:drawing>
              <wp:anchor distT="0" distB="0" distL="114300" distR="114300" simplePos="0" relativeHeight="251642880" behindDoc="0" locked="0" layoutInCell="0" allowOverlap="1" wp14:anchorId="270C16C5" wp14:editId="15D2470B">
                <wp:simplePos x="0" y="0"/>
                <wp:positionH relativeFrom="column">
                  <wp:posOffset>4953000</wp:posOffset>
                </wp:positionH>
                <wp:positionV relativeFrom="paragraph">
                  <wp:posOffset>1858645</wp:posOffset>
                </wp:positionV>
                <wp:extent cx="376555" cy="336550"/>
                <wp:effectExtent l="0" t="0" r="0" b="0"/>
                <wp:wrapNone/>
                <wp:docPr id="135248146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655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9D8CA" w14:textId="77777777" w:rsidR="009427C6" w:rsidRDefault="009427C6">
                            <w:pPr>
                              <w:autoSpaceDE w:val="0"/>
                              <w:autoSpaceDN w:val="0"/>
                              <w:adjustRightInd w:val="0"/>
                              <w:rPr>
                                <w:color w:val="000000"/>
                                <w:sz w:val="32"/>
                              </w:rPr>
                            </w:pPr>
                            <w:r>
                              <w:rPr>
                                <w:b/>
                                <w:color w:val="000000"/>
                                <w:lang w:val="en-US"/>
                              </w:rPr>
                              <w:t>2a</w:t>
                            </w:r>
                            <w:r>
                              <w:rPr>
                                <w:color w:val="000000"/>
                                <w:sz w:val="32"/>
                                <w:lang w:val="en-US"/>
                              </w:rPr>
                              <w:t>a</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70C16C5" id="Text Box 46" o:spid="_x0000_s1051" type="#_x0000_t202" style="position:absolute;left:0;text-align:left;margin-left:390pt;margin-top:146.35pt;width:29.65pt;height:2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" o:allowincell="f" filled="f" fillcolor="#0c9" stroked="f">
                <v:path arrowok="t"/>
                <v:textbox>
                  <w:txbxContent>
                    <w:p w14:paraId="0CB9D8CA" w14:textId="77777777" w:rsidR="009427C6" w:rsidRDefault="009427C6">
                      <w:pPr>
                        <w:autoSpaceDE w:val="0"/>
                        <w:autoSpaceDN w:val="0"/>
                        <w:adjustRightInd w:val="0"/>
                        <w:rPr>
                          <w:color w:val="000000"/>
                          <w:sz w:val="32"/>
                        </w:rPr>
                      </w:pPr>
                      <w:r>
                        <w:rPr>
                          <w:b/>
                          <w:color w:val="000000"/>
                          <w:lang w:val="en-US"/>
                        </w:rPr>
                        <w:t>2a</w:t>
                      </w:r>
                      <w:r>
                        <w:rPr>
                          <w:color w:val="000000"/>
                          <w:sz w:val="32"/>
                          <w:lang w:val="en-US"/>
                        </w:rPr>
                        <w:t>a</w:t>
                      </w:r>
                    </w:p>
                  </w:txbxContent>
                </v:textbox>
              </v:shape>
            </w:pict>
          </mc:Fallback>
        </mc:AlternateContent>
      </w:r>
      <w:r>
        <w:rPr>
          <w:rFonts w:eastAsia="Arial Unicode MS"/>
          <w:noProof/>
        </w:rPr>
        <mc:AlternateContent>
          <mc:Choice Requires="wps">
            <w:drawing>
              <wp:anchor distT="0" distB="0" distL="114300" distR="114300" simplePos="0" relativeHeight="251641856" behindDoc="0" locked="0" layoutInCell="0" allowOverlap="1" wp14:anchorId="3EFC3E0F" wp14:editId="6DE5AB76">
                <wp:simplePos x="0" y="0"/>
                <wp:positionH relativeFrom="column">
                  <wp:posOffset>4191000</wp:posOffset>
                </wp:positionH>
                <wp:positionV relativeFrom="paragraph">
                  <wp:posOffset>2163445</wp:posOffset>
                </wp:positionV>
                <wp:extent cx="1905000" cy="0"/>
                <wp:effectExtent l="0" t="63500" r="0" b="50800"/>
                <wp:wrapNone/>
                <wp:docPr id="213857956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9B611B" id="Line 45"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pt,170.35pt" to="480pt,170.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" o:allowincell="f">
                <v:stroke dashstyle="dash" endarrow="block"/>
                <o:lock v:ext="edit" shapetype="f"/>
              </v:line>
            </w:pict>
          </mc:Fallback>
        </mc:AlternateContent>
      </w:r>
      <w:r>
        <w:rPr>
          <w:rFonts w:eastAsia="Arial Unicode MS"/>
          <w:noProof/>
        </w:rPr>
        <mc:AlternateContent>
          <mc:Choice Requires="wps">
            <w:drawing>
              <wp:anchor distT="0" distB="0" distL="114300" distR="114300" simplePos="0" relativeHeight="251640832" behindDoc="0" locked="0" layoutInCell="0" allowOverlap="1" wp14:anchorId="1EEFC694" wp14:editId="6FA1E737">
                <wp:simplePos x="0" y="0"/>
                <wp:positionH relativeFrom="column">
                  <wp:posOffset>4953000</wp:posOffset>
                </wp:positionH>
                <wp:positionV relativeFrom="paragraph">
                  <wp:posOffset>1433195</wp:posOffset>
                </wp:positionV>
                <wp:extent cx="285750" cy="336550"/>
                <wp:effectExtent l="0" t="0" r="0" b="0"/>
                <wp:wrapNone/>
                <wp:docPr id="948087166"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A9CE2" w14:textId="77777777" w:rsidR="009427C6" w:rsidRDefault="009427C6">
                            <w:pPr>
                              <w:autoSpaceDE w:val="0"/>
                              <w:autoSpaceDN w:val="0"/>
                              <w:adjustRightInd w:val="0"/>
                              <w:rPr>
                                <w:b/>
                                <w:color w:val="000000"/>
                              </w:rPr>
                            </w:pPr>
                            <w:r>
                              <w:rPr>
                                <w:b/>
                                <w:color w:val="000000"/>
                                <w:lang w:val="en-US"/>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EEFC694" id="Text Box 44" o:spid="_x0000_s1052" type="#_x0000_t202" style="position:absolute;left:0;text-align:left;margin-left:390pt;margin-top:112.85pt;width:22.5pt;height:26.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" o:allowincell="f" filled="f" fillcolor="#0c9" stroked="f">
                <v:path arrowok="t"/>
                <v:textbox>
                  <w:txbxContent>
                    <w:p w14:paraId="377A9CE2" w14:textId="77777777" w:rsidR="009427C6" w:rsidRDefault="009427C6">
                      <w:pPr>
                        <w:autoSpaceDE w:val="0"/>
                        <w:autoSpaceDN w:val="0"/>
                        <w:adjustRightInd w:val="0"/>
                        <w:rPr>
                          <w:b/>
                          <w:color w:val="000000"/>
                        </w:rPr>
                      </w:pPr>
                      <w:r>
                        <w:rPr>
                          <w:b/>
                          <w:color w:val="000000"/>
                          <w:lang w:val="en-US"/>
                        </w:rPr>
                        <w:t>2</w:t>
                      </w:r>
                    </w:p>
                  </w:txbxContent>
                </v:textbox>
              </v:shape>
            </w:pict>
          </mc:Fallback>
        </mc:AlternateContent>
      </w:r>
      <w:r>
        <w:rPr>
          <w:rFonts w:eastAsia="Arial Unicode MS"/>
          <w:noProof/>
        </w:rPr>
        <mc:AlternateContent>
          <mc:Choice Requires="wps">
            <w:drawing>
              <wp:anchor distT="0" distB="0" distL="114300" distR="114300" simplePos="0" relativeHeight="251639808" behindDoc="0" locked="0" layoutInCell="0" allowOverlap="1" wp14:anchorId="313025D0" wp14:editId="1F276791">
                <wp:simplePos x="0" y="0"/>
                <wp:positionH relativeFrom="column">
                  <wp:posOffset>4191000</wp:posOffset>
                </wp:positionH>
                <wp:positionV relativeFrom="paragraph">
                  <wp:posOffset>1737995</wp:posOffset>
                </wp:positionV>
                <wp:extent cx="1905000" cy="0"/>
                <wp:effectExtent l="0" t="50800" r="0" b="63500"/>
                <wp:wrapNone/>
                <wp:docPr id="1279618851"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D4427" id="Line 43"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pt,136.85pt" to="480pt,136.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" o:allowincell="f">
                <v:stroke startarrow="block"/>
                <o:lock v:ext="edit" shapetype="f"/>
              </v:line>
            </w:pict>
          </mc:Fallback>
        </mc:AlternateContent>
      </w:r>
      <w:r>
        <w:rPr>
          <w:rFonts w:eastAsia="Arial Unicode MS"/>
          <w:noProof/>
        </w:rPr>
        <mc:AlternateContent>
          <mc:Choice Requires="wps">
            <w:drawing>
              <wp:anchor distT="0" distB="0" distL="114300" distR="114300" simplePos="0" relativeHeight="251638784" behindDoc="0" locked="0" layoutInCell="0" allowOverlap="1" wp14:anchorId="45BCF8B2" wp14:editId="7D9DA864">
                <wp:simplePos x="0" y="0"/>
                <wp:positionH relativeFrom="column">
                  <wp:posOffset>4953000</wp:posOffset>
                </wp:positionH>
                <wp:positionV relativeFrom="paragraph">
                  <wp:posOffset>1020445</wp:posOffset>
                </wp:positionV>
                <wp:extent cx="376555" cy="336550"/>
                <wp:effectExtent l="0" t="0" r="0" b="0"/>
                <wp:wrapNone/>
                <wp:docPr id="132954795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655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2DCE9" w14:textId="77777777" w:rsidR="009427C6" w:rsidRDefault="009427C6">
                            <w:pPr>
                              <w:autoSpaceDE w:val="0"/>
                              <w:autoSpaceDN w:val="0"/>
                              <w:adjustRightInd w:val="0"/>
                              <w:rPr>
                                <w:color w:val="000000"/>
                                <w:sz w:val="32"/>
                              </w:rPr>
                            </w:pPr>
                            <w:r>
                              <w:rPr>
                                <w:b/>
                                <w:color w:val="000000"/>
                                <w:lang w:val="en-US"/>
                              </w:rPr>
                              <w:t>1a</w:t>
                            </w:r>
                            <w:r>
                              <w:rPr>
                                <w:color w:val="000000"/>
                                <w:sz w:val="32"/>
                                <w:lang w:val="en-US"/>
                              </w:rPr>
                              <w:t>a</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5BCF8B2" id="Text Box 42" o:spid="_x0000_s1053" type="#_x0000_t202" style="position:absolute;left:0;text-align:left;margin-left:390pt;margin-top:80.35pt;width:29.65pt;height:26.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" o:allowincell="f" filled="f" fillcolor="#0c9" stroked="f">
                <v:path arrowok="t"/>
                <v:textbox>
                  <w:txbxContent>
                    <w:p w14:paraId="6392DCE9" w14:textId="77777777" w:rsidR="009427C6" w:rsidRDefault="009427C6">
                      <w:pPr>
                        <w:autoSpaceDE w:val="0"/>
                        <w:autoSpaceDN w:val="0"/>
                        <w:adjustRightInd w:val="0"/>
                        <w:rPr>
                          <w:color w:val="000000"/>
                          <w:sz w:val="32"/>
                        </w:rPr>
                      </w:pPr>
                      <w:r>
                        <w:rPr>
                          <w:b/>
                          <w:color w:val="000000"/>
                          <w:lang w:val="en-US"/>
                        </w:rPr>
                        <w:t>1a</w:t>
                      </w:r>
                      <w:r>
                        <w:rPr>
                          <w:color w:val="000000"/>
                          <w:sz w:val="32"/>
                          <w:lang w:val="en-US"/>
                        </w:rPr>
                        <w:t>a</w:t>
                      </w:r>
                    </w:p>
                  </w:txbxContent>
                </v:textbox>
              </v:shape>
            </w:pict>
          </mc:Fallback>
        </mc:AlternateContent>
      </w:r>
      <w:r>
        <w:rPr>
          <w:rFonts w:eastAsia="Arial Unicode MS"/>
          <w:noProof/>
        </w:rPr>
        <mc:AlternateContent>
          <mc:Choice Requires="wps">
            <w:drawing>
              <wp:anchor distT="0" distB="0" distL="114300" distR="114300" simplePos="0" relativeHeight="251637760" behindDoc="0" locked="0" layoutInCell="0" allowOverlap="1" wp14:anchorId="2451FB77" wp14:editId="7828D6B9">
                <wp:simplePos x="0" y="0"/>
                <wp:positionH relativeFrom="column">
                  <wp:posOffset>4191000</wp:posOffset>
                </wp:positionH>
                <wp:positionV relativeFrom="paragraph">
                  <wp:posOffset>1325245</wp:posOffset>
                </wp:positionV>
                <wp:extent cx="1905000" cy="0"/>
                <wp:effectExtent l="0" t="50800" r="0" b="63500"/>
                <wp:wrapNone/>
                <wp:docPr id="61112560"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prstDash val="dash"/>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61944" id="Line 41"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pt,104.35pt" to="480pt,104.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" o:allowincell="f">
                <v:stroke dashstyle="dash" startarrow="block"/>
                <o:lock v:ext="edit" shapetype="f"/>
              </v:line>
            </w:pict>
          </mc:Fallback>
        </mc:AlternateContent>
      </w:r>
      <w:r>
        <w:rPr>
          <w:rFonts w:eastAsia="Arial Unicode MS"/>
          <w:noProof/>
        </w:rPr>
        <mc:AlternateContent>
          <mc:Choice Requires="wps">
            <w:drawing>
              <wp:anchor distT="0" distB="0" distL="114300" distR="114300" simplePos="0" relativeHeight="251636736" behindDoc="0" locked="0" layoutInCell="0" allowOverlap="1" wp14:anchorId="51C276E2" wp14:editId="2C57A9B9">
                <wp:simplePos x="0" y="0"/>
                <wp:positionH relativeFrom="column">
                  <wp:posOffset>4953000</wp:posOffset>
                </wp:positionH>
                <wp:positionV relativeFrom="paragraph">
                  <wp:posOffset>594995</wp:posOffset>
                </wp:positionV>
                <wp:extent cx="285750" cy="336550"/>
                <wp:effectExtent l="0" t="0" r="0" b="0"/>
                <wp:wrapNone/>
                <wp:docPr id="594393218"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C205E8" w14:textId="77777777" w:rsidR="009427C6" w:rsidRDefault="009427C6">
                            <w:pPr>
                              <w:autoSpaceDE w:val="0"/>
                              <w:autoSpaceDN w:val="0"/>
                              <w:adjustRightInd w:val="0"/>
                              <w:rPr>
                                <w:b/>
                                <w:color w:val="000000"/>
                              </w:rPr>
                            </w:pPr>
                            <w:r>
                              <w:rPr>
                                <w:b/>
                                <w:color w:val="000000"/>
                                <w:lang w:val="en-US"/>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1C276E2" id="Text Box 40" o:spid="_x0000_s1054" type="#_x0000_t202" style="position:absolute;left:0;text-align:left;margin-left:390pt;margin-top:46.85pt;width:22.5pt;height:2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" o:allowincell="f" filled="f" fillcolor="#0c9" stroked="f">
                <v:path arrowok="t"/>
                <v:textbox>
                  <w:txbxContent>
                    <w:p w14:paraId="52C205E8" w14:textId="77777777" w:rsidR="009427C6" w:rsidRDefault="009427C6">
                      <w:pPr>
                        <w:autoSpaceDE w:val="0"/>
                        <w:autoSpaceDN w:val="0"/>
                        <w:adjustRightInd w:val="0"/>
                        <w:rPr>
                          <w:b/>
                          <w:color w:val="000000"/>
                        </w:rPr>
                      </w:pPr>
                      <w:r>
                        <w:rPr>
                          <w:b/>
                          <w:color w:val="000000"/>
                          <w:lang w:val="en-US"/>
                        </w:rPr>
                        <w:t>1</w:t>
                      </w:r>
                    </w:p>
                  </w:txbxContent>
                </v:textbox>
              </v:shape>
            </w:pict>
          </mc:Fallback>
        </mc:AlternateContent>
      </w:r>
      <w:r>
        <w:rPr>
          <w:rFonts w:eastAsia="Arial Unicode MS"/>
          <w:noProof/>
        </w:rPr>
        <mc:AlternateContent>
          <mc:Choice Requires="wps">
            <w:drawing>
              <wp:anchor distT="0" distB="0" distL="114300" distR="114300" simplePos="0" relativeHeight="251635712" behindDoc="0" locked="0" layoutInCell="0" allowOverlap="1" wp14:anchorId="3A16EE15" wp14:editId="1CB8673C">
                <wp:simplePos x="0" y="0"/>
                <wp:positionH relativeFrom="column">
                  <wp:posOffset>4191000</wp:posOffset>
                </wp:positionH>
                <wp:positionV relativeFrom="paragraph">
                  <wp:posOffset>899795</wp:posOffset>
                </wp:positionV>
                <wp:extent cx="1905000" cy="0"/>
                <wp:effectExtent l="0" t="63500" r="0" b="50800"/>
                <wp:wrapNone/>
                <wp:docPr id="2003046692"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51F691" id="Line 39"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pt,70.85pt" to="480pt,70.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" o:allowincell="f">
                <v:stroke endarrow="block"/>
                <o:lock v:ext="edit" shapetype="f"/>
              </v:line>
            </w:pict>
          </mc:Fallback>
        </mc:AlternateContent>
      </w:r>
      <w:r>
        <w:rPr>
          <w:rFonts w:eastAsia="Arial Unicode MS"/>
          <w:noProof/>
        </w:rPr>
        <mc:AlternateContent>
          <mc:Choice Requires="wps">
            <w:drawing>
              <wp:anchor distT="0" distB="0" distL="114300" distR="114300" simplePos="0" relativeHeight="251634688" behindDoc="0" locked="0" layoutInCell="0" allowOverlap="1" wp14:anchorId="695D26D6" wp14:editId="35A7C8DE">
                <wp:simplePos x="0" y="0"/>
                <wp:positionH relativeFrom="column">
                  <wp:posOffset>1905000</wp:posOffset>
                </wp:positionH>
                <wp:positionV relativeFrom="paragraph">
                  <wp:posOffset>1020445</wp:posOffset>
                </wp:positionV>
                <wp:extent cx="375920" cy="336550"/>
                <wp:effectExtent l="0" t="0" r="0" b="0"/>
                <wp:wrapNone/>
                <wp:docPr id="143729521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59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B4861" w14:textId="77777777" w:rsidR="009427C6" w:rsidRDefault="009427C6">
                            <w:pPr>
                              <w:autoSpaceDE w:val="0"/>
                              <w:autoSpaceDN w:val="0"/>
                              <w:adjustRightInd w:val="0"/>
                              <w:rPr>
                                <w:color w:val="000000"/>
                                <w:sz w:val="32"/>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95D26D6" id="Text Box 38" o:spid="_x0000_s1055" type="#_x0000_t202" style="position:absolute;left:0;text-align:left;margin-left:150pt;margin-top:80.35pt;width:29.6pt;height:26.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" o:allowincell="f" filled="f" fillcolor="#0c9" stroked="f">
                <v:path arrowok="t"/>
                <v:textbox>
                  <w:txbxContent>
                    <w:p w14:paraId="7FFB4861" w14:textId="77777777" w:rsidR="009427C6" w:rsidRDefault="009427C6">
                      <w:pPr>
                        <w:autoSpaceDE w:val="0"/>
                        <w:autoSpaceDN w:val="0"/>
                        <w:adjustRightInd w:val="0"/>
                        <w:rPr>
                          <w:color w:val="000000"/>
                          <w:sz w:val="32"/>
                        </w:rPr>
                      </w:pPr>
                    </w:p>
                  </w:txbxContent>
                </v:textbox>
              </v:shape>
            </w:pict>
          </mc:Fallback>
        </mc:AlternateContent>
      </w:r>
      <w:r>
        <w:rPr>
          <w:rFonts w:eastAsia="Arial Unicode MS"/>
          <w:noProof/>
        </w:rPr>
        <mc:AlternateContent>
          <mc:Choice Requires="wps">
            <w:drawing>
              <wp:anchor distT="0" distB="0" distL="114300" distR="114300" simplePos="0" relativeHeight="251633664" behindDoc="0" locked="0" layoutInCell="0" allowOverlap="1" wp14:anchorId="00D1C06C" wp14:editId="09CFA590">
                <wp:simplePos x="0" y="0"/>
                <wp:positionH relativeFrom="column">
                  <wp:posOffset>1143000</wp:posOffset>
                </wp:positionH>
                <wp:positionV relativeFrom="paragraph">
                  <wp:posOffset>1325245</wp:posOffset>
                </wp:positionV>
                <wp:extent cx="1905000" cy="0"/>
                <wp:effectExtent l="0" t="50800" r="0" b="63500"/>
                <wp:wrapNone/>
                <wp:docPr id="1469270024"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prstDash val="dash"/>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9537F" id="Line 37"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104.35pt" to="240pt,104.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" o:allowincell="f">
                <v:stroke dashstyle="dash" startarrow="block"/>
                <o:lock v:ext="edit" shapetype="f"/>
              </v:line>
            </w:pict>
          </mc:Fallback>
        </mc:AlternateContent>
      </w:r>
      <w:r>
        <w:rPr>
          <w:rFonts w:eastAsia="Arial Unicode MS"/>
          <w:noProof/>
        </w:rPr>
        <mc:AlternateContent>
          <mc:Choice Requires="wps">
            <w:drawing>
              <wp:anchor distT="0" distB="0" distL="114300" distR="114300" simplePos="0" relativeHeight="251632640" behindDoc="0" locked="0" layoutInCell="0" allowOverlap="1" wp14:anchorId="7E0F2CDF" wp14:editId="27396F1F">
                <wp:simplePos x="0" y="0"/>
                <wp:positionH relativeFrom="column">
                  <wp:posOffset>1905000</wp:posOffset>
                </wp:positionH>
                <wp:positionV relativeFrom="paragraph">
                  <wp:posOffset>594995</wp:posOffset>
                </wp:positionV>
                <wp:extent cx="285750" cy="336550"/>
                <wp:effectExtent l="0" t="0" r="0" b="0"/>
                <wp:wrapNone/>
                <wp:docPr id="62811282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D61B7" w14:textId="77777777" w:rsidR="009427C6" w:rsidRDefault="009427C6">
                            <w:pPr>
                              <w:autoSpaceDE w:val="0"/>
                              <w:autoSpaceDN w:val="0"/>
                              <w:adjustRightInd w:val="0"/>
                              <w:rPr>
                                <w:b/>
                                <w:color w:val="000000"/>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E0F2CDF" id="Text Box 36" o:spid="_x0000_s1056" type="#_x0000_t202" style="position:absolute;left:0;text-align:left;margin-left:150pt;margin-top:46.85pt;width:22.5pt;height:26.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" o:allowincell="f" filled="f" fillcolor="#0c9" stroked="f">
                <v:path arrowok="t"/>
                <v:textbox>
                  <w:txbxContent>
                    <w:p w14:paraId="412D61B7" w14:textId="77777777" w:rsidR="009427C6" w:rsidRDefault="009427C6">
                      <w:pPr>
                        <w:autoSpaceDE w:val="0"/>
                        <w:autoSpaceDN w:val="0"/>
                        <w:adjustRightInd w:val="0"/>
                        <w:rPr>
                          <w:b/>
                          <w:color w:val="000000"/>
                        </w:rPr>
                      </w:pPr>
                    </w:p>
                  </w:txbxContent>
                </v:textbox>
              </v:shape>
            </w:pict>
          </mc:Fallback>
        </mc:AlternateContent>
      </w:r>
      <w:r>
        <w:rPr>
          <w:rFonts w:eastAsia="Arial Unicode MS"/>
          <w:noProof/>
        </w:rPr>
        <mc:AlternateContent>
          <mc:Choice Requires="wps">
            <w:drawing>
              <wp:anchor distT="0" distB="0" distL="114300" distR="114300" simplePos="0" relativeHeight="251631616" behindDoc="0" locked="0" layoutInCell="0" allowOverlap="1" wp14:anchorId="6168BCF8" wp14:editId="0A266597">
                <wp:simplePos x="0" y="0"/>
                <wp:positionH relativeFrom="column">
                  <wp:posOffset>1143000</wp:posOffset>
                </wp:positionH>
                <wp:positionV relativeFrom="paragraph">
                  <wp:posOffset>899795</wp:posOffset>
                </wp:positionV>
                <wp:extent cx="1905000" cy="0"/>
                <wp:effectExtent l="0" t="63500" r="0" b="50800"/>
                <wp:wrapNone/>
                <wp:docPr id="1542322349"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DA3DF9" id="Line 35"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70.85pt" to="240pt,70.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" o:allowincell="f">
                <v:stroke endarrow="block"/>
                <o:lock v:ext="edit" shapetype="f"/>
              </v:line>
            </w:pict>
          </mc:Fallback>
        </mc:AlternateContent>
      </w:r>
      <w:r>
        <w:rPr>
          <w:rFonts w:eastAsia="Arial Unicode MS"/>
          <w:noProof/>
        </w:rPr>
        <mc:AlternateContent>
          <mc:Choice Requires="wps">
            <w:drawing>
              <wp:anchor distT="0" distB="0" distL="114300" distR="114300" simplePos="0" relativeHeight="251630592" behindDoc="0" locked="0" layoutInCell="0" allowOverlap="1" wp14:anchorId="7E14101E" wp14:editId="62BB4CED">
                <wp:simplePos x="0" y="0"/>
                <wp:positionH relativeFrom="column">
                  <wp:posOffset>6402705</wp:posOffset>
                </wp:positionH>
                <wp:positionV relativeFrom="paragraph">
                  <wp:posOffset>3836670</wp:posOffset>
                </wp:positionV>
                <wp:extent cx="506095" cy="244475"/>
                <wp:effectExtent l="0" t="0" r="0" b="0"/>
                <wp:wrapNone/>
                <wp:docPr id="1659880158"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09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B62578" w14:textId="77777777" w:rsidR="009427C6" w:rsidRDefault="009427C6">
                            <w:pPr>
                              <w:autoSpaceDE w:val="0"/>
                              <w:autoSpaceDN w:val="0"/>
                              <w:adjustRightInd w:val="0"/>
                              <w:jc w:val="center"/>
                              <w:rPr>
                                <w:color w:val="000000"/>
                                <w:lang w:val="en-US"/>
                              </w:rPr>
                            </w:pPr>
                            <w:r>
                              <w:rPr>
                                <w:color w:val="000000"/>
                                <w:lang w:val="en-US"/>
                              </w:rPr>
                              <w:t>CSDP</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7E14101E" id="Rectangle 34" o:spid="_x0000_s1057" style="position:absolute;left:0;text-align:left;margin-left:504.15pt;margin-top:302.1pt;width:39.85pt;height:19.2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" o:allowincell="f" filled="f" stroked="f">
                <v:path arrowok="t"/>
                <v:textbox inset="0,0,0,0">
                  <w:txbxContent>
                    <w:p w14:paraId="7DB62578" w14:textId="77777777" w:rsidR="009427C6" w:rsidRDefault="009427C6">
                      <w:pPr>
                        <w:autoSpaceDE w:val="0"/>
                        <w:autoSpaceDN w:val="0"/>
                        <w:adjustRightInd w:val="0"/>
                        <w:jc w:val="center"/>
                        <w:rPr>
                          <w:color w:val="000000"/>
                          <w:lang w:val="en-US"/>
                        </w:rPr>
                      </w:pPr>
                      <w:r>
                        <w:rPr>
                          <w:color w:val="000000"/>
                          <w:lang w:val="en-US"/>
                        </w:rPr>
                        <w:t>CSDP</w:t>
                      </w:r>
                    </w:p>
                  </w:txbxContent>
                </v:textbox>
              </v:rect>
            </w:pict>
          </mc:Fallback>
        </mc:AlternateContent>
      </w:r>
      <w:r>
        <w:rPr>
          <w:rFonts w:eastAsia="Arial Unicode MS"/>
          <w:noProof/>
        </w:rPr>
        <mc:AlternateContent>
          <mc:Choice Requires="wps">
            <w:drawing>
              <wp:anchor distT="0" distB="0" distL="114300" distR="114300" simplePos="0" relativeHeight="251629568" behindDoc="0" locked="0" layoutInCell="0" allowOverlap="1" wp14:anchorId="46830DDE" wp14:editId="2CB7DB76">
                <wp:simplePos x="0" y="0"/>
                <wp:positionH relativeFrom="column">
                  <wp:posOffset>6153150</wp:posOffset>
                </wp:positionH>
                <wp:positionV relativeFrom="paragraph">
                  <wp:posOffset>3028950</wp:posOffset>
                </wp:positionV>
                <wp:extent cx="1009650" cy="2061845"/>
                <wp:effectExtent l="0" t="0" r="6350" b="0"/>
                <wp:wrapNone/>
                <wp:docPr id="110758859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9650" cy="2061845"/>
                        </a:xfrm>
                        <a:prstGeom prst="rect">
                          <a:avLst/>
                        </a:prstGeom>
                        <a:noFill/>
                        <a:ln w="7938">
                          <a:solidFill>
                            <a:srgbClr val="000000"/>
                          </a:solidFill>
                          <a:miter lim="800000"/>
                          <a:headEnd/>
                          <a:tailEnd/>
                        </a:ln>
                        <a:extLst>
                          <a:ext uri="{909E8E84-426E-40DD-AFC4-6F175D3DCCD1}">
                            <a14:hiddenFill xmlns:a14="http://schemas.microsoft.com/office/drawing/2010/main">
                              <a:solidFill>
                                <a:srgbClr val="FFFFE1"/>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CB836C" id="Rectangle 33" o:spid="_x0000_s1026" style="position:absolute;margin-left:484.5pt;margin-top:238.5pt;width:79.5pt;height:162.3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" o:allowincell="f" filled="f" fillcolor="#ffffe1" strokeweight=".2205mm">
                <v:path arrowok="t"/>
              </v:rect>
            </w:pict>
          </mc:Fallback>
        </mc:AlternateContent>
      </w:r>
      <w:r>
        <w:rPr>
          <w:rFonts w:eastAsia="Arial Unicode MS"/>
          <w:noProof/>
        </w:rPr>
        <mc:AlternateContent>
          <mc:Choice Requires="wps">
            <w:drawing>
              <wp:anchor distT="0" distB="0" distL="114300" distR="114300" simplePos="0" relativeHeight="251628544" behindDoc="0" locked="0" layoutInCell="0" allowOverlap="1" wp14:anchorId="246B013B" wp14:editId="381AF339">
                <wp:simplePos x="0" y="0"/>
                <wp:positionH relativeFrom="column">
                  <wp:posOffset>285750</wp:posOffset>
                </wp:positionH>
                <wp:positionV relativeFrom="paragraph">
                  <wp:posOffset>3760470</wp:posOffset>
                </wp:positionV>
                <wp:extent cx="685800" cy="488950"/>
                <wp:effectExtent l="0" t="0" r="0" b="0"/>
                <wp:wrapNone/>
                <wp:docPr id="1427522105"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 cy="488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DCE65" w14:textId="77777777" w:rsidR="009427C6" w:rsidRDefault="009427C6">
                            <w:pPr>
                              <w:autoSpaceDE w:val="0"/>
                              <w:autoSpaceDN w:val="0"/>
                              <w:adjustRightInd w:val="0"/>
                              <w:jc w:val="center"/>
                              <w:rPr>
                                <w:color w:val="000000"/>
                                <w:lang w:val="en-US"/>
                              </w:rPr>
                            </w:pPr>
                            <w:r>
                              <w:rPr>
                                <w:color w:val="000000"/>
                                <w:lang w:val="en-US"/>
                              </w:rPr>
                              <w:t xml:space="preserve">Issuer’s </w:t>
                            </w:r>
                          </w:p>
                          <w:p w14:paraId="6DA3D766" w14:textId="77777777" w:rsidR="009427C6" w:rsidRDefault="009427C6">
                            <w:pPr>
                              <w:autoSpaceDE w:val="0"/>
                              <w:autoSpaceDN w:val="0"/>
                              <w:adjustRightInd w:val="0"/>
                              <w:jc w:val="center"/>
                              <w:rPr>
                                <w:color w:val="000000"/>
                                <w:sz w:val="28"/>
                                <w:lang w:val="en-US"/>
                              </w:rPr>
                            </w:pPr>
                            <w:r>
                              <w:rPr>
                                <w:color w:val="000000"/>
                                <w:lang w:val="en-US"/>
                              </w:rPr>
                              <w:t>CSDP</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246B013B" id="Rectangle 32" o:spid="_x0000_s1058" style="position:absolute;left:0;text-align:left;margin-left:22.5pt;margin-top:296.1pt;width:54pt;height:38.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" o:allowincell="f" filled="f" stroked="f">
                <v:path arrowok="t"/>
                <v:textbox inset="0,0,0,0">
                  <w:txbxContent>
                    <w:p w14:paraId="55BDCE65" w14:textId="77777777" w:rsidR="009427C6" w:rsidRDefault="009427C6">
                      <w:pPr>
                        <w:autoSpaceDE w:val="0"/>
                        <w:autoSpaceDN w:val="0"/>
                        <w:adjustRightInd w:val="0"/>
                        <w:jc w:val="center"/>
                        <w:rPr>
                          <w:color w:val="000000"/>
                          <w:lang w:val="en-US"/>
                        </w:rPr>
                      </w:pPr>
                      <w:r>
                        <w:rPr>
                          <w:color w:val="000000"/>
                          <w:lang w:val="en-US"/>
                        </w:rPr>
                        <w:t xml:space="preserve">Issuer’s </w:t>
                      </w:r>
                    </w:p>
                    <w:p w14:paraId="6DA3D766" w14:textId="77777777" w:rsidR="009427C6" w:rsidRDefault="009427C6">
                      <w:pPr>
                        <w:autoSpaceDE w:val="0"/>
                        <w:autoSpaceDN w:val="0"/>
                        <w:adjustRightInd w:val="0"/>
                        <w:jc w:val="center"/>
                        <w:rPr>
                          <w:color w:val="000000"/>
                          <w:sz w:val="28"/>
                          <w:lang w:val="en-US"/>
                        </w:rPr>
                      </w:pPr>
                      <w:r>
                        <w:rPr>
                          <w:color w:val="000000"/>
                          <w:lang w:val="en-US"/>
                        </w:rPr>
                        <w:t>CSDP</w:t>
                      </w:r>
                    </w:p>
                  </w:txbxContent>
                </v:textbox>
              </v:rect>
            </w:pict>
          </mc:Fallback>
        </mc:AlternateContent>
      </w:r>
      <w:r>
        <w:rPr>
          <w:rFonts w:eastAsia="Arial Unicode MS"/>
          <w:noProof/>
        </w:rPr>
        <mc:AlternateContent>
          <mc:Choice Requires="wps">
            <w:drawing>
              <wp:anchor distT="0" distB="0" distL="114300" distR="114300" simplePos="0" relativeHeight="251627520" behindDoc="0" locked="0" layoutInCell="0" allowOverlap="1" wp14:anchorId="7CF1B3C9" wp14:editId="5F8B1D4E">
                <wp:simplePos x="0" y="0"/>
                <wp:positionH relativeFrom="column">
                  <wp:posOffset>133350</wp:posOffset>
                </wp:positionH>
                <wp:positionV relativeFrom="paragraph">
                  <wp:posOffset>2952750</wp:posOffset>
                </wp:positionV>
                <wp:extent cx="1009650" cy="2061845"/>
                <wp:effectExtent l="0" t="0" r="6350" b="0"/>
                <wp:wrapNone/>
                <wp:docPr id="1520528879"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9650" cy="2061845"/>
                        </a:xfrm>
                        <a:prstGeom prst="rect">
                          <a:avLst/>
                        </a:prstGeom>
                        <a:noFill/>
                        <a:ln w="7938">
                          <a:solidFill>
                            <a:srgbClr val="000000"/>
                          </a:solidFill>
                          <a:miter lim="800000"/>
                          <a:headEnd/>
                          <a:tailEnd/>
                        </a:ln>
                        <a:extLst>
                          <a:ext uri="{909E8E84-426E-40DD-AFC4-6F175D3DCCD1}">
                            <a14:hiddenFill xmlns:a14="http://schemas.microsoft.com/office/drawing/2010/main">
                              <a:solidFill>
                                <a:srgbClr val="FFFFE1"/>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62A0D9" id="Rectangle 31" o:spid="_x0000_s1026" style="position:absolute;margin-left:10.5pt;margin-top:232.5pt;width:79.5pt;height:162.3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" o:allowincell="f" filled="f" fillcolor="#ffffe1" strokeweight=".2205mm">
                <v:path arrowok="t"/>
              </v:rect>
            </w:pict>
          </mc:Fallback>
        </mc:AlternateContent>
      </w:r>
      <w:r>
        <w:rPr>
          <w:rFonts w:eastAsia="Arial Unicode MS"/>
          <w:noProof/>
        </w:rPr>
        <mc:AlternateContent>
          <mc:Choice Requires="wps">
            <w:drawing>
              <wp:anchor distT="0" distB="0" distL="114300" distR="114300" simplePos="0" relativeHeight="251626496" behindDoc="0" locked="0" layoutInCell="0" allowOverlap="1" wp14:anchorId="76F019C4" wp14:editId="74196BA3">
                <wp:simplePos x="0" y="0"/>
                <wp:positionH relativeFrom="column">
                  <wp:posOffset>6402705</wp:posOffset>
                </wp:positionH>
                <wp:positionV relativeFrom="paragraph">
                  <wp:posOffset>1478915</wp:posOffset>
                </wp:positionV>
                <wp:extent cx="488950" cy="245110"/>
                <wp:effectExtent l="0" t="0" r="0" b="0"/>
                <wp:wrapNone/>
                <wp:docPr id="71559949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C24A0" w14:textId="77777777" w:rsidR="009427C6" w:rsidRDefault="009427C6">
                            <w:pPr>
                              <w:autoSpaceDE w:val="0"/>
                              <w:autoSpaceDN w:val="0"/>
                              <w:adjustRightInd w:val="0"/>
                              <w:jc w:val="center"/>
                              <w:rPr>
                                <w:color w:val="000000"/>
                                <w:lang w:val="en-US"/>
                              </w:rPr>
                            </w:pPr>
                            <w:r>
                              <w:rPr>
                                <w:color w:val="000000"/>
                                <w:lang w:val="en-US"/>
                              </w:rPr>
                              <w:t xml:space="preserve">NNA </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76F019C4" id="Rectangle 30" o:spid="_x0000_s1059" style="position:absolute;left:0;text-align:left;margin-left:504.15pt;margin-top:116.45pt;width:38.5pt;height:19.3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" o:allowincell="f" filled="f" stroked="f">
                <v:path arrowok="t"/>
                <v:textbox inset="0,0,0,0">
                  <w:txbxContent>
                    <w:p w14:paraId="193C24A0" w14:textId="77777777" w:rsidR="009427C6" w:rsidRDefault="009427C6">
                      <w:pPr>
                        <w:autoSpaceDE w:val="0"/>
                        <w:autoSpaceDN w:val="0"/>
                        <w:adjustRightInd w:val="0"/>
                        <w:jc w:val="center"/>
                        <w:rPr>
                          <w:color w:val="000000"/>
                          <w:lang w:val="en-US"/>
                        </w:rPr>
                      </w:pPr>
                      <w:r>
                        <w:rPr>
                          <w:color w:val="000000"/>
                          <w:lang w:val="en-US"/>
                        </w:rPr>
                        <w:t xml:space="preserve">NNA </w:t>
                      </w:r>
                    </w:p>
                  </w:txbxContent>
                </v:textbox>
              </v:rect>
            </w:pict>
          </mc:Fallback>
        </mc:AlternateContent>
      </w:r>
      <w:r>
        <w:rPr>
          <w:rFonts w:eastAsia="Arial Unicode MS"/>
          <w:noProof/>
        </w:rPr>
        <mc:AlternateContent>
          <mc:Choice Requires="wps">
            <w:drawing>
              <wp:anchor distT="0" distB="0" distL="114300" distR="114300" simplePos="0" relativeHeight="251625472" behindDoc="0" locked="0" layoutInCell="0" allowOverlap="1" wp14:anchorId="0E433A96" wp14:editId="442B5566">
                <wp:simplePos x="0" y="0"/>
                <wp:positionH relativeFrom="column">
                  <wp:posOffset>6153150</wp:posOffset>
                </wp:positionH>
                <wp:positionV relativeFrom="paragraph">
                  <wp:posOffset>671195</wp:posOffset>
                </wp:positionV>
                <wp:extent cx="1009650" cy="2061845"/>
                <wp:effectExtent l="0" t="0" r="6350" b="0"/>
                <wp:wrapNone/>
                <wp:docPr id="89709286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9650" cy="2061845"/>
                        </a:xfrm>
                        <a:prstGeom prst="rect">
                          <a:avLst/>
                        </a:prstGeom>
                        <a:noFill/>
                        <a:ln w="7938">
                          <a:solidFill>
                            <a:srgbClr val="000000"/>
                          </a:solidFill>
                          <a:miter lim="800000"/>
                          <a:headEnd/>
                          <a:tailEnd/>
                        </a:ln>
                        <a:extLst>
                          <a:ext uri="{909E8E84-426E-40DD-AFC4-6F175D3DCCD1}">
                            <a14:hiddenFill xmlns:a14="http://schemas.microsoft.com/office/drawing/2010/main">
                              <a:solidFill>
                                <a:srgbClr val="FFFFE1"/>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8DFC79" id="Rectangle 29" o:spid="_x0000_s1026" style="position:absolute;margin-left:484.5pt;margin-top:52.85pt;width:79.5pt;height:162.3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" o:allowincell="f" filled="f" fillcolor="#ffffe1" strokeweight=".2205mm">
                <v:path arrowok="t"/>
              </v:rect>
            </w:pict>
          </mc:Fallback>
        </mc:AlternateContent>
      </w:r>
      <w:r>
        <w:rPr>
          <w:rFonts w:eastAsia="Arial Unicode MS"/>
          <w:noProof/>
        </w:rPr>
        <mc:AlternateContent>
          <mc:Choice Requires="wps">
            <w:drawing>
              <wp:anchor distT="0" distB="0" distL="114300" distR="114300" simplePos="0" relativeHeight="251624448" behindDoc="0" locked="0" layoutInCell="0" allowOverlap="1" wp14:anchorId="4D77F9C7" wp14:editId="0EB62B53">
                <wp:simplePos x="0" y="0"/>
                <wp:positionH relativeFrom="column">
                  <wp:posOffset>304800</wp:posOffset>
                </wp:positionH>
                <wp:positionV relativeFrom="paragraph">
                  <wp:posOffset>1474470</wp:posOffset>
                </wp:positionV>
                <wp:extent cx="645795" cy="733425"/>
                <wp:effectExtent l="0" t="0" r="0" b="0"/>
                <wp:wrapNone/>
                <wp:docPr id="37307511"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5795" cy="733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E5009A" w14:textId="77777777" w:rsidR="009427C6" w:rsidRDefault="009427C6">
                            <w:pPr>
                              <w:autoSpaceDE w:val="0"/>
                              <w:autoSpaceDN w:val="0"/>
                              <w:adjustRightInd w:val="0"/>
                              <w:jc w:val="center"/>
                              <w:rPr>
                                <w:color w:val="000000"/>
                                <w:lang w:val="en-US"/>
                              </w:rPr>
                            </w:pPr>
                            <w:r>
                              <w:rPr>
                                <w:color w:val="000000"/>
                                <w:lang w:val="en-US"/>
                              </w:rPr>
                              <w:t xml:space="preserve">Issuer / </w:t>
                            </w:r>
                          </w:p>
                          <w:p w14:paraId="32550A09" w14:textId="77777777" w:rsidR="009427C6" w:rsidRDefault="009427C6">
                            <w:pPr>
                              <w:autoSpaceDE w:val="0"/>
                              <w:autoSpaceDN w:val="0"/>
                              <w:adjustRightInd w:val="0"/>
                              <w:jc w:val="center"/>
                              <w:rPr>
                                <w:color w:val="000000"/>
                                <w:lang w:val="en-US"/>
                              </w:rPr>
                            </w:pPr>
                            <w:r>
                              <w:rPr>
                                <w:color w:val="000000"/>
                                <w:lang w:val="en-US"/>
                              </w:rPr>
                              <w:t xml:space="preserve">Issuing </w:t>
                            </w:r>
                          </w:p>
                          <w:p w14:paraId="036EB8F1" w14:textId="77777777" w:rsidR="009427C6" w:rsidRDefault="009427C6">
                            <w:pPr>
                              <w:autoSpaceDE w:val="0"/>
                              <w:autoSpaceDN w:val="0"/>
                              <w:adjustRightInd w:val="0"/>
                              <w:jc w:val="center"/>
                              <w:rPr>
                                <w:color w:val="000000"/>
                                <w:sz w:val="28"/>
                                <w:lang w:val="en-US"/>
                              </w:rPr>
                            </w:pPr>
                            <w:r>
                              <w:rPr>
                                <w:color w:val="000000"/>
                                <w:lang w:val="en-US"/>
                              </w:rPr>
                              <w:t>Agent</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4D77F9C7" id="Rectangle 28" o:spid="_x0000_s1060" style="position:absolute;left:0;text-align:left;margin-left:24pt;margin-top:116.1pt;width:50.85pt;height:57.7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" o:allowincell="f" filled="f" stroked="f">
                <v:path arrowok="t"/>
                <v:textbox inset="0,0,0,0">
                  <w:txbxContent>
                    <w:p w14:paraId="7EE5009A" w14:textId="77777777" w:rsidR="009427C6" w:rsidRDefault="009427C6">
                      <w:pPr>
                        <w:autoSpaceDE w:val="0"/>
                        <w:autoSpaceDN w:val="0"/>
                        <w:adjustRightInd w:val="0"/>
                        <w:jc w:val="center"/>
                        <w:rPr>
                          <w:color w:val="000000"/>
                          <w:lang w:val="en-US"/>
                        </w:rPr>
                      </w:pPr>
                      <w:r>
                        <w:rPr>
                          <w:color w:val="000000"/>
                          <w:lang w:val="en-US"/>
                        </w:rPr>
                        <w:t xml:space="preserve">Issuer / </w:t>
                      </w:r>
                    </w:p>
                    <w:p w14:paraId="32550A09" w14:textId="77777777" w:rsidR="009427C6" w:rsidRDefault="009427C6">
                      <w:pPr>
                        <w:autoSpaceDE w:val="0"/>
                        <w:autoSpaceDN w:val="0"/>
                        <w:adjustRightInd w:val="0"/>
                        <w:jc w:val="center"/>
                        <w:rPr>
                          <w:color w:val="000000"/>
                          <w:lang w:val="en-US"/>
                        </w:rPr>
                      </w:pPr>
                      <w:r>
                        <w:rPr>
                          <w:color w:val="000000"/>
                          <w:lang w:val="en-US"/>
                        </w:rPr>
                        <w:t xml:space="preserve">Issuing </w:t>
                      </w:r>
                    </w:p>
                    <w:p w14:paraId="036EB8F1" w14:textId="77777777" w:rsidR="009427C6" w:rsidRDefault="009427C6">
                      <w:pPr>
                        <w:autoSpaceDE w:val="0"/>
                        <w:autoSpaceDN w:val="0"/>
                        <w:adjustRightInd w:val="0"/>
                        <w:jc w:val="center"/>
                        <w:rPr>
                          <w:color w:val="000000"/>
                          <w:sz w:val="28"/>
                          <w:lang w:val="en-US"/>
                        </w:rPr>
                      </w:pPr>
                      <w:r>
                        <w:rPr>
                          <w:color w:val="000000"/>
                          <w:lang w:val="en-US"/>
                        </w:rPr>
                        <w:t>Agent</w:t>
                      </w:r>
                    </w:p>
                  </w:txbxContent>
                </v:textbox>
              </v:rect>
            </w:pict>
          </mc:Fallback>
        </mc:AlternateContent>
      </w:r>
      <w:r>
        <w:rPr>
          <w:rFonts w:eastAsia="Arial Unicode MS"/>
          <w:noProof/>
        </w:rPr>
        <mc:AlternateContent>
          <mc:Choice Requires="wps">
            <w:drawing>
              <wp:anchor distT="0" distB="0" distL="114300" distR="114300" simplePos="0" relativeHeight="251623424" behindDoc="0" locked="0" layoutInCell="0" allowOverlap="1" wp14:anchorId="7DA8D56F" wp14:editId="5110EBB3">
                <wp:simplePos x="0" y="0"/>
                <wp:positionH relativeFrom="column">
                  <wp:posOffset>152400</wp:posOffset>
                </wp:positionH>
                <wp:positionV relativeFrom="paragraph">
                  <wp:posOffset>671195</wp:posOffset>
                </wp:positionV>
                <wp:extent cx="1009650" cy="2061845"/>
                <wp:effectExtent l="0" t="0" r="6350" b="0"/>
                <wp:wrapNone/>
                <wp:docPr id="696826854"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9650" cy="2061845"/>
                        </a:xfrm>
                        <a:prstGeom prst="rect">
                          <a:avLst/>
                        </a:prstGeom>
                        <a:noFill/>
                        <a:ln w="7938">
                          <a:solidFill>
                            <a:srgbClr val="000000"/>
                          </a:solidFill>
                          <a:miter lim="800000"/>
                          <a:headEnd/>
                          <a:tailEnd/>
                        </a:ln>
                        <a:extLst>
                          <a:ext uri="{909E8E84-426E-40DD-AFC4-6F175D3DCCD1}">
                            <a14:hiddenFill xmlns:a14="http://schemas.microsoft.com/office/drawing/2010/main">
                              <a:solidFill>
                                <a:srgbClr val="FFFFE1"/>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5CDF9" id="Rectangle 27" o:spid="_x0000_s1026" style="position:absolute;margin-left:12pt;margin-top:52.85pt;width:79.5pt;height:162.3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" o:allowincell="f" filled="f" fillcolor="#ffffe1" strokeweight=".2205mm">
                <v:path arrowok="t"/>
              </v:rect>
            </w:pict>
          </mc:Fallback>
        </mc:AlternateContent>
      </w:r>
      <w:r>
        <w:rPr>
          <w:rFonts w:eastAsia="Arial Unicode MS"/>
          <w:noProof/>
        </w:rPr>
        <mc:AlternateContent>
          <mc:Choice Requires="wps">
            <w:drawing>
              <wp:anchor distT="0" distB="0" distL="114300" distR="114300" simplePos="0" relativeHeight="251622400" behindDoc="0" locked="0" layoutInCell="0" allowOverlap="1" wp14:anchorId="112F0CEB" wp14:editId="550F5382">
                <wp:simplePos x="0" y="0"/>
                <wp:positionH relativeFrom="column">
                  <wp:posOffset>3386455</wp:posOffset>
                </wp:positionH>
                <wp:positionV relativeFrom="paragraph">
                  <wp:posOffset>2544445</wp:posOffset>
                </wp:positionV>
                <wp:extent cx="575945" cy="488950"/>
                <wp:effectExtent l="0" t="0" r="0" b="0"/>
                <wp:wrapNone/>
                <wp:docPr id="28582838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5945" cy="488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804F7" w14:textId="77777777" w:rsidR="009427C6" w:rsidRDefault="009427C6">
                            <w:pPr>
                              <w:autoSpaceDE w:val="0"/>
                              <w:autoSpaceDN w:val="0"/>
                              <w:adjustRightInd w:val="0"/>
                              <w:jc w:val="center"/>
                              <w:rPr>
                                <w:color w:val="000000"/>
                                <w:lang w:val="en-US"/>
                              </w:rPr>
                            </w:pPr>
                            <w:r>
                              <w:rPr>
                                <w:color w:val="000000"/>
                                <w:lang w:val="en-US"/>
                              </w:rPr>
                              <w:t>MMI</w:t>
                            </w:r>
                          </w:p>
                          <w:p w14:paraId="1BD378E9" w14:textId="77777777" w:rsidR="009427C6" w:rsidRDefault="009427C6">
                            <w:pPr>
                              <w:autoSpaceDE w:val="0"/>
                              <w:autoSpaceDN w:val="0"/>
                              <w:adjustRightInd w:val="0"/>
                              <w:jc w:val="center"/>
                              <w:rPr>
                                <w:color w:val="000000"/>
                                <w:sz w:val="28"/>
                                <w:lang w:val="en-US"/>
                              </w:rPr>
                            </w:pPr>
                            <w:r>
                              <w:rPr>
                                <w:color w:val="000000"/>
                                <w:lang w:val="en-US"/>
                              </w:rPr>
                              <w:t>Engine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112F0CEB" id="Rectangle 26" o:spid="_x0000_s1061" style="position:absolute;left:0;text-align:left;margin-left:266.65pt;margin-top:200.35pt;width:45.35pt;height:38.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" o:allowincell="f" filled="f" stroked="f">
                <v:path arrowok="t"/>
                <v:textbox inset="0,0,0,0">
                  <w:txbxContent>
                    <w:p w14:paraId="6FA804F7" w14:textId="77777777" w:rsidR="009427C6" w:rsidRDefault="009427C6">
                      <w:pPr>
                        <w:autoSpaceDE w:val="0"/>
                        <w:autoSpaceDN w:val="0"/>
                        <w:adjustRightInd w:val="0"/>
                        <w:jc w:val="center"/>
                        <w:rPr>
                          <w:color w:val="000000"/>
                          <w:lang w:val="en-US"/>
                        </w:rPr>
                      </w:pPr>
                      <w:r>
                        <w:rPr>
                          <w:color w:val="000000"/>
                          <w:lang w:val="en-US"/>
                        </w:rPr>
                        <w:t>MMI</w:t>
                      </w:r>
                    </w:p>
                    <w:p w14:paraId="1BD378E9" w14:textId="77777777" w:rsidR="009427C6" w:rsidRDefault="009427C6">
                      <w:pPr>
                        <w:autoSpaceDE w:val="0"/>
                        <w:autoSpaceDN w:val="0"/>
                        <w:adjustRightInd w:val="0"/>
                        <w:jc w:val="center"/>
                        <w:rPr>
                          <w:color w:val="000000"/>
                          <w:sz w:val="28"/>
                          <w:lang w:val="en-US"/>
                        </w:rPr>
                      </w:pPr>
                      <w:r>
                        <w:rPr>
                          <w:color w:val="000000"/>
                          <w:lang w:val="en-US"/>
                        </w:rPr>
                        <w:t>Engine</w:t>
                      </w:r>
                    </w:p>
                  </w:txbxContent>
                </v:textbox>
              </v:rect>
            </w:pict>
          </mc:Fallback>
        </mc:AlternateContent>
      </w:r>
      <w:r>
        <w:rPr>
          <w:rFonts w:eastAsia="Arial Unicode MS"/>
          <w:noProof/>
        </w:rPr>
        <mc:AlternateContent>
          <mc:Choice Requires="wps">
            <w:drawing>
              <wp:anchor distT="0" distB="0" distL="114300" distR="114300" simplePos="0" relativeHeight="251621376" behindDoc="0" locked="0" layoutInCell="0" allowOverlap="1" wp14:anchorId="48038EA6" wp14:editId="4B8449C6">
                <wp:simplePos x="0" y="0"/>
                <wp:positionH relativeFrom="column">
                  <wp:posOffset>3067050</wp:posOffset>
                </wp:positionH>
                <wp:positionV relativeFrom="paragraph">
                  <wp:posOffset>594995</wp:posOffset>
                </wp:positionV>
                <wp:extent cx="1123950" cy="4495800"/>
                <wp:effectExtent l="0" t="0" r="6350" b="0"/>
                <wp:wrapNone/>
                <wp:docPr id="1380616223"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23950" cy="4495800"/>
                        </a:xfrm>
                        <a:custGeom>
                          <a:avLst/>
                          <a:gdLst>
                            <a:gd name="T0" fmla="*/ 163 w 1127"/>
                            <a:gd name="T1" fmla="*/ 2 h 6283"/>
                            <a:gd name="T2" fmla="*/ 127 w 1127"/>
                            <a:gd name="T3" fmla="*/ 15 h 6283"/>
                            <a:gd name="T4" fmla="*/ 94 w 1127"/>
                            <a:gd name="T5" fmla="*/ 40 h 6283"/>
                            <a:gd name="T6" fmla="*/ 65 w 1127"/>
                            <a:gd name="T7" fmla="*/ 76 h 6283"/>
                            <a:gd name="T8" fmla="*/ 42 w 1127"/>
                            <a:gd name="T9" fmla="*/ 119 h 6283"/>
                            <a:gd name="T10" fmla="*/ 13 w 1127"/>
                            <a:gd name="T11" fmla="*/ 198 h 6283"/>
                            <a:gd name="T12" fmla="*/ 3 w 1127"/>
                            <a:gd name="T13" fmla="*/ 255 h 6283"/>
                            <a:gd name="T14" fmla="*/ 0 w 1127"/>
                            <a:gd name="T15" fmla="*/ 317 h 6283"/>
                            <a:gd name="T16" fmla="*/ 1 w 1127"/>
                            <a:gd name="T17" fmla="*/ 5999 h 6283"/>
                            <a:gd name="T18" fmla="*/ 8 w 1127"/>
                            <a:gd name="T19" fmla="*/ 6063 h 6283"/>
                            <a:gd name="T20" fmla="*/ 22 w 1127"/>
                            <a:gd name="T21" fmla="*/ 6120 h 6283"/>
                            <a:gd name="T22" fmla="*/ 42 w 1127"/>
                            <a:gd name="T23" fmla="*/ 6170 h 6283"/>
                            <a:gd name="T24" fmla="*/ 65 w 1127"/>
                            <a:gd name="T25" fmla="*/ 6212 h 6283"/>
                            <a:gd name="T26" fmla="*/ 94 w 1127"/>
                            <a:gd name="T27" fmla="*/ 6246 h 6283"/>
                            <a:gd name="T28" fmla="*/ 127 w 1127"/>
                            <a:gd name="T29" fmla="*/ 6269 h 6283"/>
                            <a:gd name="T30" fmla="*/ 163 w 1127"/>
                            <a:gd name="T31" fmla="*/ 6281 h 6283"/>
                            <a:gd name="T32" fmla="*/ 936 w 1127"/>
                            <a:gd name="T33" fmla="*/ 6283 h 6283"/>
                            <a:gd name="T34" fmla="*/ 973 w 1127"/>
                            <a:gd name="T35" fmla="*/ 6276 h 6283"/>
                            <a:gd name="T36" fmla="*/ 1008 w 1127"/>
                            <a:gd name="T37" fmla="*/ 6259 h 6283"/>
                            <a:gd name="T38" fmla="*/ 1040 w 1127"/>
                            <a:gd name="T39" fmla="*/ 6231 h 6283"/>
                            <a:gd name="T40" fmla="*/ 1070 w 1127"/>
                            <a:gd name="T41" fmla="*/ 6192 h 6283"/>
                            <a:gd name="T42" fmla="*/ 1094 w 1127"/>
                            <a:gd name="T43" fmla="*/ 6147 h 6283"/>
                            <a:gd name="T44" fmla="*/ 1112 w 1127"/>
                            <a:gd name="T45" fmla="*/ 6093 h 6283"/>
                            <a:gd name="T46" fmla="*/ 1124 w 1127"/>
                            <a:gd name="T47" fmla="*/ 6031 h 6283"/>
                            <a:gd name="T48" fmla="*/ 1127 w 1127"/>
                            <a:gd name="T49" fmla="*/ 5965 h 6283"/>
                            <a:gd name="T50" fmla="*/ 1126 w 1127"/>
                            <a:gd name="T51" fmla="*/ 287 h 6283"/>
                            <a:gd name="T52" fmla="*/ 1119 w 1127"/>
                            <a:gd name="T53" fmla="*/ 227 h 6283"/>
                            <a:gd name="T54" fmla="*/ 1094 w 1127"/>
                            <a:gd name="T55" fmla="*/ 144 h 6283"/>
                            <a:gd name="T56" fmla="*/ 1070 w 1127"/>
                            <a:gd name="T57" fmla="*/ 96 h 6283"/>
                            <a:gd name="T58" fmla="*/ 1040 w 1127"/>
                            <a:gd name="T59" fmla="*/ 57 h 6283"/>
                            <a:gd name="T60" fmla="*/ 1008 w 1127"/>
                            <a:gd name="T61" fmla="*/ 27 h 6283"/>
                            <a:gd name="T62" fmla="*/ 973 w 1127"/>
                            <a:gd name="T63" fmla="*/ 7 h 6283"/>
                            <a:gd name="T64" fmla="*/ 936 w 1127"/>
                            <a:gd name="T65" fmla="*/ 0 h 62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127" h="6283">
                              <a:moveTo>
                                <a:pt x="181" y="0"/>
                              </a:moveTo>
                              <a:lnTo>
                                <a:pt x="163" y="2"/>
                              </a:lnTo>
                              <a:lnTo>
                                <a:pt x="144" y="7"/>
                              </a:lnTo>
                              <a:lnTo>
                                <a:pt x="127" y="15"/>
                              </a:lnTo>
                              <a:lnTo>
                                <a:pt x="111" y="27"/>
                              </a:lnTo>
                              <a:lnTo>
                                <a:pt x="94" y="40"/>
                              </a:lnTo>
                              <a:lnTo>
                                <a:pt x="79" y="57"/>
                              </a:lnTo>
                              <a:lnTo>
                                <a:pt x="65" y="76"/>
                              </a:lnTo>
                              <a:lnTo>
                                <a:pt x="54" y="96"/>
                              </a:lnTo>
                              <a:lnTo>
                                <a:pt x="42" y="119"/>
                              </a:lnTo>
                              <a:lnTo>
                                <a:pt x="30" y="144"/>
                              </a:lnTo>
                              <a:lnTo>
                                <a:pt x="13" y="198"/>
                              </a:lnTo>
                              <a:lnTo>
                                <a:pt x="8" y="227"/>
                              </a:lnTo>
                              <a:lnTo>
                                <a:pt x="3" y="255"/>
                              </a:lnTo>
                              <a:lnTo>
                                <a:pt x="1" y="287"/>
                              </a:lnTo>
                              <a:lnTo>
                                <a:pt x="0" y="317"/>
                              </a:lnTo>
                              <a:lnTo>
                                <a:pt x="0" y="5965"/>
                              </a:lnTo>
                              <a:lnTo>
                                <a:pt x="1" y="5999"/>
                              </a:lnTo>
                              <a:lnTo>
                                <a:pt x="3" y="6031"/>
                              </a:lnTo>
                              <a:lnTo>
                                <a:pt x="8" y="6063"/>
                              </a:lnTo>
                              <a:lnTo>
                                <a:pt x="13" y="6093"/>
                              </a:lnTo>
                              <a:lnTo>
                                <a:pt x="22" y="6120"/>
                              </a:lnTo>
                              <a:lnTo>
                                <a:pt x="30" y="6147"/>
                              </a:lnTo>
                              <a:lnTo>
                                <a:pt x="42" y="6170"/>
                              </a:lnTo>
                              <a:lnTo>
                                <a:pt x="54" y="6192"/>
                              </a:lnTo>
                              <a:lnTo>
                                <a:pt x="65" y="6212"/>
                              </a:lnTo>
                              <a:lnTo>
                                <a:pt x="79" y="6231"/>
                              </a:lnTo>
                              <a:lnTo>
                                <a:pt x="94" y="6246"/>
                              </a:lnTo>
                              <a:lnTo>
                                <a:pt x="111" y="6259"/>
                              </a:lnTo>
                              <a:lnTo>
                                <a:pt x="127" y="6269"/>
                              </a:lnTo>
                              <a:lnTo>
                                <a:pt x="144" y="6276"/>
                              </a:lnTo>
                              <a:lnTo>
                                <a:pt x="163" y="6281"/>
                              </a:lnTo>
                              <a:lnTo>
                                <a:pt x="181" y="6283"/>
                              </a:lnTo>
                              <a:lnTo>
                                <a:pt x="936" y="6283"/>
                              </a:lnTo>
                              <a:lnTo>
                                <a:pt x="955" y="6281"/>
                              </a:lnTo>
                              <a:lnTo>
                                <a:pt x="973" y="6276"/>
                              </a:lnTo>
                              <a:lnTo>
                                <a:pt x="991" y="6269"/>
                              </a:lnTo>
                              <a:lnTo>
                                <a:pt x="1008" y="6259"/>
                              </a:lnTo>
                              <a:lnTo>
                                <a:pt x="1025" y="6246"/>
                              </a:lnTo>
                              <a:lnTo>
                                <a:pt x="1040" y="6231"/>
                              </a:lnTo>
                              <a:lnTo>
                                <a:pt x="1055" y="6212"/>
                              </a:lnTo>
                              <a:lnTo>
                                <a:pt x="1070" y="6192"/>
                              </a:lnTo>
                              <a:lnTo>
                                <a:pt x="1082" y="6170"/>
                              </a:lnTo>
                              <a:lnTo>
                                <a:pt x="1094" y="6147"/>
                              </a:lnTo>
                              <a:lnTo>
                                <a:pt x="1104" y="6120"/>
                              </a:lnTo>
                              <a:lnTo>
                                <a:pt x="1112" y="6093"/>
                              </a:lnTo>
                              <a:lnTo>
                                <a:pt x="1119" y="6063"/>
                              </a:lnTo>
                              <a:lnTo>
                                <a:pt x="1124" y="6031"/>
                              </a:lnTo>
                              <a:lnTo>
                                <a:pt x="1126" y="5999"/>
                              </a:lnTo>
                              <a:lnTo>
                                <a:pt x="1127" y="5965"/>
                              </a:lnTo>
                              <a:lnTo>
                                <a:pt x="1127" y="317"/>
                              </a:lnTo>
                              <a:lnTo>
                                <a:pt x="1126" y="287"/>
                              </a:lnTo>
                              <a:lnTo>
                                <a:pt x="1124" y="255"/>
                              </a:lnTo>
                              <a:lnTo>
                                <a:pt x="1119" y="227"/>
                              </a:lnTo>
                              <a:lnTo>
                                <a:pt x="1112" y="198"/>
                              </a:lnTo>
                              <a:lnTo>
                                <a:pt x="1094" y="144"/>
                              </a:lnTo>
                              <a:lnTo>
                                <a:pt x="1082" y="119"/>
                              </a:lnTo>
                              <a:lnTo>
                                <a:pt x="1070" y="96"/>
                              </a:lnTo>
                              <a:lnTo>
                                <a:pt x="1055" y="76"/>
                              </a:lnTo>
                              <a:lnTo>
                                <a:pt x="1040" y="57"/>
                              </a:lnTo>
                              <a:lnTo>
                                <a:pt x="1025" y="40"/>
                              </a:lnTo>
                              <a:lnTo>
                                <a:pt x="1008" y="27"/>
                              </a:lnTo>
                              <a:lnTo>
                                <a:pt x="991" y="15"/>
                              </a:lnTo>
                              <a:lnTo>
                                <a:pt x="973" y="7"/>
                              </a:lnTo>
                              <a:lnTo>
                                <a:pt x="955" y="2"/>
                              </a:lnTo>
                              <a:lnTo>
                                <a:pt x="936" y="0"/>
                              </a:lnTo>
                              <a:lnTo>
                                <a:pt x="181" y="0"/>
                              </a:lnTo>
                              <a:close/>
                            </a:path>
                          </a:pathLst>
                        </a:custGeom>
                        <a:noFill/>
                        <a:ln w="7938">
                          <a:solidFill>
                            <a:srgbClr val="000000"/>
                          </a:solidFill>
                          <a:prstDash val="solid"/>
                          <a:round/>
                          <a:headEnd/>
                          <a:tailEnd/>
                        </a:ln>
                        <a:extLst>
                          <a:ext uri="{909E8E84-426E-40DD-AFC4-6F175D3DCCD1}">
                            <a14:hiddenFill xmlns:a14="http://schemas.microsoft.com/office/drawing/2010/main">
                              <a:solidFill>
                                <a:srgbClr val="FFFFE1"/>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529312" id="Freeform 25" o:spid="_x0000_s1026" style="position:absolute;margin-left:241.5pt;margin-top:46.85pt;width:88.5pt;height:354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7,62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" o:allowincell="f" path="m181,l163,2,144,7r-17,8l111,27,94,40,79,57,65,76,54,96,42,119,30,144,13,198,8,227,3,255,1,287,,317,,5965r1,34l3,6031r5,32l13,6093r9,27l30,6147r12,23l54,6192r11,20l79,6231r15,15l111,6259r16,10l144,6276r19,5l181,6283r755,l955,6281r18,-5l991,6269r17,-10l1025,6246r15,-15l1055,6212r15,-20l1082,6170r12,-23l1104,6120r8,-27l1119,6063r5,-32l1126,5999r1,-34l1127,317r-1,-30l1124,255r-5,-28l1112,198r-18,-54l1082,119,1070,96,1055,76,1040,57,1025,40,1008,27,991,15,973,7,955,2,936,,181,xe" filled="f" fillcolor="#ffffe1" strokeweight=".2205mm">
                <v:path arrowok="t" o:connecttype="custom" o:connectlocs="162559,1431;126656,10733;93746,28622;64824,54382;41886,85150;12965,141679;2992,182465;0,226829;997,4292584;7978,4338379;21940,4379165;41886,4414943;64824,4444996;93746,4469325;126656,4485782;162559,4494369;933467,4495800;970367,4490791;1005272,4478627;1037185,4458591;1067104,4430685;1091039,4398485;1108991,4359846;1120958,4315481;1123950,4268255;1122953,205363;1115972,162430;1091039,103039;1067104,68693;1037185,40786;1005272,19320;970367,5009;933467,0" o:connectangles="0,0,0,0,0,0,0,0,0,0,0,0,0,0,0,0,0,0,0,0,0,0,0,0,0,0,0,0,0,0,0,0,0"/>
              </v:shape>
            </w:pict>
          </mc:Fallback>
        </mc:AlternateContent>
      </w:r>
      <w:r w:rsidR="009427C6">
        <w:rPr>
          <w:rFonts w:eastAsia="Arial Unicode MS"/>
        </w:rPr>
        <w:t>MMI ISIN Issue</w:t>
      </w:r>
      <w:bookmarkEnd w:id="70"/>
    </w:p>
    <w:p w14:paraId="3C73980F" w14:textId="77777777" w:rsidR="009427C6" w:rsidRDefault="009427C6">
      <w:pPr>
        <w:rPr>
          <w:rFonts w:ascii="Arial" w:eastAsia="Arial Unicode MS" w:hAnsi="Arial"/>
          <w:sz w:val="20"/>
        </w:rPr>
      </w:pPr>
    </w:p>
    <w:p w14:paraId="399D5350" w14:textId="77777777" w:rsidR="009427C6" w:rsidRDefault="009427C6">
      <w:pPr>
        <w:rPr>
          <w:rFonts w:ascii="Arial" w:eastAsia="Arial Unicode MS" w:hAnsi="Arial"/>
          <w:sz w:val="20"/>
        </w:rPr>
      </w:pPr>
    </w:p>
    <w:p w14:paraId="6391F210" w14:textId="77777777" w:rsidR="009427C6" w:rsidRDefault="009427C6">
      <w:pPr>
        <w:rPr>
          <w:rFonts w:ascii="Arial" w:eastAsia="Arial Unicode MS" w:hAnsi="Arial"/>
          <w:sz w:val="20"/>
        </w:rPr>
      </w:pPr>
    </w:p>
    <w:p w14:paraId="71002D05" w14:textId="77777777" w:rsidR="009427C6" w:rsidRDefault="009427C6">
      <w:pPr>
        <w:rPr>
          <w:rFonts w:ascii="Arial" w:eastAsia="Arial Unicode MS" w:hAnsi="Arial"/>
          <w:sz w:val="20"/>
        </w:rPr>
      </w:pPr>
    </w:p>
    <w:p w14:paraId="2ECC1786" w14:textId="77777777" w:rsidR="009427C6" w:rsidRDefault="009427C6">
      <w:pPr>
        <w:rPr>
          <w:rFonts w:ascii="Arial" w:eastAsia="Arial Unicode MS" w:hAnsi="Arial"/>
          <w:sz w:val="20"/>
        </w:rPr>
      </w:pPr>
    </w:p>
    <w:p w14:paraId="66AF2926" w14:textId="77777777" w:rsidR="009427C6" w:rsidRDefault="009427C6">
      <w:pPr>
        <w:rPr>
          <w:rFonts w:ascii="Arial" w:eastAsia="Arial Unicode MS" w:hAnsi="Arial"/>
          <w:sz w:val="20"/>
        </w:rPr>
      </w:pPr>
    </w:p>
    <w:p w14:paraId="68CA7CDB" w14:textId="77777777" w:rsidR="009427C6" w:rsidRDefault="009427C6">
      <w:pPr>
        <w:rPr>
          <w:rFonts w:ascii="Arial" w:eastAsia="Arial Unicode MS" w:hAnsi="Arial"/>
          <w:sz w:val="20"/>
        </w:rPr>
      </w:pPr>
    </w:p>
    <w:p w14:paraId="3B24C689" w14:textId="77777777" w:rsidR="009427C6" w:rsidRDefault="009427C6">
      <w:pPr>
        <w:pStyle w:val="Header"/>
        <w:tabs>
          <w:tab w:val="clear" w:pos="4153"/>
          <w:tab w:val="clear" w:pos="8306"/>
          <w:tab w:val="left" w:pos="3705"/>
        </w:tabs>
        <w:rPr>
          <w:rFonts w:eastAsia="Arial Unicode MS"/>
        </w:rPr>
      </w:pPr>
      <w:r>
        <w:rPr>
          <w:rFonts w:eastAsia="Arial Unicode MS"/>
        </w:rPr>
        <w:tab/>
      </w:r>
    </w:p>
    <w:p w14:paraId="0CE13B9B" w14:textId="77777777" w:rsidR="009427C6" w:rsidRDefault="009427C6">
      <w:pPr>
        <w:rPr>
          <w:rFonts w:ascii="Arial" w:hAnsi="Arial"/>
          <w:sz w:val="20"/>
          <w:lang w:val="en-US"/>
        </w:rPr>
      </w:pPr>
      <w:r>
        <w:rPr>
          <w:rFonts w:ascii="Arial" w:eastAsia="Arial Unicode MS" w:hAnsi="Arial"/>
          <w:sz w:val="20"/>
        </w:rPr>
        <w:br w:type="page"/>
      </w:r>
      <w:r>
        <w:rPr>
          <w:rFonts w:ascii="Arial" w:hAnsi="Arial"/>
          <w:sz w:val="20"/>
          <w:lang w:val="en-US"/>
        </w:rPr>
        <w:lastRenderedPageBreak/>
        <w:t xml:space="preserve">1.    </w:t>
      </w:r>
      <w:r>
        <w:rPr>
          <w:rFonts w:ascii="Arial" w:hAnsi="Arial"/>
          <w:sz w:val="20"/>
          <w:lang w:val="en-US"/>
        </w:rPr>
        <w:tab/>
        <w:t>MMI Issue Request to NNA (MT598-150 – NEWM).</w:t>
      </w:r>
    </w:p>
    <w:p w14:paraId="37B867E0" w14:textId="77777777" w:rsidR="009427C6" w:rsidRDefault="009427C6">
      <w:pPr>
        <w:rPr>
          <w:rFonts w:ascii="Arial" w:hAnsi="Arial"/>
          <w:sz w:val="20"/>
          <w:lang w:val="en-US"/>
        </w:rPr>
      </w:pPr>
      <w:r>
        <w:rPr>
          <w:rFonts w:ascii="Arial" w:hAnsi="Arial"/>
          <w:sz w:val="20"/>
          <w:lang w:val="en-US"/>
        </w:rPr>
        <w:t>1a.</w:t>
      </w:r>
      <w:r>
        <w:rPr>
          <w:rFonts w:ascii="Arial" w:hAnsi="Arial"/>
          <w:sz w:val="20"/>
          <w:lang w:val="en-US"/>
        </w:rPr>
        <w:tab/>
        <w:t xml:space="preserve">MMI Issue Request Rejection from NNA (MT598-901/MT598-902). </w:t>
      </w:r>
    </w:p>
    <w:p w14:paraId="3875C98D" w14:textId="77777777" w:rsidR="009427C6" w:rsidRDefault="009427C6">
      <w:pPr>
        <w:rPr>
          <w:rFonts w:ascii="Arial" w:hAnsi="Arial"/>
          <w:sz w:val="20"/>
          <w:lang w:val="en-US"/>
        </w:rPr>
      </w:pPr>
      <w:r>
        <w:rPr>
          <w:rFonts w:ascii="Arial" w:hAnsi="Arial"/>
          <w:sz w:val="20"/>
          <w:lang w:val="en-US"/>
        </w:rPr>
        <w:t>2.</w:t>
      </w:r>
      <w:r>
        <w:rPr>
          <w:rFonts w:ascii="Arial" w:hAnsi="Arial"/>
          <w:sz w:val="20"/>
          <w:lang w:val="en-US"/>
        </w:rPr>
        <w:tab/>
        <w:t xml:space="preserve">MMI Issue Confirmation from NNA (MT598-151 – NEWM). </w:t>
      </w:r>
    </w:p>
    <w:p w14:paraId="19C20383" w14:textId="77777777" w:rsidR="009427C6" w:rsidRDefault="009427C6">
      <w:pPr>
        <w:rPr>
          <w:rFonts w:ascii="Arial" w:hAnsi="Arial"/>
          <w:sz w:val="20"/>
          <w:lang w:val="en-US"/>
        </w:rPr>
      </w:pPr>
      <w:r>
        <w:rPr>
          <w:rFonts w:ascii="Arial" w:hAnsi="Arial"/>
          <w:sz w:val="20"/>
          <w:lang w:val="en-US"/>
        </w:rPr>
        <w:t>2a.</w:t>
      </w:r>
      <w:r>
        <w:rPr>
          <w:rFonts w:ascii="Arial" w:hAnsi="Arial"/>
          <w:sz w:val="20"/>
          <w:lang w:val="en-US"/>
        </w:rPr>
        <w:tab/>
        <w:t xml:space="preserve">MMI Issue Confirmation Rejection to NNA (MT598-901/MT598-902). </w:t>
      </w:r>
    </w:p>
    <w:p w14:paraId="430D7189" w14:textId="77777777" w:rsidR="009427C6" w:rsidRDefault="009427C6">
      <w:pPr>
        <w:rPr>
          <w:rFonts w:ascii="Arial" w:hAnsi="Arial"/>
          <w:sz w:val="20"/>
          <w:lang w:val="en-US"/>
        </w:rPr>
      </w:pPr>
    </w:p>
    <w:p w14:paraId="75C97067" w14:textId="77777777" w:rsidR="009427C6" w:rsidRDefault="009427C6">
      <w:pPr>
        <w:rPr>
          <w:rFonts w:ascii="Arial" w:hAnsi="Arial"/>
          <w:sz w:val="20"/>
          <w:lang w:val="en-US"/>
        </w:rPr>
      </w:pPr>
    </w:p>
    <w:p w14:paraId="4BEA253D" w14:textId="77777777" w:rsidR="009427C6" w:rsidRDefault="009427C6">
      <w:pPr>
        <w:rPr>
          <w:rFonts w:ascii="Arial" w:hAnsi="Arial"/>
          <w:sz w:val="20"/>
          <w:lang w:val="en-US"/>
        </w:rPr>
      </w:pPr>
    </w:p>
    <w:p w14:paraId="70A37EBB" w14:textId="77777777" w:rsidR="009427C6" w:rsidRDefault="009427C6">
      <w:pPr>
        <w:rPr>
          <w:rFonts w:ascii="Arial" w:hAnsi="Arial"/>
          <w:sz w:val="20"/>
          <w:lang w:val="en-US"/>
        </w:rPr>
      </w:pPr>
    </w:p>
    <w:p w14:paraId="4B41C983" w14:textId="77777777" w:rsidR="009427C6" w:rsidRDefault="009427C6">
      <w:pPr>
        <w:rPr>
          <w:rFonts w:ascii="Arial" w:hAnsi="Arial"/>
          <w:sz w:val="20"/>
          <w:lang w:val="en-US"/>
        </w:rPr>
      </w:pPr>
    </w:p>
    <w:p w14:paraId="35DC90EA" w14:textId="77777777" w:rsidR="009427C6" w:rsidRDefault="009427C6">
      <w:pPr>
        <w:rPr>
          <w:rFonts w:ascii="Arial" w:hAnsi="Arial"/>
          <w:sz w:val="20"/>
          <w:lang w:val="en-US"/>
        </w:rPr>
      </w:pPr>
    </w:p>
    <w:p w14:paraId="69B0312E" w14:textId="77777777" w:rsidR="009427C6" w:rsidRDefault="009427C6">
      <w:pPr>
        <w:rPr>
          <w:rFonts w:ascii="Arial" w:hAnsi="Arial"/>
          <w:sz w:val="20"/>
          <w:lang w:val="en-US"/>
        </w:rPr>
      </w:pPr>
    </w:p>
    <w:p w14:paraId="275B9930" w14:textId="77777777" w:rsidR="009427C6" w:rsidRDefault="009427C6">
      <w:pPr>
        <w:rPr>
          <w:rFonts w:ascii="Arial" w:hAnsi="Arial"/>
          <w:sz w:val="20"/>
          <w:lang w:val="en-US"/>
        </w:rPr>
      </w:pPr>
    </w:p>
    <w:p w14:paraId="00109A5D" w14:textId="77777777" w:rsidR="009427C6" w:rsidRDefault="009427C6">
      <w:pPr>
        <w:rPr>
          <w:rFonts w:ascii="Arial" w:hAnsi="Arial"/>
          <w:sz w:val="20"/>
          <w:lang w:val="en-US"/>
        </w:rPr>
      </w:pPr>
    </w:p>
    <w:p w14:paraId="17FE7FAF" w14:textId="77777777" w:rsidR="009427C6" w:rsidRDefault="009427C6">
      <w:pPr>
        <w:rPr>
          <w:rFonts w:ascii="Arial" w:hAnsi="Arial"/>
          <w:sz w:val="20"/>
          <w:lang w:val="en-US"/>
        </w:rPr>
      </w:pPr>
    </w:p>
    <w:p w14:paraId="19752243" w14:textId="77777777" w:rsidR="009427C6" w:rsidRDefault="009427C6">
      <w:pPr>
        <w:rPr>
          <w:rFonts w:ascii="Arial" w:hAnsi="Arial"/>
          <w:sz w:val="20"/>
          <w:lang w:val="en-US"/>
        </w:rPr>
      </w:pPr>
    </w:p>
    <w:p w14:paraId="3DB022A0" w14:textId="77777777" w:rsidR="009427C6" w:rsidRDefault="009427C6">
      <w:pPr>
        <w:rPr>
          <w:rFonts w:ascii="Arial" w:hAnsi="Arial"/>
          <w:sz w:val="20"/>
          <w:lang w:val="en-US"/>
        </w:rPr>
      </w:pPr>
    </w:p>
    <w:p w14:paraId="292D23F2" w14:textId="77777777" w:rsidR="009427C6" w:rsidRDefault="009427C6">
      <w:pPr>
        <w:rPr>
          <w:rFonts w:ascii="Arial" w:hAnsi="Arial"/>
          <w:sz w:val="20"/>
          <w:lang w:val="en-US"/>
        </w:rPr>
      </w:pPr>
    </w:p>
    <w:p w14:paraId="43C8B7AE" w14:textId="77777777" w:rsidR="009427C6" w:rsidRDefault="009427C6">
      <w:pPr>
        <w:rPr>
          <w:rFonts w:ascii="Arial" w:hAnsi="Arial"/>
          <w:sz w:val="20"/>
          <w:lang w:val="en-US"/>
        </w:rPr>
      </w:pPr>
    </w:p>
    <w:p w14:paraId="063B73F8" w14:textId="77777777" w:rsidR="009427C6" w:rsidRDefault="009427C6">
      <w:pPr>
        <w:rPr>
          <w:rFonts w:ascii="Arial" w:hAnsi="Arial"/>
          <w:sz w:val="20"/>
          <w:lang w:val="en-US"/>
        </w:rPr>
      </w:pPr>
    </w:p>
    <w:p w14:paraId="31DC97D5" w14:textId="77777777" w:rsidR="009427C6" w:rsidRDefault="009427C6">
      <w:pPr>
        <w:rPr>
          <w:rFonts w:ascii="Arial" w:hAnsi="Arial"/>
          <w:sz w:val="20"/>
          <w:lang w:val="en-US"/>
        </w:rPr>
      </w:pPr>
    </w:p>
    <w:p w14:paraId="76B99CB1" w14:textId="77777777" w:rsidR="009427C6" w:rsidRDefault="009427C6">
      <w:pPr>
        <w:rPr>
          <w:rFonts w:ascii="Arial" w:hAnsi="Arial"/>
          <w:sz w:val="20"/>
          <w:lang w:val="en-US"/>
        </w:rPr>
      </w:pPr>
    </w:p>
    <w:p w14:paraId="49BD3C18" w14:textId="77777777" w:rsidR="009427C6" w:rsidRDefault="009427C6">
      <w:pPr>
        <w:rPr>
          <w:rFonts w:ascii="Arial" w:hAnsi="Arial"/>
          <w:sz w:val="20"/>
          <w:lang w:val="en-US"/>
        </w:rPr>
      </w:pPr>
    </w:p>
    <w:p w14:paraId="7BB7400E" w14:textId="77777777" w:rsidR="009427C6" w:rsidRDefault="009427C6">
      <w:pPr>
        <w:rPr>
          <w:rFonts w:ascii="Arial" w:hAnsi="Arial"/>
          <w:sz w:val="20"/>
          <w:lang w:val="en-US"/>
        </w:rPr>
      </w:pPr>
    </w:p>
    <w:p w14:paraId="40214309" w14:textId="77777777" w:rsidR="009427C6" w:rsidRDefault="009427C6">
      <w:pPr>
        <w:rPr>
          <w:rFonts w:ascii="Arial" w:hAnsi="Arial"/>
          <w:sz w:val="20"/>
          <w:lang w:val="en-US"/>
        </w:rPr>
      </w:pPr>
    </w:p>
    <w:p w14:paraId="571583F7" w14:textId="77777777" w:rsidR="009427C6" w:rsidRDefault="009427C6">
      <w:pPr>
        <w:rPr>
          <w:rFonts w:ascii="Arial" w:hAnsi="Arial"/>
          <w:sz w:val="20"/>
          <w:lang w:val="en-US"/>
        </w:rPr>
      </w:pPr>
    </w:p>
    <w:p w14:paraId="6F747072" w14:textId="77777777" w:rsidR="009427C6" w:rsidRDefault="009427C6">
      <w:pPr>
        <w:rPr>
          <w:rFonts w:ascii="Arial" w:hAnsi="Arial"/>
          <w:sz w:val="20"/>
          <w:lang w:val="en-US"/>
        </w:rPr>
      </w:pPr>
    </w:p>
    <w:p w14:paraId="610ABDD2" w14:textId="77777777" w:rsidR="009427C6" w:rsidRDefault="009427C6">
      <w:pPr>
        <w:rPr>
          <w:rFonts w:ascii="Arial" w:hAnsi="Arial"/>
          <w:sz w:val="20"/>
          <w:lang w:val="en-US"/>
        </w:rPr>
      </w:pPr>
    </w:p>
    <w:p w14:paraId="74211D98" w14:textId="77777777" w:rsidR="009427C6" w:rsidRDefault="009427C6">
      <w:pPr>
        <w:rPr>
          <w:rFonts w:ascii="Arial" w:hAnsi="Arial"/>
          <w:sz w:val="20"/>
          <w:lang w:val="en-US"/>
        </w:rPr>
      </w:pPr>
    </w:p>
    <w:p w14:paraId="3579372C" w14:textId="77777777" w:rsidR="009427C6" w:rsidRDefault="009427C6">
      <w:pPr>
        <w:rPr>
          <w:rFonts w:ascii="Arial" w:hAnsi="Arial"/>
          <w:sz w:val="20"/>
          <w:lang w:val="en-US"/>
        </w:rPr>
      </w:pPr>
    </w:p>
    <w:p w14:paraId="06465C7E" w14:textId="77777777" w:rsidR="009427C6" w:rsidRDefault="009427C6">
      <w:pPr>
        <w:rPr>
          <w:rFonts w:ascii="Arial" w:hAnsi="Arial"/>
          <w:sz w:val="20"/>
          <w:lang w:val="en-US"/>
        </w:rPr>
      </w:pPr>
    </w:p>
    <w:p w14:paraId="54570884" w14:textId="77777777" w:rsidR="009427C6" w:rsidRDefault="009427C6">
      <w:pPr>
        <w:rPr>
          <w:rFonts w:ascii="Arial" w:hAnsi="Arial"/>
          <w:sz w:val="20"/>
          <w:lang w:val="en-US"/>
        </w:rPr>
      </w:pPr>
    </w:p>
    <w:p w14:paraId="29EE9961" w14:textId="77777777" w:rsidR="009427C6" w:rsidRDefault="009427C6">
      <w:pPr>
        <w:rPr>
          <w:rFonts w:ascii="Arial" w:hAnsi="Arial"/>
          <w:sz w:val="20"/>
          <w:lang w:val="en-US"/>
        </w:rPr>
      </w:pPr>
      <w:r>
        <w:rPr>
          <w:rFonts w:ascii="Arial" w:hAnsi="Arial"/>
          <w:sz w:val="20"/>
          <w:lang w:val="en-US"/>
        </w:rPr>
        <w:br w:type="page"/>
      </w:r>
    </w:p>
    <w:p w14:paraId="417EE785" w14:textId="77777777" w:rsidR="009427C6" w:rsidRDefault="009427C6">
      <w:pPr>
        <w:pStyle w:val="Heading2"/>
      </w:pPr>
      <w:r>
        <w:rPr>
          <w:b w:val="0"/>
        </w:rPr>
        <w:t xml:space="preserve"> </w:t>
      </w:r>
      <w:bookmarkStart w:id="71" w:name="_Toc51994964"/>
      <w:bookmarkStart w:id="72" w:name="_Toc52265444"/>
      <w:bookmarkStart w:id="73" w:name="_Toc52715345"/>
      <w:bookmarkStart w:id="74" w:name="_Toc53038143"/>
      <w:bookmarkStart w:id="75" w:name="_Toc53315761"/>
      <w:bookmarkStart w:id="76" w:name="_Toc53315971"/>
      <w:bookmarkStart w:id="77" w:name="_Toc53316022"/>
      <w:bookmarkStart w:id="78" w:name="_Toc53316073"/>
      <w:bookmarkStart w:id="79" w:name="_Toc67810888"/>
      <w:bookmarkEnd w:id="71"/>
      <w:bookmarkEnd w:id="72"/>
      <w:bookmarkEnd w:id="73"/>
      <w:bookmarkEnd w:id="74"/>
      <w:bookmarkEnd w:id="75"/>
      <w:bookmarkEnd w:id="76"/>
      <w:bookmarkEnd w:id="77"/>
      <w:bookmarkEnd w:id="78"/>
      <w:r>
        <w:t>MMI ISIN Cancellation/De-issue</w:t>
      </w:r>
      <w:bookmarkEnd w:id="79"/>
    </w:p>
    <w:p w14:paraId="3C84A585" w14:textId="77777777" w:rsidR="009427C6" w:rsidRDefault="0041231B">
      <w:pPr>
        <w:rPr>
          <w:rFonts w:ascii="Arial" w:hAnsi="Arial"/>
          <w:b/>
          <w:sz w:val="20"/>
        </w:rPr>
      </w:pPr>
      <w:r>
        <w:rPr>
          <w:rFonts w:ascii="Arial" w:hAnsi="Arial"/>
          <w:noProof/>
          <w:sz w:val="20"/>
        </w:rPr>
        <mc:AlternateContent>
          <mc:Choice Requires="wps">
            <w:drawing>
              <wp:anchor distT="0" distB="0" distL="114300" distR="114300" simplePos="0" relativeHeight="251665408" behindDoc="0" locked="0" layoutInCell="0" allowOverlap="1" wp14:anchorId="2D0F181C" wp14:editId="371CA238">
                <wp:simplePos x="0" y="0"/>
                <wp:positionH relativeFrom="column">
                  <wp:posOffset>5105400</wp:posOffset>
                </wp:positionH>
                <wp:positionV relativeFrom="paragraph">
                  <wp:posOffset>440690</wp:posOffset>
                </wp:positionV>
                <wp:extent cx="285750" cy="336550"/>
                <wp:effectExtent l="0" t="0" r="0" b="0"/>
                <wp:wrapNone/>
                <wp:docPr id="373960167"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8B1C" w14:textId="77777777" w:rsidR="009427C6" w:rsidRDefault="009427C6">
                            <w:pPr>
                              <w:autoSpaceDE w:val="0"/>
                              <w:autoSpaceDN w:val="0"/>
                              <w:adjustRightInd w:val="0"/>
                              <w:rPr>
                                <w:b/>
                                <w:color w:val="000000"/>
                              </w:rPr>
                            </w:pPr>
                            <w:r>
                              <w:rPr>
                                <w:b/>
                                <w:color w:val="000000"/>
                                <w:lang w:val="en-US"/>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D0F181C" id="Text Box 68" o:spid="_x0000_s1062" type="#_x0000_t202" style="position:absolute;margin-left:402pt;margin-top:34.7pt;width:22.5pt;height:2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" o:allowincell="f" filled="f" fillcolor="#0c9" stroked="f">
                <v:path arrowok="t"/>
                <v:textbox>
                  <w:txbxContent>
                    <w:p w14:paraId="0E4D8B1C" w14:textId="77777777" w:rsidR="009427C6" w:rsidRDefault="009427C6">
                      <w:pPr>
                        <w:autoSpaceDE w:val="0"/>
                        <w:autoSpaceDN w:val="0"/>
                        <w:adjustRightInd w:val="0"/>
                        <w:rPr>
                          <w:b/>
                          <w:color w:val="000000"/>
                        </w:rPr>
                      </w:pPr>
                      <w:r>
                        <w:rPr>
                          <w:b/>
                          <w:color w:val="000000"/>
                          <w:lang w:val="en-US"/>
                        </w:rPr>
                        <w:t>1</w:t>
                      </w:r>
                    </w:p>
                  </w:txbxContent>
                </v:textbox>
              </v:shape>
            </w:pict>
          </mc:Fallback>
        </mc:AlternateContent>
      </w:r>
      <w:r>
        <w:rPr>
          <w:rFonts w:ascii="Arial" w:hAnsi="Arial"/>
          <w:noProof/>
          <w:sz w:val="20"/>
        </w:rPr>
        <mc:AlternateContent>
          <mc:Choice Requires="wps">
            <w:drawing>
              <wp:anchor distT="0" distB="0" distL="114300" distR="114300" simplePos="0" relativeHeight="251664384" behindDoc="0" locked="0" layoutInCell="0" allowOverlap="1" wp14:anchorId="60881316" wp14:editId="5F511D8A">
                <wp:simplePos x="0" y="0"/>
                <wp:positionH relativeFrom="column">
                  <wp:posOffset>4343400</wp:posOffset>
                </wp:positionH>
                <wp:positionV relativeFrom="paragraph">
                  <wp:posOffset>745490</wp:posOffset>
                </wp:positionV>
                <wp:extent cx="1905000" cy="0"/>
                <wp:effectExtent l="0" t="63500" r="0" b="50800"/>
                <wp:wrapNone/>
                <wp:docPr id="293006206"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00921" id="Line 6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58.7pt" to="492pt,58.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" o:allowincell="f">
                <v:stroke endarrow="block"/>
                <o:lock v:ext="edit" shapetype="f"/>
              </v:line>
            </w:pict>
          </mc:Fallback>
        </mc:AlternateContent>
      </w:r>
      <w:r>
        <w:rPr>
          <w:rFonts w:ascii="Arial" w:hAnsi="Arial"/>
          <w:noProof/>
          <w:sz w:val="20"/>
        </w:rPr>
        <mc:AlternateContent>
          <mc:Choice Requires="wps">
            <w:drawing>
              <wp:anchor distT="0" distB="0" distL="114300" distR="114300" simplePos="0" relativeHeight="251663360" behindDoc="0" locked="0" layoutInCell="0" allowOverlap="1" wp14:anchorId="45E71C36" wp14:editId="4E321EBB">
                <wp:simplePos x="0" y="0"/>
                <wp:positionH relativeFrom="column">
                  <wp:posOffset>2057400</wp:posOffset>
                </wp:positionH>
                <wp:positionV relativeFrom="paragraph">
                  <wp:posOffset>866140</wp:posOffset>
                </wp:positionV>
                <wp:extent cx="375920" cy="336550"/>
                <wp:effectExtent l="0" t="0" r="0" b="0"/>
                <wp:wrapNone/>
                <wp:docPr id="1625081552"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59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C5519E" w14:textId="77777777" w:rsidR="009427C6" w:rsidRDefault="009427C6">
                            <w:pPr>
                              <w:autoSpaceDE w:val="0"/>
                              <w:autoSpaceDN w:val="0"/>
                              <w:adjustRightInd w:val="0"/>
                              <w:rPr>
                                <w:color w:val="000000"/>
                                <w:sz w:val="32"/>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5E71C36" id="Text Box 66" o:spid="_x0000_s1063" type="#_x0000_t202" style="position:absolute;margin-left:162pt;margin-top:68.2pt;width:29.6pt;height:2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" o:allowincell="f" filled="f" fillcolor="#0c9" stroked="f">
                <v:path arrowok="t"/>
                <v:textbox>
                  <w:txbxContent>
                    <w:p w14:paraId="20C5519E" w14:textId="77777777" w:rsidR="009427C6" w:rsidRDefault="009427C6">
                      <w:pPr>
                        <w:autoSpaceDE w:val="0"/>
                        <w:autoSpaceDN w:val="0"/>
                        <w:adjustRightInd w:val="0"/>
                        <w:rPr>
                          <w:color w:val="000000"/>
                          <w:sz w:val="32"/>
                        </w:rPr>
                      </w:pPr>
                    </w:p>
                  </w:txbxContent>
                </v:textbox>
              </v:shape>
            </w:pict>
          </mc:Fallback>
        </mc:AlternateContent>
      </w:r>
      <w:r>
        <w:rPr>
          <w:rFonts w:ascii="Arial" w:hAnsi="Arial"/>
          <w:noProof/>
          <w:sz w:val="20"/>
        </w:rPr>
        <mc:AlternateContent>
          <mc:Choice Requires="wps">
            <w:drawing>
              <wp:anchor distT="0" distB="0" distL="114300" distR="114300" simplePos="0" relativeHeight="251662336" behindDoc="0" locked="0" layoutInCell="0" allowOverlap="1" wp14:anchorId="73D1C0F9" wp14:editId="50E516E1">
                <wp:simplePos x="0" y="0"/>
                <wp:positionH relativeFrom="column">
                  <wp:posOffset>1295400</wp:posOffset>
                </wp:positionH>
                <wp:positionV relativeFrom="paragraph">
                  <wp:posOffset>1170940</wp:posOffset>
                </wp:positionV>
                <wp:extent cx="1905000" cy="0"/>
                <wp:effectExtent l="0" t="50800" r="0" b="63500"/>
                <wp:wrapNone/>
                <wp:docPr id="2059545582"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prstDash val="dash"/>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D6A26F" id="Line 6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pt,92.2pt" to="252pt,9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" o:allowincell="f">
                <v:stroke dashstyle="dash" startarrow="block"/>
                <o:lock v:ext="edit" shapetype="f"/>
              </v:line>
            </w:pict>
          </mc:Fallback>
        </mc:AlternateContent>
      </w:r>
      <w:r>
        <w:rPr>
          <w:rFonts w:ascii="Arial" w:hAnsi="Arial"/>
          <w:noProof/>
          <w:sz w:val="20"/>
        </w:rPr>
        <mc:AlternateContent>
          <mc:Choice Requires="wps">
            <w:drawing>
              <wp:anchor distT="0" distB="0" distL="114300" distR="114300" simplePos="0" relativeHeight="251661312" behindDoc="0" locked="0" layoutInCell="0" allowOverlap="1" wp14:anchorId="7FAB8A54" wp14:editId="72E6BB7D">
                <wp:simplePos x="0" y="0"/>
                <wp:positionH relativeFrom="column">
                  <wp:posOffset>2057400</wp:posOffset>
                </wp:positionH>
                <wp:positionV relativeFrom="paragraph">
                  <wp:posOffset>440690</wp:posOffset>
                </wp:positionV>
                <wp:extent cx="285750" cy="336550"/>
                <wp:effectExtent l="0" t="0" r="0" b="0"/>
                <wp:wrapNone/>
                <wp:docPr id="93897653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24B098" w14:textId="77777777" w:rsidR="009427C6" w:rsidRDefault="009427C6">
                            <w:pPr>
                              <w:autoSpaceDE w:val="0"/>
                              <w:autoSpaceDN w:val="0"/>
                              <w:adjustRightInd w:val="0"/>
                              <w:rPr>
                                <w:b/>
                                <w:color w:val="000000"/>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AB8A54" id="Text Box 64" o:spid="_x0000_s1064" type="#_x0000_t202" style="position:absolute;margin-left:162pt;margin-top:34.7pt;width:22.5pt;height:2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" o:allowincell="f" filled="f" fillcolor="#0c9" stroked="f">
                <v:path arrowok="t"/>
                <v:textbox>
                  <w:txbxContent>
                    <w:p w14:paraId="3824B098" w14:textId="77777777" w:rsidR="009427C6" w:rsidRDefault="009427C6">
                      <w:pPr>
                        <w:autoSpaceDE w:val="0"/>
                        <w:autoSpaceDN w:val="0"/>
                        <w:adjustRightInd w:val="0"/>
                        <w:rPr>
                          <w:b/>
                          <w:color w:val="000000"/>
                        </w:rPr>
                      </w:pPr>
                    </w:p>
                  </w:txbxContent>
                </v:textbox>
              </v:shape>
            </w:pict>
          </mc:Fallback>
        </mc:AlternateContent>
      </w:r>
      <w:r>
        <w:rPr>
          <w:rFonts w:ascii="Arial" w:hAnsi="Arial"/>
          <w:noProof/>
          <w:sz w:val="20"/>
        </w:rPr>
        <mc:AlternateContent>
          <mc:Choice Requires="wps">
            <w:drawing>
              <wp:anchor distT="0" distB="0" distL="114300" distR="114300" simplePos="0" relativeHeight="251660288" behindDoc="0" locked="0" layoutInCell="0" allowOverlap="1" wp14:anchorId="18B397BC" wp14:editId="3CD0BB5F">
                <wp:simplePos x="0" y="0"/>
                <wp:positionH relativeFrom="column">
                  <wp:posOffset>1295400</wp:posOffset>
                </wp:positionH>
                <wp:positionV relativeFrom="paragraph">
                  <wp:posOffset>745490</wp:posOffset>
                </wp:positionV>
                <wp:extent cx="1905000" cy="0"/>
                <wp:effectExtent l="0" t="63500" r="0" b="50800"/>
                <wp:wrapNone/>
                <wp:docPr id="753623697"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79DAED" id="Line 6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pt,58.7pt" to="252pt,58.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" o:allowincell="f">
                <v:stroke endarrow="block"/>
                <o:lock v:ext="edit" shapetype="f"/>
              </v:line>
            </w:pict>
          </mc:Fallback>
        </mc:AlternateContent>
      </w:r>
      <w:r>
        <w:rPr>
          <w:rFonts w:ascii="Arial" w:hAnsi="Arial"/>
          <w:noProof/>
          <w:sz w:val="20"/>
        </w:rPr>
        <mc:AlternateContent>
          <mc:Choice Requires="wps">
            <w:drawing>
              <wp:anchor distT="0" distB="0" distL="114300" distR="114300" simplePos="0" relativeHeight="251659264" behindDoc="0" locked="0" layoutInCell="0" allowOverlap="1" wp14:anchorId="2EB10E91" wp14:editId="5988AF75">
                <wp:simplePos x="0" y="0"/>
                <wp:positionH relativeFrom="column">
                  <wp:posOffset>6555105</wp:posOffset>
                </wp:positionH>
                <wp:positionV relativeFrom="paragraph">
                  <wp:posOffset>3682365</wp:posOffset>
                </wp:positionV>
                <wp:extent cx="506095" cy="244475"/>
                <wp:effectExtent l="0" t="0" r="0" b="0"/>
                <wp:wrapNone/>
                <wp:docPr id="841887254"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09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9851B" w14:textId="77777777" w:rsidR="009427C6" w:rsidRDefault="009427C6">
                            <w:pPr>
                              <w:autoSpaceDE w:val="0"/>
                              <w:autoSpaceDN w:val="0"/>
                              <w:adjustRightInd w:val="0"/>
                              <w:jc w:val="center"/>
                              <w:rPr>
                                <w:color w:val="000000"/>
                                <w:lang w:val="en-US"/>
                              </w:rPr>
                            </w:pPr>
                            <w:r>
                              <w:rPr>
                                <w:color w:val="000000"/>
                                <w:lang w:val="en-US"/>
                              </w:rPr>
                              <w:t>CSDP</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2EB10E91" id="Rectangle 62" o:spid="_x0000_s1065" style="position:absolute;margin-left:516.15pt;margin-top:289.95pt;width:39.85pt;height: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" o:allowincell="f" filled="f" stroked="f">
                <v:path arrowok="t"/>
                <v:textbox inset="0,0,0,0">
                  <w:txbxContent>
                    <w:p w14:paraId="3B09851B" w14:textId="77777777" w:rsidR="009427C6" w:rsidRDefault="009427C6">
                      <w:pPr>
                        <w:autoSpaceDE w:val="0"/>
                        <w:autoSpaceDN w:val="0"/>
                        <w:adjustRightInd w:val="0"/>
                        <w:jc w:val="center"/>
                        <w:rPr>
                          <w:color w:val="000000"/>
                          <w:lang w:val="en-US"/>
                        </w:rPr>
                      </w:pPr>
                      <w:r>
                        <w:rPr>
                          <w:color w:val="000000"/>
                          <w:lang w:val="en-US"/>
                        </w:rPr>
                        <w:t>CSDP</w:t>
                      </w:r>
                    </w:p>
                  </w:txbxContent>
                </v:textbox>
              </v:rect>
            </w:pict>
          </mc:Fallback>
        </mc:AlternateContent>
      </w:r>
      <w:r>
        <w:rPr>
          <w:rFonts w:ascii="Arial" w:hAnsi="Arial"/>
          <w:noProof/>
          <w:sz w:val="20"/>
        </w:rPr>
        <mc:AlternateContent>
          <mc:Choice Requires="wps">
            <w:drawing>
              <wp:anchor distT="0" distB="0" distL="114300" distR="114300" simplePos="0" relativeHeight="251658240" behindDoc="0" locked="0" layoutInCell="0" allowOverlap="1" wp14:anchorId="6BC01316" wp14:editId="42A92F4C">
                <wp:simplePos x="0" y="0"/>
                <wp:positionH relativeFrom="column">
                  <wp:posOffset>6305550</wp:posOffset>
                </wp:positionH>
                <wp:positionV relativeFrom="paragraph">
                  <wp:posOffset>2874645</wp:posOffset>
                </wp:positionV>
                <wp:extent cx="1009650" cy="2061845"/>
                <wp:effectExtent l="0" t="0" r="6350" b="0"/>
                <wp:wrapNone/>
                <wp:docPr id="1260331376"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9650" cy="2061845"/>
                        </a:xfrm>
                        <a:prstGeom prst="rect">
                          <a:avLst/>
                        </a:prstGeom>
                        <a:noFill/>
                        <a:ln w="7938">
                          <a:solidFill>
                            <a:srgbClr val="000000"/>
                          </a:solidFill>
                          <a:miter lim="800000"/>
                          <a:headEnd/>
                          <a:tailEnd/>
                        </a:ln>
                        <a:extLst>
                          <a:ext uri="{909E8E84-426E-40DD-AFC4-6F175D3DCCD1}">
                            <a14:hiddenFill xmlns:a14="http://schemas.microsoft.com/office/drawing/2010/main">
                              <a:solidFill>
                                <a:srgbClr val="FFFFE1"/>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731067" id="Rectangle 61" o:spid="_x0000_s1026" style="position:absolute;margin-left:496.5pt;margin-top:226.35pt;width:79.5pt;height:162.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" o:allowincell="f" filled="f" fillcolor="#ffffe1" strokeweight=".2205mm">
                <v:path arrowok="t"/>
              </v:rect>
            </w:pict>
          </mc:Fallback>
        </mc:AlternateContent>
      </w:r>
      <w:r>
        <w:rPr>
          <w:rFonts w:ascii="Arial" w:hAnsi="Arial"/>
          <w:noProof/>
          <w:sz w:val="20"/>
        </w:rPr>
        <mc:AlternateContent>
          <mc:Choice Requires="wps">
            <w:drawing>
              <wp:anchor distT="0" distB="0" distL="114300" distR="114300" simplePos="0" relativeHeight="251657216" behindDoc="0" locked="0" layoutInCell="0" allowOverlap="1" wp14:anchorId="6F885DA2" wp14:editId="5D7D06B0">
                <wp:simplePos x="0" y="0"/>
                <wp:positionH relativeFrom="column">
                  <wp:posOffset>438150</wp:posOffset>
                </wp:positionH>
                <wp:positionV relativeFrom="paragraph">
                  <wp:posOffset>3606165</wp:posOffset>
                </wp:positionV>
                <wp:extent cx="685800" cy="488950"/>
                <wp:effectExtent l="0" t="0" r="0" b="0"/>
                <wp:wrapNone/>
                <wp:docPr id="2018879367"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 cy="488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ADDF2" w14:textId="77777777" w:rsidR="009427C6" w:rsidRDefault="009427C6">
                            <w:pPr>
                              <w:autoSpaceDE w:val="0"/>
                              <w:autoSpaceDN w:val="0"/>
                              <w:adjustRightInd w:val="0"/>
                              <w:jc w:val="center"/>
                              <w:rPr>
                                <w:color w:val="000000"/>
                                <w:lang w:val="en-US"/>
                              </w:rPr>
                            </w:pPr>
                            <w:r>
                              <w:rPr>
                                <w:color w:val="000000"/>
                                <w:lang w:val="en-US"/>
                              </w:rPr>
                              <w:t xml:space="preserve">Issuer’s </w:t>
                            </w:r>
                          </w:p>
                          <w:p w14:paraId="54E15704" w14:textId="77777777" w:rsidR="009427C6" w:rsidRDefault="009427C6">
                            <w:pPr>
                              <w:autoSpaceDE w:val="0"/>
                              <w:autoSpaceDN w:val="0"/>
                              <w:adjustRightInd w:val="0"/>
                              <w:jc w:val="center"/>
                              <w:rPr>
                                <w:color w:val="000000"/>
                                <w:lang w:val="en-US"/>
                              </w:rPr>
                            </w:pPr>
                            <w:r>
                              <w:rPr>
                                <w:color w:val="000000"/>
                                <w:lang w:val="en-US"/>
                              </w:rPr>
                              <w:t>CSDP</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6F885DA2" id="Rectangle 60" o:spid="_x0000_s1066" style="position:absolute;margin-left:34.5pt;margin-top:283.95pt;width:54pt;height:3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" o:allowincell="f" filled="f" stroked="f">
                <v:path arrowok="t"/>
                <v:textbox inset="0,0,0,0">
                  <w:txbxContent>
                    <w:p w14:paraId="0DBADDF2" w14:textId="77777777" w:rsidR="009427C6" w:rsidRDefault="009427C6">
                      <w:pPr>
                        <w:autoSpaceDE w:val="0"/>
                        <w:autoSpaceDN w:val="0"/>
                        <w:adjustRightInd w:val="0"/>
                        <w:jc w:val="center"/>
                        <w:rPr>
                          <w:color w:val="000000"/>
                          <w:lang w:val="en-US"/>
                        </w:rPr>
                      </w:pPr>
                      <w:r>
                        <w:rPr>
                          <w:color w:val="000000"/>
                          <w:lang w:val="en-US"/>
                        </w:rPr>
                        <w:t xml:space="preserve">Issuer’s </w:t>
                      </w:r>
                    </w:p>
                    <w:p w14:paraId="54E15704" w14:textId="77777777" w:rsidR="009427C6" w:rsidRDefault="009427C6">
                      <w:pPr>
                        <w:autoSpaceDE w:val="0"/>
                        <w:autoSpaceDN w:val="0"/>
                        <w:adjustRightInd w:val="0"/>
                        <w:jc w:val="center"/>
                        <w:rPr>
                          <w:color w:val="000000"/>
                          <w:lang w:val="en-US"/>
                        </w:rPr>
                      </w:pPr>
                      <w:r>
                        <w:rPr>
                          <w:color w:val="000000"/>
                          <w:lang w:val="en-US"/>
                        </w:rPr>
                        <w:t>CSDP</w:t>
                      </w:r>
                    </w:p>
                  </w:txbxContent>
                </v:textbox>
              </v:rect>
            </w:pict>
          </mc:Fallback>
        </mc:AlternateContent>
      </w:r>
      <w:r>
        <w:rPr>
          <w:rFonts w:ascii="Arial" w:hAnsi="Arial"/>
          <w:noProof/>
          <w:sz w:val="20"/>
        </w:rPr>
        <mc:AlternateContent>
          <mc:Choice Requires="wps">
            <w:drawing>
              <wp:anchor distT="0" distB="0" distL="114300" distR="114300" simplePos="0" relativeHeight="251656192" behindDoc="0" locked="0" layoutInCell="0" allowOverlap="1" wp14:anchorId="20766AED" wp14:editId="79F0C988">
                <wp:simplePos x="0" y="0"/>
                <wp:positionH relativeFrom="column">
                  <wp:posOffset>285750</wp:posOffset>
                </wp:positionH>
                <wp:positionV relativeFrom="paragraph">
                  <wp:posOffset>2798445</wp:posOffset>
                </wp:positionV>
                <wp:extent cx="1009650" cy="2061845"/>
                <wp:effectExtent l="0" t="0" r="6350" b="0"/>
                <wp:wrapNone/>
                <wp:docPr id="1597072566"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9650" cy="2061845"/>
                        </a:xfrm>
                        <a:prstGeom prst="rect">
                          <a:avLst/>
                        </a:prstGeom>
                        <a:noFill/>
                        <a:ln w="7938">
                          <a:solidFill>
                            <a:srgbClr val="000000"/>
                          </a:solidFill>
                          <a:miter lim="800000"/>
                          <a:headEnd/>
                          <a:tailEnd/>
                        </a:ln>
                        <a:extLst>
                          <a:ext uri="{909E8E84-426E-40DD-AFC4-6F175D3DCCD1}">
                            <a14:hiddenFill xmlns:a14="http://schemas.microsoft.com/office/drawing/2010/main">
                              <a:solidFill>
                                <a:srgbClr val="FFFFE1"/>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4FF243" id="Rectangle 59" o:spid="_x0000_s1026" style="position:absolute;margin-left:22.5pt;margin-top:220.35pt;width:79.5pt;height:162.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" o:allowincell="f" filled="f" fillcolor="#ffffe1" strokeweight=".2205mm">
                <v:path arrowok="t"/>
              </v:rect>
            </w:pict>
          </mc:Fallback>
        </mc:AlternateContent>
      </w:r>
      <w:r>
        <w:rPr>
          <w:rFonts w:ascii="Arial" w:hAnsi="Arial"/>
          <w:noProof/>
          <w:sz w:val="20"/>
        </w:rPr>
        <mc:AlternateContent>
          <mc:Choice Requires="wps">
            <w:drawing>
              <wp:anchor distT="0" distB="0" distL="114300" distR="114300" simplePos="0" relativeHeight="251655168" behindDoc="0" locked="0" layoutInCell="0" allowOverlap="1" wp14:anchorId="25705288" wp14:editId="611AE314">
                <wp:simplePos x="0" y="0"/>
                <wp:positionH relativeFrom="column">
                  <wp:posOffset>6555105</wp:posOffset>
                </wp:positionH>
                <wp:positionV relativeFrom="paragraph">
                  <wp:posOffset>1324610</wp:posOffset>
                </wp:positionV>
                <wp:extent cx="488950" cy="245110"/>
                <wp:effectExtent l="0" t="0" r="0" b="0"/>
                <wp:wrapNone/>
                <wp:docPr id="1683835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E6DA5E" w14:textId="77777777" w:rsidR="009427C6" w:rsidRDefault="009427C6">
                            <w:pPr>
                              <w:autoSpaceDE w:val="0"/>
                              <w:autoSpaceDN w:val="0"/>
                              <w:adjustRightInd w:val="0"/>
                              <w:jc w:val="center"/>
                              <w:rPr>
                                <w:color w:val="000000"/>
                                <w:lang w:val="en-US"/>
                              </w:rPr>
                            </w:pPr>
                            <w:r>
                              <w:rPr>
                                <w:color w:val="000000"/>
                                <w:lang w:val="en-US"/>
                              </w:rPr>
                              <w:t xml:space="preserve">NNA </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25705288" id="Rectangle 58" o:spid="_x0000_s1067" style="position:absolute;margin-left:516.15pt;margin-top:104.3pt;width:38.5pt;height:19.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" o:allowincell="f" filled="f" stroked="f">
                <v:path arrowok="t"/>
                <v:textbox inset="0,0,0,0">
                  <w:txbxContent>
                    <w:p w14:paraId="5CE6DA5E" w14:textId="77777777" w:rsidR="009427C6" w:rsidRDefault="009427C6">
                      <w:pPr>
                        <w:autoSpaceDE w:val="0"/>
                        <w:autoSpaceDN w:val="0"/>
                        <w:adjustRightInd w:val="0"/>
                        <w:jc w:val="center"/>
                        <w:rPr>
                          <w:color w:val="000000"/>
                          <w:lang w:val="en-US"/>
                        </w:rPr>
                      </w:pPr>
                      <w:r>
                        <w:rPr>
                          <w:color w:val="000000"/>
                          <w:lang w:val="en-US"/>
                        </w:rPr>
                        <w:t xml:space="preserve">NNA </w:t>
                      </w:r>
                    </w:p>
                  </w:txbxContent>
                </v:textbox>
              </v:rect>
            </w:pict>
          </mc:Fallback>
        </mc:AlternateContent>
      </w:r>
      <w:r>
        <w:rPr>
          <w:rFonts w:ascii="Arial" w:hAnsi="Arial"/>
          <w:noProof/>
          <w:sz w:val="20"/>
        </w:rPr>
        <mc:AlternateContent>
          <mc:Choice Requires="wps">
            <w:drawing>
              <wp:anchor distT="0" distB="0" distL="114300" distR="114300" simplePos="0" relativeHeight="251654144" behindDoc="0" locked="0" layoutInCell="0" allowOverlap="1" wp14:anchorId="5F864E88" wp14:editId="3E7F9032">
                <wp:simplePos x="0" y="0"/>
                <wp:positionH relativeFrom="column">
                  <wp:posOffset>6305550</wp:posOffset>
                </wp:positionH>
                <wp:positionV relativeFrom="paragraph">
                  <wp:posOffset>516890</wp:posOffset>
                </wp:positionV>
                <wp:extent cx="1009650" cy="2061845"/>
                <wp:effectExtent l="0" t="0" r="6350" b="0"/>
                <wp:wrapNone/>
                <wp:docPr id="83164060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9650" cy="2061845"/>
                        </a:xfrm>
                        <a:prstGeom prst="rect">
                          <a:avLst/>
                        </a:prstGeom>
                        <a:noFill/>
                        <a:ln w="7938">
                          <a:solidFill>
                            <a:srgbClr val="000000"/>
                          </a:solidFill>
                          <a:miter lim="800000"/>
                          <a:headEnd/>
                          <a:tailEnd/>
                        </a:ln>
                        <a:extLst>
                          <a:ext uri="{909E8E84-426E-40DD-AFC4-6F175D3DCCD1}">
                            <a14:hiddenFill xmlns:a14="http://schemas.microsoft.com/office/drawing/2010/main">
                              <a:solidFill>
                                <a:srgbClr val="FFFFE1"/>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79FBD" id="Rectangle 57" o:spid="_x0000_s1026" style="position:absolute;margin-left:496.5pt;margin-top:40.7pt;width:79.5pt;height:162.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" o:allowincell="f" filled="f" fillcolor="#ffffe1" strokeweight=".2205mm">
                <v:path arrowok="t"/>
              </v:rect>
            </w:pict>
          </mc:Fallback>
        </mc:AlternateContent>
      </w:r>
      <w:r>
        <w:rPr>
          <w:rFonts w:ascii="Arial" w:hAnsi="Arial"/>
          <w:noProof/>
          <w:sz w:val="20"/>
        </w:rPr>
        <mc:AlternateContent>
          <mc:Choice Requires="wps">
            <w:drawing>
              <wp:anchor distT="0" distB="0" distL="114300" distR="114300" simplePos="0" relativeHeight="251653120" behindDoc="0" locked="0" layoutInCell="0" allowOverlap="1" wp14:anchorId="3ECBB15F" wp14:editId="27604FDF">
                <wp:simplePos x="0" y="0"/>
                <wp:positionH relativeFrom="column">
                  <wp:posOffset>457200</wp:posOffset>
                </wp:positionH>
                <wp:positionV relativeFrom="paragraph">
                  <wp:posOffset>1320165</wp:posOffset>
                </wp:positionV>
                <wp:extent cx="645795" cy="733425"/>
                <wp:effectExtent l="0" t="0" r="0" b="0"/>
                <wp:wrapNone/>
                <wp:docPr id="1628303671"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5795" cy="733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602DC6" w14:textId="77777777" w:rsidR="009427C6" w:rsidRDefault="009427C6">
                            <w:pPr>
                              <w:autoSpaceDE w:val="0"/>
                              <w:autoSpaceDN w:val="0"/>
                              <w:adjustRightInd w:val="0"/>
                              <w:jc w:val="center"/>
                              <w:rPr>
                                <w:color w:val="000000"/>
                                <w:lang w:val="en-US"/>
                              </w:rPr>
                            </w:pPr>
                            <w:r>
                              <w:rPr>
                                <w:color w:val="000000"/>
                                <w:lang w:val="en-US"/>
                              </w:rPr>
                              <w:t xml:space="preserve">Issuer / </w:t>
                            </w:r>
                          </w:p>
                          <w:p w14:paraId="6DC8EF53" w14:textId="77777777" w:rsidR="009427C6" w:rsidRDefault="009427C6">
                            <w:pPr>
                              <w:autoSpaceDE w:val="0"/>
                              <w:autoSpaceDN w:val="0"/>
                              <w:adjustRightInd w:val="0"/>
                              <w:jc w:val="center"/>
                              <w:rPr>
                                <w:color w:val="000000"/>
                                <w:lang w:val="en-US"/>
                              </w:rPr>
                            </w:pPr>
                            <w:r>
                              <w:rPr>
                                <w:color w:val="000000"/>
                                <w:lang w:val="en-US"/>
                              </w:rPr>
                              <w:t xml:space="preserve">Issuing </w:t>
                            </w:r>
                          </w:p>
                          <w:p w14:paraId="509240A8" w14:textId="77777777" w:rsidR="009427C6" w:rsidRDefault="009427C6">
                            <w:pPr>
                              <w:autoSpaceDE w:val="0"/>
                              <w:autoSpaceDN w:val="0"/>
                              <w:adjustRightInd w:val="0"/>
                              <w:jc w:val="center"/>
                              <w:rPr>
                                <w:color w:val="000000"/>
                                <w:lang w:val="en-US"/>
                              </w:rPr>
                            </w:pPr>
                            <w:r>
                              <w:rPr>
                                <w:color w:val="000000"/>
                                <w:lang w:val="en-US"/>
                              </w:rPr>
                              <w:t>Agent</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3ECBB15F" id="Rectangle 56" o:spid="_x0000_s1068" style="position:absolute;margin-left:36pt;margin-top:103.95pt;width:50.85pt;height:5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" o:allowincell="f" filled="f" stroked="f">
                <v:path arrowok="t"/>
                <v:textbox inset="0,0,0,0">
                  <w:txbxContent>
                    <w:p w14:paraId="7D602DC6" w14:textId="77777777" w:rsidR="009427C6" w:rsidRDefault="009427C6">
                      <w:pPr>
                        <w:autoSpaceDE w:val="0"/>
                        <w:autoSpaceDN w:val="0"/>
                        <w:adjustRightInd w:val="0"/>
                        <w:jc w:val="center"/>
                        <w:rPr>
                          <w:color w:val="000000"/>
                          <w:lang w:val="en-US"/>
                        </w:rPr>
                      </w:pPr>
                      <w:r>
                        <w:rPr>
                          <w:color w:val="000000"/>
                          <w:lang w:val="en-US"/>
                        </w:rPr>
                        <w:t xml:space="preserve">Issuer / </w:t>
                      </w:r>
                    </w:p>
                    <w:p w14:paraId="6DC8EF53" w14:textId="77777777" w:rsidR="009427C6" w:rsidRDefault="009427C6">
                      <w:pPr>
                        <w:autoSpaceDE w:val="0"/>
                        <w:autoSpaceDN w:val="0"/>
                        <w:adjustRightInd w:val="0"/>
                        <w:jc w:val="center"/>
                        <w:rPr>
                          <w:color w:val="000000"/>
                          <w:lang w:val="en-US"/>
                        </w:rPr>
                      </w:pPr>
                      <w:r>
                        <w:rPr>
                          <w:color w:val="000000"/>
                          <w:lang w:val="en-US"/>
                        </w:rPr>
                        <w:t xml:space="preserve">Issuing </w:t>
                      </w:r>
                    </w:p>
                    <w:p w14:paraId="509240A8" w14:textId="77777777" w:rsidR="009427C6" w:rsidRDefault="009427C6">
                      <w:pPr>
                        <w:autoSpaceDE w:val="0"/>
                        <w:autoSpaceDN w:val="0"/>
                        <w:adjustRightInd w:val="0"/>
                        <w:jc w:val="center"/>
                        <w:rPr>
                          <w:color w:val="000000"/>
                          <w:lang w:val="en-US"/>
                        </w:rPr>
                      </w:pPr>
                      <w:r>
                        <w:rPr>
                          <w:color w:val="000000"/>
                          <w:lang w:val="en-US"/>
                        </w:rPr>
                        <w:t>Agent</w:t>
                      </w:r>
                    </w:p>
                  </w:txbxContent>
                </v:textbox>
              </v:rect>
            </w:pict>
          </mc:Fallback>
        </mc:AlternateContent>
      </w:r>
      <w:r>
        <w:rPr>
          <w:rFonts w:ascii="Arial" w:hAnsi="Arial"/>
          <w:noProof/>
          <w:sz w:val="20"/>
        </w:rPr>
        <mc:AlternateContent>
          <mc:Choice Requires="wps">
            <w:drawing>
              <wp:anchor distT="0" distB="0" distL="114300" distR="114300" simplePos="0" relativeHeight="251652096" behindDoc="0" locked="0" layoutInCell="0" allowOverlap="1" wp14:anchorId="34E4E6FE" wp14:editId="4C7E74F7">
                <wp:simplePos x="0" y="0"/>
                <wp:positionH relativeFrom="column">
                  <wp:posOffset>285750</wp:posOffset>
                </wp:positionH>
                <wp:positionV relativeFrom="paragraph">
                  <wp:posOffset>512445</wp:posOffset>
                </wp:positionV>
                <wp:extent cx="1009650" cy="2061845"/>
                <wp:effectExtent l="0" t="0" r="6350" b="0"/>
                <wp:wrapNone/>
                <wp:docPr id="1640486794"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9650" cy="2061845"/>
                        </a:xfrm>
                        <a:prstGeom prst="rect">
                          <a:avLst/>
                        </a:prstGeom>
                        <a:noFill/>
                        <a:ln w="7938">
                          <a:solidFill>
                            <a:srgbClr val="000000"/>
                          </a:solidFill>
                          <a:miter lim="800000"/>
                          <a:headEnd/>
                          <a:tailEnd/>
                        </a:ln>
                        <a:extLst>
                          <a:ext uri="{909E8E84-426E-40DD-AFC4-6F175D3DCCD1}">
                            <a14:hiddenFill xmlns:a14="http://schemas.microsoft.com/office/drawing/2010/main">
                              <a:solidFill>
                                <a:srgbClr val="FFFFE1"/>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470CF" id="Rectangle 55" o:spid="_x0000_s1026" style="position:absolute;margin-left:22.5pt;margin-top:40.35pt;width:79.5pt;height:162.3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" o:allowincell="f" filled="f" fillcolor="#ffffe1" strokeweight=".2205mm">
                <v:path arrowok="t"/>
              </v:rect>
            </w:pict>
          </mc:Fallback>
        </mc:AlternateContent>
      </w:r>
      <w:r>
        <w:rPr>
          <w:rFonts w:ascii="Arial" w:hAnsi="Arial"/>
          <w:noProof/>
          <w:sz w:val="20"/>
        </w:rPr>
        <mc:AlternateContent>
          <mc:Choice Requires="wps">
            <w:drawing>
              <wp:anchor distT="0" distB="0" distL="114300" distR="114300" simplePos="0" relativeHeight="251651072" behindDoc="0" locked="0" layoutInCell="0" allowOverlap="1" wp14:anchorId="2A5A07A4" wp14:editId="5AE3E53C">
                <wp:simplePos x="0" y="0"/>
                <wp:positionH relativeFrom="column">
                  <wp:posOffset>3538855</wp:posOffset>
                </wp:positionH>
                <wp:positionV relativeFrom="paragraph">
                  <wp:posOffset>2390140</wp:posOffset>
                </wp:positionV>
                <wp:extent cx="575945" cy="488950"/>
                <wp:effectExtent l="0" t="0" r="0" b="0"/>
                <wp:wrapNone/>
                <wp:docPr id="446963779"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5945" cy="488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69A22" w14:textId="77777777" w:rsidR="009427C6" w:rsidRDefault="009427C6">
                            <w:pPr>
                              <w:autoSpaceDE w:val="0"/>
                              <w:autoSpaceDN w:val="0"/>
                              <w:adjustRightInd w:val="0"/>
                              <w:jc w:val="center"/>
                              <w:rPr>
                                <w:color w:val="000000"/>
                                <w:lang w:val="en-US"/>
                              </w:rPr>
                            </w:pPr>
                            <w:r>
                              <w:rPr>
                                <w:color w:val="000000"/>
                                <w:lang w:val="en-US"/>
                              </w:rPr>
                              <w:t>MMI</w:t>
                            </w:r>
                          </w:p>
                          <w:p w14:paraId="6D33C6F7" w14:textId="77777777" w:rsidR="009427C6" w:rsidRDefault="009427C6">
                            <w:pPr>
                              <w:autoSpaceDE w:val="0"/>
                              <w:autoSpaceDN w:val="0"/>
                              <w:adjustRightInd w:val="0"/>
                              <w:jc w:val="center"/>
                              <w:rPr>
                                <w:color w:val="000000"/>
                                <w:sz w:val="32"/>
                                <w:lang w:val="en-US"/>
                              </w:rPr>
                            </w:pPr>
                            <w:r>
                              <w:rPr>
                                <w:color w:val="000000"/>
                                <w:lang w:val="en-US"/>
                              </w:rPr>
                              <w:t>Engine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2A5A07A4" id="Rectangle 54" o:spid="_x0000_s1069" style="position:absolute;margin-left:278.65pt;margin-top:188.2pt;width:45.35pt;height:3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" o:allowincell="f" filled="f" stroked="f">
                <v:path arrowok="t"/>
                <v:textbox inset="0,0,0,0">
                  <w:txbxContent>
                    <w:p w14:paraId="1A669A22" w14:textId="77777777" w:rsidR="009427C6" w:rsidRDefault="009427C6">
                      <w:pPr>
                        <w:autoSpaceDE w:val="0"/>
                        <w:autoSpaceDN w:val="0"/>
                        <w:adjustRightInd w:val="0"/>
                        <w:jc w:val="center"/>
                        <w:rPr>
                          <w:color w:val="000000"/>
                          <w:lang w:val="en-US"/>
                        </w:rPr>
                      </w:pPr>
                      <w:r>
                        <w:rPr>
                          <w:color w:val="000000"/>
                          <w:lang w:val="en-US"/>
                        </w:rPr>
                        <w:t>MMI</w:t>
                      </w:r>
                    </w:p>
                    <w:p w14:paraId="6D33C6F7" w14:textId="77777777" w:rsidR="009427C6" w:rsidRDefault="009427C6">
                      <w:pPr>
                        <w:autoSpaceDE w:val="0"/>
                        <w:autoSpaceDN w:val="0"/>
                        <w:adjustRightInd w:val="0"/>
                        <w:jc w:val="center"/>
                        <w:rPr>
                          <w:color w:val="000000"/>
                          <w:sz w:val="32"/>
                          <w:lang w:val="en-US"/>
                        </w:rPr>
                      </w:pPr>
                      <w:r>
                        <w:rPr>
                          <w:color w:val="000000"/>
                          <w:lang w:val="en-US"/>
                        </w:rPr>
                        <w:t>Engine</w:t>
                      </w:r>
                    </w:p>
                  </w:txbxContent>
                </v:textbox>
              </v:rect>
            </w:pict>
          </mc:Fallback>
        </mc:AlternateContent>
      </w:r>
      <w:r>
        <w:rPr>
          <w:rFonts w:ascii="Arial" w:hAnsi="Arial"/>
          <w:noProof/>
          <w:sz w:val="20"/>
        </w:rPr>
        <mc:AlternateContent>
          <mc:Choice Requires="wps">
            <w:drawing>
              <wp:anchor distT="0" distB="0" distL="114300" distR="114300" simplePos="0" relativeHeight="251650048" behindDoc="0" locked="0" layoutInCell="0" allowOverlap="1" wp14:anchorId="73DE13A6" wp14:editId="29A4B3E1">
                <wp:simplePos x="0" y="0"/>
                <wp:positionH relativeFrom="column">
                  <wp:posOffset>3219450</wp:posOffset>
                </wp:positionH>
                <wp:positionV relativeFrom="paragraph">
                  <wp:posOffset>440690</wp:posOffset>
                </wp:positionV>
                <wp:extent cx="1123950" cy="4495800"/>
                <wp:effectExtent l="0" t="0" r="6350" b="0"/>
                <wp:wrapNone/>
                <wp:docPr id="993336977"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23950" cy="4495800"/>
                        </a:xfrm>
                        <a:custGeom>
                          <a:avLst/>
                          <a:gdLst>
                            <a:gd name="T0" fmla="*/ 163 w 1127"/>
                            <a:gd name="T1" fmla="*/ 2 h 6283"/>
                            <a:gd name="T2" fmla="*/ 127 w 1127"/>
                            <a:gd name="T3" fmla="*/ 15 h 6283"/>
                            <a:gd name="T4" fmla="*/ 94 w 1127"/>
                            <a:gd name="T5" fmla="*/ 40 h 6283"/>
                            <a:gd name="T6" fmla="*/ 65 w 1127"/>
                            <a:gd name="T7" fmla="*/ 76 h 6283"/>
                            <a:gd name="T8" fmla="*/ 42 w 1127"/>
                            <a:gd name="T9" fmla="*/ 119 h 6283"/>
                            <a:gd name="T10" fmla="*/ 13 w 1127"/>
                            <a:gd name="T11" fmla="*/ 198 h 6283"/>
                            <a:gd name="T12" fmla="*/ 3 w 1127"/>
                            <a:gd name="T13" fmla="*/ 255 h 6283"/>
                            <a:gd name="T14" fmla="*/ 0 w 1127"/>
                            <a:gd name="T15" fmla="*/ 317 h 6283"/>
                            <a:gd name="T16" fmla="*/ 1 w 1127"/>
                            <a:gd name="T17" fmla="*/ 5999 h 6283"/>
                            <a:gd name="T18" fmla="*/ 8 w 1127"/>
                            <a:gd name="T19" fmla="*/ 6063 h 6283"/>
                            <a:gd name="T20" fmla="*/ 22 w 1127"/>
                            <a:gd name="T21" fmla="*/ 6120 h 6283"/>
                            <a:gd name="T22" fmla="*/ 42 w 1127"/>
                            <a:gd name="T23" fmla="*/ 6170 h 6283"/>
                            <a:gd name="T24" fmla="*/ 65 w 1127"/>
                            <a:gd name="T25" fmla="*/ 6212 h 6283"/>
                            <a:gd name="T26" fmla="*/ 94 w 1127"/>
                            <a:gd name="T27" fmla="*/ 6246 h 6283"/>
                            <a:gd name="T28" fmla="*/ 127 w 1127"/>
                            <a:gd name="T29" fmla="*/ 6269 h 6283"/>
                            <a:gd name="T30" fmla="*/ 163 w 1127"/>
                            <a:gd name="T31" fmla="*/ 6281 h 6283"/>
                            <a:gd name="T32" fmla="*/ 936 w 1127"/>
                            <a:gd name="T33" fmla="*/ 6283 h 6283"/>
                            <a:gd name="T34" fmla="*/ 973 w 1127"/>
                            <a:gd name="T35" fmla="*/ 6276 h 6283"/>
                            <a:gd name="T36" fmla="*/ 1008 w 1127"/>
                            <a:gd name="T37" fmla="*/ 6259 h 6283"/>
                            <a:gd name="T38" fmla="*/ 1040 w 1127"/>
                            <a:gd name="T39" fmla="*/ 6231 h 6283"/>
                            <a:gd name="T40" fmla="*/ 1070 w 1127"/>
                            <a:gd name="T41" fmla="*/ 6192 h 6283"/>
                            <a:gd name="T42" fmla="*/ 1094 w 1127"/>
                            <a:gd name="T43" fmla="*/ 6147 h 6283"/>
                            <a:gd name="T44" fmla="*/ 1112 w 1127"/>
                            <a:gd name="T45" fmla="*/ 6093 h 6283"/>
                            <a:gd name="T46" fmla="*/ 1124 w 1127"/>
                            <a:gd name="T47" fmla="*/ 6031 h 6283"/>
                            <a:gd name="T48" fmla="*/ 1127 w 1127"/>
                            <a:gd name="T49" fmla="*/ 5965 h 6283"/>
                            <a:gd name="T50" fmla="*/ 1126 w 1127"/>
                            <a:gd name="T51" fmla="*/ 287 h 6283"/>
                            <a:gd name="T52" fmla="*/ 1119 w 1127"/>
                            <a:gd name="T53" fmla="*/ 227 h 6283"/>
                            <a:gd name="T54" fmla="*/ 1094 w 1127"/>
                            <a:gd name="T55" fmla="*/ 144 h 6283"/>
                            <a:gd name="T56" fmla="*/ 1070 w 1127"/>
                            <a:gd name="T57" fmla="*/ 96 h 6283"/>
                            <a:gd name="T58" fmla="*/ 1040 w 1127"/>
                            <a:gd name="T59" fmla="*/ 57 h 6283"/>
                            <a:gd name="T60" fmla="*/ 1008 w 1127"/>
                            <a:gd name="T61" fmla="*/ 27 h 6283"/>
                            <a:gd name="T62" fmla="*/ 973 w 1127"/>
                            <a:gd name="T63" fmla="*/ 7 h 6283"/>
                            <a:gd name="T64" fmla="*/ 936 w 1127"/>
                            <a:gd name="T65" fmla="*/ 0 h 62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127" h="6283">
                              <a:moveTo>
                                <a:pt x="181" y="0"/>
                              </a:moveTo>
                              <a:lnTo>
                                <a:pt x="163" y="2"/>
                              </a:lnTo>
                              <a:lnTo>
                                <a:pt x="144" y="7"/>
                              </a:lnTo>
                              <a:lnTo>
                                <a:pt x="127" y="15"/>
                              </a:lnTo>
                              <a:lnTo>
                                <a:pt x="111" y="27"/>
                              </a:lnTo>
                              <a:lnTo>
                                <a:pt x="94" y="40"/>
                              </a:lnTo>
                              <a:lnTo>
                                <a:pt x="79" y="57"/>
                              </a:lnTo>
                              <a:lnTo>
                                <a:pt x="65" y="76"/>
                              </a:lnTo>
                              <a:lnTo>
                                <a:pt x="54" y="96"/>
                              </a:lnTo>
                              <a:lnTo>
                                <a:pt x="42" y="119"/>
                              </a:lnTo>
                              <a:lnTo>
                                <a:pt x="30" y="144"/>
                              </a:lnTo>
                              <a:lnTo>
                                <a:pt x="13" y="198"/>
                              </a:lnTo>
                              <a:lnTo>
                                <a:pt x="8" y="227"/>
                              </a:lnTo>
                              <a:lnTo>
                                <a:pt x="3" y="255"/>
                              </a:lnTo>
                              <a:lnTo>
                                <a:pt x="1" y="287"/>
                              </a:lnTo>
                              <a:lnTo>
                                <a:pt x="0" y="317"/>
                              </a:lnTo>
                              <a:lnTo>
                                <a:pt x="0" y="5965"/>
                              </a:lnTo>
                              <a:lnTo>
                                <a:pt x="1" y="5999"/>
                              </a:lnTo>
                              <a:lnTo>
                                <a:pt x="3" y="6031"/>
                              </a:lnTo>
                              <a:lnTo>
                                <a:pt x="8" y="6063"/>
                              </a:lnTo>
                              <a:lnTo>
                                <a:pt x="13" y="6093"/>
                              </a:lnTo>
                              <a:lnTo>
                                <a:pt x="22" y="6120"/>
                              </a:lnTo>
                              <a:lnTo>
                                <a:pt x="30" y="6147"/>
                              </a:lnTo>
                              <a:lnTo>
                                <a:pt x="42" y="6170"/>
                              </a:lnTo>
                              <a:lnTo>
                                <a:pt x="54" y="6192"/>
                              </a:lnTo>
                              <a:lnTo>
                                <a:pt x="65" y="6212"/>
                              </a:lnTo>
                              <a:lnTo>
                                <a:pt x="79" y="6231"/>
                              </a:lnTo>
                              <a:lnTo>
                                <a:pt x="94" y="6246"/>
                              </a:lnTo>
                              <a:lnTo>
                                <a:pt x="111" y="6259"/>
                              </a:lnTo>
                              <a:lnTo>
                                <a:pt x="127" y="6269"/>
                              </a:lnTo>
                              <a:lnTo>
                                <a:pt x="144" y="6276"/>
                              </a:lnTo>
                              <a:lnTo>
                                <a:pt x="163" y="6281"/>
                              </a:lnTo>
                              <a:lnTo>
                                <a:pt x="181" y="6283"/>
                              </a:lnTo>
                              <a:lnTo>
                                <a:pt x="936" y="6283"/>
                              </a:lnTo>
                              <a:lnTo>
                                <a:pt x="955" y="6281"/>
                              </a:lnTo>
                              <a:lnTo>
                                <a:pt x="973" y="6276"/>
                              </a:lnTo>
                              <a:lnTo>
                                <a:pt x="991" y="6269"/>
                              </a:lnTo>
                              <a:lnTo>
                                <a:pt x="1008" y="6259"/>
                              </a:lnTo>
                              <a:lnTo>
                                <a:pt x="1025" y="6246"/>
                              </a:lnTo>
                              <a:lnTo>
                                <a:pt x="1040" y="6231"/>
                              </a:lnTo>
                              <a:lnTo>
                                <a:pt x="1055" y="6212"/>
                              </a:lnTo>
                              <a:lnTo>
                                <a:pt x="1070" y="6192"/>
                              </a:lnTo>
                              <a:lnTo>
                                <a:pt x="1082" y="6170"/>
                              </a:lnTo>
                              <a:lnTo>
                                <a:pt x="1094" y="6147"/>
                              </a:lnTo>
                              <a:lnTo>
                                <a:pt x="1104" y="6120"/>
                              </a:lnTo>
                              <a:lnTo>
                                <a:pt x="1112" y="6093"/>
                              </a:lnTo>
                              <a:lnTo>
                                <a:pt x="1119" y="6063"/>
                              </a:lnTo>
                              <a:lnTo>
                                <a:pt x="1124" y="6031"/>
                              </a:lnTo>
                              <a:lnTo>
                                <a:pt x="1126" y="5999"/>
                              </a:lnTo>
                              <a:lnTo>
                                <a:pt x="1127" y="5965"/>
                              </a:lnTo>
                              <a:lnTo>
                                <a:pt x="1127" y="317"/>
                              </a:lnTo>
                              <a:lnTo>
                                <a:pt x="1126" y="287"/>
                              </a:lnTo>
                              <a:lnTo>
                                <a:pt x="1124" y="255"/>
                              </a:lnTo>
                              <a:lnTo>
                                <a:pt x="1119" y="227"/>
                              </a:lnTo>
                              <a:lnTo>
                                <a:pt x="1112" y="198"/>
                              </a:lnTo>
                              <a:lnTo>
                                <a:pt x="1094" y="144"/>
                              </a:lnTo>
                              <a:lnTo>
                                <a:pt x="1082" y="119"/>
                              </a:lnTo>
                              <a:lnTo>
                                <a:pt x="1070" y="96"/>
                              </a:lnTo>
                              <a:lnTo>
                                <a:pt x="1055" y="76"/>
                              </a:lnTo>
                              <a:lnTo>
                                <a:pt x="1040" y="57"/>
                              </a:lnTo>
                              <a:lnTo>
                                <a:pt x="1025" y="40"/>
                              </a:lnTo>
                              <a:lnTo>
                                <a:pt x="1008" y="27"/>
                              </a:lnTo>
                              <a:lnTo>
                                <a:pt x="991" y="15"/>
                              </a:lnTo>
                              <a:lnTo>
                                <a:pt x="973" y="7"/>
                              </a:lnTo>
                              <a:lnTo>
                                <a:pt x="955" y="2"/>
                              </a:lnTo>
                              <a:lnTo>
                                <a:pt x="936" y="0"/>
                              </a:lnTo>
                              <a:lnTo>
                                <a:pt x="181" y="0"/>
                              </a:lnTo>
                              <a:close/>
                            </a:path>
                          </a:pathLst>
                        </a:custGeom>
                        <a:noFill/>
                        <a:ln w="7938">
                          <a:solidFill>
                            <a:srgbClr val="000000"/>
                          </a:solidFill>
                          <a:prstDash val="solid"/>
                          <a:round/>
                          <a:headEnd/>
                          <a:tailEnd/>
                        </a:ln>
                        <a:extLst>
                          <a:ext uri="{909E8E84-426E-40DD-AFC4-6F175D3DCCD1}">
                            <a14:hiddenFill xmlns:a14="http://schemas.microsoft.com/office/drawing/2010/main">
                              <a:solidFill>
                                <a:srgbClr val="FFFFE1"/>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E288D" id="Freeform 53" o:spid="_x0000_s1026" style="position:absolute;margin-left:253.5pt;margin-top:34.7pt;width:88.5pt;height:35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7,62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" o:allowincell="f" path="m181,l163,2,144,7r-17,8l111,27,94,40,79,57,65,76,54,96,42,119,30,144,13,198,8,227,3,255,1,287,,317,,5965r1,34l3,6031r5,32l13,6093r9,27l30,6147r12,23l54,6192r11,20l79,6231r15,15l111,6259r16,10l144,6276r19,5l181,6283r755,l955,6281r18,-5l991,6269r17,-10l1025,6246r15,-15l1055,6212r15,-20l1082,6170r12,-23l1104,6120r8,-27l1119,6063r5,-32l1126,5999r1,-34l1127,317r-1,-30l1124,255r-5,-28l1112,198r-18,-54l1082,119,1070,96,1055,76,1040,57,1025,40,1008,27,991,15,973,7,955,2,936,,181,xe" filled="f" fillcolor="#ffffe1" strokeweight=".2205mm">
                <v:path arrowok="t" o:connecttype="custom" o:connectlocs="162559,1431;126656,10733;93746,28622;64824,54382;41886,85150;12965,141679;2992,182465;0,226829;997,4292584;7978,4338379;21940,4379165;41886,4414943;64824,4444996;93746,4469325;126656,4485782;162559,4494369;933467,4495800;970367,4490791;1005272,4478627;1037185,4458591;1067104,4430685;1091039,4398485;1108991,4359846;1120958,4315481;1123950,4268255;1122953,205363;1115972,162430;1091039,103039;1067104,68693;1037185,40786;1005272,19320;970367,5009;933467,0" o:connectangles="0,0,0,0,0,0,0,0,0,0,0,0,0,0,0,0,0,0,0,0,0,0,0,0,0,0,0,0,0,0,0,0,0"/>
              </v:shape>
            </w:pict>
          </mc:Fallback>
        </mc:AlternateContent>
      </w:r>
      <w:r>
        <w:rPr>
          <w:rFonts w:ascii="Arial" w:hAnsi="Arial"/>
          <w:noProof/>
          <w:sz w:val="20"/>
        </w:rPr>
        <mc:AlternateContent>
          <mc:Choice Requires="wps">
            <w:drawing>
              <wp:anchor distT="0" distB="0" distL="114300" distR="114300" simplePos="0" relativeHeight="251677696" behindDoc="0" locked="0" layoutInCell="0" allowOverlap="1" wp14:anchorId="2E9579DC" wp14:editId="3770AC76">
                <wp:simplePos x="0" y="0"/>
                <wp:positionH relativeFrom="column">
                  <wp:posOffset>2057400</wp:posOffset>
                </wp:positionH>
                <wp:positionV relativeFrom="paragraph">
                  <wp:posOffset>3456940</wp:posOffset>
                </wp:positionV>
                <wp:extent cx="285750" cy="336550"/>
                <wp:effectExtent l="0" t="0" r="0" b="0"/>
                <wp:wrapNone/>
                <wp:docPr id="67480682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5492FE" w14:textId="77777777" w:rsidR="009427C6" w:rsidRDefault="009427C6">
                            <w:pPr>
                              <w:autoSpaceDE w:val="0"/>
                              <w:autoSpaceDN w:val="0"/>
                              <w:adjustRightInd w:val="0"/>
                              <w:rPr>
                                <w:b/>
                                <w:color w:val="000000"/>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E9579DC" id="Text Box 80" o:spid="_x0000_s1070" type="#_x0000_t202" style="position:absolute;margin-left:162pt;margin-top:272.2pt;width:22.5pt;height:2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" o:allowincell="f" filled="f" fillcolor="#0c9" stroked="f">
                <v:path arrowok="t"/>
                <v:textbox>
                  <w:txbxContent>
                    <w:p w14:paraId="195492FE" w14:textId="77777777" w:rsidR="009427C6" w:rsidRDefault="009427C6">
                      <w:pPr>
                        <w:autoSpaceDE w:val="0"/>
                        <w:autoSpaceDN w:val="0"/>
                        <w:adjustRightInd w:val="0"/>
                        <w:rPr>
                          <w:b/>
                          <w:color w:val="000000"/>
                        </w:rPr>
                      </w:pPr>
                    </w:p>
                  </w:txbxContent>
                </v:textbox>
              </v:shape>
            </w:pict>
          </mc:Fallback>
        </mc:AlternateContent>
      </w:r>
      <w:r>
        <w:rPr>
          <w:rFonts w:ascii="Arial" w:hAnsi="Arial"/>
          <w:noProof/>
          <w:sz w:val="20"/>
        </w:rPr>
        <mc:AlternateContent>
          <mc:Choice Requires="wps">
            <w:drawing>
              <wp:anchor distT="0" distB="0" distL="114300" distR="114300" simplePos="0" relativeHeight="251676672" behindDoc="0" locked="0" layoutInCell="0" allowOverlap="1" wp14:anchorId="789505E7" wp14:editId="0810635C">
                <wp:simplePos x="0" y="0"/>
                <wp:positionH relativeFrom="column">
                  <wp:posOffset>1295400</wp:posOffset>
                </wp:positionH>
                <wp:positionV relativeFrom="paragraph">
                  <wp:posOffset>3761740</wp:posOffset>
                </wp:positionV>
                <wp:extent cx="1905000" cy="0"/>
                <wp:effectExtent l="0" t="50800" r="0" b="63500"/>
                <wp:wrapNone/>
                <wp:docPr id="1015335812"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AEAB3C" id="Line 79"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pt,296.2pt" to="252pt,29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" o:allowincell="f">
                <v:stroke startarrow="block"/>
                <o:lock v:ext="edit" shapetype="f"/>
              </v:line>
            </w:pict>
          </mc:Fallback>
        </mc:AlternateContent>
      </w:r>
      <w:r>
        <w:rPr>
          <w:rFonts w:ascii="Arial" w:hAnsi="Arial"/>
          <w:noProof/>
          <w:sz w:val="20"/>
        </w:rPr>
        <mc:AlternateContent>
          <mc:Choice Requires="wps">
            <w:drawing>
              <wp:anchor distT="0" distB="0" distL="114300" distR="114300" simplePos="0" relativeHeight="251675648" behindDoc="0" locked="0" layoutInCell="0" allowOverlap="1" wp14:anchorId="77C07E3C" wp14:editId="2EB7BE62">
                <wp:simplePos x="0" y="0"/>
                <wp:positionH relativeFrom="column">
                  <wp:posOffset>5181600</wp:posOffset>
                </wp:positionH>
                <wp:positionV relativeFrom="paragraph">
                  <wp:posOffset>3456940</wp:posOffset>
                </wp:positionV>
                <wp:extent cx="285750" cy="336550"/>
                <wp:effectExtent l="0" t="0" r="0" b="0"/>
                <wp:wrapNone/>
                <wp:docPr id="916266455"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C17AA" w14:textId="77777777" w:rsidR="009427C6" w:rsidRDefault="009427C6">
                            <w:pPr>
                              <w:autoSpaceDE w:val="0"/>
                              <w:autoSpaceDN w:val="0"/>
                              <w:adjustRightInd w:val="0"/>
                              <w:rPr>
                                <w:b/>
                                <w:color w:val="000000"/>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7C07E3C" id="Text Box 78" o:spid="_x0000_s1071" type="#_x0000_t202" style="position:absolute;margin-left:408pt;margin-top:272.2pt;width:22.5pt;height:2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" o:allowincell="f" filled="f" fillcolor="#0c9" stroked="f">
                <v:path arrowok="t"/>
                <v:textbox>
                  <w:txbxContent>
                    <w:p w14:paraId="461C17AA" w14:textId="77777777" w:rsidR="009427C6" w:rsidRDefault="009427C6">
                      <w:pPr>
                        <w:autoSpaceDE w:val="0"/>
                        <w:autoSpaceDN w:val="0"/>
                        <w:adjustRightInd w:val="0"/>
                        <w:rPr>
                          <w:b/>
                          <w:color w:val="000000"/>
                        </w:rPr>
                      </w:pPr>
                    </w:p>
                  </w:txbxContent>
                </v:textbox>
              </v:shape>
            </w:pict>
          </mc:Fallback>
        </mc:AlternateContent>
      </w:r>
      <w:r>
        <w:rPr>
          <w:rFonts w:ascii="Arial" w:hAnsi="Arial"/>
          <w:noProof/>
          <w:sz w:val="20"/>
        </w:rPr>
        <mc:AlternateContent>
          <mc:Choice Requires="wps">
            <w:drawing>
              <wp:anchor distT="0" distB="0" distL="114300" distR="114300" simplePos="0" relativeHeight="251674624" behindDoc="0" locked="0" layoutInCell="0" allowOverlap="1" wp14:anchorId="5A0F6F5F" wp14:editId="1D306B14">
                <wp:simplePos x="0" y="0"/>
                <wp:positionH relativeFrom="column">
                  <wp:posOffset>4419600</wp:posOffset>
                </wp:positionH>
                <wp:positionV relativeFrom="paragraph">
                  <wp:posOffset>3761740</wp:posOffset>
                </wp:positionV>
                <wp:extent cx="1905000" cy="0"/>
                <wp:effectExtent l="0" t="63500" r="0" b="50800"/>
                <wp:wrapNone/>
                <wp:docPr id="799508070"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E1529" id="Line 7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pt,296.2pt" to="498pt,29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" o:allowincell="f">
                <v:stroke endarrow="block"/>
                <o:lock v:ext="edit" shapetype="f"/>
              </v:line>
            </w:pict>
          </mc:Fallback>
        </mc:AlternateContent>
      </w:r>
      <w:r>
        <w:rPr>
          <w:rFonts w:ascii="Arial" w:hAnsi="Arial"/>
          <w:noProof/>
          <w:sz w:val="20"/>
        </w:rPr>
        <mc:AlternateContent>
          <mc:Choice Requires="wps">
            <w:drawing>
              <wp:anchor distT="0" distB="0" distL="114300" distR="114300" simplePos="0" relativeHeight="251673600" behindDoc="0" locked="0" layoutInCell="0" allowOverlap="1" wp14:anchorId="65889064" wp14:editId="43183A06">
                <wp:simplePos x="0" y="0"/>
                <wp:positionH relativeFrom="column">
                  <wp:posOffset>2057400</wp:posOffset>
                </wp:positionH>
                <wp:positionV relativeFrom="paragraph">
                  <wp:posOffset>1278890</wp:posOffset>
                </wp:positionV>
                <wp:extent cx="285750" cy="336550"/>
                <wp:effectExtent l="0" t="0" r="0" b="0"/>
                <wp:wrapNone/>
                <wp:docPr id="1117530789"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0B4FF" w14:textId="77777777" w:rsidR="009427C6" w:rsidRDefault="009427C6">
                            <w:pPr>
                              <w:autoSpaceDE w:val="0"/>
                              <w:autoSpaceDN w:val="0"/>
                              <w:adjustRightInd w:val="0"/>
                              <w:rPr>
                                <w:b/>
                                <w:color w:val="000000"/>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5889064" id="Text Box 76" o:spid="_x0000_s1072" type="#_x0000_t202" style="position:absolute;margin-left:162pt;margin-top:100.7pt;width:22.5pt;height:2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" o:allowincell="f" filled="f" fillcolor="#0c9" stroked="f">
                <v:path arrowok="t"/>
                <v:textbox>
                  <w:txbxContent>
                    <w:p w14:paraId="1A70B4FF" w14:textId="77777777" w:rsidR="009427C6" w:rsidRDefault="009427C6">
                      <w:pPr>
                        <w:autoSpaceDE w:val="0"/>
                        <w:autoSpaceDN w:val="0"/>
                        <w:adjustRightInd w:val="0"/>
                        <w:rPr>
                          <w:b/>
                          <w:color w:val="000000"/>
                        </w:rPr>
                      </w:pPr>
                    </w:p>
                  </w:txbxContent>
                </v:textbox>
              </v:shape>
            </w:pict>
          </mc:Fallback>
        </mc:AlternateContent>
      </w:r>
      <w:r>
        <w:rPr>
          <w:rFonts w:ascii="Arial" w:hAnsi="Arial"/>
          <w:noProof/>
          <w:sz w:val="20"/>
        </w:rPr>
        <mc:AlternateContent>
          <mc:Choice Requires="wps">
            <w:drawing>
              <wp:anchor distT="0" distB="0" distL="114300" distR="114300" simplePos="0" relativeHeight="251672576" behindDoc="0" locked="0" layoutInCell="0" allowOverlap="1" wp14:anchorId="1376CF06" wp14:editId="4FF0E0A9">
                <wp:simplePos x="0" y="0"/>
                <wp:positionH relativeFrom="column">
                  <wp:posOffset>1295400</wp:posOffset>
                </wp:positionH>
                <wp:positionV relativeFrom="paragraph">
                  <wp:posOffset>1583690</wp:posOffset>
                </wp:positionV>
                <wp:extent cx="1905000" cy="0"/>
                <wp:effectExtent l="0" t="50800" r="0" b="63500"/>
                <wp:wrapNone/>
                <wp:docPr id="1499153859"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4DDCAE" id="Line 7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pt,124.7pt" to="252pt,124.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" o:allowincell="f">
                <v:stroke startarrow="block"/>
                <o:lock v:ext="edit" shapetype="f"/>
              </v:line>
            </w:pict>
          </mc:Fallback>
        </mc:AlternateContent>
      </w:r>
      <w:r>
        <w:rPr>
          <w:rFonts w:ascii="Arial" w:hAnsi="Arial"/>
          <w:noProof/>
          <w:sz w:val="20"/>
        </w:rPr>
        <mc:AlternateContent>
          <mc:Choice Requires="wps">
            <w:drawing>
              <wp:anchor distT="0" distB="0" distL="114300" distR="114300" simplePos="0" relativeHeight="251671552" behindDoc="0" locked="0" layoutInCell="0" allowOverlap="1" wp14:anchorId="66E7982C" wp14:editId="5DC5B596">
                <wp:simplePos x="0" y="0"/>
                <wp:positionH relativeFrom="column">
                  <wp:posOffset>5105400</wp:posOffset>
                </wp:positionH>
                <wp:positionV relativeFrom="paragraph">
                  <wp:posOffset>1704340</wp:posOffset>
                </wp:positionV>
                <wp:extent cx="376555" cy="336550"/>
                <wp:effectExtent l="0" t="0" r="0" b="0"/>
                <wp:wrapNone/>
                <wp:docPr id="562236936"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655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1FCCFE" w14:textId="77777777" w:rsidR="009427C6" w:rsidRDefault="009427C6">
                            <w:pPr>
                              <w:autoSpaceDE w:val="0"/>
                              <w:autoSpaceDN w:val="0"/>
                              <w:adjustRightInd w:val="0"/>
                              <w:rPr>
                                <w:color w:val="000000"/>
                                <w:sz w:val="32"/>
                              </w:rPr>
                            </w:pPr>
                            <w:r>
                              <w:rPr>
                                <w:b/>
                                <w:color w:val="000000"/>
                                <w:lang w:val="en-US"/>
                              </w:rPr>
                              <w:t>2a</w:t>
                            </w:r>
                            <w:r>
                              <w:rPr>
                                <w:color w:val="000000"/>
                                <w:sz w:val="32"/>
                                <w:lang w:val="en-US"/>
                              </w:rPr>
                              <w:t>a</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6E7982C" id="Text Box 74" o:spid="_x0000_s1073" type="#_x0000_t202" style="position:absolute;margin-left:402pt;margin-top:134.2pt;width:29.65pt;height:2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" o:allowincell="f" filled="f" fillcolor="#0c9" stroked="f">
                <v:path arrowok="t"/>
                <v:textbox>
                  <w:txbxContent>
                    <w:p w14:paraId="531FCCFE" w14:textId="77777777" w:rsidR="009427C6" w:rsidRDefault="009427C6">
                      <w:pPr>
                        <w:autoSpaceDE w:val="0"/>
                        <w:autoSpaceDN w:val="0"/>
                        <w:adjustRightInd w:val="0"/>
                        <w:rPr>
                          <w:color w:val="000000"/>
                          <w:sz w:val="32"/>
                        </w:rPr>
                      </w:pPr>
                      <w:r>
                        <w:rPr>
                          <w:b/>
                          <w:color w:val="000000"/>
                          <w:lang w:val="en-US"/>
                        </w:rPr>
                        <w:t>2a</w:t>
                      </w:r>
                      <w:r>
                        <w:rPr>
                          <w:color w:val="000000"/>
                          <w:sz w:val="32"/>
                          <w:lang w:val="en-US"/>
                        </w:rPr>
                        <w:t>a</w:t>
                      </w:r>
                    </w:p>
                  </w:txbxContent>
                </v:textbox>
              </v:shape>
            </w:pict>
          </mc:Fallback>
        </mc:AlternateContent>
      </w:r>
      <w:r>
        <w:rPr>
          <w:rFonts w:ascii="Arial" w:hAnsi="Arial"/>
          <w:noProof/>
          <w:sz w:val="20"/>
        </w:rPr>
        <mc:AlternateContent>
          <mc:Choice Requires="wps">
            <w:drawing>
              <wp:anchor distT="0" distB="0" distL="114300" distR="114300" simplePos="0" relativeHeight="251670528" behindDoc="0" locked="0" layoutInCell="0" allowOverlap="1" wp14:anchorId="04D42106" wp14:editId="59039B60">
                <wp:simplePos x="0" y="0"/>
                <wp:positionH relativeFrom="column">
                  <wp:posOffset>4343400</wp:posOffset>
                </wp:positionH>
                <wp:positionV relativeFrom="paragraph">
                  <wp:posOffset>2009140</wp:posOffset>
                </wp:positionV>
                <wp:extent cx="1905000" cy="0"/>
                <wp:effectExtent l="0" t="63500" r="0" b="50800"/>
                <wp:wrapNone/>
                <wp:docPr id="892779238"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123CAD" id="Line 7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158.2pt" to="492pt,15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" o:allowincell="f">
                <v:stroke dashstyle="dash" endarrow="block"/>
                <o:lock v:ext="edit" shapetype="f"/>
              </v:line>
            </w:pict>
          </mc:Fallback>
        </mc:AlternateContent>
      </w:r>
      <w:r>
        <w:rPr>
          <w:rFonts w:ascii="Arial" w:hAnsi="Arial"/>
          <w:noProof/>
          <w:sz w:val="20"/>
        </w:rPr>
        <mc:AlternateContent>
          <mc:Choice Requires="wps">
            <w:drawing>
              <wp:anchor distT="0" distB="0" distL="114300" distR="114300" simplePos="0" relativeHeight="251669504" behindDoc="0" locked="0" layoutInCell="0" allowOverlap="1" wp14:anchorId="7A6C948D" wp14:editId="328BEDE5">
                <wp:simplePos x="0" y="0"/>
                <wp:positionH relativeFrom="column">
                  <wp:posOffset>5105400</wp:posOffset>
                </wp:positionH>
                <wp:positionV relativeFrom="paragraph">
                  <wp:posOffset>1278890</wp:posOffset>
                </wp:positionV>
                <wp:extent cx="285750" cy="336550"/>
                <wp:effectExtent l="0" t="0" r="0" b="0"/>
                <wp:wrapNone/>
                <wp:docPr id="551172135"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47A75" w14:textId="77777777" w:rsidR="009427C6" w:rsidRDefault="009427C6">
                            <w:pPr>
                              <w:autoSpaceDE w:val="0"/>
                              <w:autoSpaceDN w:val="0"/>
                              <w:adjustRightInd w:val="0"/>
                              <w:rPr>
                                <w:b/>
                                <w:color w:val="000000"/>
                              </w:rPr>
                            </w:pPr>
                            <w:r>
                              <w:rPr>
                                <w:b/>
                                <w:color w:val="000000"/>
                                <w:lang w:val="en-US"/>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A6C948D" id="Text Box 72" o:spid="_x0000_s1074" type="#_x0000_t202" style="position:absolute;margin-left:402pt;margin-top:100.7pt;width:22.5pt;height:2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" o:allowincell="f" filled="f" fillcolor="#0c9" stroked="f">
                <v:path arrowok="t"/>
                <v:textbox>
                  <w:txbxContent>
                    <w:p w14:paraId="7F747A75" w14:textId="77777777" w:rsidR="009427C6" w:rsidRDefault="009427C6">
                      <w:pPr>
                        <w:autoSpaceDE w:val="0"/>
                        <w:autoSpaceDN w:val="0"/>
                        <w:adjustRightInd w:val="0"/>
                        <w:rPr>
                          <w:b/>
                          <w:color w:val="000000"/>
                        </w:rPr>
                      </w:pPr>
                      <w:r>
                        <w:rPr>
                          <w:b/>
                          <w:color w:val="000000"/>
                          <w:lang w:val="en-US"/>
                        </w:rPr>
                        <w:t>2</w:t>
                      </w:r>
                    </w:p>
                  </w:txbxContent>
                </v:textbox>
              </v:shape>
            </w:pict>
          </mc:Fallback>
        </mc:AlternateContent>
      </w:r>
      <w:r>
        <w:rPr>
          <w:rFonts w:ascii="Arial" w:hAnsi="Arial"/>
          <w:noProof/>
          <w:sz w:val="20"/>
        </w:rPr>
        <mc:AlternateContent>
          <mc:Choice Requires="wps">
            <w:drawing>
              <wp:anchor distT="0" distB="0" distL="114300" distR="114300" simplePos="0" relativeHeight="251668480" behindDoc="0" locked="0" layoutInCell="0" allowOverlap="1" wp14:anchorId="3D3229A8" wp14:editId="4874E61A">
                <wp:simplePos x="0" y="0"/>
                <wp:positionH relativeFrom="column">
                  <wp:posOffset>4343400</wp:posOffset>
                </wp:positionH>
                <wp:positionV relativeFrom="paragraph">
                  <wp:posOffset>1583690</wp:posOffset>
                </wp:positionV>
                <wp:extent cx="1905000" cy="0"/>
                <wp:effectExtent l="0" t="50800" r="0" b="63500"/>
                <wp:wrapNone/>
                <wp:docPr id="1253894038"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BC7B93" id="Line 7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124.7pt" to="492pt,124.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" o:allowincell="f">
                <v:stroke startarrow="block"/>
                <o:lock v:ext="edit" shapetype="f"/>
              </v:line>
            </w:pict>
          </mc:Fallback>
        </mc:AlternateContent>
      </w:r>
      <w:r>
        <w:rPr>
          <w:rFonts w:ascii="Arial" w:hAnsi="Arial"/>
          <w:noProof/>
          <w:sz w:val="20"/>
        </w:rPr>
        <mc:AlternateContent>
          <mc:Choice Requires="wps">
            <w:drawing>
              <wp:anchor distT="0" distB="0" distL="114300" distR="114300" simplePos="0" relativeHeight="251667456" behindDoc="0" locked="0" layoutInCell="0" allowOverlap="1" wp14:anchorId="47AC45A4" wp14:editId="36F88862">
                <wp:simplePos x="0" y="0"/>
                <wp:positionH relativeFrom="column">
                  <wp:posOffset>5105400</wp:posOffset>
                </wp:positionH>
                <wp:positionV relativeFrom="paragraph">
                  <wp:posOffset>866140</wp:posOffset>
                </wp:positionV>
                <wp:extent cx="376555" cy="336550"/>
                <wp:effectExtent l="0" t="0" r="0" b="0"/>
                <wp:wrapNone/>
                <wp:docPr id="2051163817"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655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310E1" w14:textId="77777777" w:rsidR="009427C6" w:rsidRDefault="009427C6">
                            <w:pPr>
                              <w:autoSpaceDE w:val="0"/>
                              <w:autoSpaceDN w:val="0"/>
                              <w:adjustRightInd w:val="0"/>
                              <w:rPr>
                                <w:color w:val="000000"/>
                                <w:sz w:val="32"/>
                              </w:rPr>
                            </w:pPr>
                            <w:r>
                              <w:rPr>
                                <w:b/>
                                <w:color w:val="000000"/>
                                <w:lang w:val="en-US"/>
                              </w:rPr>
                              <w:t>1a</w:t>
                            </w:r>
                            <w:r>
                              <w:rPr>
                                <w:color w:val="000000"/>
                                <w:sz w:val="32"/>
                                <w:lang w:val="en-US"/>
                              </w:rPr>
                              <w:t>a</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7AC45A4" id="Text Box 70" o:spid="_x0000_s1075" type="#_x0000_t202" style="position:absolute;margin-left:402pt;margin-top:68.2pt;width:29.65pt;height:2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" o:allowincell="f" filled="f" fillcolor="#0c9" stroked="f">
                <v:path arrowok="t"/>
                <v:textbox>
                  <w:txbxContent>
                    <w:p w14:paraId="159310E1" w14:textId="77777777" w:rsidR="009427C6" w:rsidRDefault="009427C6">
                      <w:pPr>
                        <w:autoSpaceDE w:val="0"/>
                        <w:autoSpaceDN w:val="0"/>
                        <w:adjustRightInd w:val="0"/>
                        <w:rPr>
                          <w:color w:val="000000"/>
                          <w:sz w:val="32"/>
                        </w:rPr>
                      </w:pPr>
                      <w:r>
                        <w:rPr>
                          <w:b/>
                          <w:color w:val="000000"/>
                          <w:lang w:val="en-US"/>
                        </w:rPr>
                        <w:t>1a</w:t>
                      </w:r>
                      <w:r>
                        <w:rPr>
                          <w:color w:val="000000"/>
                          <w:sz w:val="32"/>
                          <w:lang w:val="en-US"/>
                        </w:rPr>
                        <w:t>a</w:t>
                      </w:r>
                    </w:p>
                  </w:txbxContent>
                </v:textbox>
              </v:shape>
            </w:pict>
          </mc:Fallback>
        </mc:AlternateContent>
      </w:r>
      <w:r>
        <w:rPr>
          <w:rFonts w:ascii="Arial" w:hAnsi="Arial"/>
          <w:noProof/>
          <w:sz w:val="20"/>
        </w:rPr>
        <mc:AlternateContent>
          <mc:Choice Requires="wps">
            <w:drawing>
              <wp:anchor distT="0" distB="0" distL="114300" distR="114300" simplePos="0" relativeHeight="251666432" behindDoc="0" locked="0" layoutInCell="0" allowOverlap="1" wp14:anchorId="7794EF57" wp14:editId="27AED158">
                <wp:simplePos x="0" y="0"/>
                <wp:positionH relativeFrom="column">
                  <wp:posOffset>4343400</wp:posOffset>
                </wp:positionH>
                <wp:positionV relativeFrom="paragraph">
                  <wp:posOffset>1170940</wp:posOffset>
                </wp:positionV>
                <wp:extent cx="1905000" cy="0"/>
                <wp:effectExtent l="0" t="50800" r="0" b="63500"/>
                <wp:wrapNone/>
                <wp:docPr id="632998058"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prstDash val="dash"/>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72BAE" id="Line 6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92.2pt" to="492pt,9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" o:allowincell="f">
                <v:stroke dashstyle="dash" startarrow="block"/>
                <o:lock v:ext="edit" shapetype="f"/>
              </v:line>
            </w:pict>
          </mc:Fallback>
        </mc:AlternateContent>
      </w:r>
    </w:p>
    <w:p w14:paraId="47CEAEBE" w14:textId="77777777" w:rsidR="009427C6" w:rsidRDefault="009427C6">
      <w:pPr>
        <w:rPr>
          <w:rFonts w:ascii="Arial" w:hAnsi="Arial"/>
          <w:sz w:val="20"/>
        </w:rPr>
      </w:pPr>
    </w:p>
    <w:p w14:paraId="5F12772E" w14:textId="77777777" w:rsidR="009427C6" w:rsidRDefault="009427C6">
      <w:pPr>
        <w:rPr>
          <w:rFonts w:ascii="Arial" w:hAnsi="Arial"/>
          <w:sz w:val="20"/>
        </w:rPr>
      </w:pPr>
    </w:p>
    <w:p w14:paraId="6272F67A" w14:textId="77777777" w:rsidR="009427C6" w:rsidRDefault="009427C6">
      <w:pPr>
        <w:rPr>
          <w:rFonts w:ascii="Arial" w:hAnsi="Arial"/>
          <w:sz w:val="20"/>
        </w:rPr>
      </w:pPr>
    </w:p>
    <w:p w14:paraId="6F668D32" w14:textId="77777777" w:rsidR="009427C6" w:rsidRDefault="009427C6">
      <w:pPr>
        <w:rPr>
          <w:rFonts w:ascii="Arial" w:hAnsi="Arial"/>
          <w:sz w:val="20"/>
        </w:rPr>
      </w:pPr>
    </w:p>
    <w:p w14:paraId="4C43A010" w14:textId="77777777" w:rsidR="009427C6" w:rsidRDefault="009427C6">
      <w:pPr>
        <w:rPr>
          <w:rFonts w:ascii="Arial" w:hAnsi="Arial"/>
          <w:sz w:val="20"/>
        </w:rPr>
      </w:pPr>
    </w:p>
    <w:p w14:paraId="59606B0A" w14:textId="77777777" w:rsidR="009427C6" w:rsidRDefault="009427C6">
      <w:pPr>
        <w:rPr>
          <w:rFonts w:ascii="Arial" w:hAnsi="Arial"/>
          <w:sz w:val="20"/>
        </w:rPr>
      </w:pPr>
    </w:p>
    <w:p w14:paraId="62F747AE" w14:textId="77777777" w:rsidR="009427C6" w:rsidRDefault="009427C6">
      <w:pPr>
        <w:rPr>
          <w:rFonts w:ascii="Arial" w:hAnsi="Arial"/>
          <w:sz w:val="20"/>
        </w:rPr>
      </w:pPr>
    </w:p>
    <w:p w14:paraId="4385D160" w14:textId="77777777" w:rsidR="009427C6" w:rsidRDefault="009427C6">
      <w:pPr>
        <w:rPr>
          <w:rFonts w:ascii="Arial" w:hAnsi="Arial"/>
          <w:sz w:val="20"/>
        </w:rPr>
      </w:pPr>
    </w:p>
    <w:p w14:paraId="7FBE30AE" w14:textId="77777777" w:rsidR="009427C6" w:rsidRDefault="009427C6">
      <w:pPr>
        <w:rPr>
          <w:rFonts w:ascii="Arial" w:hAnsi="Arial"/>
          <w:sz w:val="20"/>
        </w:rPr>
      </w:pPr>
    </w:p>
    <w:p w14:paraId="3E5E7720" w14:textId="77777777" w:rsidR="009427C6" w:rsidRDefault="009427C6">
      <w:pPr>
        <w:rPr>
          <w:rFonts w:ascii="Arial" w:hAnsi="Arial"/>
          <w:sz w:val="20"/>
        </w:rPr>
      </w:pPr>
    </w:p>
    <w:p w14:paraId="490CE077" w14:textId="77777777" w:rsidR="009427C6" w:rsidRDefault="009427C6">
      <w:pPr>
        <w:rPr>
          <w:rFonts w:ascii="Arial" w:hAnsi="Arial"/>
          <w:sz w:val="20"/>
        </w:rPr>
      </w:pPr>
    </w:p>
    <w:p w14:paraId="0E0C06E8" w14:textId="77777777" w:rsidR="009427C6" w:rsidRDefault="009427C6">
      <w:pPr>
        <w:rPr>
          <w:rFonts w:ascii="Arial" w:hAnsi="Arial"/>
          <w:sz w:val="20"/>
        </w:rPr>
      </w:pPr>
    </w:p>
    <w:p w14:paraId="7E71A54E" w14:textId="77777777" w:rsidR="009427C6" w:rsidRDefault="009427C6">
      <w:pPr>
        <w:rPr>
          <w:rFonts w:ascii="Arial" w:hAnsi="Arial"/>
          <w:sz w:val="20"/>
        </w:rPr>
      </w:pPr>
    </w:p>
    <w:p w14:paraId="68DF95EC" w14:textId="77777777" w:rsidR="009427C6" w:rsidRDefault="009427C6">
      <w:pPr>
        <w:rPr>
          <w:rFonts w:ascii="Arial" w:hAnsi="Arial"/>
          <w:sz w:val="20"/>
        </w:rPr>
      </w:pPr>
    </w:p>
    <w:p w14:paraId="648770D9" w14:textId="77777777" w:rsidR="009427C6" w:rsidRDefault="009427C6">
      <w:pPr>
        <w:tabs>
          <w:tab w:val="left" w:pos="8222"/>
        </w:tabs>
        <w:rPr>
          <w:rFonts w:ascii="Arial" w:hAnsi="Arial"/>
          <w:b/>
          <w:sz w:val="20"/>
        </w:rPr>
      </w:pPr>
      <w:r>
        <w:rPr>
          <w:rFonts w:ascii="Arial" w:hAnsi="Arial"/>
          <w:sz w:val="20"/>
        </w:rPr>
        <w:tab/>
      </w:r>
    </w:p>
    <w:p w14:paraId="3B01272C" w14:textId="77777777" w:rsidR="009427C6" w:rsidRDefault="009427C6">
      <w:pPr>
        <w:rPr>
          <w:rFonts w:ascii="Arial" w:hAnsi="Arial"/>
          <w:sz w:val="20"/>
          <w:lang w:val="en-US"/>
        </w:rPr>
      </w:pPr>
      <w:r>
        <w:rPr>
          <w:rFonts w:ascii="Arial" w:hAnsi="Arial"/>
          <w:sz w:val="20"/>
        </w:rPr>
        <w:br w:type="page"/>
      </w:r>
      <w:r>
        <w:rPr>
          <w:rFonts w:ascii="Arial" w:hAnsi="Arial"/>
          <w:sz w:val="20"/>
        </w:rPr>
        <w:lastRenderedPageBreak/>
        <w:t>1</w:t>
      </w:r>
      <w:r>
        <w:rPr>
          <w:rFonts w:ascii="Arial" w:hAnsi="Arial"/>
          <w:sz w:val="20"/>
          <w:lang w:val="en-US"/>
        </w:rPr>
        <w:t xml:space="preserve">.         </w:t>
      </w:r>
      <w:r>
        <w:rPr>
          <w:rFonts w:ascii="Arial" w:hAnsi="Arial"/>
          <w:sz w:val="20"/>
          <w:lang w:val="en-US"/>
        </w:rPr>
        <w:tab/>
        <w:t>MMI Cancellation/De-issue Request to NNA (MT598-150 – NEWM).</w:t>
      </w:r>
    </w:p>
    <w:p w14:paraId="3648A3DE" w14:textId="77777777" w:rsidR="009427C6" w:rsidRDefault="009427C6">
      <w:pPr>
        <w:rPr>
          <w:rFonts w:ascii="Arial" w:hAnsi="Arial"/>
          <w:sz w:val="20"/>
          <w:lang w:val="en-US"/>
        </w:rPr>
      </w:pPr>
      <w:r>
        <w:rPr>
          <w:rFonts w:ascii="Arial" w:hAnsi="Arial"/>
          <w:sz w:val="20"/>
          <w:lang w:val="en-US"/>
        </w:rPr>
        <w:t>1a.</w:t>
      </w:r>
      <w:r>
        <w:rPr>
          <w:rFonts w:ascii="Arial" w:hAnsi="Arial"/>
          <w:sz w:val="20"/>
          <w:lang w:val="en-US"/>
        </w:rPr>
        <w:tab/>
        <w:t xml:space="preserve">MMI Cancellation/De-issue Request Rejection from NNA (MT598-901/MT598-902). </w:t>
      </w:r>
    </w:p>
    <w:p w14:paraId="1BC3502C" w14:textId="77777777" w:rsidR="009427C6" w:rsidRDefault="009427C6">
      <w:pPr>
        <w:rPr>
          <w:rFonts w:ascii="Arial" w:hAnsi="Arial"/>
          <w:sz w:val="20"/>
          <w:lang w:val="en-US"/>
        </w:rPr>
      </w:pPr>
      <w:r>
        <w:rPr>
          <w:rFonts w:ascii="Arial" w:hAnsi="Arial"/>
          <w:sz w:val="20"/>
          <w:lang w:val="en-US"/>
        </w:rPr>
        <w:t>2.</w:t>
      </w:r>
      <w:r>
        <w:rPr>
          <w:rFonts w:ascii="Arial" w:hAnsi="Arial"/>
          <w:sz w:val="20"/>
          <w:lang w:val="en-US"/>
        </w:rPr>
        <w:tab/>
        <w:t xml:space="preserve">MMI Cancellation/De-issue Confirmation from NNA (MT598-151 – NEWM). </w:t>
      </w:r>
    </w:p>
    <w:p w14:paraId="2EE75744" w14:textId="77777777" w:rsidR="009427C6" w:rsidRDefault="009427C6">
      <w:pPr>
        <w:rPr>
          <w:rFonts w:ascii="Arial" w:hAnsi="Arial"/>
          <w:sz w:val="20"/>
          <w:lang w:val="en-US"/>
        </w:rPr>
      </w:pPr>
      <w:r>
        <w:rPr>
          <w:rFonts w:ascii="Arial" w:hAnsi="Arial"/>
          <w:sz w:val="20"/>
          <w:lang w:val="en-US"/>
        </w:rPr>
        <w:t>2a.</w:t>
      </w:r>
      <w:r>
        <w:rPr>
          <w:rFonts w:ascii="Arial" w:hAnsi="Arial"/>
          <w:sz w:val="20"/>
          <w:lang w:val="en-US"/>
        </w:rPr>
        <w:tab/>
        <w:t xml:space="preserve">MMI Cancellation/De-issue Confirmation Rejection to NNA (MT598-901/MT598-902). </w:t>
      </w:r>
    </w:p>
    <w:p w14:paraId="7C0B96C7" w14:textId="77777777" w:rsidR="009427C6" w:rsidRDefault="009427C6">
      <w:pPr>
        <w:rPr>
          <w:rFonts w:ascii="Arial" w:hAnsi="Arial"/>
          <w:sz w:val="20"/>
          <w:lang w:val="en-US"/>
        </w:rPr>
      </w:pPr>
    </w:p>
    <w:p w14:paraId="63A450A5" w14:textId="77777777" w:rsidR="009427C6" w:rsidRDefault="009427C6">
      <w:pPr>
        <w:rPr>
          <w:rFonts w:ascii="Arial" w:hAnsi="Arial"/>
          <w:sz w:val="20"/>
          <w:lang w:val="en-US"/>
        </w:rPr>
      </w:pPr>
      <w:r>
        <w:rPr>
          <w:rFonts w:ascii="Arial" w:hAnsi="Arial"/>
          <w:sz w:val="20"/>
          <w:lang w:val="en-US"/>
        </w:rPr>
        <w:br w:type="page"/>
      </w:r>
    </w:p>
    <w:p w14:paraId="31B6A9A0" w14:textId="77777777" w:rsidR="009427C6" w:rsidRDefault="009427C6">
      <w:pPr>
        <w:pStyle w:val="Heading2"/>
      </w:pPr>
      <w:bookmarkStart w:id="80" w:name="_Toc67810889"/>
      <w:r>
        <w:t>MMI Cancellation on Maturity</w:t>
      </w:r>
      <w:bookmarkEnd w:id="80"/>
      <w:r>
        <w:t xml:space="preserve"> </w:t>
      </w:r>
    </w:p>
    <w:p w14:paraId="4796373E" w14:textId="77777777" w:rsidR="009427C6" w:rsidRDefault="0041231B">
      <w:pPr>
        <w:rPr>
          <w:rFonts w:ascii="Arial" w:eastAsia="Arial Unicode MS" w:hAnsi="Arial"/>
          <w:sz w:val="20"/>
        </w:rPr>
      </w:pPr>
      <w:r>
        <w:rPr>
          <w:rFonts w:ascii="Arial" w:eastAsia="Arial Unicode MS" w:hAnsi="Arial"/>
          <w:noProof/>
          <w:sz w:val="20"/>
        </w:rPr>
        <mc:AlternateContent>
          <mc:Choice Requires="wps">
            <w:drawing>
              <wp:anchor distT="0" distB="0" distL="114300" distR="114300" simplePos="0" relativeHeight="251692032" behindDoc="0" locked="0" layoutInCell="0" allowOverlap="1" wp14:anchorId="78A1F6A8" wp14:editId="78807520">
                <wp:simplePos x="0" y="0"/>
                <wp:positionH relativeFrom="column">
                  <wp:posOffset>5105400</wp:posOffset>
                </wp:positionH>
                <wp:positionV relativeFrom="paragraph">
                  <wp:posOffset>1659890</wp:posOffset>
                </wp:positionV>
                <wp:extent cx="285750" cy="336550"/>
                <wp:effectExtent l="0" t="0" r="0" b="0"/>
                <wp:wrapNone/>
                <wp:docPr id="1875602993"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237039" w14:textId="77777777" w:rsidR="009427C6" w:rsidRDefault="009427C6">
                            <w:pPr>
                              <w:autoSpaceDE w:val="0"/>
                              <w:autoSpaceDN w:val="0"/>
                              <w:adjustRightInd w:val="0"/>
                              <w:rPr>
                                <w:b/>
                                <w:color w:val="000000"/>
                              </w:rPr>
                            </w:pPr>
                            <w:r>
                              <w:rPr>
                                <w:b/>
                                <w:color w:val="000000"/>
                                <w:lang w:val="en-US"/>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8A1F6A8" id="Text Box 94" o:spid="_x0000_s1076" type="#_x0000_t202" style="position:absolute;margin-left:402pt;margin-top:130.7pt;width:22.5pt;height:2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" o:allowincell="f" filled="f" fillcolor="#0c9" stroked="f">
                <v:path arrowok="t"/>
                <v:textbox>
                  <w:txbxContent>
                    <w:p w14:paraId="56237039" w14:textId="77777777" w:rsidR="009427C6" w:rsidRDefault="009427C6">
                      <w:pPr>
                        <w:autoSpaceDE w:val="0"/>
                        <w:autoSpaceDN w:val="0"/>
                        <w:adjustRightInd w:val="0"/>
                        <w:rPr>
                          <w:b/>
                          <w:color w:val="000000"/>
                        </w:rPr>
                      </w:pPr>
                      <w:r>
                        <w:rPr>
                          <w:b/>
                          <w:color w:val="000000"/>
                          <w:lang w:val="en-US"/>
                        </w:rPr>
                        <w:t>1</w:t>
                      </w:r>
                    </w:p>
                  </w:txbxContent>
                </v:textbox>
              </v:shape>
            </w:pict>
          </mc:Fallback>
        </mc:AlternateContent>
      </w:r>
      <w:r>
        <w:rPr>
          <w:rFonts w:ascii="Arial" w:eastAsia="Arial Unicode MS" w:hAnsi="Arial"/>
          <w:noProof/>
          <w:sz w:val="20"/>
        </w:rPr>
        <mc:AlternateContent>
          <mc:Choice Requires="wps">
            <w:drawing>
              <wp:anchor distT="0" distB="0" distL="114300" distR="114300" simplePos="0" relativeHeight="251691008" behindDoc="0" locked="0" layoutInCell="0" allowOverlap="1" wp14:anchorId="731A549E" wp14:editId="542D2550">
                <wp:simplePos x="0" y="0"/>
                <wp:positionH relativeFrom="column">
                  <wp:posOffset>4343400</wp:posOffset>
                </wp:positionH>
                <wp:positionV relativeFrom="paragraph">
                  <wp:posOffset>1964690</wp:posOffset>
                </wp:positionV>
                <wp:extent cx="1905000" cy="0"/>
                <wp:effectExtent l="0" t="63500" r="0" b="50800"/>
                <wp:wrapNone/>
                <wp:docPr id="754897798"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67E1E6" id="Line 93"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154.7pt" to="492pt,154.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" o:allowincell="f">
                <v:stroke endarrow="block"/>
                <o:lock v:ext="edit" shapetype="f"/>
              </v:line>
            </w:pict>
          </mc:Fallback>
        </mc:AlternateContent>
      </w:r>
      <w:r>
        <w:rPr>
          <w:rFonts w:ascii="Arial" w:eastAsia="Arial Unicode MS" w:hAnsi="Arial"/>
          <w:noProof/>
          <w:sz w:val="20"/>
        </w:rPr>
        <mc:AlternateContent>
          <mc:Choice Requires="wps">
            <w:drawing>
              <wp:anchor distT="0" distB="0" distL="114300" distR="114300" simplePos="0" relativeHeight="251689984" behindDoc="0" locked="0" layoutInCell="0" allowOverlap="1" wp14:anchorId="62FD47E6" wp14:editId="29BC3A97">
                <wp:simplePos x="0" y="0"/>
                <wp:positionH relativeFrom="column">
                  <wp:posOffset>2057400</wp:posOffset>
                </wp:positionH>
                <wp:positionV relativeFrom="paragraph">
                  <wp:posOffset>1247140</wp:posOffset>
                </wp:positionV>
                <wp:extent cx="375920" cy="336550"/>
                <wp:effectExtent l="0" t="0" r="0" b="0"/>
                <wp:wrapNone/>
                <wp:docPr id="1451758191"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59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B1D477" w14:textId="77777777" w:rsidR="009427C6" w:rsidRDefault="009427C6">
                            <w:pPr>
                              <w:autoSpaceDE w:val="0"/>
                              <w:autoSpaceDN w:val="0"/>
                              <w:adjustRightInd w:val="0"/>
                              <w:rPr>
                                <w:color w:val="000000"/>
                                <w:sz w:val="32"/>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2FD47E6" id="Text Box 92" o:spid="_x0000_s1077" type="#_x0000_t202" style="position:absolute;margin-left:162pt;margin-top:98.2pt;width:29.6pt;height:2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" o:allowincell="f" filled="f" fillcolor="#0c9" stroked="f">
                <v:path arrowok="t"/>
                <v:textbox>
                  <w:txbxContent>
                    <w:p w14:paraId="7CB1D477" w14:textId="77777777" w:rsidR="009427C6" w:rsidRDefault="009427C6">
                      <w:pPr>
                        <w:autoSpaceDE w:val="0"/>
                        <w:autoSpaceDN w:val="0"/>
                        <w:adjustRightInd w:val="0"/>
                        <w:rPr>
                          <w:color w:val="000000"/>
                          <w:sz w:val="32"/>
                        </w:rPr>
                      </w:pPr>
                    </w:p>
                  </w:txbxContent>
                </v:textbox>
              </v:shape>
            </w:pict>
          </mc:Fallback>
        </mc:AlternateContent>
      </w:r>
      <w:r>
        <w:rPr>
          <w:rFonts w:ascii="Arial" w:eastAsia="Arial Unicode MS" w:hAnsi="Arial"/>
          <w:noProof/>
          <w:sz w:val="20"/>
        </w:rPr>
        <mc:AlternateContent>
          <mc:Choice Requires="wps">
            <w:drawing>
              <wp:anchor distT="0" distB="0" distL="114300" distR="114300" simplePos="0" relativeHeight="251688960" behindDoc="0" locked="0" layoutInCell="0" allowOverlap="1" wp14:anchorId="35208C3F" wp14:editId="3CB11B1D">
                <wp:simplePos x="0" y="0"/>
                <wp:positionH relativeFrom="column">
                  <wp:posOffset>2057400</wp:posOffset>
                </wp:positionH>
                <wp:positionV relativeFrom="paragraph">
                  <wp:posOffset>821690</wp:posOffset>
                </wp:positionV>
                <wp:extent cx="285750" cy="336550"/>
                <wp:effectExtent l="0" t="0" r="0" b="0"/>
                <wp:wrapNone/>
                <wp:docPr id="71246800"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7FE55" w14:textId="77777777" w:rsidR="009427C6" w:rsidRDefault="009427C6">
                            <w:pPr>
                              <w:autoSpaceDE w:val="0"/>
                              <w:autoSpaceDN w:val="0"/>
                              <w:adjustRightInd w:val="0"/>
                              <w:rPr>
                                <w:b/>
                                <w:color w:val="000000"/>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5208C3F" id="Text Box 91" o:spid="_x0000_s1078" type="#_x0000_t202" style="position:absolute;margin-left:162pt;margin-top:64.7pt;width:22.5pt;height:2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" o:allowincell="f" filled="f" fillcolor="#0c9" stroked="f">
                <v:path arrowok="t"/>
                <v:textbox>
                  <w:txbxContent>
                    <w:p w14:paraId="6437FE55" w14:textId="77777777" w:rsidR="009427C6" w:rsidRDefault="009427C6">
                      <w:pPr>
                        <w:autoSpaceDE w:val="0"/>
                        <w:autoSpaceDN w:val="0"/>
                        <w:adjustRightInd w:val="0"/>
                        <w:rPr>
                          <w:b/>
                          <w:color w:val="000000"/>
                        </w:rPr>
                      </w:pPr>
                    </w:p>
                  </w:txbxContent>
                </v:textbox>
              </v:shape>
            </w:pict>
          </mc:Fallback>
        </mc:AlternateContent>
      </w:r>
      <w:r>
        <w:rPr>
          <w:rFonts w:ascii="Arial" w:eastAsia="Arial Unicode MS" w:hAnsi="Arial"/>
          <w:noProof/>
          <w:sz w:val="20"/>
        </w:rPr>
        <mc:AlternateContent>
          <mc:Choice Requires="wps">
            <w:drawing>
              <wp:anchor distT="0" distB="0" distL="114300" distR="114300" simplePos="0" relativeHeight="251687936" behindDoc="0" locked="0" layoutInCell="0" allowOverlap="1" wp14:anchorId="7169F349" wp14:editId="08A729DD">
                <wp:simplePos x="0" y="0"/>
                <wp:positionH relativeFrom="column">
                  <wp:posOffset>6555105</wp:posOffset>
                </wp:positionH>
                <wp:positionV relativeFrom="paragraph">
                  <wp:posOffset>4063365</wp:posOffset>
                </wp:positionV>
                <wp:extent cx="506095" cy="244475"/>
                <wp:effectExtent l="0" t="0" r="0" b="0"/>
                <wp:wrapNone/>
                <wp:docPr id="171034731"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09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D8150" w14:textId="77777777" w:rsidR="009427C6" w:rsidRDefault="009427C6">
                            <w:pPr>
                              <w:autoSpaceDE w:val="0"/>
                              <w:autoSpaceDN w:val="0"/>
                              <w:adjustRightInd w:val="0"/>
                              <w:jc w:val="center"/>
                              <w:rPr>
                                <w:color w:val="000000"/>
                                <w:lang w:val="en-US"/>
                              </w:rPr>
                            </w:pPr>
                            <w:r>
                              <w:rPr>
                                <w:color w:val="000000"/>
                                <w:lang w:val="en-US"/>
                              </w:rPr>
                              <w:t>CSDP</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7169F349" id="Rectangle 90" o:spid="_x0000_s1079" style="position:absolute;margin-left:516.15pt;margin-top:319.95pt;width:39.85pt;height:19.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" o:allowincell="f" filled="f" stroked="f">
                <v:path arrowok="t"/>
                <v:textbox inset="0,0,0,0">
                  <w:txbxContent>
                    <w:p w14:paraId="4C4D8150" w14:textId="77777777" w:rsidR="009427C6" w:rsidRDefault="009427C6">
                      <w:pPr>
                        <w:autoSpaceDE w:val="0"/>
                        <w:autoSpaceDN w:val="0"/>
                        <w:adjustRightInd w:val="0"/>
                        <w:jc w:val="center"/>
                        <w:rPr>
                          <w:color w:val="000000"/>
                          <w:lang w:val="en-US"/>
                        </w:rPr>
                      </w:pPr>
                      <w:r>
                        <w:rPr>
                          <w:color w:val="000000"/>
                          <w:lang w:val="en-US"/>
                        </w:rPr>
                        <w:t>CSDP</w:t>
                      </w:r>
                    </w:p>
                  </w:txbxContent>
                </v:textbox>
              </v:rect>
            </w:pict>
          </mc:Fallback>
        </mc:AlternateContent>
      </w:r>
      <w:r>
        <w:rPr>
          <w:rFonts w:ascii="Arial" w:eastAsia="Arial Unicode MS" w:hAnsi="Arial"/>
          <w:noProof/>
          <w:sz w:val="20"/>
        </w:rPr>
        <mc:AlternateContent>
          <mc:Choice Requires="wps">
            <w:drawing>
              <wp:anchor distT="0" distB="0" distL="114300" distR="114300" simplePos="0" relativeHeight="251686912" behindDoc="0" locked="0" layoutInCell="0" allowOverlap="1" wp14:anchorId="0FFDBDCF" wp14:editId="14675C5C">
                <wp:simplePos x="0" y="0"/>
                <wp:positionH relativeFrom="column">
                  <wp:posOffset>6305550</wp:posOffset>
                </wp:positionH>
                <wp:positionV relativeFrom="paragraph">
                  <wp:posOffset>3255645</wp:posOffset>
                </wp:positionV>
                <wp:extent cx="1009650" cy="2061845"/>
                <wp:effectExtent l="0" t="0" r="6350" b="0"/>
                <wp:wrapNone/>
                <wp:docPr id="1953451797"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9650" cy="2061845"/>
                        </a:xfrm>
                        <a:prstGeom prst="rect">
                          <a:avLst/>
                        </a:prstGeom>
                        <a:noFill/>
                        <a:ln w="7938">
                          <a:solidFill>
                            <a:srgbClr val="000000"/>
                          </a:solidFill>
                          <a:miter lim="800000"/>
                          <a:headEnd/>
                          <a:tailEnd/>
                        </a:ln>
                        <a:extLst>
                          <a:ext uri="{909E8E84-426E-40DD-AFC4-6F175D3DCCD1}">
                            <a14:hiddenFill xmlns:a14="http://schemas.microsoft.com/office/drawing/2010/main">
                              <a:solidFill>
                                <a:srgbClr val="FFFFE1"/>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3FEB8F" id="Rectangle 89" o:spid="_x0000_s1026" style="position:absolute;margin-left:496.5pt;margin-top:256.35pt;width:79.5pt;height:162.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" o:allowincell="f" filled="f" fillcolor="#ffffe1" strokeweight=".2205mm">
                <v:path arrowok="t"/>
              </v:rect>
            </w:pict>
          </mc:Fallback>
        </mc:AlternateContent>
      </w:r>
      <w:r>
        <w:rPr>
          <w:rFonts w:ascii="Arial" w:eastAsia="Arial Unicode MS" w:hAnsi="Arial"/>
          <w:noProof/>
          <w:sz w:val="20"/>
        </w:rPr>
        <mc:AlternateContent>
          <mc:Choice Requires="wps">
            <w:drawing>
              <wp:anchor distT="0" distB="0" distL="114300" distR="114300" simplePos="0" relativeHeight="251685888" behindDoc="0" locked="0" layoutInCell="0" allowOverlap="1" wp14:anchorId="5C4EE4B3" wp14:editId="59A89878">
                <wp:simplePos x="0" y="0"/>
                <wp:positionH relativeFrom="column">
                  <wp:posOffset>438150</wp:posOffset>
                </wp:positionH>
                <wp:positionV relativeFrom="paragraph">
                  <wp:posOffset>3987165</wp:posOffset>
                </wp:positionV>
                <wp:extent cx="685800" cy="488950"/>
                <wp:effectExtent l="0" t="0" r="0" b="0"/>
                <wp:wrapNone/>
                <wp:docPr id="978484659"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 cy="488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CBA535" w14:textId="77777777" w:rsidR="009427C6" w:rsidRDefault="009427C6">
                            <w:pPr>
                              <w:autoSpaceDE w:val="0"/>
                              <w:autoSpaceDN w:val="0"/>
                              <w:adjustRightInd w:val="0"/>
                              <w:jc w:val="center"/>
                              <w:rPr>
                                <w:color w:val="000000"/>
                                <w:lang w:val="en-US"/>
                              </w:rPr>
                            </w:pPr>
                            <w:r>
                              <w:rPr>
                                <w:color w:val="000000"/>
                                <w:lang w:val="en-US"/>
                              </w:rPr>
                              <w:t xml:space="preserve">Issuer’s </w:t>
                            </w:r>
                          </w:p>
                          <w:p w14:paraId="7C8D9A99" w14:textId="77777777" w:rsidR="009427C6" w:rsidRDefault="009427C6">
                            <w:pPr>
                              <w:autoSpaceDE w:val="0"/>
                              <w:autoSpaceDN w:val="0"/>
                              <w:adjustRightInd w:val="0"/>
                              <w:jc w:val="center"/>
                              <w:rPr>
                                <w:color w:val="000000"/>
                                <w:lang w:val="en-US"/>
                              </w:rPr>
                            </w:pPr>
                            <w:r>
                              <w:rPr>
                                <w:color w:val="000000"/>
                                <w:lang w:val="en-US"/>
                              </w:rPr>
                              <w:t>CSDP</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5C4EE4B3" id="Rectangle 88" o:spid="_x0000_s1080" style="position:absolute;margin-left:34.5pt;margin-top:313.95pt;width:54pt;height:3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" o:allowincell="f" filled="f" stroked="f">
                <v:path arrowok="t"/>
                <v:textbox inset="0,0,0,0">
                  <w:txbxContent>
                    <w:p w14:paraId="01CBA535" w14:textId="77777777" w:rsidR="009427C6" w:rsidRDefault="009427C6">
                      <w:pPr>
                        <w:autoSpaceDE w:val="0"/>
                        <w:autoSpaceDN w:val="0"/>
                        <w:adjustRightInd w:val="0"/>
                        <w:jc w:val="center"/>
                        <w:rPr>
                          <w:color w:val="000000"/>
                          <w:lang w:val="en-US"/>
                        </w:rPr>
                      </w:pPr>
                      <w:r>
                        <w:rPr>
                          <w:color w:val="000000"/>
                          <w:lang w:val="en-US"/>
                        </w:rPr>
                        <w:t xml:space="preserve">Issuer’s </w:t>
                      </w:r>
                    </w:p>
                    <w:p w14:paraId="7C8D9A99" w14:textId="77777777" w:rsidR="009427C6" w:rsidRDefault="009427C6">
                      <w:pPr>
                        <w:autoSpaceDE w:val="0"/>
                        <w:autoSpaceDN w:val="0"/>
                        <w:adjustRightInd w:val="0"/>
                        <w:jc w:val="center"/>
                        <w:rPr>
                          <w:color w:val="000000"/>
                          <w:lang w:val="en-US"/>
                        </w:rPr>
                      </w:pPr>
                      <w:r>
                        <w:rPr>
                          <w:color w:val="000000"/>
                          <w:lang w:val="en-US"/>
                        </w:rPr>
                        <w:t>CSDP</w:t>
                      </w:r>
                    </w:p>
                  </w:txbxContent>
                </v:textbox>
              </v:rect>
            </w:pict>
          </mc:Fallback>
        </mc:AlternateContent>
      </w:r>
      <w:r>
        <w:rPr>
          <w:rFonts w:ascii="Arial" w:eastAsia="Arial Unicode MS" w:hAnsi="Arial"/>
          <w:noProof/>
          <w:sz w:val="20"/>
        </w:rPr>
        <mc:AlternateContent>
          <mc:Choice Requires="wps">
            <w:drawing>
              <wp:anchor distT="0" distB="0" distL="114300" distR="114300" simplePos="0" relativeHeight="251684864" behindDoc="0" locked="0" layoutInCell="0" allowOverlap="1" wp14:anchorId="33EE0D95" wp14:editId="4E8BECBD">
                <wp:simplePos x="0" y="0"/>
                <wp:positionH relativeFrom="column">
                  <wp:posOffset>285750</wp:posOffset>
                </wp:positionH>
                <wp:positionV relativeFrom="paragraph">
                  <wp:posOffset>3179445</wp:posOffset>
                </wp:positionV>
                <wp:extent cx="1009650" cy="2061845"/>
                <wp:effectExtent l="0" t="0" r="6350" b="0"/>
                <wp:wrapNone/>
                <wp:docPr id="183647040"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9650" cy="2061845"/>
                        </a:xfrm>
                        <a:prstGeom prst="rect">
                          <a:avLst/>
                        </a:prstGeom>
                        <a:noFill/>
                        <a:ln w="7938">
                          <a:solidFill>
                            <a:srgbClr val="000000"/>
                          </a:solidFill>
                          <a:miter lim="800000"/>
                          <a:headEnd/>
                          <a:tailEnd/>
                        </a:ln>
                        <a:extLst>
                          <a:ext uri="{909E8E84-426E-40DD-AFC4-6F175D3DCCD1}">
                            <a14:hiddenFill xmlns:a14="http://schemas.microsoft.com/office/drawing/2010/main">
                              <a:solidFill>
                                <a:srgbClr val="FFFFE1"/>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B4C675" id="Rectangle 87" o:spid="_x0000_s1026" style="position:absolute;margin-left:22.5pt;margin-top:250.35pt;width:79.5pt;height:162.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" o:allowincell="f" filled="f" fillcolor="#ffffe1" strokeweight=".2205mm">
                <v:path arrowok="t"/>
              </v:rect>
            </w:pict>
          </mc:Fallback>
        </mc:AlternateContent>
      </w:r>
      <w:r>
        <w:rPr>
          <w:rFonts w:ascii="Arial" w:eastAsia="Arial Unicode MS" w:hAnsi="Arial"/>
          <w:noProof/>
          <w:sz w:val="20"/>
        </w:rPr>
        <mc:AlternateContent>
          <mc:Choice Requires="wps">
            <w:drawing>
              <wp:anchor distT="0" distB="0" distL="114300" distR="114300" simplePos="0" relativeHeight="251683840" behindDoc="0" locked="0" layoutInCell="0" allowOverlap="1" wp14:anchorId="6905DFCE" wp14:editId="2167D72D">
                <wp:simplePos x="0" y="0"/>
                <wp:positionH relativeFrom="column">
                  <wp:posOffset>6555105</wp:posOffset>
                </wp:positionH>
                <wp:positionV relativeFrom="paragraph">
                  <wp:posOffset>1705610</wp:posOffset>
                </wp:positionV>
                <wp:extent cx="488950" cy="245110"/>
                <wp:effectExtent l="0" t="0" r="0" b="0"/>
                <wp:wrapNone/>
                <wp:docPr id="553799701"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02599" w14:textId="77777777" w:rsidR="009427C6" w:rsidRDefault="009427C6">
                            <w:pPr>
                              <w:autoSpaceDE w:val="0"/>
                              <w:autoSpaceDN w:val="0"/>
                              <w:adjustRightInd w:val="0"/>
                              <w:jc w:val="center"/>
                              <w:rPr>
                                <w:color w:val="000000"/>
                                <w:lang w:val="en-US"/>
                              </w:rPr>
                            </w:pPr>
                            <w:r>
                              <w:rPr>
                                <w:color w:val="000000"/>
                                <w:lang w:val="en-US"/>
                              </w:rPr>
                              <w:t xml:space="preserve">NNA </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6905DFCE" id="Rectangle 86" o:spid="_x0000_s1081" style="position:absolute;margin-left:516.15pt;margin-top:134.3pt;width:38.5pt;height:19.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" o:allowincell="f" filled="f" stroked="f">
                <v:path arrowok="t"/>
                <v:textbox inset="0,0,0,0">
                  <w:txbxContent>
                    <w:p w14:paraId="05F02599" w14:textId="77777777" w:rsidR="009427C6" w:rsidRDefault="009427C6">
                      <w:pPr>
                        <w:autoSpaceDE w:val="0"/>
                        <w:autoSpaceDN w:val="0"/>
                        <w:adjustRightInd w:val="0"/>
                        <w:jc w:val="center"/>
                        <w:rPr>
                          <w:color w:val="000000"/>
                          <w:lang w:val="en-US"/>
                        </w:rPr>
                      </w:pPr>
                      <w:r>
                        <w:rPr>
                          <w:color w:val="000000"/>
                          <w:lang w:val="en-US"/>
                        </w:rPr>
                        <w:t xml:space="preserve">NNA </w:t>
                      </w:r>
                    </w:p>
                  </w:txbxContent>
                </v:textbox>
              </v:rect>
            </w:pict>
          </mc:Fallback>
        </mc:AlternateContent>
      </w:r>
      <w:r>
        <w:rPr>
          <w:rFonts w:ascii="Arial" w:eastAsia="Arial Unicode MS" w:hAnsi="Arial"/>
          <w:noProof/>
          <w:sz w:val="20"/>
        </w:rPr>
        <mc:AlternateContent>
          <mc:Choice Requires="wps">
            <w:drawing>
              <wp:anchor distT="0" distB="0" distL="114300" distR="114300" simplePos="0" relativeHeight="251682816" behindDoc="0" locked="0" layoutInCell="0" allowOverlap="1" wp14:anchorId="27B69E0F" wp14:editId="23DA6E95">
                <wp:simplePos x="0" y="0"/>
                <wp:positionH relativeFrom="column">
                  <wp:posOffset>6305550</wp:posOffset>
                </wp:positionH>
                <wp:positionV relativeFrom="paragraph">
                  <wp:posOffset>897890</wp:posOffset>
                </wp:positionV>
                <wp:extent cx="1009650" cy="2061845"/>
                <wp:effectExtent l="0" t="0" r="6350" b="0"/>
                <wp:wrapNone/>
                <wp:docPr id="1640821088"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9650" cy="2061845"/>
                        </a:xfrm>
                        <a:prstGeom prst="rect">
                          <a:avLst/>
                        </a:prstGeom>
                        <a:noFill/>
                        <a:ln w="7938">
                          <a:solidFill>
                            <a:srgbClr val="000000"/>
                          </a:solidFill>
                          <a:miter lim="800000"/>
                          <a:headEnd/>
                          <a:tailEnd/>
                        </a:ln>
                        <a:extLst>
                          <a:ext uri="{909E8E84-426E-40DD-AFC4-6F175D3DCCD1}">
                            <a14:hiddenFill xmlns:a14="http://schemas.microsoft.com/office/drawing/2010/main">
                              <a:solidFill>
                                <a:srgbClr val="FFFFE1"/>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680642" id="Rectangle 85" o:spid="_x0000_s1026" style="position:absolute;margin-left:496.5pt;margin-top:70.7pt;width:79.5pt;height:162.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" o:allowincell="f" filled="f" fillcolor="#ffffe1" strokeweight=".2205mm">
                <v:path arrowok="t"/>
              </v:rect>
            </w:pict>
          </mc:Fallback>
        </mc:AlternateContent>
      </w:r>
      <w:r>
        <w:rPr>
          <w:rFonts w:ascii="Arial" w:eastAsia="Arial Unicode MS" w:hAnsi="Arial"/>
          <w:noProof/>
          <w:sz w:val="20"/>
        </w:rPr>
        <mc:AlternateContent>
          <mc:Choice Requires="wps">
            <w:drawing>
              <wp:anchor distT="0" distB="0" distL="114300" distR="114300" simplePos="0" relativeHeight="251681792" behindDoc="0" locked="0" layoutInCell="0" allowOverlap="1" wp14:anchorId="0DD10866" wp14:editId="273BE25C">
                <wp:simplePos x="0" y="0"/>
                <wp:positionH relativeFrom="column">
                  <wp:posOffset>457200</wp:posOffset>
                </wp:positionH>
                <wp:positionV relativeFrom="paragraph">
                  <wp:posOffset>1701165</wp:posOffset>
                </wp:positionV>
                <wp:extent cx="645795" cy="733425"/>
                <wp:effectExtent l="0" t="0" r="0" b="0"/>
                <wp:wrapNone/>
                <wp:docPr id="209856012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5795" cy="733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5174C9" w14:textId="77777777" w:rsidR="009427C6" w:rsidRDefault="009427C6">
                            <w:pPr>
                              <w:autoSpaceDE w:val="0"/>
                              <w:autoSpaceDN w:val="0"/>
                              <w:adjustRightInd w:val="0"/>
                              <w:jc w:val="center"/>
                              <w:rPr>
                                <w:color w:val="000000"/>
                                <w:lang w:val="en-US"/>
                              </w:rPr>
                            </w:pPr>
                            <w:r>
                              <w:rPr>
                                <w:color w:val="000000"/>
                                <w:lang w:val="en-US"/>
                              </w:rPr>
                              <w:t xml:space="preserve">Issuer / </w:t>
                            </w:r>
                          </w:p>
                          <w:p w14:paraId="3CFA124B" w14:textId="77777777" w:rsidR="009427C6" w:rsidRDefault="009427C6">
                            <w:pPr>
                              <w:autoSpaceDE w:val="0"/>
                              <w:autoSpaceDN w:val="0"/>
                              <w:adjustRightInd w:val="0"/>
                              <w:jc w:val="center"/>
                              <w:rPr>
                                <w:color w:val="000000"/>
                                <w:sz w:val="32"/>
                                <w:lang w:val="en-US"/>
                              </w:rPr>
                            </w:pPr>
                            <w:r>
                              <w:rPr>
                                <w:color w:val="000000"/>
                                <w:lang w:val="en-US"/>
                              </w:rPr>
                              <w:t>Issuing</w:t>
                            </w:r>
                            <w:r>
                              <w:rPr>
                                <w:color w:val="000000"/>
                                <w:sz w:val="32"/>
                                <w:lang w:val="en-US"/>
                              </w:rPr>
                              <w:t xml:space="preserve"> </w:t>
                            </w:r>
                          </w:p>
                          <w:p w14:paraId="609CA7D4" w14:textId="77777777" w:rsidR="009427C6" w:rsidRDefault="009427C6">
                            <w:pPr>
                              <w:autoSpaceDE w:val="0"/>
                              <w:autoSpaceDN w:val="0"/>
                              <w:adjustRightInd w:val="0"/>
                              <w:jc w:val="center"/>
                              <w:rPr>
                                <w:color w:val="000000"/>
                                <w:lang w:val="en-US"/>
                              </w:rPr>
                            </w:pPr>
                            <w:r>
                              <w:rPr>
                                <w:color w:val="000000"/>
                                <w:lang w:val="en-US"/>
                              </w:rPr>
                              <w:t>Agent</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0DD10866" id="Rectangle 84" o:spid="_x0000_s1082" style="position:absolute;margin-left:36pt;margin-top:133.95pt;width:50.85pt;height:57.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" o:allowincell="f" filled="f" stroked="f">
                <v:path arrowok="t"/>
                <v:textbox inset="0,0,0,0">
                  <w:txbxContent>
                    <w:p w14:paraId="515174C9" w14:textId="77777777" w:rsidR="009427C6" w:rsidRDefault="009427C6">
                      <w:pPr>
                        <w:autoSpaceDE w:val="0"/>
                        <w:autoSpaceDN w:val="0"/>
                        <w:adjustRightInd w:val="0"/>
                        <w:jc w:val="center"/>
                        <w:rPr>
                          <w:color w:val="000000"/>
                          <w:lang w:val="en-US"/>
                        </w:rPr>
                      </w:pPr>
                      <w:r>
                        <w:rPr>
                          <w:color w:val="000000"/>
                          <w:lang w:val="en-US"/>
                        </w:rPr>
                        <w:t xml:space="preserve">Issuer / </w:t>
                      </w:r>
                    </w:p>
                    <w:p w14:paraId="3CFA124B" w14:textId="77777777" w:rsidR="009427C6" w:rsidRDefault="009427C6">
                      <w:pPr>
                        <w:autoSpaceDE w:val="0"/>
                        <w:autoSpaceDN w:val="0"/>
                        <w:adjustRightInd w:val="0"/>
                        <w:jc w:val="center"/>
                        <w:rPr>
                          <w:color w:val="000000"/>
                          <w:sz w:val="32"/>
                          <w:lang w:val="en-US"/>
                        </w:rPr>
                      </w:pPr>
                      <w:r>
                        <w:rPr>
                          <w:color w:val="000000"/>
                          <w:lang w:val="en-US"/>
                        </w:rPr>
                        <w:t>Issuing</w:t>
                      </w:r>
                      <w:r>
                        <w:rPr>
                          <w:color w:val="000000"/>
                          <w:sz w:val="32"/>
                          <w:lang w:val="en-US"/>
                        </w:rPr>
                        <w:t xml:space="preserve"> </w:t>
                      </w:r>
                    </w:p>
                    <w:p w14:paraId="609CA7D4" w14:textId="77777777" w:rsidR="009427C6" w:rsidRDefault="009427C6">
                      <w:pPr>
                        <w:autoSpaceDE w:val="0"/>
                        <w:autoSpaceDN w:val="0"/>
                        <w:adjustRightInd w:val="0"/>
                        <w:jc w:val="center"/>
                        <w:rPr>
                          <w:color w:val="000000"/>
                          <w:lang w:val="en-US"/>
                        </w:rPr>
                      </w:pPr>
                      <w:r>
                        <w:rPr>
                          <w:color w:val="000000"/>
                          <w:lang w:val="en-US"/>
                        </w:rPr>
                        <w:t>Agent</w:t>
                      </w:r>
                    </w:p>
                  </w:txbxContent>
                </v:textbox>
              </v:rect>
            </w:pict>
          </mc:Fallback>
        </mc:AlternateContent>
      </w:r>
      <w:r>
        <w:rPr>
          <w:rFonts w:ascii="Arial" w:eastAsia="Arial Unicode MS" w:hAnsi="Arial"/>
          <w:noProof/>
          <w:sz w:val="20"/>
        </w:rPr>
        <mc:AlternateContent>
          <mc:Choice Requires="wps">
            <w:drawing>
              <wp:anchor distT="0" distB="0" distL="114300" distR="114300" simplePos="0" relativeHeight="251680768" behindDoc="0" locked="0" layoutInCell="0" allowOverlap="1" wp14:anchorId="3F67AAD4" wp14:editId="071164D4">
                <wp:simplePos x="0" y="0"/>
                <wp:positionH relativeFrom="column">
                  <wp:posOffset>285750</wp:posOffset>
                </wp:positionH>
                <wp:positionV relativeFrom="paragraph">
                  <wp:posOffset>893445</wp:posOffset>
                </wp:positionV>
                <wp:extent cx="1009650" cy="2061845"/>
                <wp:effectExtent l="0" t="0" r="6350" b="0"/>
                <wp:wrapNone/>
                <wp:docPr id="946475116"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9650" cy="2061845"/>
                        </a:xfrm>
                        <a:prstGeom prst="rect">
                          <a:avLst/>
                        </a:prstGeom>
                        <a:noFill/>
                        <a:ln w="7938">
                          <a:solidFill>
                            <a:srgbClr val="000000"/>
                          </a:solidFill>
                          <a:miter lim="800000"/>
                          <a:headEnd/>
                          <a:tailEnd/>
                        </a:ln>
                        <a:extLst>
                          <a:ext uri="{909E8E84-426E-40DD-AFC4-6F175D3DCCD1}">
                            <a14:hiddenFill xmlns:a14="http://schemas.microsoft.com/office/drawing/2010/main">
                              <a:solidFill>
                                <a:srgbClr val="FFFFE1"/>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9E9C07" id="Rectangle 83" o:spid="_x0000_s1026" style="position:absolute;margin-left:22.5pt;margin-top:70.35pt;width:79.5pt;height:162.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" o:allowincell="f" filled="f" fillcolor="#ffffe1" strokeweight=".2205mm">
                <v:path arrowok="t"/>
              </v:rect>
            </w:pict>
          </mc:Fallback>
        </mc:AlternateContent>
      </w:r>
      <w:r>
        <w:rPr>
          <w:rFonts w:ascii="Arial" w:eastAsia="Arial Unicode MS" w:hAnsi="Arial"/>
          <w:noProof/>
          <w:sz w:val="20"/>
        </w:rPr>
        <mc:AlternateContent>
          <mc:Choice Requires="wps">
            <w:drawing>
              <wp:anchor distT="0" distB="0" distL="114300" distR="114300" simplePos="0" relativeHeight="251679744" behindDoc="0" locked="0" layoutInCell="0" allowOverlap="1" wp14:anchorId="4155DC60" wp14:editId="15F43408">
                <wp:simplePos x="0" y="0"/>
                <wp:positionH relativeFrom="column">
                  <wp:posOffset>3538855</wp:posOffset>
                </wp:positionH>
                <wp:positionV relativeFrom="paragraph">
                  <wp:posOffset>2771140</wp:posOffset>
                </wp:positionV>
                <wp:extent cx="575945" cy="488950"/>
                <wp:effectExtent l="0" t="0" r="0" b="0"/>
                <wp:wrapNone/>
                <wp:docPr id="1642335971"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5945" cy="488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E77F4F" w14:textId="77777777" w:rsidR="009427C6" w:rsidRDefault="009427C6">
                            <w:pPr>
                              <w:autoSpaceDE w:val="0"/>
                              <w:autoSpaceDN w:val="0"/>
                              <w:adjustRightInd w:val="0"/>
                              <w:jc w:val="center"/>
                              <w:rPr>
                                <w:color w:val="000000"/>
                                <w:lang w:val="en-US"/>
                              </w:rPr>
                            </w:pPr>
                            <w:r>
                              <w:rPr>
                                <w:color w:val="000000"/>
                                <w:lang w:val="en-US"/>
                              </w:rPr>
                              <w:t>MMI</w:t>
                            </w:r>
                          </w:p>
                          <w:p w14:paraId="0D0BC35B" w14:textId="77777777" w:rsidR="009427C6" w:rsidRDefault="009427C6">
                            <w:pPr>
                              <w:autoSpaceDE w:val="0"/>
                              <w:autoSpaceDN w:val="0"/>
                              <w:adjustRightInd w:val="0"/>
                              <w:jc w:val="center"/>
                              <w:rPr>
                                <w:color w:val="000000"/>
                                <w:sz w:val="32"/>
                                <w:lang w:val="en-US"/>
                              </w:rPr>
                            </w:pPr>
                            <w:r>
                              <w:rPr>
                                <w:color w:val="000000"/>
                                <w:lang w:val="en-US"/>
                              </w:rPr>
                              <w:t>Engine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4155DC60" id="Rectangle 82" o:spid="_x0000_s1083" style="position:absolute;margin-left:278.65pt;margin-top:218.2pt;width:45.35pt;height:3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" o:allowincell="f" filled="f" stroked="f">
                <v:path arrowok="t"/>
                <v:textbox inset="0,0,0,0">
                  <w:txbxContent>
                    <w:p w14:paraId="35E77F4F" w14:textId="77777777" w:rsidR="009427C6" w:rsidRDefault="009427C6">
                      <w:pPr>
                        <w:autoSpaceDE w:val="0"/>
                        <w:autoSpaceDN w:val="0"/>
                        <w:adjustRightInd w:val="0"/>
                        <w:jc w:val="center"/>
                        <w:rPr>
                          <w:color w:val="000000"/>
                          <w:lang w:val="en-US"/>
                        </w:rPr>
                      </w:pPr>
                      <w:r>
                        <w:rPr>
                          <w:color w:val="000000"/>
                          <w:lang w:val="en-US"/>
                        </w:rPr>
                        <w:t>MMI</w:t>
                      </w:r>
                    </w:p>
                    <w:p w14:paraId="0D0BC35B" w14:textId="77777777" w:rsidR="009427C6" w:rsidRDefault="009427C6">
                      <w:pPr>
                        <w:autoSpaceDE w:val="0"/>
                        <w:autoSpaceDN w:val="0"/>
                        <w:adjustRightInd w:val="0"/>
                        <w:jc w:val="center"/>
                        <w:rPr>
                          <w:color w:val="000000"/>
                          <w:sz w:val="32"/>
                          <w:lang w:val="en-US"/>
                        </w:rPr>
                      </w:pPr>
                      <w:r>
                        <w:rPr>
                          <w:color w:val="000000"/>
                          <w:lang w:val="en-US"/>
                        </w:rPr>
                        <w:t>Engine</w:t>
                      </w:r>
                    </w:p>
                  </w:txbxContent>
                </v:textbox>
              </v:rect>
            </w:pict>
          </mc:Fallback>
        </mc:AlternateContent>
      </w:r>
      <w:r>
        <w:rPr>
          <w:rFonts w:ascii="Arial" w:eastAsia="Arial Unicode MS" w:hAnsi="Arial"/>
          <w:noProof/>
          <w:sz w:val="20"/>
        </w:rPr>
        <mc:AlternateContent>
          <mc:Choice Requires="wps">
            <w:drawing>
              <wp:anchor distT="0" distB="0" distL="114300" distR="114300" simplePos="0" relativeHeight="251678720" behindDoc="0" locked="0" layoutInCell="0" allowOverlap="1" wp14:anchorId="547CD2A0" wp14:editId="53A9150C">
                <wp:simplePos x="0" y="0"/>
                <wp:positionH relativeFrom="column">
                  <wp:posOffset>3219450</wp:posOffset>
                </wp:positionH>
                <wp:positionV relativeFrom="paragraph">
                  <wp:posOffset>821690</wp:posOffset>
                </wp:positionV>
                <wp:extent cx="1123950" cy="4495800"/>
                <wp:effectExtent l="0" t="0" r="6350" b="0"/>
                <wp:wrapNone/>
                <wp:docPr id="1759867801" name="Freeform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23950" cy="4495800"/>
                        </a:xfrm>
                        <a:custGeom>
                          <a:avLst/>
                          <a:gdLst>
                            <a:gd name="T0" fmla="*/ 163 w 1127"/>
                            <a:gd name="T1" fmla="*/ 2 h 6283"/>
                            <a:gd name="T2" fmla="*/ 127 w 1127"/>
                            <a:gd name="T3" fmla="*/ 15 h 6283"/>
                            <a:gd name="T4" fmla="*/ 94 w 1127"/>
                            <a:gd name="T5" fmla="*/ 40 h 6283"/>
                            <a:gd name="T6" fmla="*/ 65 w 1127"/>
                            <a:gd name="T7" fmla="*/ 76 h 6283"/>
                            <a:gd name="T8" fmla="*/ 42 w 1127"/>
                            <a:gd name="T9" fmla="*/ 119 h 6283"/>
                            <a:gd name="T10" fmla="*/ 13 w 1127"/>
                            <a:gd name="T11" fmla="*/ 198 h 6283"/>
                            <a:gd name="T12" fmla="*/ 3 w 1127"/>
                            <a:gd name="T13" fmla="*/ 255 h 6283"/>
                            <a:gd name="T14" fmla="*/ 0 w 1127"/>
                            <a:gd name="T15" fmla="*/ 317 h 6283"/>
                            <a:gd name="T16" fmla="*/ 1 w 1127"/>
                            <a:gd name="T17" fmla="*/ 5999 h 6283"/>
                            <a:gd name="T18" fmla="*/ 8 w 1127"/>
                            <a:gd name="T19" fmla="*/ 6063 h 6283"/>
                            <a:gd name="T20" fmla="*/ 22 w 1127"/>
                            <a:gd name="T21" fmla="*/ 6120 h 6283"/>
                            <a:gd name="T22" fmla="*/ 42 w 1127"/>
                            <a:gd name="T23" fmla="*/ 6170 h 6283"/>
                            <a:gd name="T24" fmla="*/ 65 w 1127"/>
                            <a:gd name="T25" fmla="*/ 6212 h 6283"/>
                            <a:gd name="T26" fmla="*/ 94 w 1127"/>
                            <a:gd name="T27" fmla="*/ 6246 h 6283"/>
                            <a:gd name="T28" fmla="*/ 127 w 1127"/>
                            <a:gd name="T29" fmla="*/ 6269 h 6283"/>
                            <a:gd name="T30" fmla="*/ 163 w 1127"/>
                            <a:gd name="T31" fmla="*/ 6281 h 6283"/>
                            <a:gd name="T32" fmla="*/ 936 w 1127"/>
                            <a:gd name="T33" fmla="*/ 6283 h 6283"/>
                            <a:gd name="T34" fmla="*/ 973 w 1127"/>
                            <a:gd name="T35" fmla="*/ 6276 h 6283"/>
                            <a:gd name="T36" fmla="*/ 1008 w 1127"/>
                            <a:gd name="T37" fmla="*/ 6259 h 6283"/>
                            <a:gd name="T38" fmla="*/ 1040 w 1127"/>
                            <a:gd name="T39" fmla="*/ 6231 h 6283"/>
                            <a:gd name="T40" fmla="*/ 1070 w 1127"/>
                            <a:gd name="T41" fmla="*/ 6192 h 6283"/>
                            <a:gd name="T42" fmla="*/ 1094 w 1127"/>
                            <a:gd name="T43" fmla="*/ 6147 h 6283"/>
                            <a:gd name="T44" fmla="*/ 1112 w 1127"/>
                            <a:gd name="T45" fmla="*/ 6093 h 6283"/>
                            <a:gd name="T46" fmla="*/ 1124 w 1127"/>
                            <a:gd name="T47" fmla="*/ 6031 h 6283"/>
                            <a:gd name="T48" fmla="*/ 1127 w 1127"/>
                            <a:gd name="T49" fmla="*/ 5965 h 6283"/>
                            <a:gd name="T50" fmla="*/ 1126 w 1127"/>
                            <a:gd name="T51" fmla="*/ 287 h 6283"/>
                            <a:gd name="T52" fmla="*/ 1119 w 1127"/>
                            <a:gd name="T53" fmla="*/ 227 h 6283"/>
                            <a:gd name="T54" fmla="*/ 1094 w 1127"/>
                            <a:gd name="T55" fmla="*/ 144 h 6283"/>
                            <a:gd name="T56" fmla="*/ 1070 w 1127"/>
                            <a:gd name="T57" fmla="*/ 96 h 6283"/>
                            <a:gd name="T58" fmla="*/ 1040 w 1127"/>
                            <a:gd name="T59" fmla="*/ 57 h 6283"/>
                            <a:gd name="T60" fmla="*/ 1008 w 1127"/>
                            <a:gd name="T61" fmla="*/ 27 h 6283"/>
                            <a:gd name="T62" fmla="*/ 973 w 1127"/>
                            <a:gd name="T63" fmla="*/ 7 h 6283"/>
                            <a:gd name="T64" fmla="*/ 936 w 1127"/>
                            <a:gd name="T65" fmla="*/ 0 h 62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127" h="6283">
                              <a:moveTo>
                                <a:pt x="181" y="0"/>
                              </a:moveTo>
                              <a:lnTo>
                                <a:pt x="163" y="2"/>
                              </a:lnTo>
                              <a:lnTo>
                                <a:pt x="144" y="7"/>
                              </a:lnTo>
                              <a:lnTo>
                                <a:pt x="127" y="15"/>
                              </a:lnTo>
                              <a:lnTo>
                                <a:pt x="111" y="27"/>
                              </a:lnTo>
                              <a:lnTo>
                                <a:pt x="94" y="40"/>
                              </a:lnTo>
                              <a:lnTo>
                                <a:pt x="79" y="57"/>
                              </a:lnTo>
                              <a:lnTo>
                                <a:pt x="65" y="76"/>
                              </a:lnTo>
                              <a:lnTo>
                                <a:pt x="54" y="96"/>
                              </a:lnTo>
                              <a:lnTo>
                                <a:pt x="42" y="119"/>
                              </a:lnTo>
                              <a:lnTo>
                                <a:pt x="30" y="144"/>
                              </a:lnTo>
                              <a:lnTo>
                                <a:pt x="13" y="198"/>
                              </a:lnTo>
                              <a:lnTo>
                                <a:pt x="8" y="227"/>
                              </a:lnTo>
                              <a:lnTo>
                                <a:pt x="3" y="255"/>
                              </a:lnTo>
                              <a:lnTo>
                                <a:pt x="1" y="287"/>
                              </a:lnTo>
                              <a:lnTo>
                                <a:pt x="0" y="317"/>
                              </a:lnTo>
                              <a:lnTo>
                                <a:pt x="0" y="5965"/>
                              </a:lnTo>
                              <a:lnTo>
                                <a:pt x="1" y="5999"/>
                              </a:lnTo>
                              <a:lnTo>
                                <a:pt x="3" y="6031"/>
                              </a:lnTo>
                              <a:lnTo>
                                <a:pt x="8" y="6063"/>
                              </a:lnTo>
                              <a:lnTo>
                                <a:pt x="13" y="6093"/>
                              </a:lnTo>
                              <a:lnTo>
                                <a:pt x="22" y="6120"/>
                              </a:lnTo>
                              <a:lnTo>
                                <a:pt x="30" y="6147"/>
                              </a:lnTo>
                              <a:lnTo>
                                <a:pt x="42" y="6170"/>
                              </a:lnTo>
                              <a:lnTo>
                                <a:pt x="54" y="6192"/>
                              </a:lnTo>
                              <a:lnTo>
                                <a:pt x="65" y="6212"/>
                              </a:lnTo>
                              <a:lnTo>
                                <a:pt x="79" y="6231"/>
                              </a:lnTo>
                              <a:lnTo>
                                <a:pt x="94" y="6246"/>
                              </a:lnTo>
                              <a:lnTo>
                                <a:pt x="111" y="6259"/>
                              </a:lnTo>
                              <a:lnTo>
                                <a:pt x="127" y="6269"/>
                              </a:lnTo>
                              <a:lnTo>
                                <a:pt x="144" y="6276"/>
                              </a:lnTo>
                              <a:lnTo>
                                <a:pt x="163" y="6281"/>
                              </a:lnTo>
                              <a:lnTo>
                                <a:pt x="181" y="6283"/>
                              </a:lnTo>
                              <a:lnTo>
                                <a:pt x="936" y="6283"/>
                              </a:lnTo>
                              <a:lnTo>
                                <a:pt x="955" y="6281"/>
                              </a:lnTo>
                              <a:lnTo>
                                <a:pt x="973" y="6276"/>
                              </a:lnTo>
                              <a:lnTo>
                                <a:pt x="991" y="6269"/>
                              </a:lnTo>
                              <a:lnTo>
                                <a:pt x="1008" y="6259"/>
                              </a:lnTo>
                              <a:lnTo>
                                <a:pt x="1025" y="6246"/>
                              </a:lnTo>
                              <a:lnTo>
                                <a:pt x="1040" y="6231"/>
                              </a:lnTo>
                              <a:lnTo>
                                <a:pt x="1055" y="6212"/>
                              </a:lnTo>
                              <a:lnTo>
                                <a:pt x="1070" y="6192"/>
                              </a:lnTo>
                              <a:lnTo>
                                <a:pt x="1082" y="6170"/>
                              </a:lnTo>
                              <a:lnTo>
                                <a:pt x="1094" y="6147"/>
                              </a:lnTo>
                              <a:lnTo>
                                <a:pt x="1104" y="6120"/>
                              </a:lnTo>
                              <a:lnTo>
                                <a:pt x="1112" y="6093"/>
                              </a:lnTo>
                              <a:lnTo>
                                <a:pt x="1119" y="6063"/>
                              </a:lnTo>
                              <a:lnTo>
                                <a:pt x="1124" y="6031"/>
                              </a:lnTo>
                              <a:lnTo>
                                <a:pt x="1126" y="5999"/>
                              </a:lnTo>
                              <a:lnTo>
                                <a:pt x="1127" y="5965"/>
                              </a:lnTo>
                              <a:lnTo>
                                <a:pt x="1127" y="317"/>
                              </a:lnTo>
                              <a:lnTo>
                                <a:pt x="1126" y="287"/>
                              </a:lnTo>
                              <a:lnTo>
                                <a:pt x="1124" y="255"/>
                              </a:lnTo>
                              <a:lnTo>
                                <a:pt x="1119" y="227"/>
                              </a:lnTo>
                              <a:lnTo>
                                <a:pt x="1112" y="198"/>
                              </a:lnTo>
                              <a:lnTo>
                                <a:pt x="1094" y="144"/>
                              </a:lnTo>
                              <a:lnTo>
                                <a:pt x="1082" y="119"/>
                              </a:lnTo>
                              <a:lnTo>
                                <a:pt x="1070" y="96"/>
                              </a:lnTo>
                              <a:lnTo>
                                <a:pt x="1055" y="76"/>
                              </a:lnTo>
                              <a:lnTo>
                                <a:pt x="1040" y="57"/>
                              </a:lnTo>
                              <a:lnTo>
                                <a:pt x="1025" y="40"/>
                              </a:lnTo>
                              <a:lnTo>
                                <a:pt x="1008" y="27"/>
                              </a:lnTo>
                              <a:lnTo>
                                <a:pt x="991" y="15"/>
                              </a:lnTo>
                              <a:lnTo>
                                <a:pt x="973" y="7"/>
                              </a:lnTo>
                              <a:lnTo>
                                <a:pt x="955" y="2"/>
                              </a:lnTo>
                              <a:lnTo>
                                <a:pt x="936" y="0"/>
                              </a:lnTo>
                              <a:lnTo>
                                <a:pt x="181" y="0"/>
                              </a:lnTo>
                              <a:close/>
                            </a:path>
                          </a:pathLst>
                        </a:custGeom>
                        <a:noFill/>
                        <a:ln w="7938">
                          <a:solidFill>
                            <a:srgbClr val="000000"/>
                          </a:solidFill>
                          <a:prstDash val="solid"/>
                          <a:round/>
                          <a:headEnd/>
                          <a:tailEnd/>
                        </a:ln>
                        <a:extLst>
                          <a:ext uri="{909E8E84-426E-40DD-AFC4-6F175D3DCCD1}">
                            <a14:hiddenFill xmlns:a14="http://schemas.microsoft.com/office/drawing/2010/main">
                              <a:solidFill>
                                <a:srgbClr val="FFFFE1"/>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5E61F" id="Freeform 81" o:spid="_x0000_s1026" style="position:absolute;margin-left:253.5pt;margin-top:64.7pt;width:88.5pt;height:35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7,62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" o:allowincell="f" path="m181,l163,2,144,7r-17,8l111,27,94,40,79,57,65,76,54,96,42,119,30,144,13,198,8,227,3,255,1,287,,317,,5965r1,34l3,6031r5,32l13,6093r9,27l30,6147r12,23l54,6192r11,20l79,6231r15,15l111,6259r16,10l144,6276r19,5l181,6283r755,l955,6281r18,-5l991,6269r17,-10l1025,6246r15,-15l1055,6212r15,-20l1082,6170r12,-23l1104,6120r8,-27l1119,6063r5,-32l1126,5999r1,-34l1127,317r-1,-30l1124,255r-5,-28l1112,198r-18,-54l1082,119,1070,96,1055,76,1040,57,1025,40,1008,27,991,15,973,7,955,2,936,,181,xe" filled="f" fillcolor="#ffffe1" strokeweight=".2205mm">
                <v:path arrowok="t" o:connecttype="custom" o:connectlocs="162559,1431;126656,10733;93746,28622;64824,54382;41886,85150;12965,141679;2992,182465;0,226829;997,4292584;7978,4338379;21940,4379165;41886,4414943;64824,4444996;93746,4469325;126656,4485782;162559,4494369;933467,4495800;970367,4490791;1005272,4478627;1037185,4458591;1067104,4430685;1091039,4398485;1108991,4359846;1120958,4315481;1123950,4268255;1122953,205363;1115972,162430;1091039,103039;1067104,68693;1037185,40786;1005272,19320;970367,5009;933467,0" o:connectangles="0,0,0,0,0,0,0,0,0,0,0,0,0,0,0,0,0,0,0,0,0,0,0,0,0,0,0,0,0,0,0,0,0"/>
              </v:shape>
            </w:pict>
          </mc:Fallback>
        </mc:AlternateContent>
      </w:r>
      <w:r>
        <w:rPr>
          <w:rFonts w:ascii="Arial" w:eastAsia="Arial Unicode MS" w:hAnsi="Arial"/>
          <w:noProof/>
          <w:sz w:val="20"/>
        </w:rPr>
        <mc:AlternateContent>
          <mc:Choice Requires="wps">
            <w:drawing>
              <wp:anchor distT="0" distB="0" distL="114300" distR="114300" simplePos="0" relativeHeight="251695104" behindDoc="0" locked="0" layoutInCell="0" allowOverlap="1" wp14:anchorId="18994DCB" wp14:editId="4C4A35D1">
                <wp:simplePos x="0" y="0"/>
                <wp:positionH relativeFrom="column">
                  <wp:posOffset>2057400</wp:posOffset>
                </wp:positionH>
                <wp:positionV relativeFrom="paragraph">
                  <wp:posOffset>3837940</wp:posOffset>
                </wp:positionV>
                <wp:extent cx="285750" cy="336550"/>
                <wp:effectExtent l="0" t="0" r="0" b="0"/>
                <wp:wrapNone/>
                <wp:docPr id="98440022"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72DD8" w14:textId="77777777" w:rsidR="009427C6" w:rsidRDefault="009427C6">
                            <w:pPr>
                              <w:autoSpaceDE w:val="0"/>
                              <w:autoSpaceDN w:val="0"/>
                              <w:adjustRightInd w:val="0"/>
                              <w:rPr>
                                <w:color w:val="000000"/>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8994DCB" id="Text Box 97" o:spid="_x0000_s1084" type="#_x0000_t202" style="position:absolute;margin-left:162pt;margin-top:302.2pt;width:22.5pt;height:2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" o:allowincell="f" filled="f" fillcolor="#0c9" stroked="f">
                <v:path arrowok="t"/>
                <v:textbox>
                  <w:txbxContent>
                    <w:p w14:paraId="49D72DD8" w14:textId="77777777" w:rsidR="009427C6" w:rsidRDefault="009427C6">
                      <w:pPr>
                        <w:autoSpaceDE w:val="0"/>
                        <w:autoSpaceDN w:val="0"/>
                        <w:adjustRightInd w:val="0"/>
                        <w:rPr>
                          <w:color w:val="000000"/>
                        </w:rPr>
                      </w:pPr>
                    </w:p>
                  </w:txbxContent>
                </v:textbox>
              </v:shape>
            </w:pict>
          </mc:Fallback>
        </mc:AlternateContent>
      </w:r>
      <w:r>
        <w:rPr>
          <w:rFonts w:ascii="Arial" w:eastAsia="Arial Unicode MS" w:hAnsi="Arial"/>
          <w:noProof/>
          <w:sz w:val="20"/>
        </w:rPr>
        <mc:AlternateContent>
          <mc:Choice Requires="wps">
            <w:drawing>
              <wp:anchor distT="0" distB="0" distL="114300" distR="114300" simplePos="0" relativeHeight="251693056" behindDoc="0" locked="0" layoutInCell="0" allowOverlap="1" wp14:anchorId="55FF814B" wp14:editId="46100971">
                <wp:simplePos x="0" y="0"/>
                <wp:positionH relativeFrom="column">
                  <wp:posOffset>2057400</wp:posOffset>
                </wp:positionH>
                <wp:positionV relativeFrom="paragraph">
                  <wp:posOffset>1659890</wp:posOffset>
                </wp:positionV>
                <wp:extent cx="285750" cy="336550"/>
                <wp:effectExtent l="0" t="0" r="0" b="0"/>
                <wp:wrapNone/>
                <wp:docPr id="907433539"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2D0A9" w14:textId="77777777" w:rsidR="009427C6" w:rsidRDefault="009427C6"/>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5FF814B" id="Text Box 95" o:spid="_x0000_s1085" type="#_x0000_t202" style="position:absolute;margin-left:162pt;margin-top:130.7pt;width:22.5pt;height:2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" o:allowincell="f" filled="f" fillcolor="#0c9" stroked="f">
                <v:path arrowok="t"/>
                <v:textbox>
                  <w:txbxContent>
                    <w:p w14:paraId="17A2D0A9" w14:textId="77777777" w:rsidR="009427C6" w:rsidRDefault="009427C6"/>
                  </w:txbxContent>
                </v:textbox>
              </v:shape>
            </w:pict>
          </mc:Fallback>
        </mc:AlternateContent>
      </w:r>
    </w:p>
    <w:p w14:paraId="68D21060" w14:textId="77777777" w:rsidR="009427C6" w:rsidRDefault="009427C6">
      <w:pPr>
        <w:rPr>
          <w:rFonts w:ascii="Arial" w:eastAsia="Arial Unicode MS" w:hAnsi="Arial"/>
          <w:sz w:val="20"/>
        </w:rPr>
      </w:pPr>
    </w:p>
    <w:p w14:paraId="5DCB1E52" w14:textId="77777777" w:rsidR="009427C6" w:rsidRDefault="009427C6">
      <w:pPr>
        <w:rPr>
          <w:rFonts w:ascii="Arial" w:eastAsia="Arial Unicode MS" w:hAnsi="Arial"/>
          <w:sz w:val="20"/>
        </w:rPr>
      </w:pPr>
    </w:p>
    <w:p w14:paraId="54571BC3" w14:textId="77777777" w:rsidR="009427C6" w:rsidRDefault="009427C6">
      <w:pPr>
        <w:rPr>
          <w:rFonts w:ascii="Arial" w:eastAsia="Arial Unicode MS" w:hAnsi="Arial"/>
          <w:sz w:val="20"/>
        </w:rPr>
      </w:pPr>
    </w:p>
    <w:p w14:paraId="2CD0D7DD" w14:textId="77777777" w:rsidR="009427C6" w:rsidRDefault="009427C6">
      <w:pPr>
        <w:rPr>
          <w:rFonts w:ascii="Arial" w:eastAsia="Arial Unicode MS" w:hAnsi="Arial"/>
          <w:sz w:val="20"/>
        </w:rPr>
      </w:pPr>
    </w:p>
    <w:p w14:paraId="62F612D3" w14:textId="77777777" w:rsidR="009427C6" w:rsidRDefault="009427C6">
      <w:pPr>
        <w:rPr>
          <w:rFonts w:ascii="Arial" w:eastAsia="Arial Unicode MS" w:hAnsi="Arial"/>
          <w:sz w:val="20"/>
        </w:rPr>
      </w:pPr>
    </w:p>
    <w:p w14:paraId="153D04D1" w14:textId="77777777" w:rsidR="009427C6" w:rsidRDefault="009427C6">
      <w:pPr>
        <w:rPr>
          <w:rFonts w:ascii="Arial" w:eastAsia="Arial Unicode MS" w:hAnsi="Arial"/>
          <w:sz w:val="20"/>
        </w:rPr>
      </w:pPr>
    </w:p>
    <w:p w14:paraId="60EE896F" w14:textId="77777777" w:rsidR="009427C6" w:rsidRDefault="009427C6">
      <w:pPr>
        <w:rPr>
          <w:rFonts w:ascii="Arial" w:eastAsia="Arial Unicode MS" w:hAnsi="Arial"/>
          <w:sz w:val="20"/>
        </w:rPr>
      </w:pPr>
    </w:p>
    <w:p w14:paraId="3A1B5A6A" w14:textId="77777777" w:rsidR="009427C6" w:rsidRDefault="009427C6">
      <w:pPr>
        <w:rPr>
          <w:rFonts w:ascii="Arial" w:eastAsia="Arial Unicode MS" w:hAnsi="Arial"/>
          <w:sz w:val="20"/>
        </w:rPr>
      </w:pPr>
    </w:p>
    <w:p w14:paraId="46686E59" w14:textId="77777777" w:rsidR="009427C6" w:rsidRDefault="009427C6">
      <w:pPr>
        <w:rPr>
          <w:rFonts w:ascii="Arial" w:eastAsia="Arial Unicode MS" w:hAnsi="Arial"/>
          <w:sz w:val="20"/>
        </w:rPr>
      </w:pPr>
    </w:p>
    <w:p w14:paraId="2F5E1E01" w14:textId="77777777" w:rsidR="009427C6" w:rsidRDefault="009427C6">
      <w:pPr>
        <w:rPr>
          <w:rFonts w:ascii="Arial" w:eastAsia="Arial Unicode MS" w:hAnsi="Arial"/>
          <w:sz w:val="20"/>
        </w:rPr>
      </w:pPr>
    </w:p>
    <w:p w14:paraId="48B1E5C1" w14:textId="77777777" w:rsidR="009427C6" w:rsidRDefault="009427C6">
      <w:pPr>
        <w:rPr>
          <w:rFonts w:ascii="Arial" w:eastAsia="Arial Unicode MS" w:hAnsi="Arial"/>
          <w:sz w:val="20"/>
        </w:rPr>
      </w:pPr>
    </w:p>
    <w:p w14:paraId="6BC7EB56" w14:textId="77777777" w:rsidR="009427C6" w:rsidRDefault="009427C6">
      <w:pPr>
        <w:tabs>
          <w:tab w:val="left" w:pos="8355"/>
        </w:tabs>
        <w:rPr>
          <w:rFonts w:ascii="Arial" w:eastAsia="Arial Unicode MS" w:hAnsi="Arial"/>
          <w:sz w:val="20"/>
        </w:rPr>
      </w:pPr>
      <w:r>
        <w:rPr>
          <w:rFonts w:ascii="Arial" w:eastAsia="Arial Unicode MS" w:hAnsi="Arial"/>
          <w:sz w:val="20"/>
        </w:rPr>
        <w:tab/>
      </w:r>
    </w:p>
    <w:p w14:paraId="6F9C345B" w14:textId="77777777" w:rsidR="009427C6" w:rsidRDefault="009427C6">
      <w:pPr>
        <w:rPr>
          <w:rFonts w:ascii="Arial" w:eastAsia="Arial Unicode MS" w:hAnsi="Arial"/>
          <w:sz w:val="20"/>
        </w:rPr>
      </w:pPr>
    </w:p>
    <w:p w14:paraId="56917979" w14:textId="77777777" w:rsidR="009427C6" w:rsidRDefault="009427C6">
      <w:pPr>
        <w:tabs>
          <w:tab w:val="left" w:pos="8222"/>
        </w:tabs>
        <w:rPr>
          <w:rFonts w:ascii="Arial" w:eastAsia="Arial Unicode MS" w:hAnsi="Arial"/>
          <w:b/>
          <w:sz w:val="20"/>
        </w:rPr>
      </w:pPr>
      <w:r>
        <w:rPr>
          <w:rFonts w:ascii="Arial" w:eastAsia="Arial Unicode MS" w:hAnsi="Arial"/>
          <w:sz w:val="20"/>
        </w:rPr>
        <w:tab/>
      </w:r>
      <w:r>
        <w:rPr>
          <w:rFonts w:ascii="Arial" w:eastAsia="Arial Unicode MS" w:hAnsi="Arial"/>
          <w:b/>
          <w:sz w:val="20"/>
        </w:rPr>
        <w:t>1a</w:t>
      </w:r>
    </w:p>
    <w:p w14:paraId="25EDFEE2" w14:textId="77777777" w:rsidR="009427C6" w:rsidRDefault="0041231B">
      <w:pPr>
        <w:tabs>
          <w:tab w:val="left" w:pos="8610"/>
        </w:tabs>
        <w:rPr>
          <w:rFonts w:ascii="Arial" w:eastAsia="Arial Unicode MS" w:hAnsi="Arial"/>
          <w:sz w:val="20"/>
        </w:rPr>
      </w:pPr>
      <w:r>
        <w:rPr>
          <w:rFonts w:ascii="Arial" w:eastAsia="Arial Unicode MS" w:hAnsi="Arial"/>
          <w:noProof/>
          <w:sz w:val="20"/>
        </w:rPr>
        <mc:AlternateContent>
          <mc:Choice Requires="wps">
            <w:drawing>
              <wp:anchor distT="0" distB="0" distL="114300" distR="114300" simplePos="0" relativeHeight="251696128" behindDoc="0" locked="0" layoutInCell="0" allowOverlap="1" wp14:anchorId="7046FCCE" wp14:editId="6E5D52FC">
                <wp:simplePos x="0" y="0"/>
                <wp:positionH relativeFrom="column">
                  <wp:posOffset>4394835</wp:posOffset>
                </wp:positionH>
                <wp:positionV relativeFrom="paragraph">
                  <wp:posOffset>4445</wp:posOffset>
                </wp:positionV>
                <wp:extent cx="1905000" cy="0"/>
                <wp:effectExtent l="0" t="50800" r="0" b="63500"/>
                <wp:wrapNone/>
                <wp:docPr id="1981137499"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line">
                          <a:avLst/>
                        </a:prstGeom>
                        <a:noFill/>
                        <a:ln w="9525">
                          <a:solidFill>
                            <a:srgbClr val="000000"/>
                          </a:solidFill>
                          <a:prstDash val="dash"/>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3DDA7D" id="Line 9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05pt,.35pt" to="496.05pt,.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" o:allowincell="f">
                <v:stroke dashstyle="dash" startarrow="block"/>
                <o:lock v:ext="edit" shapetype="f"/>
              </v:line>
            </w:pict>
          </mc:Fallback>
        </mc:AlternateContent>
      </w:r>
      <w:r w:rsidR="009427C6">
        <w:rPr>
          <w:rFonts w:ascii="Arial" w:eastAsia="Arial Unicode MS" w:hAnsi="Arial"/>
          <w:sz w:val="20"/>
        </w:rPr>
        <w:tab/>
      </w:r>
    </w:p>
    <w:p w14:paraId="3657FB78" w14:textId="77777777" w:rsidR="009427C6" w:rsidRDefault="009427C6">
      <w:pPr>
        <w:rPr>
          <w:rFonts w:ascii="Arial" w:eastAsia="Arial Unicode MS" w:hAnsi="Arial"/>
          <w:sz w:val="20"/>
        </w:rPr>
      </w:pPr>
    </w:p>
    <w:p w14:paraId="6856FC7D" w14:textId="77777777" w:rsidR="009427C6" w:rsidRDefault="009427C6">
      <w:pPr>
        <w:rPr>
          <w:rFonts w:ascii="Arial" w:eastAsia="Arial Unicode MS" w:hAnsi="Arial"/>
          <w:sz w:val="20"/>
        </w:rPr>
      </w:pPr>
    </w:p>
    <w:p w14:paraId="6C2135B4" w14:textId="77777777" w:rsidR="009427C6" w:rsidRDefault="009427C6">
      <w:pPr>
        <w:rPr>
          <w:rFonts w:ascii="Arial" w:eastAsia="Arial Unicode MS" w:hAnsi="Arial"/>
          <w:sz w:val="20"/>
        </w:rPr>
      </w:pPr>
    </w:p>
    <w:p w14:paraId="5116229D" w14:textId="77777777" w:rsidR="009427C6" w:rsidRDefault="009427C6">
      <w:pPr>
        <w:rPr>
          <w:rFonts w:ascii="Arial" w:eastAsia="Arial Unicode MS" w:hAnsi="Arial"/>
          <w:sz w:val="20"/>
        </w:rPr>
      </w:pPr>
    </w:p>
    <w:p w14:paraId="593AD459" w14:textId="77777777" w:rsidR="009427C6" w:rsidRDefault="009427C6">
      <w:pPr>
        <w:tabs>
          <w:tab w:val="left" w:pos="4380"/>
        </w:tabs>
        <w:rPr>
          <w:rFonts w:ascii="Arial" w:eastAsia="Arial Unicode MS" w:hAnsi="Arial"/>
          <w:sz w:val="20"/>
        </w:rPr>
      </w:pPr>
      <w:r>
        <w:rPr>
          <w:rFonts w:ascii="Arial" w:eastAsia="Arial Unicode MS" w:hAnsi="Arial"/>
          <w:sz w:val="20"/>
        </w:rPr>
        <w:tab/>
      </w:r>
    </w:p>
    <w:p w14:paraId="40F14914" w14:textId="77777777" w:rsidR="009427C6" w:rsidRDefault="0041231B">
      <w:pPr>
        <w:rPr>
          <w:rFonts w:ascii="Arial" w:hAnsi="Arial"/>
          <w:sz w:val="20"/>
        </w:rPr>
      </w:pPr>
      <w:r>
        <w:rPr>
          <w:rFonts w:ascii="Arial" w:eastAsia="Arial Unicode MS" w:hAnsi="Arial"/>
          <w:noProof/>
          <w:sz w:val="20"/>
        </w:rPr>
        <mc:AlternateContent>
          <mc:Choice Requires="wps">
            <w:drawing>
              <wp:anchor distT="0" distB="0" distL="114300" distR="114300" simplePos="0" relativeHeight="251694080" behindDoc="0" locked="0" layoutInCell="0" allowOverlap="1" wp14:anchorId="0D4579D2" wp14:editId="3D5F32E6">
                <wp:simplePos x="0" y="0"/>
                <wp:positionH relativeFrom="column">
                  <wp:posOffset>5080635</wp:posOffset>
                </wp:positionH>
                <wp:positionV relativeFrom="paragraph">
                  <wp:posOffset>762635</wp:posOffset>
                </wp:positionV>
                <wp:extent cx="285750" cy="336550"/>
                <wp:effectExtent l="0" t="0" r="0" b="0"/>
                <wp:wrapNone/>
                <wp:docPr id="1327838680"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75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AAF5D" w14:textId="77777777" w:rsidR="009427C6" w:rsidRDefault="009427C6">
                            <w:pPr>
                              <w:autoSpaceDE w:val="0"/>
                              <w:autoSpaceDN w:val="0"/>
                              <w:adjustRightInd w:val="0"/>
                              <w:rPr>
                                <w:b/>
                                <w:color w:val="000000"/>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D4579D2" id="Text Box 96" o:spid="_x0000_s1086" type="#_x0000_t202" style="position:absolute;margin-left:400.05pt;margin-top:60.05pt;width:22.5pt;height:2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" o:allowincell="f" filled="f" fillcolor="#0c9" stroked="f">
                <v:path arrowok="t"/>
                <v:textbox>
                  <w:txbxContent>
                    <w:p w14:paraId="130AAF5D" w14:textId="77777777" w:rsidR="009427C6" w:rsidRDefault="009427C6">
                      <w:pPr>
                        <w:autoSpaceDE w:val="0"/>
                        <w:autoSpaceDN w:val="0"/>
                        <w:adjustRightInd w:val="0"/>
                        <w:rPr>
                          <w:b/>
                          <w:color w:val="000000"/>
                        </w:rPr>
                      </w:pPr>
                    </w:p>
                  </w:txbxContent>
                </v:textbox>
              </v:shape>
            </w:pict>
          </mc:Fallback>
        </mc:AlternateContent>
      </w:r>
      <w:r w:rsidR="009427C6">
        <w:rPr>
          <w:rFonts w:ascii="Arial" w:eastAsia="Arial Unicode MS" w:hAnsi="Arial"/>
          <w:sz w:val="20"/>
        </w:rPr>
        <w:br w:type="page"/>
      </w:r>
      <w:r w:rsidR="009427C6">
        <w:rPr>
          <w:rFonts w:ascii="Arial" w:hAnsi="Arial"/>
          <w:sz w:val="20"/>
          <w:lang w:val="en-US"/>
        </w:rPr>
        <w:lastRenderedPageBreak/>
        <w:t>1.</w:t>
      </w:r>
      <w:r w:rsidR="009427C6">
        <w:rPr>
          <w:rFonts w:ascii="Arial" w:hAnsi="Arial"/>
          <w:sz w:val="20"/>
          <w:lang w:val="en-US"/>
        </w:rPr>
        <w:tab/>
      </w:r>
      <w:r w:rsidR="009427C6">
        <w:rPr>
          <w:rFonts w:ascii="Arial" w:hAnsi="Arial"/>
          <w:sz w:val="20"/>
        </w:rPr>
        <w:t>MMI Cancellation Request to NNA on maturity of instrument (MT598-150 – MATU).</w:t>
      </w:r>
    </w:p>
    <w:p w14:paraId="038D4994" w14:textId="77777777" w:rsidR="009427C6" w:rsidRDefault="009427C6">
      <w:pPr>
        <w:rPr>
          <w:rFonts w:ascii="Arial" w:hAnsi="Arial"/>
          <w:sz w:val="20"/>
          <w:lang w:val="en-US"/>
        </w:rPr>
      </w:pPr>
      <w:r>
        <w:rPr>
          <w:rFonts w:ascii="Arial" w:hAnsi="Arial"/>
          <w:sz w:val="20"/>
          <w:lang w:val="en-US"/>
        </w:rPr>
        <w:t>1a.</w:t>
      </w:r>
      <w:r>
        <w:rPr>
          <w:rFonts w:ascii="Arial" w:hAnsi="Arial"/>
          <w:sz w:val="20"/>
          <w:lang w:val="en-US"/>
        </w:rPr>
        <w:tab/>
        <w:t>MMI Cancellation Request Rejection from NNA (MT598-901/MT598-902).</w:t>
      </w:r>
      <w:r>
        <w:rPr>
          <w:rFonts w:ascii="Arial" w:hAnsi="Arial"/>
          <w:sz w:val="20"/>
          <w:lang w:val="en-US"/>
        </w:rPr>
        <w:tab/>
      </w:r>
    </w:p>
    <w:p w14:paraId="5E4C66EA" w14:textId="77777777" w:rsidR="009427C6" w:rsidRDefault="009427C6">
      <w:pPr>
        <w:rPr>
          <w:rFonts w:ascii="Arial" w:hAnsi="Arial"/>
          <w:sz w:val="20"/>
          <w:lang w:val="en-US"/>
        </w:rPr>
      </w:pPr>
    </w:p>
    <w:p w14:paraId="34150908" w14:textId="77777777" w:rsidR="009427C6" w:rsidRDefault="009427C6">
      <w:pPr>
        <w:rPr>
          <w:rFonts w:ascii="Arial" w:hAnsi="Arial"/>
          <w:sz w:val="20"/>
          <w:lang w:val="en-US"/>
        </w:rPr>
      </w:pPr>
    </w:p>
    <w:p w14:paraId="26085292" w14:textId="77777777" w:rsidR="009427C6" w:rsidRDefault="009427C6">
      <w:pPr>
        <w:rPr>
          <w:rFonts w:ascii="Arial" w:hAnsi="Arial"/>
          <w:sz w:val="20"/>
          <w:lang w:val="en-US"/>
        </w:rPr>
      </w:pPr>
    </w:p>
    <w:p w14:paraId="28547CA3" w14:textId="77777777" w:rsidR="009427C6" w:rsidRDefault="009427C6">
      <w:pPr>
        <w:rPr>
          <w:rFonts w:ascii="Arial" w:hAnsi="Arial"/>
          <w:sz w:val="20"/>
          <w:lang w:val="en-US"/>
        </w:rPr>
      </w:pPr>
    </w:p>
    <w:p w14:paraId="4C3E4BA3" w14:textId="77777777" w:rsidR="009427C6" w:rsidRDefault="009427C6">
      <w:pPr>
        <w:rPr>
          <w:rFonts w:ascii="Arial" w:hAnsi="Arial"/>
          <w:sz w:val="20"/>
          <w:lang w:val="en-US"/>
        </w:rPr>
      </w:pPr>
    </w:p>
    <w:p w14:paraId="0CE87E91" w14:textId="77777777" w:rsidR="009427C6" w:rsidRDefault="009427C6">
      <w:pPr>
        <w:sectPr w:rsidR="009427C6">
          <w:pgSz w:w="16838" w:h="11906" w:orient="landscape" w:code="9"/>
          <w:pgMar w:top="1797" w:right="1440" w:bottom="1797" w:left="1440" w:header="708" w:footer="708" w:gutter="0"/>
          <w:cols w:space="708"/>
          <w:docGrid w:linePitch="360"/>
        </w:sectPr>
      </w:pPr>
    </w:p>
    <w:p w14:paraId="4E4C25B1" w14:textId="77777777" w:rsidR="009427C6" w:rsidRDefault="009427C6">
      <w:pPr>
        <w:pStyle w:val="Heading1"/>
      </w:pPr>
      <w:bookmarkStart w:id="81" w:name="_Toc52872996"/>
      <w:bookmarkStart w:id="82" w:name="_Toc52876988"/>
      <w:bookmarkStart w:id="83" w:name="_Toc67810890"/>
      <w:r>
        <w:lastRenderedPageBreak/>
        <w:t>Appendix B ISIN Request to NNA</w:t>
      </w:r>
      <w:bookmarkEnd w:id="83"/>
    </w:p>
    <w:p w14:paraId="5A4EC6CC" w14:textId="77777777" w:rsidR="009427C6" w:rsidRDefault="009427C6">
      <w:pPr>
        <w:rPr>
          <w:rFonts w:ascii="Arial" w:hAnsi="Arial"/>
          <w:sz w:val="20"/>
          <w:lang w:val="en-US"/>
        </w:rPr>
      </w:pPr>
    </w:p>
    <w:p w14:paraId="1B2D7599" w14:textId="77777777" w:rsidR="009427C6" w:rsidRDefault="009427C6">
      <w:pPr>
        <w:pStyle w:val="Heading2"/>
      </w:pPr>
      <w:bookmarkStart w:id="84" w:name="_Toc67810891"/>
      <w:r>
        <w:t>ISIN Request to NNA</w:t>
      </w:r>
      <w:bookmarkEnd w:id="81"/>
      <w:bookmarkEnd w:id="82"/>
      <w:r>
        <w:t xml:space="preserve"> (MT598-150-NEWM)</w:t>
      </w:r>
      <w:bookmarkEnd w:id="84"/>
    </w:p>
    <w:p w14:paraId="3A05413B" w14:textId="77777777" w:rsidR="009427C6" w:rsidRDefault="009427C6">
      <w:pPr>
        <w:rPr>
          <w:rFonts w:ascii="Arial" w:hAnsi="Arial"/>
          <w:sz w:val="20"/>
        </w:rPr>
      </w:pPr>
    </w:p>
    <w:p w14:paraId="76A43552" w14:textId="77777777" w:rsidR="009427C6" w:rsidRDefault="009427C6">
      <w:pPr>
        <w:rPr>
          <w:rFonts w:ascii="Arial" w:hAnsi="Arial"/>
          <w:sz w:val="20"/>
        </w:rPr>
      </w:pPr>
      <w:r>
        <w:rPr>
          <w:rFonts w:ascii="Arial" w:hAnsi="Arial"/>
          <w:sz w:val="20"/>
        </w:rPr>
        <w:t xml:space="preserve">The MMI Engine will forward the </w:t>
      </w:r>
      <w:r>
        <w:rPr>
          <w:rFonts w:ascii="Arial" w:hAnsi="Arial"/>
          <w:b/>
          <w:sz w:val="20"/>
          <w:u w:val="single"/>
        </w:rPr>
        <w:t>validated</w:t>
      </w:r>
      <w:r>
        <w:rPr>
          <w:rFonts w:ascii="Arial" w:hAnsi="Arial"/>
          <w:sz w:val="20"/>
        </w:rPr>
        <w:t xml:space="preserve"> MMI Issue Request (MT598-150 – NEWM) to NNA. The layout of the MT598-150 is given below:</w:t>
      </w:r>
    </w:p>
    <w:p w14:paraId="149E702C" w14:textId="77777777" w:rsidR="009427C6" w:rsidRDefault="009427C6">
      <w:pPr>
        <w:rPr>
          <w:rFonts w:ascii="Arial" w:hAnsi="Arial"/>
          <w:b/>
          <w:sz w:val="20"/>
        </w:rPr>
      </w:pPr>
    </w:p>
    <w:p w14:paraId="1D41F252" w14:textId="77777777" w:rsidR="009427C6" w:rsidRDefault="009427C6">
      <w:pPr>
        <w:rPr>
          <w:rFonts w:ascii="Arial" w:hAnsi="Arial"/>
          <w:b/>
          <w:sz w:val="20"/>
        </w:rPr>
      </w:pPr>
      <w:r>
        <w:rPr>
          <w:rFonts w:ascii="Arial" w:hAnsi="Arial"/>
          <w:b/>
          <w:sz w:val="20"/>
        </w:rPr>
        <w:t>Format Specifications</w:t>
      </w:r>
    </w:p>
    <w:p w14:paraId="05F9FF52" w14:textId="77777777" w:rsidR="009427C6" w:rsidRDefault="009427C6">
      <w:pPr>
        <w:rPr>
          <w:rFonts w:ascii="Arial" w:hAnsi="Arial"/>
          <w:b/>
          <w:sz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1080"/>
        <w:gridCol w:w="3060"/>
        <w:gridCol w:w="630"/>
        <w:gridCol w:w="3150"/>
      </w:tblGrid>
      <w:tr w:rsidR="009427C6" w14:paraId="1A75F64E" w14:textId="77777777">
        <w:tblPrEx>
          <w:tblCellMar>
            <w:top w:w="0" w:type="dxa"/>
            <w:bottom w:w="0" w:type="dxa"/>
          </w:tblCellMar>
        </w:tblPrEx>
        <w:trPr>
          <w:tblHeader/>
        </w:trPr>
        <w:tc>
          <w:tcPr>
            <w:tcW w:w="720" w:type="dxa"/>
            <w:shd w:val="pct25" w:color="auto" w:fill="auto"/>
          </w:tcPr>
          <w:p w14:paraId="62C4A3DC" w14:textId="77777777" w:rsidR="009427C6" w:rsidRDefault="009427C6">
            <w:pPr>
              <w:pStyle w:val="TableText"/>
              <w:rPr>
                <w:rFonts w:ascii="Arial" w:hAnsi="Arial"/>
                <w:b/>
                <w:sz w:val="20"/>
              </w:rPr>
            </w:pPr>
            <w:r>
              <w:rPr>
                <w:rFonts w:ascii="Arial" w:hAnsi="Arial"/>
                <w:b/>
                <w:sz w:val="20"/>
              </w:rPr>
              <w:t>Sl. No</w:t>
            </w:r>
          </w:p>
        </w:tc>
        <w:tc>
          <w:tcPr>
            <w:tcW w:w="630" w:type="dxa"/>
            <w:shd w:val="pct25" w:color="auto" w:fill="auto"/>
          </w:tcPr>
          <w:p w14:paraId="2CCF1C2B" w14:textId="77777777" w:rsidR="009427C6" w:rsidRDefault="009427C6">
            <w:pPr>
              <w:pStyle w:val="TableText"/>
              <w:rPr>
                <w:rFonts w:ascii="Arial" w:hAnsi="Arial"/>
                <w:b/>
                <w:sz w:val="20"/>
              </w:rPr>
            </w:pPr>
            <w:r>
              <w:rPr>
                <w:rFonts w:ascii="Arial" w:hAnsi="Arial"/>
                <w:b/>
                <w:sz w:val="20"/>
              </w:rPr>
              <w:t>Tag</w:t>
            </w:r>
          </w:p>
        </w:tc>
        <w:tc>
          <w:tcPr>
            <w:tcW w:w="1080" w:type="dxa"/>
            <w:shd w:val="pct25" w:color="auto" w:fill="auto"/>
          </w:tcPr>
          <w:p w14:paraId="20787105" w14:textId="77777777" w:rsidR="009427C6" w:rsidRDefault="009427C6">
            <w:pPr>
              <w:pStyle w:val="TableText"/>
              <w:rPr>
                <w:rFonts w:ascii="Arial" w:hAnsi="Arial"/>
                <w:b/>
                <w:sz w:val="20"/>
              </w:rPr>
            </w:pPr>
            <w:r>
              <w:rPr>
                <w:rFonts w:ascii="Arial" w:hAnsi="Arial"/>
                <w:b/>
                <w:sz w:val="20"/>
              </w:rPr>
              <w:t>Qualifier</w:t>
            </w:r>
          </w:p>
        </w:tc>
        <w:tc>
          <w:tcPr>
            <w:tcW w:w="3060" w:type="dxa"/>
            <w:shd w:val="pct25" w:color="auto" w:fill="auto"/>
          </w:tcPr>
          <w:p w14:paraId="479486A9" w14:textId="77777777" w:rsidR="009427C6" w:rsidRDefault="009427C6">
            <w:pPr>
              <w:pStyle w:val="TableText"/>
              <w:rPr>
                <w:rFonts w:ascii="Arial" w:hAnsi="Arial"/>
                <w:b/>
                <w:sz w:val="20"/>
              </w:rPr>
            </w:pPr>
            <w:r>
              <w:rPr>
                <w:rFonts w:ascii="Arial" w:hAnsi="Arial"/>
                <w:b/>
                <w:sz w:val="20"/>
              </w:rPr>
              <w:t>Name</w:t>
            </w:r>
          </w:p>
        </w:tc>
        <w:tc>
          <w:tcPr>
            <w:tcW w:w="630" w:type="dxa"/>
            <w:shd w:val="pct25" w:color="auto" w:fill="auto"/>
          </w:tcPr>
          <w:p w14:paraId="27FEE3ED" w14:textId="77777777" w:rsidR="009427C6" w:rsidRDefault="009427C6">
            <w:pPr>
              <w:pStyle w:val="TableText"/>
              <w:rPr>
                <w:rFonts w:ascii="Arial" w:hAnsi="Arial"/>
                <w:b/>
                <w:sz w:val="20"/>
              </w:rPr>
            </w:pPr>
            <w:r>
              <w:rPr>
                <w:rFonts w:ascii="Arial" w:hAnsi="Arial"/>
                <w:b/>
                <w:sz w:val="20"/>
              </w:rPr>
              <w:t>M/O</w:t>
            </w:r>
          </w:p>
        </w:tc>
        <w:tc>
          <w:tcPr>
            <w:tcW w:w="3150" w:type="dxa"/>
            <w:shd w:val="pct25" w:color="auto" w:fill="auto"/>
          </w:tcPr>
          <w:p w14:paraId="787ACF77" w14:textId="77777777" w:rsidR="009427C6" w:rsidRDefault="009427C6">
            <w:pPr>
              <w:pStyle w:val="TableText"/>
              <w:rPr>
                <w:rFonts w:ascii="Arial" w:hAnsi="Arial"/>
                <w:b/>
                <w:sz w:val="20"/>
              </w:rPr>
            </w:pPr>
            <w:r>
              <w:rPr>
                <w:rFonts w:ascii="Arial" w:hAnsi="Arial"/>
                <w:b/>
                <w:sz w:val="20"/>
              </w:rPr>
              <w:t xml:space="preserve">Options </w:t>
            </w:r>
          </w:p>
        </w:tc>
      </w:tr>
      <w:tr w:rsidR="009427C6" w14:paraId="7A48B879" w14:textId="77777777">
        <w:tblPrEx>
          <w:tblCellMar>
            <w:top w:w="0" w:type="dxa"/>
            <w:bottom w:w="0" w:type="dxa"/>
          </w:tblCellMar>
        </w:tblPrEx>
        <w:tc>
          <w:tcPr>
            <w:tcW w:w="720" w:type="dxa"/>
          </w:tcPr>
          <w:p w14:paraId="3A76BB5E" w14:textId="77777777" w:rsidR="009427C6" w:rsidRDefault="009427C6">
            <w:pPr>
              <w:pStyle w:val="TableText"/>
              <w:tabs>
                <w:tab w:val="num" w:pos="360"/>
              </w:tabs>
              <w:ind w:left="360" w:hanging="360"/>
              <w:rPr>
                <w:rFonts w:ascii="Arial" w:hAnsi="Arial"/>
                <w:sz w:val="20"/>
              </w:rPr>
            </w:pPr>
            <w:r>
              <w:rPr>
                <w:rFonts w:ascii="Arial" w:hAnsi="Arial"/>
                <w:sz w:val="20"/>
              </w:rPr>
              <w:t>1.</w:t>
            </w:r>
          </w:p>
        </w:tc>
        <w:tc>
          <w:tcPr>
            <w:tcW w:w="630" w:type="dxa"/>
          </w:tcPr>
          <w:p w14:paraId="77FEE55A" w14:textId="77777777" w:rsidR="009427C6" w:rsidRDefault="009427C6">
            <w:pPr>
              <w:pStyle w:val="TableText"/>
              <w:rPr>
                <w:rFonts w:ascii="Arial" w:hAnsi="Arial"/>
                <w:sz w:val="20"/>
              </w:rPr>
            </w:pPr>
            <w:r>
              <w:rPr>
                <w:rFonts w:ascii="Arial" w:hAnsi="Arial"/>
                <w:sz w:val="20"/>
              </w:rPr>
              <w:t>20</w:t>
            </w:r>
          </w:p>
        </w:tc>
        <w:tc>
          <w:tcPr>
            <w:tcW w:w="1080" w:type="dxa"/>
          </w:tcPr>
          <w:p w14:paraId="08B1B698" w14:textId="77777777" w:rsidR="009427C6" w:rsidRDefault="009427C6">
            <w:pPr>
              <w:pStyle w:val="TableText"/>
              <w:rPr>
                <w:rFonts w:ascii="Arial" w:hAnsi="Arial"/>
                <w:sz w:val="20"/>
              </w:rPr>
            </w:pPr>
          </w:p>
        </w:tc>
        <w:tc>
          <w:tcPr>
            <w:tcW w:w="3060" w:type="dxa"/>
          </w:tcPr>
          <w:p w14:paraId="24B6934D" w14:textId="77777777" w:rsidR="009427C6" w:rsidRDefault="009427C6">
            <w:pPr>
              <w:pStyle w:val="TableText"/>
              <w:rPr>
                <w:rFonts w:ascii="Arial" w:hAnsi="Arial"/>
                <w:sz w:val="20"/>
              </w:rPr>
            </w:pPr>
            <w:r>
              <w:rPr>
                <w:rFonts w:ascii="Arial" w:hAnsi="Arial"/>
                <w:sz w:val="20"/>
              </w:rPr>
              <w:t>Transaction Reference</w:t>
            </w:r>
          </w:p>
        </w:tc>
        <w:tc>
          <w:tcPr>
            <w:tcW w:w="630" w:type="dxa"/>
          </w:tcPr>
          <w:p w14:paraId="0B3DBFA7" w14:textId="77777777" w:rsidR="009427C6" w:rsidRDefault="009427C6">
            <w:pPr>
              <w:pStyle w:val="TableText"/>
              <w:rPr>
                <w:rFonts w:ascii="Arial" w:hAnsi="Arial"/>
                <w:sz w:val="20"/>
              </w:rPr>
            </w:pPr>
            <w:r>
              <w:rPr>
                <w:rFonts w:ascii="Arial" w:hAnsi="Arial"/>
                <w:sz w:val="20"/>
              </w:rPr>
              <w:t>M</w:t>
            </w:r>
          </w:p>
        </w:tc>
        <w:tc>
          <w:tcPr>
            <w:tcW w:w="3150" w:type="dxa"/>
          </w:tcPr>
          <w:p w14:paraId="5AEE1281" w14:textId="77777777" w:rsidR="009427C6" w:rsidRDefault="009427C6">
            <w:pPr>
              <w:pStyle w:val="TableText"/>
              <w:rPr>
                <w:rFonts w:ascii="Arial" w:hAnsi="Arial"/>
                <w:sz w:val="20"/>
              </w:rPr>
            </w:pPr>
            <w:r>
              <w:rPr>
                <w:rFonts w:ascii="Arial" w:hAnsi="Arial"/>
                <w:sz w:val="20"/>
              </w:rPr>
              <w:t>16x</w:t>
            </w:r>
          </w:p>
        </w:tc>
      </w:tr>
      <w:tr w:rsidR="009427C6" w14:paraId="7B83AC0F" w14:textId="77777777">
        <w:tblPrEx>
          <w:tblCellMar>
            <w:top w:w="0" w:type="dxa"/>
            <w:bottom w:w="0" w:type="dxa"/>
          </w:tblCellMar>
        </w:tblPrEx>
        <w:tc>
          <w:tcPr>
            <w:tcW w:w="720" w:type="dxa"/>
          </w:tcPr>
          <w:p w14:paraId="52DA0373" w14:textId="77777777" w:rsidR="009427C6" w:rsidRDefault="009427C6">
            <w:pPr>
              <w:pStyle w:val="TableText"/>
              <w:tabs>
                <w:tab w:val="num" w:pos="360"/>
              </w:tabs>
              <w:ind w:left="360" w:hanging="360"/>
              <w:rPr>
                <w:rFonts w:ascii="Arial" w:hAnsi="Arial"/>
                <w:sz w:val="20"/>
              </w:rPr>
            </w:pPr>
            <w:r>
              <w:rPr>
                <w:rFonts w:ascii="Arial" w:hAnsi="Arial"/>
                <w:sz w:val="20"/>
              </w:rPr>
              <w:t>2.</w:t>
            </w:r>
          </w:p>
        </w:tc>
        <w:tc>
          <w:tcPr>
            <w:tcW w:w="630" w:type="dxa"/>
          </w:tcPr>
          <w:p w14:paraId="10C3389C" w14:textId="77777777" w:rsidR="009427C6" w:rsidRDefault="009427C6">
            <w:pPr>
              <w:pStyle w:val="TableText"/>
              <w:rPr>
                <w:rFonts w:ascii="Arial" w:hAnsi="Arial"/>
                <w:sz w:val="20"/>
              </w:rPr>
            </w:pPr>
            <w:r>
              <w:rPr>
                <w:rFonts w:ascii="Arial" w:hAnsi="Arial"/>
                <w:sz w:val="20"/>
              </w:rPr>
              <w:t>12</w:t>
            </w:r>
          </w:p>
        </w:tc>
        <w:tc>
          <w:tcPr>
            <w:tcW w:w="1080" w:type="dxa"/>
          </w:tcPr>
          <w:p w14:paraId="2C5F6661" w14:textId="77777777" w:rsidR="009427C6" w:rsidRDefault="009427C6">
            <w:pPr>
              <w:pStyle w:val="TableText"/>
              <w:rPr>
                <w:rFonts w:ascii="Arial" w:hAnsi="Arial"/>
                <w:sz w:val="20"/>
              </w:rPr>
            </w:pPr>
          </w:p>
        </w:tc>
        <w:tc>
          <w:tcPr>
            <w:tcW w:w="3060" w:type="dxa"/>
          </w:tcPr>
          <w:p w14:paraId="62E7696F" w14:textId="77777777" w:rsidR="009427C6" w:rsidRDefault="009427C6">
            <w:pPr>
              <w:pStyle w:val="TableText"/>
              <w:rPr>
                <w:rFonts w:ascii="Arial" w:hAnsi="Arial"/>
                <w:sz w:val="20"/>
              </w:rPr>
            </w:pPr>
            <w:r>
              <w:rPr>
                <w:rFonts w:ascii="Arial" w:hAnsi="Arial"/>
                <w:sz w:val="20"/>
              </w:rPr>
              <w:t>Sub-Message Type</w:t>
            </w:r>
          </w:p>
        </w:tc>
        <w:tc>
          <w:tcPr>
            <w:tcW w:w="630" w:type="dxa"/>
          </w:tcPr>
          <w:p w14:paraId="62C4AB20" w14:textId="77777777" w:rsidR="009427C6" w:rsidRDefault="009427C6">
            <w:pPr>
              <w:pStyle w:val="TableText"/>
              <w:rPr>
                <w:rFonts w:ascii="Arial" w:hAnsi="Arial"/>
                <w:sz w:val="20"/>
              </w:rPr>
            </w:pPr>
            <w:r>
              <w:rPr>
                <w:rFonts w:ascii="Arial" w:hAnsi="Arial"/>
                <w:sz w:val="20"/>
              </w:rPr>
              <w:t>M</w:t>
            </w:r>
          </w:p>
        </w:tc>
        <w:tc>
          <w:tcPr>
            <w:tcW w:w="3150" w:type="dxa"/>
          </w:tcPr>
          <w:p w14:paraId="2DE5E8BB" w14:textId="77777777" w:rsidR="009427C6" w:rsidRDefault="009427C6">
            <w:pPr>
              <w:pStyle w:val="TableText"/>
              <w:rPr>
                <w:rFonts w:ascii="Arial" w:hAnsi="Arial"/>
                <w:sz w:val="20"/>
              </w:rPr>
            </w:pPr>
            <w:r>
              <w:rPr>
                <w:rFonts w:ascii="Arial" w:hAnsi="Arial"/>
                <w:sz w:val="20"/>
              </w:rPr>
              <w:t>3!n</w:t>
            </w:r>
          </w:p>
          <w:p w14:paraId="681E1C4E" w14:textId="77777777" w:rsidR="009427C6" w:rsidRDefault="009427C6">
            <w:pPr>
              <w:pStyle w:val="TableText"/>
              <w:rPr>
                <w:rFonts w:ascii="Arial" w:hAnsi="Arial"/>
                <w:sz w:val="20"/>
              </w:rPr>
            </w:pPr>
            <w:r>
              <w:rPr>
                <w:rFonts w:ascii="Arial" w:hAnsi="Arial"/>
                <w:sz w:val="20"/>
              </w:rPr>
              <w:t>Valid Value is:</w:t>
            </w:r>
          </w:p>
          <w:p w14:paraId="6630DC63" w14:textId="77777777" w:rsidR="009427C6" w:rsidRDefault="009427C6">
            <w:pPr>
              <w:pStyle w:val="TableText"/>
              <w:rPr>
                <w:rFonts w:ascii="Arial" w:hAnsi="Arial"/>
                <w:sz w:val="20"/>
              </w:rPr>
            </w:pPr>
            <w:r>
              <w:rPr>
                <w:rFonts w:ascii="Arial" w:hAnsi="Arial"/>
                <w:sz w:val="20"/>
              </w:rPr>
              <w:t>150</w:t>
            </w:r>
          </w:p>
        </w:tc>
      </w:tr>
      <w:tr w:rsidR="009427C6" w14:paraId="54C6C86A" w14:textId="77777777">
        <w:tblPrEx>
          <w:tblCellMar>
            <w:top w:w="0" w:type="dxa"/>
            <w:bottom w:w="0" w:type="dxa"/>
          </w:tblCellMar>
        </w:tblPrEx>
        <w:tc>
          <w:tcPr>
            <w:tcW w:w="720" w:type="dxa"/>
          </w:tcPr>
          <w:p w14:paraId="056CC373" w14:textId="77777777" w:rsidR="009427C6" w:rsidRDefault="009427C6">
            <w:pPr>
              <w:pStyle w:val="TableText"/>
              <w:tabs>
                <w:tab w:val="num" w:pos="360"/>
              </w:tabs>
              <w:ind w:left="360" w:hanging="360"/>
              <w:rPr>
                <w:rFonts w:ascii="Arial" w:hAnsi="Arial"/>
                <w:sz w:val="20"/>
              </w:rPr>
            </w:pPr>
            <w:r>
              <w:rPr>
                <w:rFonts w:ascii="Arial" w:hAnsi="Arial"/>
                <w:sz w:val="20"/>
              </w:rPr>
              <w:t>3.</w:t>
            </w:r>
          </w:p>
        </w:tc>
        <w:tc>
          <w:tcPr>
            <w:tcW w:w="630" w:type="dxa"/>
          </w:tcPr>
          <w:p w14:paraId="3892B9F7" w14:textId="77777777" w:rsidR="009427C6" w:rsidRDefault="009427C6">
            <w:pPr>
              <w:pStyle w:val="TableText"/>
              <w:rPr>
                <w:rFonts w:ascii="Arial" w:hAnsi="Arial"/>
                <w:sz w:val="20"/>
              </w:rPr>
            </w:pPr>
            <w:r>
              <w:rPr>
                <w:rFonts w:ascii="Arial" w:hAnsi="Arial"/>
                <w:sz w:val="20"/>
              </w:rPr>
              <w:t>77E</w:t>
            </w:r>
          </w:p>
        </w:tc>
        <w:tc>
          <w:tcPr>
            <w:tcW w:w="1080" w:type="dxa"/>
          </w:tcPr>
          <w:p w14:paraId="6FF5127E" w14:textId="77777777" w:rsidR="009427C6" w:rsidRDefault="009427C6">
            <w:pPr>
              <w:pStyle w:val="TableText"/>
              <w:rPr>
                <w:rFonts w:ascii="Arial" w:hAnsi="Arial"/>
                <w:sz w:val="20"/>
              </w:rPr>
            </w:pPr>
          </w:p>
        </w:tc>
        <w:tc>
          <w:tcPr>
            <w:tcW w:w="3060" w:type="dxa"/>
          </w:tcPr>
          <w:p w14:paraId="27D35CD8" w14:textId="77777777" w:rsidR="009427C6" w:rsidRDefault="009427C6">
            <w:pPr>
              <w:pStyle w:val="TableText"/>
              <w:rPr>
                <w:rFonts w:ascii="Arial" w:hAnsi="Arial"/>
                <w:sz w:val="20"/>
              </w:rPr>
            </w:pPr>
            <w:r>
              <w:rPr>
                <w:rFonts w:ascii="Arial" w:hAnsi="Arial"/>
                <w:sz w:val="20"/>
              </w:rPr>
              <w:t>Proprietary Message</w:t>
            </w:r>
          </w:p>
        </w:tc>
        <w:tc>
          <w:tcPr>
            <w:tcW w:w="630" w:type="dxa"/>
          </w:tcPr>
          <w:p w14:paraId="729D81B0" w14:textId="77777777" w:rsidR="009427C6" w:rsidRDefault="009427C6">
            <w:pPr>
              <w:pStyle w:val="TableText"/>
              <w:rPr>
                <w:rFonts w:ascii="Arial" w:hAnsi="Arial"/>
                <w:sz w:val="20"/>
              </w:rPr>
            </w:pPr>
            <w:r>
              <w:rPr>
                <w:rFonts w:ascii="Arial" w:hAnsi="Arial"/>
                <w:sz w:val="20"/>
              </w:rPr>
              <w:t>M</w:t>
            </w:r>
          </w:p>
        </w:tc>
        <w:tc>
          <w:tcPr>
            <w:tcW w:w="3150" w:type="dxa"/>
          </w:tcPr>
          <w:p w14:paraId="1F85381F" w14:textId="77777777" w:rsidR="009427C6" w:rsidRDefault="009427C6">
            <w:pPr>
              <w:pStyle w:val="TableText"/>
              <w:rPr>
                <w:rFonts w:ascii="Arial" w:hAnsi="Arial"/>
                <w:sz w:val="20"/>
              </w:rPr>
            </w:pPr>
          </w:p>
        </w:tc>
      </w:tr>
    </w:tbl>
    <w:p w14:paraId="69036B76" w14:textId="77777777" w:rsidR="009427C6" w:rsidRDefault="009427C6">
      <w:pPr>
        <w:rPr>
          <w:rFonts w:ascii="Arial" w:hAnsi="Arial"/>
          <w:sz w:val="20"/>
        </w:rPr>
      </w:pPr>
    </w:p>
    <w:p w14:paraId="433E8FB8" w14:textId="77777777" w:rsidR="009427C6" w:rsidRDefault="009427C6">
      <w:pPr>
        <w:rPr>
          <w:rFonts w:ascii="Arial" w:hAnsi="Arial"/>
          <w:b/>
          <w:sz w:val="20"/>
        </w:rPr>
      </w:pPr>
      <w:r>
        <w:rPr>
          <w:rFonts w:ascii="Arial" w:hAnsi="Arial"/>
          <w:b/>
          <w:sz w:val="20"/>
        </w:rPr>
        <w:t>Mandatory Sequence A General Information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1080"/>
        <w:gridCol w:w="3060"/>
        <w:gridCol w:w="630"/>
        <w:gridCol w:w="3150"/>
      </w:tblGrid>
      <w:tr w:rsidR="009427C6" w14:paraId="2A7F0D4C" w14:textId="77777777">
        <w:tblPrEx>
          <w:tblCellMar>
            <w:top w:w="0" w:type="dxa"/>
            <w:bottom w:w="0" w:type="dxa"/>
          </w:tblCellMar>
        </w:tblPrEx>
        <w:tc>
          <w:tcPr>
            <w:tcW w:w="720" w:type="dxa"/>
          </w:tcPr>
          <w:p w14:paraId="521C575D" w14:textId="77777777" w:rsidR="009427C6" w:rsidRDefault="009427C6">
            <w:pPr>
              <w:pStyle w:val="TableText"/>
              <w:tabs>
                <w:tab w:val="num" w:pos="360"/>
              </w:tabs>
              <w:ind w:left="360" w:hanging="360"/>
              <w:rPr>
                <w:rFonts w:ascii="Arial" w:hAnsi="Arial"/>
                <w:sz w:val="20"/>
              </w:rPr>
            </w:pPr>
            <w:r>
              <w:rPr>
                <w:rFonts w:ascii="Arial" w:hAnsi="Arial"/>
                <w:sz w:val="20"/>
              </w:rPr>
              <w:t>4.</w:t>
            </w:r>
          </w:p>
        </w:tc>
        <w:tc>
          <w:tcPr>
            <w:tcW w:w="630" w:type="dxa"/>
          </w:tcPr>
          <w:p w14:paraId="24507C9A" w14:textId="77777777" w:rsidR="009427C6" w:rsidRDefault="009427C6">
            <w:pPr>
              <w:pStyle w:val="TableText"/>
              <w:rPr>
                <w:rFonts w:ascii="Arial" w:hAnsi="Arial"/>
                <w:sz w:val="20"/>
              </w:rPr>
            </w:pPr>
            <w:r>
              <w:rPr>
                <w:rFonts w:ascii="Arial" w:hAnsi="Arial"/>
                <w:sz w:val="20"/>
              </w:rPr>
              <w:t>16R</w:t>
            </w:r>
          </w:p>
        </w:tc>
        <w:tc>
          <w:tcPr>
            <w:tcW w:w="1080" w:type="dxa"/>
          </w:tcPr>
          <w:p w14:paraId="3EC8F66A" w14:textId="77777777" w:rsidR="009427C6" w:rsidRDefault="009427C6">
            <w:pPr>
              <w:pStyle w:val="TableText"/>
              <w:rPr>
                <w:rFonts w:ascii="Arial" w:hAnsi="Arial"/>
                <w:sz w:val="20"/>
              </w:rPr>
            </w:pPr>
          </w:p>
        </w:tc>
        <w:tc>
          <w:tcPr>
            <w:tcW w:w="3060" w:type="dxa"/>
          </w:tcPr>
          <w:p w14:paraId="3EA20B83" w14:textId="77777777" w:rsidR="009427C6" w:rsidRDefault="009427C6">
            <w:pPr>
              <w:pStyle w:val="TableText"/>
              <w:rPr>
                <w:rFonts w:ascii="Arial" w:hAnsi="Arial"/>
                <w:sz w:val="20"/>
              </w:rPr>
            </w:pPr>
            <w:r>
              <w:rPr>
                <w:rFonts w:ascii="Arial" w:hAnsi="Arial"/>
                <w:sz w:val="20"/>
              </w:rPr>
              <w:t>Start of block</w:t>
            </w:r>
          </w:p>
          <w:p w14:paraId="69A0739C" w14:textId="77777777" w:rsidR="009427C6" w:rsidRDefault="009427C6">
            <w:pPr>
              <w:pStyle w:val="TableText"/>
              <w:rPr>
                <w:rFonts w:ascii="Arial" w:hAnsi="Arial"/>
                <w:sz w:val="20"/>
              </w:rPr>
            </w:pPr>
            <w:r>
              <w:rPr>
                <w:rFonts w:ascii="Arial" w:hAnsi="Arial"/>
                <w:sz w:val="20"/>
              </w:rPr>
              <w:t>- General</w:t>
            </w:r>
          </w:p>
        </w:tc>
        <w:tc>
          <w:tcPr>
            <w:tcW w:w="630" w:type="dxa"/>
          </w:tcPr>
          <w:p w14:paraId="4B800B67" w14:textId="77777777" w:rsidR="009427C6" w:rsidRDefault="009427C6">
            <w:pPr>
              <w:pStyle w:val="TableText"/>
              <w:rPr>
                <w:rFonts w:ascii="Arial" w:hAnsi="Arial"/>
                <w:sz w:val="20"/>
              </w:rPr>
            </w:pPr>
            <w:r>
              <w:rPr>
                <w:rFonts w:ascii="Arial" w:hAnsi="Arial"/>
                <w:sz w:val="20"/>
              </w:rPr>
              <w:t>M</w:t>
            </w:r>
          </w:p>
        </w:tc>
        <w:tc>
          <w:tcPr>
            <w:tcW w:w="3150" w:type="dxa"/>
          </w:tcPr>
          <w:p w14:paraId="0A423F32" w14:textId="77777777" w:rsidR="009427C6" w:rsidRDefault="009427C6">
            <w:pPr>
              <w:pStyle w:val="TableText"/>
              <w:rPr>
                <w:rFonts w:ascii="Arial" w:hAnsi="Arial"/>
                <w:sz w:val="20"/>
              </w:rPr>
            </w:pPr>
            <w:r>
              <w:rPr>
                <w:rFonts w:ascii="Arial" w:hAnsi="Arial"/>
                <w:sz w:val="20"/>
              </w:rPr>
              <w:t>GENL</w:t>
            </w:r>
          </w:p>
        </w:tc>
      </w:tr>
      <w:tr w:rsidR="009427C6" w14:paraId="789AEC0D" w14:textId="77777777">
        <w:tblPrEx>
          <w:tblCellMar>
            <w:top w:w="0" w:type="dxa"/>
            <w:bottom w:w="0" w:type="dxa"/>
          </w:tblCellMar>
        </w:tblPrEx>
        <w:tc>
          <w:tcPr>
            <w:tcW w:w="720" w:type="dxa"/>
          </w:tcPr>
          <w:p w14:paraId="672DF5EC" w14:textId="77777777" w:rsidR="009427C6" w:rsidRDefault="009427C6">
            <w:pPr>
              <w:pStyle w:val="TableText"/>
              <w:tabs>
                <w:tab w:val="num" w:pos="360"/>
              </w:tabs>
              <w:ind w:left="360" w:hanging="360"/>
              <w:rPr>
                <w:rFonts w:ascii="Arial" w:hAnsi="Arial"/>
                <w:sz w:val="20"/>
              </w:rPr>
            </w:pPr>
            <w:r>
              <w:rPr>
                <w:rFonts w:ascii="Arial" w:hAnsi="Arial"/>
                <w:sz w:val="20"/>
              </w:rPr>
              <w:t>5.</w:t>
            </w:r>
          </w:p>
        </w:tc>
        <w:tc>
          <w:tcPr>
            <w:tcW w:w="630" w:type="dxa"/>
          </w:tcPr>
          <w:p w14:paraId="69404C5A" w14:textId="77777777" w:rsidR="009427C6" w:rsidRDefault="009427C6">
            <w:pPr>
              <w:pStyle w:val="TableText"/>
              <w:rPr>
                <w:rFonts w:ascii="Arial" w:hAnsi="Arial"/>
                <w:sz w:val="20"/>
              </w:rPr>
            </w:pPr>
            <w:r>
              <w:rPr>
                <w:rFonts w:ascii="Arial" w:hAnsi="Arial"/>
                <w:sz w:val="20"/>
              </w:rPr>
              <w:t>23G</w:t>
            </w:r>
          </w:p>
        </w:tc>
        <w:tc>
          <w:tcPr>
            <w:tcW w:w="1080" w:type="dxa"/>
          </w:tcPr>
          <w:p w14:paraId="62BE0EEE" w14:textId="77777777" w:rsidR="009427C6" w:rsidRDefault="009427C6">
            <w:pPr>
              <w:pStyle w:val="TableText"/>
              <w:rPr>
                <w:rFonts w:ascii="Arial" w:hAnsi="Arial"/>
                <w:sz w:val="20"/>
              </w:rPr>
            </w:pPr>
          </w:p>
        </w:tc>
        <w:tc>
          <w:tcPr>
            <w:tcW w:w="3060" w:type="dxa"/>
          </w:tcPr>
          <w:p w14:paraId="304FB26E" w14:textId="77777777" w:rsidR="009427C6" w:rsidRDefault="009427C6">
            <w:pPr>
              <w:pStyle w:val="TableText"/>
              <w:rPr>
                <w:rFonts w:ascii="Arial" w:hAnsi="Arial"/>
                <w:sz w:val="20"/>
              </w:rPr>
            </w:pPr>
            <w:r>
              <w:rPr>
                <w:rFonts w:ascii="Arial" w:hAnsi="Arial"/>
                <w:sz w:val="20"/>
              </w:rPr>
              <w:t>Function of the message</w:t>
            </w:r>
          </w:p>
        </w:tc>
        <w:tc>
          <w:tcPr>
            <w:tcW w:w="630" w:type="dxa"/>
          </w:tcPr>
          <w:p w14:paraId="7C7CE400" w14:textId="77777777" w:rsidR="009427C6" w:rsidRDefault="009427C6">
            <w:pPr>
              <w:pStyle w:val="TableText"/>
              <w:rPr>
                <w:rFonts w:ascii="Arial" w:hAnsi="Arial"/>
                <w:sz w:val="20"/>
              </w:rPr>
            </w:pPr>
            <w:r>
              <w:rPr>
                <w:rFonts w:ascii="Arial" w:hAnsi="Arial"/>
                <w:sz w:val="20"/>
              </w:rPr>
              <w:t>M</w:t>
            </w:r>
          </w:p>
        </w:tc>
        <w:tc>
          <w:tcPr>
            <w:tcW w:w="3150" w:type="dxa"/>
          </w:tcPr>
          <w:p w14:paraId="5E43BD1F" w14:textId="77777777" w:rsidR="009427C6" w:rsidRDefault="009427C6">
            <w:pPr>
              <w:pStyle w:val="TableText"/>
              <w:rPr>
                <w:rFonts w:ascii="Arial" w:hAnsi="Arial"/>
                <w:sz w:val="20"/>
              </w:rPr>
            </w:pPr>
            <w:r>
              <w:rPr>
                <w:rFonts w:ascii="Arial" w:hAnsi="Arial"/>
                <w:sz w:val="20"/>
              </w:rPr>
              <w:t>4!c</w:t>
            </w:r>
          </w:p>
          <w:p w14:paraId="67BB4878" w14:textId="77777777" w:rsidR="009427C6" w:rsidRDefault="009427C6">
            <w:pPr>
              <w:pStyle w:val="TableText"/>
              <w:rPr>
                <w:rFonts w:ascii="Arial" w:hAnsi="Arial"/>
                <w:sz w:val="20"/>
              </w:rPr>
            </w:pPr>
            <w:r>
              <w:rPr>
                <w:rFonts w:ascii="Arial" w:hAnsi="Arial"/>
                <w:sz w:val="20"/>
              </w:rPr>
              <w:t>Values:</w:t>
            </w:r>
          </w:p>
          <w:p w14:paraId="16D80740" w14:textId="77777777" w:rsidR="009427C6" w:rsidRDefault="009427C6">
            <w:pPr>
              <w:pStyle w:val="TableText"/>
              <w:rPr>
                <w:rFonts w:ascii="Arial" w:hAnsi="Arial"/>
                <w:sz w:val="20"/>
              </w:rPr>
            </w:pPr>
            <w:r>
              <w:rPr>
                <w:rFonts w:ascii="Arial" w:hAnsi="Arial"/>
                <w:sz w:val="20"/>
              </w:rPr>
              <w:t>NEWM – New message</w:t>
            </w:r>
          </w:p>
        </w:tc>
      </w:tr>
      <w:tr w:rsidR="009427C6" w14:paraId="0DD766D4" w14:textId="77777777">
        <w:tblPrEx>
          <w:tblCellMar>
            <w:top w:w="0" w:type="dxa"/>
            <w:bottom w:w="0" w:type="dxa"/>
          </w:tblCellMar>
        </w:tblPrEx>
        <w:tc>
          <w:tcPr>
            <w:tcW w:w="720" w:type="dxa"/>
          </w:tcPr>
          <w:p w14:paraId="6A5EABB3" w14:textId="77777777" w:rsidR="009427C6" w:rsidRDefault="009427C6">
            <w:pPr>
              <w:pStyle w:val="TableText"/>
              <w:tabs>
                <w:tab w:val="num" w:pos="360"/>
              </w:tabs>
              <w:ind w:left="360" w:hanging="360"/>
              <w:rPr>
                <w:rFonts w:ascii="Arial" w:hAnsi="Arial"/>
                <w:sz w:val="20"/>
              </w:rPr>
            </w:pPr>
            <w:r>
              <w:rPr>
                <w:rFonts w:ascii="Arial" w:hAnsi="Arial"/>
                <w:sz w:val="20"/>
              </w:rPr>
              <w:t>6.</w:t>
            </w:r>
          </w:p>
        </w:tc>
        <w:tc>
          <w:tcPr>
            <w:tcW w:w="630" w:type="dxa"/>
          </w:tcPr>
          <w:p w14:paraId="4CEDF154" w14:textId="77777777" w:rsidR="009427C6" w:rsidRDefault="009427C6">
            <w:pPr>
              <w:pStyle w:val="TableText"/>
              <w:rPr>
                <w:rFonts w:ascii="Arial" w:hAnsi="Arial"/>
                <w:sz w:val="20"/>
              </w:rPr>
            </w:pPr>
            <w:r>
              <w:rPr>
                <w:rFonts w:ascii="Arial" w:hAnsi="Arial"/>
                <w:sz w:val="20"/>
              </w:rPr>
              <w:t>98C</w:t>
            </w:r>
          </w:p>
        </w:tc>
        <w:tc>
          <w:tcPr>
            <w:tcW w:w="1080" w:type="dxa"/>
          </w:tcPr>
          <w:p w14:paraId="5F5014A8" w14:textId="77777777" w:rsidR="009427C6" w:rsidRDefault="009427C6">
            <w:pPr>
              <w:pStyle w:val="TableText"/>
              <w:rPr>
                <w:rFonts w:ascii="Arial" w:hAnsi="Arial"/>
                <w:sz w:val="20"/>
              </w:rPr>
            </w:pPr>
            <w:r>
              <w:rPr>
                <w:rFonts w:ascii="Arial" w:hAnsi="Arial"/>
                <w:sz w:val="20"/>
              </w:rPr>
              <w:t>PREP</w:t>
            </w:r>
          </w:p>
        </w:tc>
        <w:tc>
          <w:tcPr>
            <w:tcW w:w="3060" w:type="dxa"/>
          </w:tcPr>
          <w:p w14:paraId="1E355583" w14:textId="77777777" w:rsidR="009427C6" w:rsidRDefault="009427C6">
            <w:pPr>
              <w:pStyle w:val="TableText"/>
              <w:rPr>
                <w:rFonts w:ascii="Arial" w:hAnsi="Arial"/>
                <w:sz w:val="20"/>
              </w:rPr>
            </w:pPr>
            <w:r>
              <w:rPr>
                <w:rFonts w:ascii="Arial" w:hAnsi="Arial"/>
                <w:sz w:val="20"/>
              </w:rPr>
              <w:t>Preparation date and time</w:t>
            </w:r>
          </w:p>
        </w:tc>
        <w:tc>
          <w:tcPr>
            <w:tcW w:w="630" w:type="dxa"/>
          </w:tcPr>
          <w:p w14:paraId="7F1E4C51" w14:textId="77777777" w:rsidR="009427C6" w:rsidRDefault="009427C6">
            <w:pPr>
              <w:pStyle w:val="TableText"/>
              <w:rPr>
                <w:rFonts w:ascii="Arial" w:hAnsi="Arial"/>
                <w:sz w:val="20"/>
              </w:rPr>
            </w:pPr>
            <w:r>
              <w:rPr>
                <w:rFonts w:ascii="Arial" w:hAnsi="Arial"/>
                <w:sz w:val="20"/>
              </w:rPr>
              <w:t>O</w:t>
            </w:r>
          </w:p>
        </w:tc>
        <w:tc>
          <w:tcPr>
            <w:tcW w:w="3150" w:type="dxa"/>
          </w:tcPr>
          <w:p w14:paraId="4862B570" w14:textId="77777777" w:rsidR="009427C6" w:rsidRDefault="009427C6">
            <w:pPr>
              <w:pStyle w:val="TableText"/>
              <w:rPr>
                <w:rFonts w:ascii="Arial" w:hAnsi="Arial"/>
                <w:sz w:val="20"/>
              </w:rPr>
            </w:pPr>
            <w:r>
              <w:rPr>
                <w:rFonts w:ascii="Arial" w:hAnsi="Arial"/>
                <w:sz w:val="20"/>
              </w:rPr>
              <w:t>//8!n6!n</w:t>
            </w:r>
          </w:p>
        </w:tc>
      </w:tr>
      <w:tr w:rsidR="009427C6" w14:paraId="78363A82" w14:textId="77777777">
        <w:tblPrEx>
          <w:tblCellMar>
            <w:top w:w="0" w:type="dxa"/>
            <w:bottom w:w="0" w:type="dxa"/>
          </w:tblCellMar>
        </w:tblPrEx>
        <w:tc>
          <w:tcPr>
            <w:tcW w:w="720" w:type="dxa"/>
          </w:tcPr>
          <w:p w14:paraId="1B907E07" w14:textId="77777777" w:rsidR="009427C6" w:rsidRDefault="009427C6">
            <w:pPr>
              <w:pStyle w:val="TableText"/>
              <w:tabs>
                <w:tab w:val="num" w:pos="360"/>
              </w:tabs>
              <w:ind w:left="360" w:hanging="360"/>
              <w:rPr>
                <w:rFonts w:ascii="Arial" w:hAnsi="Arial"/>
                <w:sz w:val="20"/>
              </w:rPr>
            </w:pPr>
            <w:r>
              <w:rPr>
                <w:rFonts w:ascii="Arial" w:hAnsi="Arial"/>
                <w:sz w:val="20"/>
              </w:rPr>
              <w:t>7.</w:t>
            </w:r>
          </w:p>
        </w:tc>
        <w:tc>
          <w:tcPr>
            <w:tcW w:w="630" w:type="dxa"/>
          </w:tcPr>
          <w:p w14:paraId="113F9010" w14:textId="77777777" w:rsidR="009427C6" w:rsidRDefault="009427C6">
            <w:pPr>
              <w:pStyle w:val="TableText"/>
              <w:rPr>
                <w:rFonts w:ascii="Arial" w:hAnsi="Arial"/>
                <w:sz w:val="20"/>
              </w:rPr>
            </w:pPr>
            <w:r>
              <w:rPr>
                <w:rFonts w:ascii="Arial" w:hAnsi="Arial"/>
                <w:sz w:val="20"/>
              </w:rPr>
              <w:t>22F</w:t>
            </w:r>
          </w:p>
        </w:tc>
        <w:tc>
          <w:tcPr>
            <w:tcW w:w="1080" w:type="dxa"/>
          </w:tcPr>
          <w:p w14:paraId="4E866E28" w14:textId="77777777" w:rsidR="009427C6" w:rsidRDefault="009427C6">
            <w:pPr>
              <w:pStyle w:val="TableText"/>
              <w:rPr>
                <w:rFonts w:ascii="Arial" w:hAnsi="Arial"/>
                <w:sz w:val="20"/>
              </w:rPr>
            </w:pPr>
            <w:r>
              <w:rPr>
                <w:rFonts w:ascii="Arial" w:hAnsi="Arial"/>
                <w:sz w:val="20"/>
              </w:rPr>
              <w:t>INST</w:t>
            </w:r>
          </w:p>
        </w:tc>
        <w:tc>
          <w:tcPr>
            <w:tcW w:w="3060" w:type="dxa"/>
          </w:tcPr>
          <w:p w14:paraId="163CE527" w14:textId="77777777" w:rsidR="009427C6" w:rsidRDefault="009427C6">
            <w:pPr>
              <w:pStyle w:val="TableText"/>
              <w:rPr>
                <w:rFonts w:ascii="Arial" w:hAnsi="Arial"/>
                <w:sz w:val="20"/>
              </w:rPr>
            </w:pPr>
            <w:r>
              <w:rPr>
                <w:rFonts w:ascii="Arial" w:hAnsi="Arial"/>
                <w:sz w:val="20"/>
              </w:rPr>
              <w:t>Type of instruction indicator</w:t>
            </w:r>
          </w:p>
        </w:tc>
        <w:tc>
          <w:tcPr>
            <w:tcW w:w="630" w:type="dxa"/>
          </w:tcPr>
          <w:p w14:paraId="392FBCDF" w14:textId="77777777" w:rsidR="009427C6" w:rsidRDefault="009427C6">
            <w:pPr>
              <w:pStyle w:val="TableText"/>
              <w:rPr>
                <w:rFonts w:ascii="Arial" w:hAnsi="Arial"/>
                <w:sz w:val="20"/>
              </w:rPr>
            </w:pPr>
            <w:r>
              <w:rPr>
                <w:rFonts w:ascii="Arial" w:hAnsi="Arial"/>
                <w:sz w:val="20"/>
              </w:rPr>
              <w:t>M</w:t>
            </w:r>
          </w:p>
        </w:tc>
        <w:tc>
          <w:tcPr>
            <w:tcW w:w="3150" w:type="dxa"/>
          </w:tcPr>
          <w:p w14:paraId="776D7739" w14:textId="77777777" w:rsidR="009427C6" w:rsidRDefault="009427C6">
            <w:pPr>
              <w:pStyle w:val="TableText"/>
              <w:rPr>
                <w:rFonts w:ascii="Arial" w:hAnsi="Arial"/>
                <w:sz w:val="20"/>
              </w:rPr>
            </w:pPr>
            <w:r>
              <w:rPr>
                <w:rFonts w:ascii="Arial" w:hAnsi="Arial"/>
                <w:sz w:val="20"/>
              </w:rPr>
              <w:t>/STRA/4!c</w:t>
            </w:r>
          </w:p>
          <w:p w14:paraId="3D83B919" w14:textId="77777777" w:rsidR="009427C6" w:rsidRDefault="009427C6">
            <w:pPr>
              <w:pStyle w:val="TableText"/>
              <w:rPr>
                <w:rFonts w:ascii="Arial" w:hAnsi="Arial"/>
                <w:sz w:val="20"/>
              </w:rPr>
            </w:pPr>
            <w:r>
              <w:rPr>
                <w:rFonts w:ascii="Arial" w:hAnsi="Arial"/>
                <w:sz w:val="20"/>
              </w:rPr>
              <w:t>Values:</w:t>
            </w:r>
          </w:p>
          <w:p w14:paraId="0160C36F" w14:textId="77777777" w:rsidR="009427C6" w:rsidRDefault="009427C6">
            <w:pPr>
              <w:pStyle w:val="TableText"/>
              <w:rPr>
                <w:rFonts w:ascii="Arial" w:hAnsi="Arial"/>
                <w:sz w:val="20"/>
              </w:rPr>
            </w:pPr>
            <w:r>
              <w:rPr>
                <w:rFonts w:ascii="Arial" w:hAnsi="Arial"/>
                <w:sz w:val="20"/>
              </w:rPr>
              <w:t>ISSU – ISIN Issue Request</w:t>
            </w:r>
          </w:p>
        </w:tc>
      </w:tr>
    </w:tbl>
    <w:p w14:paraId="536F8E7A" w14:textId="77777777" w:rsidR="009427C6" w:rsidRDefault="009427C6">
      <w:pPr>
        <w:rPr>
          <w:rFonts w:ascii="Arial" w:hAnsi="Arial"/>
          <w:sz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1080"/>
        <w:gridCol w:w="3060"/>
        <w:gridCol w:w="630"/>
        <w:gridCol w:w="3150"/>
      </w:tblGrid>
      <w:tr w:rsidR="009427C6" w14:paraId="35388803" w14:textId="77777777">
        <w:tblPrEx>
          <w:tblCellMar>
            <w:top w:w="0" w:type="dxa"/>
            <w:bottom w:w="0" w:type="dxa"/>
          </w:tblCellMar>
        </w:tblPrEx>
        <w:tc>
          <w:tcPr>
            <w:tcW w:w="720" w:type="dxa"/>
          </w:tcPr>
          <w:p w14:paraId="79B9D048" w14:textId="77777777" w:rsidR="009427C6" w:rsidRDefault="009427C6">
            <w:pPr>
              <w:pStyle w:val="TableText"/>
              <w:tabs>
                <w:tab w:val="num" w:pos="360"/>
              </w:tabs>
              <w:ind w:left="360" w:hanging="360"/>
              <w:rPr>
                <w:rFonts w:ascii="Arial" w:hAnsi="Arial"/>
                <w:sz w:val="20"/>
              </w:rPr>
            </w:pPr>
            <w:r>
              <w:rPr>
                <w:rFonts w:ascii="Arial" w:hAnsi="Arial"/>
                <w:sz w:val="20"/>
              </w:rPr>
              <w:t>8.</w:t>
            </w:r>
          </w:p>
        </w:tc>
        <w:tc>
          <w:tcPr>
            <w:tcW w:w="630" w:type="dxa"/>
          </w:tcPr>
          <w:p w14:paraId="687864EC" w14:textId="77777777" w:rsidR="009427C6" w:rsidRDefault="009427C6">
            <w:pPr>
              <w:pStyle w:val="TableText"/>
              <w:rPr>
                <w:rFonts w:ascii="Arial" w:hAnsi="Arial"/>
                <w:sz w:val="20"/>
              </w:rPr>
            </w:pPr>
            <w:r>
              <w:rPr>
                <w:rFonts w:ascii="Arial" w:hAnsi="Arial"/>
                <w:sz w:val="20"/>
              </w:rPr>
              <w:t>16S</w:t>
            </w:r>
          </w:p>
        </w:tc>
        <w:tc>
          <w:tcPr>
            <w:tcW w:w="1080" w:type="dxa"/>
          </w:tcPr>
          <w:p w14:paraId="6DC49ADB" w14:textId="77777777" w:rsidR="009427C6" w:rsidRDefault="009427C6">
            <w:pPr>
              <w:pStyle w:val="TableText"/>
              <w:rPr>
                <w:rFonts w:ascii="Arial" w:hAnsi="Arial"/>
                <w:sz w:val="20"/>
              </w:rPr>
            </w:pPr>
          </w:p>
        </w:tc>
        <w:tc>
          <w:tcPr>
            <w:tcW w:w="3060" w:type="dxa"/>
          </w:tcPr>
          <w:p w14:paraId="2A75BDB1" w14:textId="77777777" w:rsidR="009427C6" w:rsidRDefault="009427C6">
            <w:pPr>
              <w:pStyle w:val="TableText"/>
              <w:rPr>
                <w:rFonts w:ascii="Arial" w:hAnsi="Arial"/>
                <w:sz w:val="20"/>
              </w:rPr>
            </w:pPr>
            <w:r>
              <w:rPr>
                <w:rFonts w:ascii="Arial" w:hAnsi="Arial"/>
                <w:sz w:val="20"/>
              </w:rPr>
              <w:t>End of block</w:t>
            </w:r>
          </w:p>
          <w:p w14:paraId="01FB0BFE" w14:textId="77777777" w:rsidR="009427C6" w:rsidRDefault="009427C6">
            <w:pPr>
              <w:pStyle w:val="TableText"/>
              <w:rPr>
                <w:rFonts w:ascii="Arial" w:hAnsi="Arial"/>
                <w:sz w:val="20"/>
              </w:rPr>
            </w:pPr>
            <w:r>
              <w:rPr>
                <w:rFonts w:ascii="Arial" w:hAnsi="Arial"/>
                <w:sz w:val="20"/>
              </w:rPr>
              <w:t>- General</w:t>
            </w:r>
          </w:p>
        </w:tc>
        <w:tc>
          <w:tcPr>
            <w:tcW w:w="630" w:type="dxa"/>
          </w:tcPr>
          <w:p w14:paraId="1707B6D7" w14:textId="77777777" w:rsidR="009427C6" w:rsidRDefault="009427C6">
            <w:pPr>
              <w:pStyle w:val="TableText"/>
              <w:rPr>
                <w:rFonts w:ascii="Arial" w:hAnsi="Arial"/>
                <w:sz w:val="20"/>
              </w:rPr>
            </w:pPr>
            <w:r>
              <w:rPr>
                <w:rFonts w:ascii="Arial" w:hAnsi="Arial"/>
                <w:sz w:val="20"/>
              </w:rPr>
              <w:t>M</w:t>
            </w:r>
          </w:p>
        </w:tc>
        <w:tc>
          <w:tcPr>
            <w:tcW w:w="3150" w:type="dxa"/>
          </w:tcPr>
          <w:p w14:paraId="1DFE05FD" w14:textId="77777777" w:rsidR="009427C6" w:rsidRDefault="009427C6">
            <w:pPr>
              <w:pStyle w:val="TableText"/>
              <w:rPr>
                <w:rFonts w:ascii="Arial" w:hAnsi="Arial"/>
                <w:sz w:val="20"/>
              </w:rPr>
            </w:pPr>
            <w:r>
              <w:rPr>
                <w:rFonts w:ascii="Arial" w:hAnsi="Arial"/>
                <w:sz w:val="20"/>
              </w:rPr>
              <w:t>GENL</w:t>
            </w:r>
          </w:p>
        </w:tc>
      </w:tr>
    </w:tbl>
    <w:p w14:paraId="54C6B168" w14:textId="77777777" w:rsidR="009427C6" w:rsidRDefault="009427C6">
      <w:pPr>
        <w:rPr>
          <w:rFonts w:ascii="Arial" w:hAnsi="Arial"/>
          <w:b/>
          <w:sz w:val="20"/>
        </w:rPr>
      </w:pPr>
      <w:r>
        <w:rPr>
          <w:rFonts w:ascii="Arial" w:hAnsi="Arial"/>
          <w:b/>
          <w:sz w:val="20"/>
        </w:rPr>
        <w:t>End of Sequence A General Information</w:t>
      </w:r>
    </w:p>
    <w:p w14:paraId="6590C636" w14:textId="77777777" w:rsidR="009427C6" w:rsidRDefault="009427C6">
      <w:pPr>
        <w:pStyle w:val="Header"/>
        <w:rPr>
          <w:lang w:val="en-GB"/>
        </w:rPr>
      </w:pPr>
    </w:p>
    <w:p w14:paraId="7E10E0E0" w14:textId="77777777" w:rsidR="009427C6" w:rsidRDefault="009427C6">
      <w:pPr>
        <w:rPr>
          <w:rFonts w:ascii="Arial" w:hAnsi="Arial"/>
          <w:sz w:val="20"/>
        </w:rPr>
      </w:pPr>
      <w:r>
        <w:rPr>
          <w:rFonts w:ascii="Arial" w:hAnsi="Arial"/>
          <w:b/>
          <w:sz w:val="20"/>
        </w:rPr>
        <w:t>Mandatory Sequence B MMI Details</w:t>
      </w:r>
      <w:r>
        <w:rPr>
          <w:rFonts w:ascii="Arial" w:hAnsi="Arial"/>
          <w:sz w:val="20"/>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990"/>
        <w:gridCol w:w="3150"/>
        <w:gridCol w:w="630"/>
        <w:gridCol w:w="3150"/>
      </w:tblGrid>
      <w:tr w:rsidR="009427C6" w14:paraId="17DBB331" w14:textId="77777777">
        <w:tblPrEx>
          <w:tblCellMar>
            <w:top w:w="0" w:type="dxa"/>
            <w:bottom w:w="0" w:type="dxa"/>
          </w:tblCellMar>
        </w:tblPrEx>
        <w:tc>
          <w:tcPr>
            <w:tcW w:w="720" w:type="dxa"/>
          </w:tcPr>
          <w:p w14:paraId="688FFAB7" w14:textId="77777777" w:rsidR="009427C6" w:rsidRDefault="009427C6">
            <w:pPr>
              <w:pStyle w:val="TableText"/>
              <w:tabs>
                <w:tab w:val="num" w:pos="360"/>
              </w:tabs>
              <w:ind w:left="360" w:hanging="360"/>
              <w:rPr>
                <w:rFonts w:ascii="Arial" w:hAnsi="Arial"/>
                <w:sz w:val="20"/>
              </w:rPr>
            </w:pPr>
            <w:r>
              <w:rPr>
                <w:rFonts w:ascii="Arial" w:hAnsi="Arial"/>
                <w:sz w:val="20"/>
              </w:rPr>
              <w:t>9.</w:t>
            </w:r>
          </w:p>
        </w:tc>
        <w:tc>
          <w:tcPr>
            <w:tcW w:w="630" w:type="dxa"/>
          </w:tcPr>
          <w:p w14:paraId="76923CBB" w14:textId="77777777" w:rsidR="009427C6" w:rsidRDefault="009427C6">
            <w:pPr>
              <w:pStyle w:val="TableText"/>
              <w:rPr>
                <w:rFonts w:ascii="Arial" w:hAnsi="Arial"/>
                <w:sz w:val="20"/>
              </w:rPr>
            </w:pPr>
            <w:r>
              <w:rPr>
                <w:rFonts w:ascii="Arial" w:hAnsi="Arial"/>
                <w:sz w:val="20"/>
              </w:rPr>
              <w:t>16R</w:t>
            </w:r>
          </w:p>
        </w:tc>
        <w:tc>
          <w:tcPr>
            <w:tcW w:w="990" w:type="dxa"/>
          </w:tcPr>
          <w:p w14:paraId="6330D49B" w14:textId="77777777" w:rsidR="009427C6" w:rsidRDefault="009427C6">
            <w:pPr>
              <w:pStyle w:val="TableText"/>
              <w:rPr>
                <w:rFonts w:ascii="Arial" w:hAnsi="Arial"/>
                <w:sz w:val="20"/>
              </w:rPr>
            </w:pPr>
          </w:p>
        </w:tc>
        <w:tc>
          <w:tcPr>
            <w:tcW w:w="3150" w:type="dxa"/>
          </w:tcPr>
          <w:p w14:paraId="6359361E" w14:textId="77777777" w:rsidR="009427C6" w:rsidRDefault="009427C6">
            <w:pPr>
              <w:pStyle w:val="TableText"/>
              <w:rPr>
                <w:rFonts w:ascii="Arial" w:hAnsi="Arial"/>
                <w:sz w:val="20"/>
              </w:rPr>
            </w:pPr>
            <w:r>
              <w:rPr>
                <w:rFonts w:ascii="Arial" w:hAnsi="Arial"/>
                <w:sz w:val="20"/>
              </w:rPr>
              <w:t>Start of block</w:t>
            </w:r>
          </w:p>
          <w:p w14:paraId="707E07BE" w14:textId="77777777" w:rsidR="009427C6" w:rsidRDefault="009427C6">
            <w:pPr>
              <w:pStyle w:val="TableText"/>
              <w:rPr>
                <w:rFonts w:ascii="Arial" w:hAnsi="Arial"/>
                <w:sz w:val="20"/>
              </w:rPr>
            </w:pPr>
            <w:r>
              <w:rPr>
                <w:rFonts w:ascii="Arial" w:hAnsi="Arial"/>
                <w:sz w:val="20"/>
              </w:rPr>
              <w:t>- MMI Details</w:t>
            </w:r>
          </w:p>
        </w:tc>
        <w:tc>
          <w:tcPr>
            <w:tcW w:w="630" w:type="dxa"/>
          </w:tcPr>
          <w:p w14:paraId="2DFC04FA" w14:textId="77777777" w:rsidR="009427C6" w:rsidRDefault="009427C6">
            <w:pPr>
              <w:pStyle w:val="TableText"/>
              <w:rPr>
                <w:rFonts w:ascii="Arial" w:hAnsi="Arial"/>
                <w:sz w:val="20"/>
              </w:rPr>
            </w:pPr>
            <w:r>
              <w:rPr>
                <w:rFonts w:ascii="Arial" w:hAnsi="Arial"/>
                <w:sz w:val="20"/>
              </w:rPr>
              <w:t>M</w:t>
            </w:r>
          </w:p>
        </w:tc>
        <w:tc>
          <w:tcPr>
            <w:tcW w:w="3150" w:type="dxa"/>
          </w:tcPr>
          <w:p w14:paraId="3857B586" w14:textId="77777777" w:rsidR="009427C6" w:rsidRDefault="009427C6">
            <w:pPr>
              <w:pStyle w:val="TableText"/>
              <w:rPr>
                <w:rFonts w:ascii="Arial" w:hAnsi="Arial"/>
                <w:sz w:val="20"/>
              </w:rPr>
            </w:pPr>
            <w:r>
              <w:rPr>
                <w:rFonts w:ascii="Arial" w:hAnsi="Arial"/>
                <w:sz w:val="20"/>
              </w:rPr>
              <w:t>MMID</w:t>
            </w:r>
          </w:p>
        </w:tc>
      </w:tr>
      <w:tr w:rsidR="009427C6" w14:paraId="706F741D" w14:textId="77777777">
        <w:tblPrEx>
          <w:tblCellMar>
            <w:top w:w="0" w:type="dxa"/>
            <w:bottom w:w="0" w:type="dxa"/>
          </w:tblCellMar>
        </w:tblPrEx>
        <w:tc>
          <w:tcPr>
            <w:tcW w:w="720" w:type="dxa"/>
          </w:tcPr>
          <w:p w14:paraId="62762CA6" w14:textId="77777777" w:rsidR="009427C6" w:rsidRDefault="009427C6">
            <w:pPr>
              <w:pStyle w:val="TableText"/>
              <w:tabs>
                <w:tab w:val="num" w:pos="360"/>
              </w:tabs>
              <w:ind w:left="360" w:hanging="360"/>
              <w:rPr>
                <w:rFonts w:ascii="Arial" w:hAnsi="Arial"/>
                <w:sz w:val="20"/>
              </w:rPr>
            </w:pPr>
            <w:r>
              <w:rPr>
                <w:rFonts w:ascii="Arial" w:hAnsi="Arial"/>
                <w:sz w:val="20"/>
              </w:rPr>
              <w:t>10.</w:t>
            </w:r>
          </w:p>
        </w:tc>
        <w:tc>
          <w:tcPr>
            <w:tcW w:w="630" w:type="dxa"/>
          </w:tcPr>
          <w:p w14:paraId="6A9BD1F1" w14:textId="77777777" w:rsidR="009427C6" w:rsidRDefault="009427C6">
            <w:pPr>
              <w:pStyle w:val="TableText"/>
              <w:rPr>
                <w:rFonts w:ascii="Arial" w:hAnsi="Arial"/>
                <w:sz w:val="20"/>
              </w:rPr>
            </w:pPr>
            <w:r>
              <w:rPr>
                <w:rFonts w:ascii="Arial" w:hAnsi="Arial"/>
                <w:sz w:val="20"/>
              </w:rPr>
              <w:t>95R</w:t>
            </w:r>
          </w:p>
        </w:tc>
        <w:tc>
          <w:tcPr>
            <w:tcW w:w="990" w:type="dxa"/>
          </w:tcPr>
          <w:p w14:paraId="76D1EB21" w14:textId="77777777" w:rsidR="009427C6" w:rsidRDefault="009427C6">
            <w:pPr>
              <w:pStyle w:val="TableText"/>
              <w:rPr>
                <w:rFonts w:ascii="Arial" w:hAnsi="Arial"/>
                <w:sz w:val="20"/>
              </w:rPr>
            </w:pPr>
            <w:r>
              <w:rPr>
                <w:rFonts w:ascii="Arial" w:hAnsi="Arial"/>
                <w:sz w:val="20"/>
              </w:rPr>
              <w:t xml:space="preserve"> ISSR</w:t>
            </w:r>
          </w:p>
        </w:tc>
        <w:tc>
          <w:tcPr>
            <w:tcW w:w="3150" w:type="dxa"/>
          </w:tcPr>
          <w:p w14:paraId="6E36565C" w14:textId="77777777" w:rsidR="009427C6" w:rsidRDefault="009427C6">
            <w:pPr>
              <w:pStyle w:val="TableText"/>
              <w:rPr>
                <w:rFonts w:ascii="Arial" w:hAnsi="Arial"/>
                <w:sz w:val="20"/>
              </w:rPr>
            </w:pPr>
            <w:r>
              <w:rPr>
                <w:rFonts w:ascii="Arial" w:hAnsi="Arial"/>
                <w:sz w:val="20"/>
              </w:rPr>
              <w:t>Issuer's Participant Code</w:t>
            </w:r>
          </w:p>
          <w:p w14:paraId="359BED8D" w14:textId="77777777" w:rsidR="009427C6" w:rsidRDefault="009427C6">
            <w:pPr>
              <w:pStyle w:val="TableText"/>
              <w:rPr>
                <w:rFonts w:ascii="Arial" w:hAnsi="Arial"/>
                <w:sz w:val="20"/>
              </w:rPr>
            </w:pPr>
            <w:r>
              <w:rPr>
                <w:rFonts w:ascii="Arial" w:hAnsi="Arial"/>
                <w:sz w:val="20"/>
              </w:rPr>
              <w:t>(Issuer)</w:t>
            </w:r>
          </w:p>
        </w:tc>
        <w:tc>
          <w:tcPr>
            <w:tcW w:w="630" w:type="dxa"/>
          </w:tcPr>
          <w:p w14:paraId="39F503E1" w14:textId="77777777" w:rsidR="009427C6" w:rsidRDefault="009427C6">
            <w:pPr>
              <w:pStyle w:val="TableText"/>
              <w:rPr>
                <w:rFonts w:ascii="Arial" w:hAnsi="Arial"/>
                <w:sz w:val="20"/>
              </w:rPr>
            </w:pPr>
            <w:r>
              <w:rPr>
                <w:rFonts w:ascii="Arial" w:hAnsi="Arial"/>
                <w:sz w:val="20"/>
              </w:rPr>
              <w:t>M</w:t>
            </w:r>
          </w:p>
        </w:tc>
        <w:tc>
          <w:tcPr>
            <w:tcW w:w="3150" w:type="dxa"/>
          </w:tcPr>
          <w:p w14:paraId="07A2976C" w14:textId="77777777" w:rsidR="009427C6" w:rsidRDefault="009427C6">
            <w:pPr>
              <w:pStyle w:val="TableText"/>
              <w:rPr>
                <w:rFonts w:ascii="Arial" w:hAnsi="Arial"/>
                <w:sz w:val="20"/>
              </w:rPr>
            </w:pPr>
            <w:r>
              <w:rPr>
                <w:rFonts w:ascii="Arial" w:hAnsi="Arial"/>
                <w:sz w:val="20"/>
              </w:rPr>
              <w:t>/STRA/2!a6!n</w:t>
            </w:r>
          </w:p>
          <w:p w14:paraId="0397C50F" w14:textId="77777777" w:rsidR="009427C6" w:rsidRDefault="009427C6">
            <w:pPr>
              <w:pStyle w:val="TableText"/>
              <w:rPr>
                <w:rFonts w:ascii="Arial" w:hAnsi="Arial"/>
                <w:sz w:val="20"/>
              </w:rPr>
            </w:pPr>
            <w:r>
              <w:rPr>
                <w:rFonts w:ascii="Arial" w:hAnsi="Arial"/>
                <w:sz w:val="20"/>
              </w:rPr>
              <w:t>(Issuer’s Participant Code)</w:t>
            </w:r>
          </w:p>
        </w:tc>
      </w:tr>
      <w:tr w:rsidR="009427C6" w14:paraId="378FB236" w14:textId="77777777">
        <w:tblPrEx>
          <w:tblCellMar>
            <w:top w:w="0" w:type="dxa"/>
            <w:bottom w:w="0" w:type="dxa"/>
          </w:tblCellMar>
        </w:tblPrEx>
        <w:tc>
          <w:tcPr>
            <w:tcW w:w="720" w:type="dxa"/>
          </w:tcPr>
          <w:p w14:paraId="7EC6680E" w14:textId="77777777" w:rsidR="009427C6" w:rsidRDefault="009427C6">
            <w:pPr>
              <w:pStyle w:val="TableText"/>
              <w:tabs>
                <w:tab w:val="num" w:pos="360"/>
              </w:tabs>
              <w:ind w:left="360" w:hanging="360"/>
              <w:rPr>
                <w:rFonts w:ascii="Arial" w:hAnsi="Arial"/>
                <w:sz w:val="20"/>
              </w:rPr>
            </w:pPr>
            <w:r>
              <w:rPr>
                <w:rFonts w:ascii="Arial" w:hAnsi="Arial"/>
                <w:sz w:val="20"/>
              </w:rPr>
              <w:t>11.</w:t>
            </w:r>
          </w:p>
        </w:tc>
        <w:tc>
          <w:tcPr>
            <w:tcW w:w="630" w:type="dxa"/>
          </w:tcPr>
          <w:p w14:paraId="1C92D41A" w14:textId="77777777" w:rsidR="009427C6" w:rsidRDefault="009427C6">
            <w:pPr>
              <w:pStyle w:val="TableText"/>
              <w:rPr>
                <w:rFonts w:ascii="Arial" w:hAnsi="Arial"/>
                <w:sz w:val="20"/>
              </w:rPr>
            </w:pPr>
            <w:r>
              <w:rPr>
                <w:rFonts w:ascii="Arial" w:hAnsi="Arial"/>
                <w:sz w:val="20"/>
              </w:rPr>
              <w:t>35B</w:t>
            </w:r>
          </w:p>
        </w:tc>
        <w:tc>
          <w:tcPr>
            <w:tcW w:w="990" w:type="dxa"/>
          </w:tcPr>
          <w:p w14:paraId="47DFBC64" w14:textId="77777777" w:rsidR="009427C6" w:rsidRDefault="009427C6">
            <w:pPr>
              <w:pStyle w:val="TableText"/>
              <w:rPr>
                <w:rFonts w:ascii="Arial" w:hAnsi="Arial"/>
                <w:sz w:val="20"/>
              </w:rPr>
            </w:pPr>
          </w:p>
        </w:tc>
        <w:tc>
          <w:tcPr>
            <w:tcW w:w="3150" w:type="dxa"/>
          </w:tcPr>
          <w:p w14:paraId="6D4B2516" w14:textId="77777777" w:rsidR="009427C6" w:rsidRDefault="009427C6">
            <w:pPr>
              <w:pStyle w:val="TableText"/>
              <w:rPr>
                <w:rFonts w:ascii="Arial" w:hAnsi="Arial"/>
                <w:sz w:val="20"/>
              </w:rPr>
            </w:pPr>
            <w:r>
              <w:rPr>
                <w:rFonts w:ascii="Arial" w:hAnsi="Arial"/>
                <w:sz w:val="20"/>
              </w:rPr>
              <w:t>Identification of securities</w:t>
            </w:r>
          </w:p>
          <w:p w14:paraId="76DAB83F" w14:textId="77777777" w:rsidR="009427C6" w:rsidRDefault="009427C6">
            <w:pPr>
              <w:pStyle w:val="TableText"/>
              <w:rPr>
                <w:rFonts w:ascii="Arial" w:hAnsi="Arial"/>
                <w:sz w:val="20"/>
              </w:rPr>
            </w:pPr>
            <w:r>
              <w:rPr>
                <w:rFonts w:ascii="Arial" w:hAnsi="Arial"/>
                <w:sz w:val="20"/>
              </w:rPr>
              <w:t>(ISIN)</w:t>
            </w:r>
          </w:p>
        </w:tc>
        <w:tc>
          <w:tcPr>
            <w:tcW w:w="630" w:type="dxa"/>
          </w:tcPr>
          <w:p w14:paraId="3FDB4172" w14:textId="77777777" w:rsidR="009427C6" w:rsidRDefault="009427C6">
            <w:pPr>
              <w:pStyle w:val="TableText"/>
              <w:rPr>
                <w:rFonts w:ascii="Arial" w:hAnsi="Arial"/>
                <w:sz w:val="20"/>
              </w:rPr>
            </w:pPr>
            <w:r>
              <w:rPr>
                <w:rFonts w:ascii="Arial" w:hAnsi="Arial"/>
                <w:sz w:val="20"/>
              </w:rPr>
              <w:t>M</w:t>
            </w:r>
          </w:p>
        </w:tc>
        <w:tc>
          <w:tcPr>
            <w:tcW w:w="3150" w:type="dxa"/>
          </w:tcPr>
          <w:p w14:paraId="596A964B" w14:textId="77777777" w:rsidR="009427C6" w:rsidRDefault="009427C6">
            <w:pPr>
              <w:pStyle w:val="TableText"/>
              <w:rPr>
                <w:rFonts w:ascii="Arial" w:hAnsi="Arial"/>
                <w:sz w:val="20"/>
              </w:rPr>
            </w:pPr>
            <w:r>
              <w:rPr>
                <w:rFonts w:ascii="Arial" w:hAnsi="Arial"/>
                <w:sz w:val="20"/>
              </w:rPr>
              <w:t>[ISIN1!e12!c]</w:t>
            </w:r>
          </w:p>
          <w:p w14:paraId="691499F4" w14:textId="77777777" w:rsidR="009427C6" w:rsidRDefault="009427C6">
            <w:pPr>
              <w:pStyle w:val="TableText"/>
              <w:rPr>
                <w:rFonts w:ascii="Arial" w:hAnsi="Arial"/>
                <w:sz w:val="20"/>
              </w:rPr>
            </w:pPr>
            <w:r>
              <w:rPr>
                <w:rFonts w:ascii="Arial" w:hAnsi="Arial"/>
                <w:sz w:val="20"/>
              </w:rPr>
              <w:t>[4*35x]</w:t>
            </w:r>
          </w:p>
          <w:p w14:paraId="56631642" w14:textId="77777777" w:rsidR="009427C6" w:rsidRDefault="009427C6">
            <w:pPr>
              <w:pStyle w:val="TableText"/>
              <w:rPr>
                <w:rFonts w:ascii="Arial" w:hAnsi="Arial"/>
                <w:sz w:val="20"/>
              </w:rPr>
            </w:pPr>
            <w:r>
              <w:rPr>
                <w:rFonts w:ascii="Arial" w:hAnsi="Arial"/>
                <w:sz w:val="20"/>
              </w:rPr>
              <w:t>Sub-field 1 should not be present</w:t>
            </w:r>
          </w:p>
          <w:p w14:paraId="3259BC0B" w14:textId="77777777" w:rsidR="009427C6" w:rsidRDefault="009427C6">
            <w:pPr>
              <w:pStyle w:val="TableText"/>
              <w:rPr>
                <w:rFonts w:ascii="Arial" w:hAnsi="Arial"/>
                <w:sz w:val="20"/>
              </w:rPr>
            </w:pPr>
            <w:r>
              <w:rPr>
                <w:rFonts w:ascii="Arial" w:hAnsi="Arial"/>
                <w:sz w:val="20"/>
              </w:rPr>
              <w:t>Sub-field 2 is Mandatory</w:t>
            </w:r>
          </w:p>
        </w:tc>
      </w:tr>
      <w:tr w:rsidR="009427C6" w14:paraId="6EC18726" w14:textId="77777777">
        <w:tblPrEx>
          <w:tblCellMar>
            <w:top w:w="0" w:type="dxa"/>
            <w:bottom w:w="0" w:type="dxa"/>
          </w:tblCellMar>
        </w:tblPrEx>
        <w:tc>
          <w:tcPr>
            <w:tcW w:w="720" w:type="dxa"/>
          </w:tcPr>
          <w:p w14:paraId="1EB48EA5" w14:textId="77777777" w:rsidR="009427C6" w:rsidRDefault="009427C6">
            <w:pPr>
              <w:pStyle w:val="TableText"/>
              <w:tabs>
                <w:tab w:val="num" w:pos="360"/>
              </w:tabs>
              <w:ind w:left="360" w:hanging="360"/>
              <w:rPr>
                <w:rFonts w:ascii="Arial" w:hAnsi="Arial"/>
                <w:sz w:val="20"/>
              </w:rPr>
            </w:pPr>
            <w:r>
              <w:rPr>
                <w:rFonts w:ascii="Arial" w:hAnsi="Arial"/>
                <w:sz w:val="20"/>
              </w:rPr>
              <w:t>12.</w:t>
            </w:r>
          </w:p>
        </w:tc>
        <w:tc>
          <w:tcPr>
            <w:tcW w:w="630" w:type="dxa"/>
          </w:tcPr>
          <w:p w14:paraId="0FD11F4B" w14:textId="77777777" w:rsidR="009427C6" w:rsidRDefault="009427C6">
            <w:pPr>
              <w:pStyle w:val="TableText"/>
              <w:rPr>
                <w:rFonts w:ascii="Arial" w:hAnsi="Arial"/>
                <w:sz w:val="20"/>
              </w:rPr>
            </w:pPr>
            <w:r>
              <w:rPr>
                <w:rFonts w:ascii="Arial" w:hAnsi="Arial"/>
                <w:sz w:val="20"/>
              </w:rPr>
              <w:t>36B</w:t>
            </w:r>
          </w:p>
        </w:tc>
        <w:tc>
          <w:tcPr>
            <w:tcW w:w="990" w:type="dxa"/>
          </w:tcPr>
          <w:p w14:paraId="64AA416F" w14:textId="77777777" w:rsidR="009427C6" w:rsidRDefault="009427C6">
            <w:pPr>
              <w:pStyle w:val="TableText"/>
              <w:rPr>
                <w:rFonts w:ascii="Arial" w:hAnsi="Arial"/>
                <w:sz w:val="20"/>
              </w:rPr>
            </w:pPr>
            <w:r>
              <w:rPr>
                <w:rFonts w:ascii="Arial" w:hAnsi="Arial"/>
                <w:sz w:val="20"/>
              </w:rPr>
              <w:t xml:space="preserve"> QISS</w:t>
            </w:r>
          </w:p>
        </w:tc>
        <w:tc>
          <w:tcPr>
            <w:tcW w:w="3150" w:type="dxa"/>
          </w:tcPr>
          <w:p w14:paraId="729D1A36" w14:textId="77777777" w:rsidR="009427C6" w:rsidRDefault="009427C6">
            <w:pPr>
              <w:pStyle w:val="TableText"/>
              <w:rPr>
                <w:rFonts w:ascii="Arial" w:hAnsi="Arial"/>
                <w:sz w:val="20"/>
              </w:rPr>
            </w:pPr>
            <w:r>
              <w:rPr>
                <w:rFonts w:ascii="Arial" w:hAnsi="Arial"/>
                <w:sz w:val="20"/>
              </w:rPr>
              <w:t>Quantity Issued</w:t>
            </w:r>
          </w:p>
          <w:p w14:paraId="1003701F" w14:textId="77777777" w:rsidR="009427C6" w:rsidRDefault="009427C6">
            <w:pPr>
              <w:pStyle w:val="TableText"/>
              <w:rPr>
                <w:rFonts w:ascii="Arial" w:hAnsi="Arial"/>
                <w:sz w:val="20"/>
              </w:rPr>
            </w:pPr>
            <w:r>
              <w:rPr>
                <w:rFonts w:ascii="Arial" w:hAnsi="Arial"/>
                <w:sz w:val="20"/>
              </w:rPr>
              <w:t>(Issued Amount)</w:t>
            </w:r>
          </w:p>
        </w:tc>
        <w:tc>
          <w:tcPr>
            <w:tcW w:w="630" w:type="dxa"/>
          </w:tcPr>
          <w:p w14:paraId="6EF11B51" w14:textId="77777777" w:rsidR="009427C6" w:rsidRDefault="009427C6">
            <w:pPr>
              <w:pStyle w:val="TableText"/>
              <w:rPr>
                <w:rFonts w:ascii="Arial" w:hAnsi="Arial"/>
                <w:sz w:val="20"/>
              </w:rPr>
            </w:pPr>
            <w:r>
              <w:rPr>
                <w:rFonts w:ascii="Arial" w:hAnsi="Arial"/>
                <w:sz w:val="20"/>
              </w:rPr>
              <w:t>M</w:t>
            </w:r>
          </w:p>
        </w:tc>
        <w:tc>
          <w:tcPr>
            <w:tcW w:w="3150" w:type="dxa"/>
          </w:tcPr>
          <w:p w14:paraId="32B1EC43" w14:textId="77777777" w:rsidR="009427C6" w:rsidRDefault="009427C6">
            <w:pPr>
              <w:pStyle w:val="TableText"/>
              <w:rPr>
                <w:rFonts w:ascii="Arial" w:hAnsi="Arial"/>
                <w:sz w:val="20"/>
              </w:rPr>
            </w:pPr>
            <w:r>
              <w:rPr>
                <w:rFonts w:ascii="Arial" w:hAnsi="Arial"/>
                <w:sz w:val="20"/>
              </w:rPr>
              <w:t>//FAMT/15d</w:t>
            </w:r>
            <w:r>
              <w:rPr>
                <w:rFonts w:ascii="Arial" w:hAnsi="Arial"/>
                <w:b/>
                <w:sz w:val="20"/>
              </w:rPr>
              <w:t>(To be defaulted by STRATE) Down to 3 decimals</w:t>
            </w:r>
          </w:p>
        </w:tc>
      </w:tr>
    </w:tbl>
    <w:p w14:paraId="116AC195" w14:textId="77777777" w:rsidR="009427C6" w:rsidRDefault="009427C6">
      <w:pPr>
        <w:pStyle w:val="Header"/>
        <w:rPr>
          <w:lang w:val="en-GB"/>
        </w:rPr>
      </w:pPr>
    </w:p>
    <w:p w14:paraId="47911F82" w14:textId="77777777" w:rsidR="009427C6" w:rsidRDefault="009427C6">
      <w:pPr>
        <w:rPr>
          <w:rFonts w:ascii="Arial" w:hAnsi="Arial"/>
          <w:sz w:val="20"/>
        </w:rPr>
      </w:pPr>
      <w:r>
        <w:rPr>
          <w:rFonts w:ascii="Arial" w:hAnsi="Arial"/>
          <w:b/>
          <w:sz w:val="20"/>
        </w:rPr>
        <w:t>Optional Subsequence B1 Financial Instrument Attributes</w:t>
      </w:r>
      <w:r>
        <w:rPr>
          <w:rFonts w:ascii="Arial" w:hAnsi="Arial"/>
          <w:sz w:val="20"/>
        </w:rPr>
        <w:t xml:space="preserve"> </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990"/>
        <w:gridCol w:w="3150"/>
        <w:gridCol w:w="630"/>
        <w:gridCol w:w="3150"/>
      </w:tblGrid>
      <w:tr w:rsidR="009427C6" w14:paraId="6D6B87A6" w14:textId="77777777">
        <w:tblPrEx>
          <w:tblCellMar>
            <w:top w:w="0" w:type="dxa"/>
            <w:bottom w:w="0" w:type="dxa"/>
          </w:tblCellMar>
        </w:tblPrEx>
        <w:tc>
          <w:tcPr>
            <w:tcW w:w="720" w:type="dxa"/>
          </w:tcPr>
          <w:p w14:paraId="2572A8C7" w14:textId="77777777" w:rsidR="009427C6" w:rsidRDefault="009427C6">
            <w:pPr>
              <w:pStyle w:val="TableText"/>
              <w:tabs>
                <w:tab w:val="num" w:pos="360"/>
              </w:tabs>
              <w:ind w:left="360" w:hanging="360"/>
              <w:rPr>
                <w:rFonts w:ascii="Arial" w:hAnsi="Arial"/>
                <w:sz w:val="20"/>
              </w:rPr>
            </w:pPr>
            <w:r>
              <w:rPr>
                <w:rFonts w:ascii="Arial" w:hAnsi="Arial"/>
                <w:sz w:val="20"/>
              </w:rPr>
              <w:t>13.</w:t>
            </w:r>
          </w:p>
        </w:tc>
        <w:tc>
          <w:tcPr>
            <w:tcW w:w="630" w:type="dxa"/>
          </w:tcPr>
          <w:p w14:paraId="3AC19902" w14:textId="77777777" w:rsidR="009427C6" w:rsidRDefault="009427C6">
            <w:pPr>
              <w:pStyle w:val="TableText"/>
              <w:rPr>
                <w:rFonts w:ascii="Arial" w:hAnsi="Arial"/>
                <w:sz w:val="20"/>
              </w:rPr>
            </w:pPr>
            <w:r>
              <w:rPr>
                <w:rFonts w:ascii="Arial" w:hAnsi="Arial"/>
                <w:sz w:val="20"/>
              </w:rPr>
              <w:t>16R</w:t>
            </w:r>
          </w:p>
        </w:tc>
        <w:tc>
          <w:tcPr>
            <w:tcW w:w="990" w:type="dxa"/>
          </w:tcPr>
          <w:p w14:paraId="3017BCD7" w14:textId="77777777" w:rsidR="009427C6" w:rsidRDefault="009427C6">
            <w:pPr>
              <w:pStyle w:val="TableText"/>
              <w:rPr>
                <w:rFonts w:ascii="Arial" w:hAnsi="Arial"/>
                <w:sz w:val="20"/>
              </w:rPr>
            </w:pPr>
          </w:p>
        </w:tc>
        <w:tc>
          <w:tcPr>
            <w:tcW w:w="3150" w:type="dxa"/>
          </w:tcPr>
          <w:p w14:paraId="19B45927" w14:textId="77777777" w:rsidR="009427C6" w:rsidRDefault="009427C6">
            <w:pPr>
              <w:pStyle w:val="TableText"/>
              <w:rPr>
                <w:rFonts w:ascii="Arial" w:hAnsi="Arial"/>
                <w:sz w:val="20"/>
              </w:rPr>
            </w:pPr>
            <w:r>
              <w:rPr>
                <w:rFonts w:ascii="Arial" w:hAnsi="Arial"/>
                <w:sz w:val="20"/>
              </w:rPr>
              <w:t>Start of block</w:t>
            </w:r>
          </w:p>
          <w:p w14:paraId="36CCE6DD" w14:textId="77777777" w:rsidR="009427C6" w:rsidRDefault="009427C6">
            <w:pPr>
              <w:pStyle w:val="TableText"/>
              <w:rPr>
                <w:rFonts w:ascii="Arial" w:hAnsi="Arial"/>
                <w:sz w:val="20"/>
              </w:rPr>
            </w:pPr>
            <w:r>
              <w:rPr>
                <w:rFonts w:ascii="Arial" w:hAnsi="Arial"/>
                <w:sz w:val="20"/>
              </w:rPr>
              <w:t>- Financial instrument attributes</w:t>
            </w:r>
          </w:p>
        </w:tc>
        <w:tc>
          <w:tcPr>
            <w:tcW w:w="630" w:type="dxa"/>
          </w:tcPr>
          <w:p w14:paraId="6DC180E0" w14:textId="77777777" w:rsidR="009427C6" w:rsidRDefault="009427C6">
            <w:pPr>
              <w:pStyle w:val="TableText"/>
              <w:rPr>
                <w:rFonts w:ascii="Arial" w:hAnsi="Arial"/>
                <w:sz w:val="20"/>
              </w:rPr>
            </w:pPr>
            <w:r>
              <w:rPr>
                <w:rFonts w:ascii="Arial" w:hAnsi="Arial"/>
                <w:sz w:val="20"/>
              </w:rPr>
              <w:t>M</w:t>
            </w:r>
          </w:p>
        </w:tc>
        <w:tc>
          <w:tcPr>
            <w:tcW w:w="3150" w:type="dxa"/>
          </w:tcPr>
          <w:p w14:paraId="337A145A" w14:textId="77777777" w:rsidR="009427C6" w:rsidRDefault="009427C6">
            <w:pPr>
              <w:pStyle w:val="TableText"/>
              <w:rPr>
                <w:rFonts w:ascii="Arial" w:hAnsi="Arial"/>
                <w:sz w:val="20"/>
              </w:rPr>
            </w:pPr>
            <w:r>
              <w:rPr>
                <w:rFonts w:ascii="Arial" w:hAnsi="Arial"/>
                <w:sz w:val="20"/>
              </w:rPr>
              <w:t>FIA</w:t>
            </w:r>
          </w:p>
        </w:tc>
      </w:tr>
      <w:tr w:rsidR="009427C6" w14:paraId="3EAFD9C4" w14:textId="77777777">
        <w:tblPrEx>
          <w:tblCellMar>
            <w:top w:w="0" w:type="dxa"/>
            <w:bottom w:w="0" w:type="dxa"/>
          </w:tblCellMar>
        </w:tblPrEx>
        <w:tc>
          <w:tcPr>
            <w:tcW w:w="720" w:type="dxa"/>
          </w:tcPr>
          <w:p w14:paraId="513FEC08" w14:textId="77777777" w:rsidR="009427C6" w:rsidRDefault="009427C6">
            <w:pPr>
              <w:pStyle w:val="TableText"/>
              <w:tabs>
                <w:tab w:val="num" w:pos="360"/>
              </w:tabs>
              <w:ind w:left="360" w:hanging="360"/>
              <w:rPr>
                <w:rFonts w:ascii="Arial" w:hAnsi="Arial"/>
                <w:sz w:val="20"/>
              </w:rPr>
            </w:pPr>
            <w:r>
              <w:rPr>
                <w:rFonts w:ascii="Arial" w:hAnsi="Arial"/>
                <w:sz w:val="20"/>
              </w:rPr>
              <w:t>14.</w:t>
            </w:r>
          </w:p>
        </w:tc>
        <w:tc>
          <w:tcPr>
            <w:tcW w:w="630" w:type="dxa"/>
          </w:tcPr>
          <w:p w14:paraId="1C4ECAFF" w14:textId="77777777" w:rsidR="009427C6" w:rsidRDefault="009427C6">
            <w:pPr>
              <w:pStyle w:val="TableText"/>
              <w:rPr>
                <w:rFonts w:ascii="Arial" w:hAnsi="Arial"/>
                <w:sz w:val="20"/>
              </w:rPr>
            </w:pPr>
            <w:r>
              <w:rPr>
                <w:rFonts w:ascii="Arial" w:hAnsi="Arial"/>
                <w:sz w:val="20"/>
              </w:rPr>
              <w:t>22F</w:t>
            </w:r>
          </w:p>
        </w:tc>
        <w:tc>
          <w:tcPr>
            <w:tcW w:w="990" w:type="dxa"/>
          </w:tcPr>
          <w:p w14:paraId="15CE552F" w14:textId="77777777" w:rsidR="009427C6" w:rsidRDefault="009427C6">
            <w:pPr>
              <w:pStyle w:val="TableText"/>
              <w:rPr>
                <w:rFonts w:ascii="Arial" w:hAnsi="Arial"/>
                <w:sz w:val="20"/>
              </w:rPr>
            </w:pPr>
            <w:r>
              <w:rPr>
                <w:rFonts w:ascii="Arial" w:hAnsi="Arial"/>
                <w:sz w:val="20"/>
              </w:rPr>
              <w:t>PFRE</w:t>
            </w:r>
          </w:p>
        </w:tc>
        <w:tc>
          <w:tcPr>
            <w:tcW w:w="3150" w:type="dxa"/>
          </w:tcPr>
          <w:p w14:paraId="27A6968F" w14:textId="77777777" w:rsidR="009427C6" w:rsidRDefault="009427C6">
            <w:pPr>
              <w:pStyle w:val="TableText"/>
              <w:rPr>
                <w:rFonts w:ascii="Arial" w:hAnsi="Arial"/>
                <w:sz w:val="20"/>
              </w:rPr>
            </w:pPr>
            <w:r>
              <w:rPr>
                <w:rFonts w:ascii="Arial" w:hAnsi="Arial"/>
                <w:sz w:val="20"/>
              </w:rPr>
              <w:t>Coupon Payment Frequency</w:t>
            </w:r>
          </w:p>
          <w:p w14:paraId="3CEAC56A" w14:textId="77777777" w:rsidR="009427C6" w:rsidRDefault="009427C6">
            <w:pPr>
              <w:pStyle w:val="TableText"/>
              <w:rPr>
                <w:rFonts w:ascii="Arial" w:hAnsi="Arial"/>
                <w:sz w:val="20"/>
              </w:rPr>
            </w:pPr>
            <w:r>
              <w:rPr>
                <w:rFonts w:ascii="Arial" w:hAnsi="Arial"/>
                <w:sz w:val="20"/>
              </w:rPr>
              <w:t>(Mandatory for category 2/3/4)</w:t>
            </w:r>
          </w:p>
        </w:tc>
        <w:tc>
          <w:tcPr>
            <w:tcW w:w="630" w:type="dxa"/>
          </w:tcPr>
          <w:p w14:paraId="15A448B4" w14:textId="77777777" w:rsidR="009427C6" w:rsidRDefault="009427C6">
            <w:pPr>
              <w:pStyle w:val="TableText"/>
              <w:rPr>
                <w:rFonts w:ascii="Arial" w:hAnsi="Arial"/>
                <w:sz w:val="20"/>
              </w:rPr>
            </w:pPr>
            <w:r>
              <w:rPr>
                <w:rFonts w:ascii="Arial" w:hAnsi="Arial"/>
                <w:sz w:val="20"/>
              </w:rPr>
              <w:t>C</w:t>
            </w:r>
          </w:p>
        </w:tc>
        <w:tc>
          <w:tcPr>
            <w:tcW w:w="3150" w:type="dxa"/>
          </w:tcPr>
          <w:p w14:paraId="5A85E905" w14:textId="77777777" w:rsidR="009427C6" w:rsidRDefault="009427C6">
            <w:pPr>
              <w:pStyle w:val="TableText"/>
              <w:rPr>
                <w:rFonts w:ascii="Arial" w:hAnsi="Arial"/>
                <w:sz w:val="20"/>
              </w:rPr>
            </w:pPr>
            <w:r>
              <w:rPr>
                <w:rFonts w:ascii="Arial" w:hAnsi="Arial"/>
                <w:sz w:val="20"/>
              </w:rPr>
              <w:t>/STRA/4!c</w:t>
            </w:r>
          </w:p>
          <w:p w14:paraId="5E495788" w14:textId="77777777" w:rsidR="009427C6" w:rsidRDefault="009427C6">
            <w:pPr>
              <w:pStyle w:val="TableText"/>
              <w:rPr>
                <w:rFonts w:ascii="Arial" w:hAnsi="Arial"/>
                <w:sz w:val="20"/>
              </w:rPr>
            </w:pPr>
            <w:r>
              <w:rPr>
                <w:rFonts w:ascii="Arial" w:hAnsi="Arial"/>
                <w:sz w:val="20"/>
              </w:rPr>
              <w:t>See Field Descriptions</w:t>
            </w:r>
          </w:p>
        </w:tc>
      </w:tr>
      <w:tr w:rsidR="009427C6" w14:paraId="738336AE" w14:textId="77777777">
        <w:tblPrEx>
          <w:tblCellMar>
            <w:top w:w="0" w:type="dxa"/>
            <w:bottom w:w="0" w:type="dxa"/>
          </w:tblCellMar>
        </w:tblPrEx>
        <w:tc>
          <w:tcPr>
            <w:tcW w:w="720" w:type="dxa"/>
          </w:tcPr>
          <w:p w14:paraId="7B421A7A" w14:textId="77777777" w:rsidR="009427C6" w:rsidRDefault="009427C6">
            <w:pPr>
              <w:pStyle w:val="TableText"/>
              <w:tabs>
                <w:tab w:val="num" w:pos="360"/>
              </w:tabs>
              <w:ind w:left="360" w:hanging="360"/>
              <w:rPr>
                <w:rFonts w:ascii="Arial" w:hAnsi="Arial"/>
                <w:sz w:val="20"/>
              </w:rPr>
            </w:pPr>
            <w:r>
              <w:rPr>
                <w:rFonts w:ascii="Arial" w:hAnsi="Arial"/>
                <w:sz w:val="20"/>
              </w:rPr>
              <w:t>15.</w:t>
            </w:r>
          </w:p>
        </w:tc>
        <w:tc>
          <w:tcPr>
            <w:tcW w:w="630" w:type="dxa"/>
          </w:tcPr>
          <w:p w14:paraId="31FEB833" w14:textId="77777777" w:rsidR="009427C6" w:rsidRDefault="009427C6">
            <w:pPr>
              <w:pStyle w:val="TableText"/>
              <w:rPr>
                <w:rFonts w:ascii="Arial" w:hAnsi="Arial"/>
                <w:sz w:val="20"/>
              </w:rPr>
            </w:pPr>
            <w:r>
              <w:rPr>
                <w:rFonts w:ascii="Arial" w:hAnsi="Arial"/>
                <w:sz w:val="20"/>
              </w:rPr>
              <w:t>13B</w:t>
            </w:r>
          </w:p>
        </w:tc>
        <w:tc>
          <w:tcPr>
            <w:tcW w:w="990" w:type="dxa"/>
          </w:tcPr>
          <w:p w14:paraId="13ED5C5D" w14:textId="77777777" w:rsidR="009427C6" w:rsidRDefault="009427C6">
            <w:pPr>
              <w:pStyle w:val="TableText"/>
              <w:rPr>
                <w:rFonts w:ascii="Arial" w:hAnsi="Arial"/>
                <w:sz w:val="20"/>
              </w:rPr>
            </w:pPr>
            <w:r>
              <w:rPr>
                <w:rFonts w:ascii="Arial" w:hAnsi="Arial"/>
                <w:sz w:val="20"/>
              </w:rPr>
              <w:t>CPYD</w:t>
            </w:r>
          </w:p>
        </w:tc>
        <w:tc>
          <w:tcPr>
            <w:tcW w:w="3150" w:type="dxa"/>
          </w:tcPr>
          <w:p w14:paraId="13FD1B7A" w14:textId="77777777" w:rsidR="009427C6" w:rsidRDefault="009427C6">
            <w:pPr>
              <w:pStyle w:val="TableText"/>
              <w:rPr>
                <w:rFonts w:ascii="Arial" w:hAnsi="Arial"/>
                <w:sz w:val="20"/>
              </w:rPr>
            </w:pPr>
            <w:r>
              <w:rPr>
                <w:rFonts w:ascii="Arial" w:hAnsi="Arial"/>
                <w:sz w:val="20"/>
              </w:rPr>
              <w:t>Coupon Payment Day</w:t>
            </w:r>
          </w:p>
          <w:p w14:paraId="7013D9EE" w14:textId="77777777" w:rsidR="009427C6" w:rsidRDefault="009427C6">
            <w:pPr>
              <w:pStyle w:val="TableText"/>
              <w:rPr>
                <w:rFonts w:ascii="Arial" w:hAnsi="Arial"/>
                <w:sz w:val="20"/>
              </w:rPr>
            </w:pPr>
          </w:p>
          <w:p w14:paraId="449C6BA8" w14:textId="77777777" w:rsidR="009427C6" w:rsidRDefault="009427C6">
            <w:pPr>
              <w:pStyle w:val="TableText"/>
              <w:rPr>
                <w:rFonts w:ascii="Arial" w:hAnsi="Arial"/>
                <w:sz w:val="20"/>
              </w:rPr>
            </w:pPr>
            <w:r>
              <w:rPr>
                <w:rFonts w:ascii="Arial" w:hAnsi="Arial"/>
                <w:sz w:val="20"/>
              </w:rPr>
              <w:t>(Mandatory for category 2/3/4)</w:t>
            </w:r>
          </w:p>
        </w:tc>
        <w:tc>
          <w:tcPr>
            <w:tcW w:w="630" w:type="dxa"/>
          </w:tcPr>
          <w:p w14:paraId="3FDAF0F6" w14:textId="77777777" w:rsidR="009427C6" w:rsidRDefault="009427C6">
            <w:pPr>
              <w:pStyle w:val="TableText"/>
              <w:rPr>
                <w:rFonts w:ascii="Arial" w:hAnsi="Arial"/>
                <w:sz w:val="20"/>
              </w:rPr>
            </w:pPr>
            <w:r>
              <w:rPr>
                <w:rFonts w:ascii="Arial" w:hAnsi="Arial"/>
                <w:sz w:val="20"/>
              </w:rPr>
              <w:t>C</w:t>
            </w:r>
          </w:p>
        </w:tc>
        <w:tc>
          <w:tcPr>
            <w:tcW w:w="3150" w:type="dxa"/>
          </w:tcPr>
          <w:p w14:paraId="4D5ADA8B" w14:textId="77777777" w:rsidR="009427C6" w:rsidRDefault="009427C6">
            <w:pPr>
              <w:pStyle w:val="TableText"/>
              <w:rPr>
                <w:rFonts w:ascii="Arial" w:hAnsi="Arial"/>
                <w:sz w:val="20"/>
              </w:rPr>
            </w:pPr>
            <w:r>
              <w:rPr>
                <w:rFonts w:ascii="Arial" w:hAnsi="Arial"/>
                <w:sz w:val="20"/>
              </w:rPr>
              <w:t>/STRA/2!n</w:t>
            </w:r>
          </w:p>
          <w:p w14:paraId="317EE3C8" w14:textId="77777777" w:rsidR="009427C6" w:rsidRDefault="009427C6">
            <w:pPr>
              <w:pStyle w:val="TableText"/>
              <w:rPr>
                <w:rFonts w:ascii="Arial" w:hAnsi="Arial"/>
                <w:sz w:val="20"/>
              </w:rPr>
            </w:pPr>
          </w:p>
          <w:p w14:paraId="6BF54EF6" w14:textId="77777777" w:rsidR="009427C6" w:rsidRDefault="009427C6">
            <w:pPr>
              <w:pStyle w:val="TableText"/>
              <w:rPr>
                <w:rFonts w:ascii="Arial" w:hAnsi="Arial"/>
                <w:sz w:val="20"/>
              </w:rPr>
            </w:pPr>
            <w:r>
              <w:rPr>
                <w:rFonts w:ascii="Arial" w:hAnsi="Arial"/>
                <w:sz w:val="20"/>
              </w:rPr>
              <w:t>Valid Values:</w:t>
            </w:r>
          </w:p>
          <w:p w14:paraId="3CE3355E" w14:textId="77777777" w:rsidR="009427C6" w:rsidRDefault="009427C6">
            <w:pPr>
              <w:pStyle w:val="TableText"/>
              <w:rPr>
                <w:rFonts w:ascii="Arial" w:hAnsi="Arial"/>
                <w:sz w:val="20"/>
              </w:rPr>
            </w:pPr>
            <w:r>
              <w:rPr>
                <w:rFonts w:ascii="Arial" w:hAnsi="Arial"/>
                <w:sz w:val="20"/>
              </w:rPr>
              <w:t>01-31</w:t>
            </w:r>
          </w:p>
        </w:tc>
      </w:tr>
      <w:tr w:rsidR="009427C6" w14:paraId="1BF89B51" w14:textId="77777777">
        <w:tblPrEx>
          <w:tblCellMar>
            <w:top w:w="0" w:type="dxa"/>
            <w:bottom w:w="0" w:type="dxa"/>
          </w:tblCellMar>
        </w:tblPrEx>
        <w:tc>
          <w:tcPr>
            <w:tcW w:w="720" w:type="dxa"/>
          </w:tcPr>
          <w:p w14:paraId="0BD5A1C2" w14:textId="77777777" w:rsidR="009427C6" w:rsidRDefault="009427C6">
            <w:pPr>
              <w:pStyle w:val="TableText"/>
              <w:tabs>
                <w:tab w:val="num" w:pos="360"/>
              </w:tabs>
              <w:ind w:left="360" w:hanging="360"/>
              <w:rPr>
                <w:rFonts w:ascii="Arial" w:hAnsi="Arial"/>
                <w:sz w:val="20"/>
              </w:rPr>
            </w:pPr>
            <w:r>
              <w:rPr>
                <w:rFonts w:ascii="Arial" w:hAnsi="Arial"/>
                <w:sz w:val="20"/>
              </w:rPr>
              <w:t>16.</w:t>
            </w:r>
          </w:p>
        </w:tc>
        <w:tc>
          <w:tcPr>
            <w:tcW w:w="630" w:type="dxa"/>
          </w:tcPr>
          <w:p w14:paraId="1DAB3C36" w14:textId="77777777" w:rsidR="009427C6" w:rsidRDefault="009427C6">
            <w:pPr>
              <w:pStyle w:val="TableText"/>
              <w:rPr>
                <w:rFonts w:ascii="Arial" w:hAnsi="Arial"/>
                <w:sz w:val="20"/>
              </w:rPr>
            </w:pPr>
            <w:r>
              <w:rPr>
                <w:rFonts w:ascii="Arial" w:hAnsi="Arial"/>
                <w:sz w:val="20"/>
              </w:rPr>
              <w:t>12A</w:t>
            </w:r>
          </w:p>
        </w:tc>
        <w:tc>
          <w:tcPr>
            <w:tcW w:w="990" w:type="dxa"/>
          </w:tcPr>
          <w:p w14:paraId="4D31A7F4" w14:textId="77777777" w:rsidR="009427C6" w:rsidRDefault="009427C6">
            <w:pPr>
              <w:pStyle w:val="TableText"/>
              <w:rPr>
                <w:rFonts w:ascii="Arial" w:hAnsi="Arial"/>
                <w:sz w:val="20"/>
              </w:rPr>
            </w:pPr>
            <w:r>
              <w:rPr>
                <w:rFonts w:ascii="Arial" w:hAnsi="Arial"/>
                <w:sz w:val="20"/>
              </w:rPr>
              <w:t>CATG</w:t>
            </w:r>
          </w:p>
        </w:tc>
        <w:tc>
          <w:tcPr>
            <w:tcW w:w="3150" w:type="dxa"/>
          </w:tcPr>
          <w:p w14:paraId="0505084C" w14:textId="77777777" w:rsidR="009427C6" w:rsidRDefault="009427C6">
            <w:pPr>
              <w:pStyle w:val="TableText"/>
              <w:rPr>
                <w:rFonts w:ascii="Arial" w:hAnsi="Arial"/>
                <w:sz w:val="20"/>
              </w:rPr>
            </w:pPr>
            <w:r>
              <w:rPr>
                <w:rFonts w:ascii="Arial" w:hAnsi="Arial"/>
                <w:sz w:val="20"/>
              </w:rPr>
              <w:t>Generic Category</w:t>
            </w:r>
          </w:p>
        </w:tc>
        <w:tc>
          <w:tcPr>
            <w:tcW w:w="630" w:type="dxa"/>
          </w:tcPr>
          <w:p w14:paraId="2D1BF81E" w14:textId="77777777" w:rsidR="009427C6" w:rsidRDefault="009427C6">
            <w:pPr>
              <w:pStyle w:val="TableText"/>
              <w:rPr>
                <w:rFonts w:ascii="Arial" w:hAnsi="Arial"/>
                <w:sz w:val="20"/>
              </w:rPr>
            </w:pPr>
            <w:r>
              <w:rPr>
                <w:rFonts w:ascii="Arial" w:hAnsi="Arial"/>
                <w:sz w:val="20"/>
              </w:rPr>
              <w:t>M</w:t>
            </w:r>
          </w:p>
        </w:tc>
        <w:tc>
          <w:tcPr>
            <w:tcW w:w="3150" w:type="dxa"/>
          </w:tcPr>
          <w:p w14:paraId="250A6CB1" w14:textId="77777777" w:rsidR="009427C6" w:rsidRDefault="009427C6">
            <w:pPr>
              <w:pStyle w:val="TableText"/>
              <w:rPr>
                <w:rFonts w:ascii="Arial" w:hAnsi="Arial"/>
                <w:sz w:val="20"/>
              </w:rPr>
            </w:pPr>
            <w:r>
              <w:rPr>
                <w:rFonts w:ascii="Arial" w:hAnsi="Arial"/>
                <w:sz w:val="20"/>
              </w:rPr>
              <w:t>//1!n</w:t>
            </w:r>
          </w:p>
        </w:tc>
      </w:tr>
      <w:tr w:rsidR="009427C6" w14:paraId="79D7AA34" w14:textId="77777777">
        <w:tblPrEx>
          <w:tblCellMar>
            <w:top w:w="0" w:type="dxa"/>
            <w:bottom w:w="0" w:type="dxa"/>
          </w:tblCellMar>
        </w:tblPrEx>
        <w:tc>
          <w:tcPr>
            <w:tcW w:w="720" w:type="dxa"/>
          </w:tcPr>
          <w:p w14:paraId="2B6B442D" w14:textId="77777777" w:rsidR="009427C6" w:rsidRDefault="009427C6">
            <w:pPr>
              <w:pStyle w:val="TableText"/>
              <w:tabs>
                <w:tab w:val="num" w:pos="360"/>
              </w:tabs>
              <w:ind w:left="360" w:hanging="360"/>
              <w:rPr>
                <w:rFonts w:ascii="Arial" w:hAnsi="Arial"/>
                <w:sz w:val="20"/>
              </w:rPr>
            </w:pPr>
            <w:r>
              <w:rPr>
                <w:rFonts w:ascii="Arial" w:hAnsi="Arial"/>
                <w:sz w:val="20"/>
              </w:rPr>
              <w:t>17.</w:t>
            </w:r>
          </w:p>
        </w:tc>
        <w:tc>
          <w:tcPr>
            <w:tcW w:w="630" w:type="dxa"/>
          </w:tcPr>
          <w:p w14:paraId="4D232C57" w14:textId="77777777" w:rsidR="009427C6" w:rsidRDefault="009427C6">
            <w:pPr>
              <w:pStyle w:val="TableText"/>
              <w:rPr>
                <w:rFonts w:ascii="Arial" w:hAnsi="Arial"/>
                <w:sz w:val="20"/>
              </w:rPr>
            </w:pPr>
            <w:r>
              <w:rPr>
                <w:rFonts w:ascii="Arial" w:hAnsi="Arial"/>
                <w:sz w:val="20"/>
              </w:rPr>
              <w:t>22H</w:t>
            </w:r>
          </w:p>
        </w:tc>
        <w:tc>
          <w:tcPr>
            <w:tcW w:w="990" w:type="dxa"/>
          </w:tcPr>
          <w:p w14:paraId="5968F612" w14:textId="77777777" w:rsidR="009427C6" w:rsidRDefault="009427C6">
            <w:pPr>
              <w:pStyle w:val="TableText"/>
              <w:rPr>
                <w:rFonts w:ascii="Arial" w:hAnsi="Arial"/>
                <w:sz w:val="20"/>
              </w:rPr>
            </w:pPr>
            <w:r>
              <w:rPr>
                <w:rFonts w:ascii="Arial" w:hAnsi="Arial"/>
                <w:sz w:val="20"/>
              </w:rPr>
              <w:t>TYPE</w:t>
            </w:r>
          </w:p>
        </w:tc>
        <w:tc>
          <w:tcPr>
            <w:tcW w:w="3150" w:type="dxa"/>
          </w:tcPr>
          <w:p w14:paraId="2AB50308" w14:textId="77777777" w:rsidR="009427C6" w:rsidRDefault="009427C6">
            <w:pPr>
              <w:pStyle w:val="TableText"/>
              <w:rPr>
                <w:rFonts w:ascii="Arial" w:hAnsi="Arial"/>
                <w:sz w:val="20"/>
              </w:rPr>
            </w:pPr>
            <w:r>
              <w:rPr>
                <w:rFonts w:ascii="Arial" w:hAnsi="Arial"/>
                <w:sz w:val="20"/>
              </w:rPr>
              <w:t>MMI Type</w:t>
            </w:r>
          </w:p>
        </w:tc>
        <w:tc>
          <w:tcPr>
            <w:tcW w:w="630" w:type="dxa"/>
          </w:tcPr>
          <w:p w14:paraId="7D42125C" w14:textId="77777777" w:rsidR="009427C6" w:rsidRDefault="009427C6">
            <w:pPr>
              <w:pStyle w:val="TableText"/>
              <w:rPr>
                <w:rFonts w:ascii="Arial" w:hAnsi="Arial"/>
                <w:sz w:val="20"/>
              </w:rPr>
            </w:pPr>
            <w:r>
              <w:rPr>
                <w:rFonts w:ascii="Arial" w:hAnsi="Arial"/>
                <w:sz w:val="20"/>
              </w:rPr>
              <w:t>M</w:t>
            </w:r>
          </w:p>
        </w:tc>
        <w:tc>
          <w:tcPr>
            <w:tcW w:w="3150" w:type="dxa"/>
          </w:tcPr>
          <w:p w14:paraId="6AC7460F" w14:textId="77777777" w:rsidR="009427C6" w:rsidRDefault="009427C6">
            <w:pPr>
              <w:pStyle w:val="TableText"/>
              <w:rPr>
                <w:rFonts w:ascii="Arial" w:hAnsi="Arial"/>
                <w:sz w:val="20"/>
              </w:rPr>
            </w:pPr>
            <w:r>
              <w:rPr>
                <w:rFonts w:ascii="Arial" w:hAnsi="Arial"/>
                <w:sz w:val="20"/>
              </w:rPr>
              <w:t xml:space="preserve">/STRA/4!c Note. The STRA is not a SWIFT standard. However, as the development has catered for this STRATE have agreed to include this code. </w:t>
            </w:r>
          </w:p>
        </w:tc>
      </w:tr>
      <w:tr w:rsidR="009427C6" w14:paraId="04684A53" w14:textId="77777777">
        <w:tblPrEx>
          <w:tblCellMar>
            <w:top w:w="0" w:type="dxa"/>
            <w:bottom w:w="0" w:type="dxa"/>
          </w:tblCellMar>
        </w:tblPrEx>
        <w:tc>
          <w:tcPr>
            <w:tcW w:w="720" w:type="dxa"/>
          </w:tcPr>
          <w:p w14:paraId="61A9775D" w14:textId="77777777" w:rsidR="009427C6" w:rsidRDefault="009427C6">
            <w:pPr>
              <w:pStyle w:val="TableText"/>
              <w:tabs>
                <w:tab w:val="num" w:pos="360"/>
              </w:tabs>
              <w:ind w:left="360" w:hanging="360"/>
              <w:rPr>
                <w:rFonts w:ascii="Arial" w:hAnsi="Arial"/>
                <w:sz w:val="20"/>
              </w:rPr>
            </w:pPr>
            <w:r>
              <w:rPr>
                <w:rFonts w:ascii="Arial" w:hAnsi="Arial"/>
                <w:sz w:val="20"/>
              </w:rPr>
              <w:lastRenderedPageBreak/>
              <w:t>18.</w:t>
            </w:r>
          </w:p>
        </w:tc>
        <w:tc>
          <w:tcPr>
            <w:tcW w:w="630" w:type="dxa"/>
          </w:tcPr>
          <w:p w14:paraId="3D5508F8" w14:textId="77777777" w:rsidR="009427C6" w:rsidRDefault="009427C6">
            <w:pPr>
              <w:pStyle w:val="TableText"/>
              <w:rPr>
                <w:rFonts w:ascii="Arial" w:hAnsi="Arial"/>
                <w:sz w:val="20"/>
              </w:rPr>
            </w:pPr>
            <w:r>
              <w:rPr>
                <w:rFonts w:ascii="Arial" w:hAnsi="Arial"/>
                <w:sz w:val="20"/>
              </w:rPr>
              <w:t>98A</w:t>
            </w:r>
          </w:p>
        </w:tc>
        <w:tc>
          <w:tcPr>
            <w:tcW w:w="990" w:type="dxa"/>
          </w:tcPr>
          <w:p w14:paraId="0245F84D" w14:textId="77777777" w:rsidR="009427C6" w:rsidRDefault="009427C6">
            <w:pPr>
              <w:pStyle w:val="TableText"/>
              <w:rPr>
                <w:rFonts w:ascii="Arial" w:hAnsi="Arial"/>
                <w:sz w:val="20"/>
              </w:rPr>
            </w:pPr>
            <w:r>
              <w:rPr>
                <w:rFonts w:ascii="Arial" w:hAnsi="Arial"/>
                <w:sz w:val="20"/>
              </w:rPr>
              <w:t>MATU</w:t>
            </w:r>
          </w:p>
        </w:tc>
        <w:tc>
          <w:tcPr>
            <w:tcW w:w="3150" w:type="dxa"/>
          </w:tcPr>
          <w:p w14:paraId="51534C28" w14:textId="77777777" w:rsidR="009427C6" w:rsidRDefault="009427C6">
            <w:pPr>
              <w:pStyle w:val="TableText"/>
              <w:rPr>
                <w:rFonts w:ascii="Arial" w:hAnsi="Arial"/>
                <w:sz w:val="20"/>
              </w:rPr>
            </w:pPr>
            <w:r>
              <w:rPr>
                <w:rFonts w:ascii="Arial" w:hAnsi="Arial"/>
                <w:sz w:val="20"/>
              </w:rPr>
              <w:t>Maturity date</w:t>
            </w:r>
          </w:p>
          <w:p w14:paraId="039D7E7E" w14:textId="77777777" w:rsidR="009427C6" w:rsidRDefault="009427C6">
            <w:pPr>
              <w:pStyle w:val="TableText"/>
              <w:rPr>
                <w:rFonts w:ascii="Arial" w:hAnsi="Arial"/>
                <w:sz w:val="20"/>
              </w:rPr>
            </w:pPr>
            <w:r>
              <w:rPr>
                <w:rFonts w:ascii="Arial" w:hAnsi="Arial"/>
                <w:sz w:val="20"/>
              </w:rPr>
              <w:t>(Mandatory for Category 1, 2 &amp; 3)</w:t>
            </w:r>
          </w:p>
        </w:tc>
        <w:tc>
          <w:tcPr>
            <w:tcW w:w="630" w:type="dxa"/>
          </w:tcPr>
          <w:p w14:paraId="4C0A57BA" w14:textId="77777777" w:rsidR="009427C6" w:rsidRDefault="009427C6">
            <w:pPr>
              <w:pStyle w:val="TableText"/>
              <w:rPr>
                <w:rFonts w:ascii="Arial" w:hAnsi="Arial"/>
                <w:sz w:val="20"/>
              </w:rPr>
            </w:pPr>
          </w:p>
          <w:p w14:paraId="43D45E00" w14:textId="77777777" w:rsidR="009427C6" w:rsidRDefault="009427C6">
            <w:pPr>
              <w:pStyle w:val="TableText"/>
              <w:rPr>
                <w:rFonts w:ascii="Arial" w:hAnsi="Arial"/>
                <w:sz w:val="20"/>
              </w:rPr>
            </w:pPr>
            <w:r>
              <w:rPr>
                <w:rFonts w:ascii="Arial" w:hAnsi="Arial"/>
                <w:sz w:val="20"/>
              </w:rPr>
              <w:t>C</w:t>
            </w:r>
          </w:p>
        </w:tc>
        <w:tc>
          <w:tcPr>
            <w:tcW w:w="3150" w:type="dxa"/>
          </w:tcPr>
          <w:p w14:paraId="45270143" w14:textId="77777777" w:rsidR="009427C6" w:rsidRDefault="009427C6">
            <w:pPr>
              <w:pStyle w:val="TableText"/>
              <w:rPr>
                <w:rFonts w:ascii="Arial" w:hAnsi="Arial"/>
                <w:sz w:val="20"/>
              </w:rPr>
            </w:pPr>
            <w:r>
              <w:rPr>
                <w:rFonts w:ascii="Arial" w:hAnsi="Arial"/>
                <w:sz w:val="20"/>
              </w:rPr>
              <w:t>//8!n</w:t>
            </w:r>
          </w:p>
        </w:tc>
      </w:tr>
      <w:tr w:rsidR="009427C6" w14:paraId="2E3C33E6" w14:textId="77777777">
        <w:tblPrEx>
          <w:tblCellMar>
            <w:top w:w="0" w:type="dxa"/>
            <w:bottom w:w="0" w:type="dxa"/>
          </w:tblCellMar>
        </w:tblPrEx>
        <w:tc>
          <w:tcPr>
            <w:tcW w:w="720" w:type="dxa"/>
            <w:tcBorders>
              <w:bottom w:val="nil"/>
            </w:tcBorders>
          </w:tcPr>
          <w:p w14:paraId="2FF8039B" w14:textId="77777777" w:rsidR="009427C6" w:rsidRDefault="009427C6">
            <w:pPr>
              <w:pStyle w:val="TableText"/>
              <w:tabs>
                <w:tab w:val="num" w:pos="360"/>
              </w:tabs>
              <w:ind w:left="360" w:hanging="360"/>
              <w:rPr>
                <w:rFonts w:ascii="Arial" w:hAnsi="Arial"/>
                <w:sz w:val="20"/>
              </w:rPr>
            </w:pPr>
            <w:r>
              <w:rPr>
                <w:rFonts w:ascii="Arial" w:hAnsi="Arial"/>
                <w:sz w:val="20"/>
              </w:rPr>
              <w:t>19.</w:t>
            </w:r>
          </w:p>
        </w:tc>
        <w:tc>
          <w:tcPr>
            <w:tcW w:w="630" w:type="dxa"/>
            <w:tcBorders>
              <w:bottom w:val="nil"/>
            </w:tcBorders>
          </w:tcPr>
          <w:p w14:paraId="58AF26A7" w14:textId="77777777" w:rsidR="009427C6" w:rsidRDefault="009427C6">
            <w:pPr>
              <w:pStyle w:val="TableText"/>
              <w:rPr>
                <w:rFonts w:ascii="Arial" w:hAnsi="Arial"/>
                <w:sz w:val="20"/>
              </w:rPr>
            </w:pPr>
            <w:r>
              <w:rPr>
                <w:rFonts w:ascii="Arial" w:hAnsi="Arial"/>
                <w:sz w:val="20"/>
              </w:rPr>
              <w:t>98A</w:t>
            </w:r>
          </w:p>
        </w:tc>
        <w:tc>
          <w:tcPr>
            <w:tcW w:w="990" w:type="dxa"/>
            <w:tcBorders>
              <w:bottom w:val="nil"/>
            </w:tcBorders>
          </w:tcPr>
          <w:p w14:paraId="526AAA3C" w14:textId="77777777" w:rsidR="009427C6" w:rsidRDefault="009427C6">
            <w:pPr>
              <w:pStyle w:val="TableText"/>
              <w:rPr>
                <w:rFonts w:ascii="Arial" w:hAnsi="Arial"/>
                <w:sz w:val="20"/>
              </w:rPr>
            </w:pPr>
            <w:r>
              <w:rPr>
                <w:rFonts w:ascii="Arial" w:hAnsi="Arial"/>
                <w:sz w:val="20"/>
              </w:rPr>
              <w:t>ISSU</w:t>
            </w:r>
          </w:p>
        </w:tc>
        <w:tc>
          <w:tcPr>
            <w:tcW w:w="3150" w:type="dxa"/>
            <w:tcBorders>
              <w:bottom w:val="nil"/>
            </w:tcBorders>
          </w:tcPr>
          <w:p w14:paraId="6111AA45" w14:textId="77777777" w:rsidR="009427C6" w:rsidRDefault="009427C6">
            <w:pPr>
              <w:pStyle w:val="TableText"/>
              <w:rPr>
                <w:rFonts w:ascii="Arial" w:hAnsi="Arial"/>
                <w:sz w:val="20"/>
              </w:rPr>
            </w:pPr>
            <w:r>
              <w:rPr>
                <w:rFonts w:ascii="Arial" w:hAnsi="Arial"/>
                <w:sz w:val="20"/>
              </w:rPr>
              <w:t>Issue Date</w:t>
            </w:r>
          </w:p>
          <w:p w14:paraId="7DBDF72C" w14:textId="77777777" w:rsidR="009427C6" w:rsidRDefault="009427C6">
            <w:pPr>
              <w:pStyle w:val="TableText"/>
              <w:rPr>
                <w:rFonts w:ascii="Arial" w:hAnsi="Arial"/>
                <w:sz w:val="20"/>
              </w:rPr>
            </w:pPr>
            <w:r>
              <w:rPr>
                <w:rFonts w:ascii="Arial" w:hAnsi="Arial"/>
                <w:sz w:val="20"/>
              </w:rPr>
              <w:t>(Mandatory for Category 1</w:t>
            </w:r>
            <w:r>
              <w:rPr>
                <w:rFonts w:ascii="Arial" w:hAnsi="Arial"/>
                <w:color w:val="0000FF"/>
                <w:sz w:val="20"/>
              </w:rPr>
              <w:t xml:space="preserve">, </w:t>
            </w:r>
            <w:r>
              <w:rPr>
                <w:rFonts w:ascii="Arial" w:hAnsi="Arial"/>
                <w:sz w:val="20"/>
              </w:rPr>
              <w:t>2, 3 &amp; 4)</w:t>
            </w:r>
          </w:p>
        </w:tc>
        <w:tc>
          <w:tcPr>
            <w:tcW w:w="630" w:type="dxa"/>
            <w:tcBorders>
              <w:bottom w:val="nil"/>
            </w:tcBorders>
          </w:tcPr>
          <w:p w14:paraId="7BC05894" w14:textId="77777777" w:rsidR="009427C6" w:rsidRDefault="009427C6">
            <w:pPr>
              <w:pStyle w:val="TableText"/>
              <w:rPr>
                <w:rFonts w:ascii="Arial" w:hAnsi="Arial"/>
                <w:sz w:val="20"/>
              </w:rPr>
            </w:pPr>
          </w:p>
          <w:p w14:paraId="1D1320E0" w14:textId="77777777" w:rsidR="009427C6" w:rsidRDefault="009427C6">
            <w:pPr>
              <w:pStyle w:val="TableText"/>
              <w:rPr>
                <w:rFonts w:ascii="Arial" w:hAnsi="Arial"/>
                <w:sz w:val="20"/>
              </w:rPr>
            </w:pPr>
            <w:r>
              <w:rPr>
                <w:rFonts w:ascii="Arial" w:hAnsi="Arial"/>
                <w:sz w:val="20"/>
              </w:rPr>
              <w:t>M</w:t>
            </w:r>
          </w:p>
        </w:tc>
        <w:tc>
          <w:tcPr>
            <w:tcW w:w="3150" w:type="dxa"/>
            <w:tcBorders>
              <w:bottom w:val="nil"/>
            </w:tcBorders>
          </w:tcPr>
          <w:p w14:paraId="01E0F5A4" w14:textId="77777777" w:rsidR="009427C6" w:rsidRDefault="009427C6">
            <w:pPr>
              <w:pStyle w:val="TableText"/>
              <w:rPr>
                <w:rFonts w:ascii="Arial" w:hAnsi="Arial"/>
                <w:sz w:val="20"/>
              </w:rPr>
            </w:pPr>
            <w:r>
              <w:rPr>
                <w:rFonts w:ascii="Arial" w:hAnsi="Arial"/>
                <w:sz w:val="20"/>
              </w:rPr>
              <w:t>//8!n</w:t>
            </w:r>
          </w:p>
        </w:tc>
      </w:tr>
      <w:tr w:rsidR="009427C6" w14:paraId="29E72E64" w14:textId="77777777">
        <w:tblPrEx>
          <w:tblCellMar>
            <w:top w:w="0" w:type="dxa"/>
            <w:bottom w:w="0" w:type="dxa"/>
          </w:tblCellMar>
        </w:tblPrEx>
        <w:tc>
          <w:tcPr>
            <w:tcW w:w="720" w:type="dxa"/>
          </w:tcPr>
          <w:p w14:paraId="569FD58C" w14:textId="77777777" w:rsidR="009427C6" w:rsidRDefault="009427C6">
            <w:pPr>
              <w:pStyle w:val="TableText"/>
              <w:tabs>
                <w:tab w:val="num" w:pos="360"/>
              </w:tabs>
              <w:ind w:left="360" w:hanging="360"/>
              <w:rPr>
                <w:rFonts w:ascii="Arial" w:hAnsi="Arial"/>
                <w:sz w:val="20"/>
              </w:rPr>
            </w:pPr>
            <w:r>
              <w:rPr>
                <w:rFonts w:ascii="Arial" w:hAnsi="Arial"/>
                <w:sz w:val="20"/>
              </w:rPr>
              <w:t>20.</w:t>
            </w:r>
          </w:p>
        </w:tc>
        <w:tc>
          <w:tcPr>
            <w:tcW w:w="630" w:type="dxa"/>
          </w:tcPr>
          <w:p w14:paraId="4CD04848" w14:textId="77777777" w:rsidR="009427C6" w:rsidRDefault="009427C6">
            <w:pPr>
              <w:pStyle w:val="TableText"/>
              <w:rPr>
                <w:rFonts w:ascii="Arial" w:hAnsi="Arial"/>
                <w:sz w:val="20"/>
              </w:rPr>
            </w:pPr>
            <w:r>
              <w:rPr>
                <w:rFonts w:ascii="Arial" w:hAnsi="Arial"/>
                <w:sz w:val="20"/>
              </w:rPr>
              <w:t>92A</w:t>
            </w:r>
          </w:p>
        </w:tc>
        <w:tc>
          <w:tcPr>
            <w:tcW w:w="990" w:type="dxa"/>
          </w:tcPr>
          <w:p w14:paraId="6D71C5A0" w14:textId="77777777" w:rsidR="009427C6" w:rsidRDefault="009427C6">
            <w:pPr>
              <w:pStyle w:val="TableText"/>
              <w:rPr>
                <w:rFonts w:ascii="Arial" w:hAnsi="Arial"/>
                <w:sz w:val="20"/>
              </w:rPr>
            </w:pPr>
            <w:r>
              <w:rPr>
                <w:rFonts w:ascii="Arial" w:hAnsi="Arial"/>
                <w:sz w:val="20"/>
              </w:rPr>
              <w:t>INTR</w:t>
            </w:r>
          </w:p>
        </w:tc>
        <w:tc>
          <w:tcPr>
            <w:tcW w:w="3150" w:type="dxa"/>
          </w:tcPr>
          <w:p w14:paraId="40B7724D" w14:textId="77777777" w:rsidR="009427C6" w:rsidRDefault="009427C6">
            <w:pPr>
              <w:pStyle w:val="TableText"/>
              <w:rPr>
                <w:rFonts w:ascii="Arial" w:hAnsi="Arial"/>
                <w:sz w:val="20"/>
              </w:rPr>
            </w:pPr>
            <w:r>
              <w:rPr>
                <w:rFonts w:ascii="Arial" w:hAnsi="Arial"/>
                <w:sz w:val="20"/>
              </w:rPr>
              <w:t>Coupon Rate</w:t>
            </w:r>
          </w:p>
          <w:p w14:paraId="58A8D275" w14:textId="77777777" w:rsidR="009427C6" w:rsidRDefault="009427C6">
            <w:pPr>
              <w:pStyle w:val="TableText"/>
              <w:rPr>
                <w:rFonts w:ascii="Arial" w:hAnsi="Arial"/>
                <w:b/>
                <w:sz w:val="20"/>
              </w:rPr>
            </w:pPr>
            <w:r>
              <w:rPr>
                <w:rFonts w:ascii="Arial" w:hAnsi="Arial"/>
                <w:sz w:val="20"/>
              </w:rPr>
              <w:t>(Mandatory for Category 2, 3 &amp; 4)</w:t>
            </w:r>
          </w:p>
        </w:tc>
        <w:tc>
          <w:tcPr>
            <w:tcW w:w="630" w:type="dxa"/>
          </w:tcPr>
          <w:p w14:paraId="5F9EAE37" w14:textId="77777777" w:rsidR="009427C6" w:rsidRDefault="009427C6">
            <w:pPr>
              <w:pStyle w:val="TableText"/>
              <w:rPr>
                <w:rFonts w:ascii="Arial" w:hAnsi="Arial"/>
                <w:sz w:val="20"/>
              </w:rPr>
            </w:pPr>
          </w:p>
          <w:p w14:paraId="658E5A68" w14:textId="77777777" w:rsidR="009427C6" w:rsidRDefault="009427C6">
            <w:pPr>
              <w:pStyle w:val="TableText"/>
              <w:rPr>
                <w:rFonts w:ascii="Arial" w:hAnsi="Arial"/>
                <w:sz w:val="20"/>
              </w:rPr>
            </w:pPr>
            <w:r>
              <w:rPr>
                <w:rFonts w:ascii="Arial" w:hAnsi="Arial"/>
                <w:sz w:val="20"/>
              </w:rPr>
              <w:t>C</w:t>
            </w:r>
          </w:p>
        </w:tc>
        <w:tc>
          <w:tcPr>
            <w:tcW w:w="3150" w:type="dxa"/>
          </w:tcPr>
          <w:p w14:paraId="212F2D3D" w14:textId="77777777" w:rsidR="009427C6" w:rsidRDefault="009427C6">
            <w:pPr>
              <w:pStyle w:val="TableText"/>
              <w:rPr>
                <w:rFonts w:ascii="Arial" w:hAnsi="Arial"/>
                <w:sz w:val="20"/>
              </w:rPr>
            </w:pPr>
            <w:r>
              <w:rPr>
                <w:rFonts w:ascii="Arial" w:hAnsi="Arial"/>
                <w:sz w:val="20"/>
              </w:rPr>
              <w:t xml:space="preserve">//[N]15d(7,7 Decimals) </w:t>
            </w:r>
          </w:p>
        </w:tc>
      </w:tr>
      <w:tr w:rsidR="009427C6" w14:paraId="2441F501" w14:textId="77777777">
        <w:tblPrEx>
          <w:tblCellMar>
            <w:top w:w="0" w:type="dxa"/>
            <w:bottom w:w="0" w:type="dxa"/>
          </w:tblCellMar>
        </w:tblPrEx>
        <w:tc>
          <w:tcPr>
            <w:tcW w:w="720" w:type="dxa"/>
          </w:tcPr>
          <w:p w14:paraId="24EB72C5" w14:textId="77777777" w:rsidR="009427C6" w:rsidRDefault="009427C6">
            <w:pPr>
              <w:pStyle w:val="TableText"/>
              <w:tabs>
                <w:tab w:val="num" w:pos="360"/>
              </w:tabs>
              <w:ind w:left="360" w:hanging="360"/>
              <w:rPr>
                <w:rFonts w:ascii="Arial" w:hAnsi="Arial"/>
                <w:sz w:val="20"/>
              </w:rPr>
            </w:pPr>
            <w:r>
              <w:rPr>
                <w:rFonts w:ascii="Arial" w:hAnsi="Arial"/>
                <w:sz w:val="20"/>
              </w:rPr>
              <w:t>21.</w:t>
            </w:r>
          </w:p>
        </w:tc>
        <w:tc>
          <w:tcPr>
            <w:tcW w:w="630" w:type="dxa"/>
          </w:tcPr>
          <w:p w14:paraId="779EAB22" w14:textId="77777777" w:rsidR="009427C6" w:rsidRDefault="009427C6">
            <w:pPr>
              <w:pStyle w:val="TableText"/>
              <w:rPr>
                <w:rFonts w:ascii="Arial" w:hAnsi="Arial"/>
                <w:sz w:val="20"/>
              </w:rPr>
            </w:pPr>
            <w:r>
              <w:rPr>
                <w:rFonts w:ascii="Arial" w:hAnsi="Arial"/>
                <w:sz w:val="20"/>
              </w:rPr>
              <w:t>16S</w:t>
            </w:r>
          </w:p>
        </w:tc>
        <w:tc>
          <w:tcPr>
            <w:tcW w:w="990" w:type="dxa"/>
          </w:tcPr>
          <w:p w14:paraId="1D1820B4" w14:textId="77777777" w:rsidR="009427C6" w:rsidRDefault="009427C6">
            <w:pPr>
              <w:pStyle w:val="TableText"/>
              <w:rPr>
                <w:rFonts w:ascii="Arial" w:hAnsi="Arial"/>
                <w:sz w:val="20"/>
              </w:rPr>
            </w:pPr>
          </w:p>
        </w:tc>
        <w:tc>
          <w:tcPr>
            <w:tcW w:w="3150" w:type="dxa"/>
          </w:tcPr>
          <w:p w14:paraId="41AB5BB4" w14:textId="77777777" w:rsidR="009427C6" w:rsidRDefault="009427C6">
            <w:pPr>
              <w:pStyle w:val="TableText"/>
              <w:rPr>
                <w:rFonts w:ascii="Arial" w:hAnsi="Arial"/>
                <w:sz w:val="20"/>
              </w:rPr>
            </w:pPr>
            <w:r>
              <w:rPr>
                <w:rFonts w:ascii="Arial" w:hAnsi="Arial"/>
                <w:sz w:val="20"/>
              </w:rPr>
              <w:t>End of block</w:t>
            </w:r>
          </w:p>
          <w:p w14:paraId="65E9D8B6" w14:textId="77777777" w:rsidR="009427C6" w:rsidRDefault="009427C6">
            <w:pPr>
              <w:pStyle w:val="TableText"/>
              <w:rPr>
                <w:rFonts w:ascii="Arial" w:hAnsi="Arial"/>
                <w:sz w:val="20"/>
              </w:rPr>
            </w:pPr>
            <w:r>
              <w:rPr>
                <w:rFonts w:ascii="Arial" w:hAnsi="Arial"/>
                <w:sz w:val="20"/>
              </w:rPr>
              <w:t>- Financial instrument attributes</w:t>
            </w:r>
          </w:p>
        </w:tc>
        <w:tc>
          <w:tcPr>
            <w:tcW w:w="630" w:type="dxa"/>
          </w:tcPr>
          <w:p w14:paraId="572BB387" w14:textId="77777777" w:rsidR="009427C6" w:rsidRDefault="009427C6">
            <w:pPr>
              <w:pStyle w:val="TableText"/>
              <w:rPr>
                <w:rFonts w:ascii="Arial" w:hAnsi="Arial"/>
                <w:sz w:val="20"/>
              </w:rPr>
            </w:pPr>
            <w:r>
              <w:rPr>
                <w:rFonts w:ascii="Arial" w:hAnsi="Arial"/>
                <w:sz w:val="20"/>
              </w:rPr>
              <w:t>M</w:t>
            </w:r>
          </w:p>
        </w:tc>
        <w:tc>
          <w:tcPr>
            <w:tcW w:w="3150" w:type="dxa"/>
          </w:tcPr>
          <w:p w14:paraId="42933416" w14:textId="77777777" w:rsidR="009427C6" w:rsidRDefault="009427C6">
            <w:pPr>
              <w:pStyle w:val="TableText"/>
              <w:rPr>
                <w:rFonts w:ascii="Arial" w:hAnsi="Arial"/>
                <w:sz w:val="20"/>
              </w:rPr>
            </w:pPr>
            <w:r>
              <w:rPr>
                <w:rFonts w:ascii="Arial" w:hAnsi="Arial"/>
                <w:sz w:val="20"/>
              </w:rPr>
              <w:t>FIA</w:t>
            </w:r>
          </w:p>
        </w:tc>
      </w:tr>
    </w:tbl>
    <w:p w14:paraId="1160E602" w14:textId="77777777" w:rsidR="009427C6" w:rsidRDefault="009427C6">
      <w:pPr>
        <w:rPr>
          <w:rFonts w:ascii="Arial" w:hAnsi="Arial"/>
          <w:sz w:val="20"/>
        </w:rPr>
      </w:pPr>
      <w:r>
        <w:rPr>
          <w:rFonts w:ascii="Arial" w:hAnsi="Arial"/>
          <w:sz w:val="20"/>
        </w:rPr>
        <w:t xml:space="preserve">-----| </w:t>
      </w:r>
      <w:r>
        <w:rPr>
          <w:rFonts w:ascii="Arial" w:hAnsi="Arial"/>
          <w:b/>
          <w:sz w:val="20"/>
        </w:rPr>
        <w:t>End of Subsequence B1 Financial Instrument Attributes</w:t>
      </w:r>
      <w:r>
        <w:rPr>
          <w:rFonts w:ascii="Arial" w:hAnsi="Arial"/>
          <w:sz w:val="20"/>
        </w:rPr>
        <w:t xml:space="preserve"> </w:t>
      </w:r>
    </w:p>
    <w:p w14:paraId="4D648882" w14:textId="77777777" w:rsidR="009427C6" w:rsidRDefault="009427C6">
      <w:pPr>
        <w:pStyle w:val="Header"/>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990"/>
        <w:gridCol w:w="3150"/>
        <w:gridCol w:w="630"/>
        <w:gridCol w:w="3150"/>
      </w:tblGrid>
      <w:tr w:rsidR="009427C6" w14:paraId="72C3DA7D" w14:textId="77777777">
        <w:tblPrEx>
          <w:tblCellMar>
            <w:top w:w="0" w:type="dxa"/>
            <w:bottom w:w="0" w:type="dxa"/>
          </w:tblCellMar>
        </w:tblPrEx>
        <w:tc>
          <w:tcPr>
            <w:tcW w:w="720" w:type="dxa"/>
          </w:tcPr>
          <w:p w14:paraId="24D5BC65" w14:textId="77777777" w:rsidR="009427C6" w:rsidRDefault="009427C6">
            <w:pPr>
              <w:pStyle w:val="TableText"/>
              <w:tabs>
                <w:tab w:val="num" w:pos="360"/>
              </w:tabs>
              <w:ind w:left="360" w:hanging="360"/>
              <w:rPr>
                <w:rFonts w:ascii="Arial" w:hAnsi="Arial"/>
                <w:sz w:val="20"/>
              </w:rPr>
            </w:pPr>
            <w:r>
              <w:rPr>
                <w:rFonts w:ascii="Arial" w:hAnsi="Arial"/>
                <w:sz w:val="20"/>
              </w:rPr>
              <w:t>22.</w:t>
            </w:r>
          </w:p>
        </w:tc>
        <w:tc>
          <w:tcPr>
            <w:tcW w:w="630" w:type="dxa"/>
          </w:tcPr>
          <w:p w14:paraId="36A92803" w14:textId="77777777" w:rsidR="009427C6" w:rsidRDefault="009427C6">
            <w:pPr>
              <w:pStyle w:val="TableText"/>
              <w:rPr>
                <w:rFonts w:ascii="Arial" w:hAnsi="Arial"/>
                <w:sz w:val="20"/>
              </w:rPr>
            </w:pPr>
            <w:r>
              <w:rPr>
                <w:rFonts w:ascii="Arial" w:hAnsi="Arial"/>
                <w:sz w:val="20"/>
              </w:rPr>
              <w:t>16S</w:t>
            </w:r>
          </w:p>
        </w:tc>
        <w:tc>
          <w:tcPr>
            <w:tcW w:w="990" w:type="dxa"/>
          </w:tcPr>
          <w:p w14:paraId="1270D335" w14:textId="77777777" w:rsidR="009427C6" w:rsidRDefault="009427C6">
            <w:pPr>
              <w:pStyle w:val="TableText"/>
              <w:rPr>
                <w:rFonts w:ascii="Arial" w:hAnsi="Arial"/>
                <w:sz w:val="20"/>
              </w:rPr>
            </w:pPr>
          </w:p>
        </w:tc>
        <w:tc>
          <w:tcPr>
            <w:tcW w:w="3150" w:type="dxa"/>
          </w:tcPr>
          <w:p w14:paraId="0D63631C" w14:textId="77777777" w:rsidR="009427C6" w:rsidRDefault="009427C6">
            <w:pPr>
              <w:pStyle w:val="TableText"/>
              <w:rPr>
                <w:rFonts w:ascii="Arial" w:hAnsi="Arial"/>
                <w:sz w:val="20"/>
              </w:rPr>
            </w:pPr>
            <w:r>
              <w:rPr>
                <w:rFonts w:ascii="Arial" w:hAnsi="Arial"/>
                <w:sz w:val="20"/>
              </w:rPr>
              <w:t>End of block</w:t>
            </w:r>
          </w:p>
          <w:p w14:paraId="38DDEE42" w14:textId="77777777" w:rsidR="009427C6" w:rsidRDefault="009427C6">
            <w:pPr>
              <w:pStyle w:val="TableText"/>
              <w:rPr>
                <w:rFonts w:ascii="Arial" w:hAnsi="Arial"/>
                <w:sz w:val="20"/>
              </w:rPr>
            </w:pPr>
            <w:r>
              <w:rPr>
                <w:rFonts w:ascii="Arial" w:hAnsi="Arial"/>
                <w:sz w:val="20"/>
              </w:rPr>
              <w:t>- MMI Details</w:t>
            </w:r>
          </w:p>
        </w:tc>
        <w:tc>
          <w:tcPr>
            <w:tcW w:w="630" w:type="dxa"/>
          </w:tcPr>
          <w:p w14:paraId="350A1F96" w14:textId="77777777" w:rsidR="009427C6" w:rsidRDefault="009427C6">
            <w:pPr>
              <w:pStyle w:val="TableText"/>
              <w:rPr>
                <w:rFonts w:ascii="Arial" w:hAnsi="Arial"/>
                <w:sz w:val="20"/>
              </w:rPr>
            </w:pPr>
            <w:r>
              <w:rPr>
                <w:rFonts w:ascii="Arial" w:hAnsi="Arial"/>
                <w:sz w:val="20"/>
              </w:rPr>
              <w:t>M</w:t>
            </w:r>
          </w:p>
        </w:tc>
        <w:tc>
          <w:tcPr>
            <w:tcW w:w="3150" w:type="dxa"/>
          </w:tcPr>
          <w:p w14:paraId="606A8D84" w14:textId="77777777" w:rsidR="009427C6" w:rsidRDefault="009427C6">
            <w:pPr>
              <w:pStyle w:val="TableText"/>
              <w:rPr>
                <w:rFonts w:ascii="Arial" w:hAnsi="Arial"/>
                <w:sz w:val="20"/>
              </w:rPr>
            </w:pPr>
            <w:r>
              <w:rPr>
                <w:rFonts w:ascii="Arial" w:hAnsi="Arial"/>
                <w:sz w:val="20"/>
              </w:rPr>
              <w:t>MMID</w:t>
            </w:r>
          </w:p>
        </w:tc>
      </w:tr>
    </w:tbl>
    <w:p w14:paraId="5EA1EFEF" w14:textId="77777777" w:rsidR="009427C6" w:rsidRDefault="009427C6">
      <w:pPr>
        <w:rPr>
          <w:rFonts w:ascii="Arial" w:hAnsi="Arial"/>
          <w:sz w:val="20"/>
        </w:rPr>
      </w:pPr>
      <w:r>
        <w:rPr>
          <w:rFonts w:ascii="Arial" w:hAnsi="Arial"/>
          <w:sz w:val="20"/>
        </w:rPr>
        <w:t xml:space="preserve">-----| </w:t>
      </w:r>
      <w:r>
        <w:rPr>
          <w:rFonts w:ascii="Arial" w:hAnsi="Arial"/>
          <w:b/>
          <w:sz w:val="20"/>
        </w:rPr>
        <w:t>End of Sequence B MMI Details</w:t>
      </w:r>
      <w:r>
        <w:rPr>
          <w:rFonts w:ascii="Arial" w:hAnsi="Arial"/>
          <w:sz w:val="20"/>
        </w:rPr>
        <w:t xml:space="preserve"> </w:t>
      </w:r>
    </w:p>
    <w:p w14:paraId="057E8DB4" w14:textId="77777777" w:rsidR="009427C6" w:rsidRDefault="009427C6">
      <w:pPr>
        <w:rPr>
          <w:rFonts w:ascii="Arial" w:hAnsi="Arial"/>
          <w:b/>
          <w:sz w:val="20"/>
          <w:u w:val="single"/>
        </w:rPr>
      </w:pPr>
    </w:p>
    <w:p w14:paraId="630ED8C1" w14:textId="77777777" w:rsidR="009427C6" w:rsidRDefault="009427C6">
      <w:pPr>
        <w:rPr>
          <w:rFonts w:ascii="Arial" w:hAnsi="Arial"/>
          <w:b/>
          <w:sz w:val="20"/>
          <w:u w:val="single"/>
        </w:rPr>
      </w:pPr>
      <w:r>
        <w:rPr>
          <w:rFonts w:ascii="Arial" w:hAnsi="Arial"/>
          <w:b/>
          <w:sz w:val="20"/>
          <w:u w:val="single"/>
        </w:rPr>
        <w:t>Field Descriptions</w:t>
      </w:r>
    </w:p>
    <w:p w14:paraId="4B9E3DF4" w14:textId="77777777" w:rsidR="009427C6" w:rsidRDefault="009427C6">
      <w:pPr>
        <w:rPr>
          <w:rFonts w:ascii="Arial" w:hAnsi="Arial"/>
          <w:b/>
          <w:sz w:val="20"/>
          <w:u w:val="single"/>
        </w:rPr>
      </w:pPr>
    </w:p>
    <w:p w14:paraId="10BB8B51" w14:textId="77777777" w:rsidR="009427C6" w:rsidRDefault="009427C6">
      <w:pPr>
        <w:tabs>
          <w:tab w:val="num" w:pos="360"/>
        </w:tabs>
        <w:ind w:left="360" w:hanging="360"/>
        <w:rPr>
          <w:rFonts w:ascii="Arial" w:hAnsi="Arial"/>
          <w:sz w:val="20"/>
        </w:rPr>
      </w:pPr>
      <w:r>
        <w:rPr>
          <w:rFonts w:ascii="Arial" w:hAnsi="Arial"/>
          <w:sz w:val="20"/>
        </w:rPr>
        <w:t>1.</w:t>
      </w:r>
      <w:r>
        <w:rPr>
          <w:rFonts w:ascii="Arial" w:hAnsi="Arial"/>
          <w:sz w:val="20"/>
        </w:rPr>
        <w:tab/>
        <w:t>Transaction reference (M): This field identifies the transaction reference of the message.</w:t>
      </w:r>
    </w:p>
    <w:p w14:paraId="05DC5575" w14:textId="77777777" w:rsidR="009427C6" w:rsidRDefault="009427C6">
      <w:pPr>
        <w:rPr>
          <w:rFonts w:ascii="Arial" w:hAnsi="Arial"/>
          <w:sz w:val="20"/>
        </w:rPr>
      </w:pPr>
    </w:p>
    <w:p w14:paraId="70C7115D" w14:textId="77777777" w:rsidR="009427C6" w:rsidRDefault="009427C6">
      <w:pPr>
        <w:tabs>
          <w:tab w:val="num" w:pos="360"/>
        </w:tabs>
        <w:ind w:left="360" w:hanging="360"/>
        <w:rPr>
          <w:rFonts w:ascii="Arial" w:hAnsi="Arial"/>
          <w:sz w:val="20"/>
        </w:rPr>
      </w:pPr>
      <w:r>
        <w:rPr>
          <w:rFonts w:ascii="Arial" w:hAnsi="Arial"/>
          <w:sz w:val="20"/>
        </w:rPr>
        <w:t>2.</w:t>
      </w:r>
      <w:r>
        <w:rPr>
          <w:rFonts w:ascii="Arial" w:hAnsi="Arial"/>
          <w:sz w:val="20"/>
        </w:rPr>
        <w:tab/>
        <w:t>Sub-message Type (M): This field identifies the sub-message type involved in the proprietary message. The valid value is:</w:t>
      </w:r>
    </w:p>
    <w:p w14:paraId="1FF20EE7" w14:textId="77777777" w:rsidR="009427C6" w:rsidRDefault="009427C6">
      <w:pPr>
        <w:tabs>
          <w:tab w:val="num" w:pos="360"/>
        </w:tabs>
        <w:ind w:left="360" w:hanging="360"/>
        <w:rPr>
          <w:rFonts w:ascii="Arial" w:hAnsi="Arial"/>
          <w:sz w:val="20"/>
        </w:rPr>
      </w:pPr>
    </w:p>
    <w:p w14:paraId="24327FF9" w14:textId="77777777" w:rsidR="009427C6" w:rsidRDefault="009427C6">
      <w:pPr>
        <w:numPr>
          <w:ilvl w:val="1"/>
          <w:numId w:val="10"/>
        </w:numPr>
        <w:tabs>
          <w:tab w:val="num" w:pos="720"/>
        </w:tabs>
        <w:ind w:hanging="1850"/>
        <w:rPr>
          <w:rFonts w:ascii="Arial" w:hAnsi="Arial"/>
          <w:sz w:val="20"/>
          <w:lang w:val="en-US"/>
        </w:rPr>
      </w:pPr>
      <w:r>
        <w:rPr>
          <w:rFonts w:ascii="Arial" w:hAnsi="Arial"/>
          <w:sz w:val="20"/>
        </w:rPr>
        <w:t>150 – ISIN Request.</w:t>
      </w:r>
      <w:r>
        <w:rPr>
          <w:rFonts w:ascii="Arial" w:hAnsi="Arial"/>
          <w:sz w:val="20"/>
        </w:rPr>
        <w:br/>
      </w:r>
    </w:p>
    <w:p w14:paraId="406434F2" w14:textId="77777777" w:rsidR="009427C6" w:rsidRDefault="009427C6">
      <w:pPr>
        <w:tabs>
          <w:tab w:val="num" w:pos="360"/>
        </w:tabs>
        <w:ind w:left="360" w:hanging="360"/>
        <w:rPr>
          <w:rFonts w:ascii="Arial" w:hAnsi="Arial"/>
          <w:sz w:val="20"/>
        </w:rPr>
      </w:pPr>
      <w:r>
        <w:rPr>
          <w:rFonts w:ascii="Arial" w:hAnsi="Arial"/>
          <w:sz w:val="20"/>
        </w:rPr>
        <w:t>3.</w:t>
      </w:r>
      <w:r>
        <w:rPr>
          <w:rFonts w:ascii="Arial" w:hAnsi="Arial"/>
          <w:sz w:val="20"/>
        </w:rPr>
        <w:tab/>
        <w:t>Proprietary Message (M): This field identifies that this is a proprietary message. This should not have any contents.</w:t>
      </w:r>
      <w:r>
        <w:rPr>
          <w:rFonts w:ascii="Arial" w:hAnsi="Arial"/>
          <w:sz w:val="20"/>
        </w:rPr>
        <w:br/>
      </w:r>
    </w:p>
    <w:p w14:paraId="5F4FF84F" w14:textId="77777777" w:rsidR="009427C6" w:rsidRDefault="009427C6">
      <w:pPr>
        <w:tabs>
          <w:tab w:val="num" w:pos="360"/>
        </w:tabs>
        <w:ind w:left="360" w:hanging="360"/>
        <w:rPr>
          <w:rFonts w:ascii="Arial" w:hAnsi="Arial"/>
          <w:sz w:val="20"/>
        </w:rPr>
      </w:pPr>
      <w:r>
        <w:rPr>
          <w:rFonts w:ascii="Arial" w:hAnsi="Arial"/>
          <w:sz w:val="20"/>
        </w:rPr>
        <w:t>4.</w:t>
      </w:r>
      <w:r>
        <w:rPr>
          <w:rFonts w:ascii="Arial" w:hAnsi="Arial"/>
          <w:sz w:val="20"/>
        </w:rPr>
        <w:tab/>
        <w:t>Start of GENL block (M): This field identifies the start of General block and it should have a value of GENL.</w:t>
      </w:r>
    </w:p>
    <w:p w14:paraId="19F5EB15" w14:textId="77777777" w:rsidR="009427C6" w:rsidRDefault="009427C6">
      <w:pPr>
        <w:rPr>
          <w:rFonts w:ascii="Arial" w:hAnsi="Arial"/>
          <w:sz w:val="20"/>
        </w:rPr>
      </w:pPr>
    </w:p>
    <w:p w14:paraId="0A484C30" w14:textId="77777777" w:rsidR="009427C6" w:rsidRDefault="009427C6">
      <w:pPr>
        <w:tabs>
          <w:tab w:val="num" w:pos="360"/>
        </w:tabs>
        <w:ind w:left="360" w:hanging="360"/>
        <w:rPr>
          <w:rFonts w:ascii="Arial" w:hAnsi="Arial"/>
          <w:sz w:val="20"/>
        </w:rPr>
      </w:pPr>
      <w:r>
        <w:rPr>
          <w:rFonts w:ascii="Arial" w:hAnsi="Arial"/>
          <w:sz w:val="20"/>
        </w:rPr>
        <w:t>5.</w:t>
      </w:r>
      <w:r>
        <w:rPr>
          <w:rFonts w:ascii="Arial" w:hAnsi="Arial"/>
          <w:sz w:val="20"/>
        </w:rPr>
        <w:tab/>
        <w:t>Function of the message (M): This field identifies the function of the message. The valid value is:</w:t>
      </w:r>
    </w:p>
    <w:p w14:paraId="129F92D3" w14:textId="77777777" w:rsidR="009427C6" w:rsidRDefault="009427C6">
      <w:pPr>
        <w:tabs>
          <w:tab w:val="num" w:pos="360"/>
        </w:tabs>
        <w:ind w:left="720" w:hanging="360"/>
        <w:rPr>
          <w:rFonts w:ascii="Arial" w:hAnsi="Arial"/>
          <w:sz w:val="20"/>
        </w:rPr>
      </w:pPr>
    </w:p>
    <w:p w14:paraId="0ED063C6" w14:textId="77777777" w:rsidR="009427C6" w:rsidRDefault="009427C6">
      <w:pPr>
        <w:numPr>
          <w:ilvl w:val="1"/>
          <w:numId w:val="10"/>
        </w:numPr>
        <w:tabs>
          <w:tab w:val="clear" w:pos="2210"/>
          <w:tab w:val="num" w:pos="720"/>
        </w:tabs>
        <w:ind w:hanging="1850"/>
        <w:rPr>
          <w:rFonts w:ascii="Arial" w:hAnsi="Arial"/>
          <w:sz w:val="20"/>
        </w:rPr>
      </w:pPr>
      <w:r>
        <w:rPr>
          <w:rFonts w:ascii="Arial" w:hAnsi="Arial"/>
          <w:sz w:val="20"/>
        </w:rPr>
        <w:t>NEWM – For new message.</w:t>
      </w:r>
    </w:p>
    <w:p w14:paraId="6B906277" w14:textId="77777777" w:rsidR="009427C6" w:rsidRDefault="009427C6">
      <w:pPr>
        <w:tabs>
          <w:tab w:val="num" w:pos="709"/>
        </w:tabs>
        <w:ind w:left="360"/>
        <w:rPr>
          <w:rFonts w:ascii="Arial" w:hAnsi="Arial"/>
          <w:sz w:val="20"/>
        </w:rPr>
      </w:pPr>
    </w:p>
    <w:p w14:paraId="1D1E70A2" w14:textId="77777777" w:rsidR="009427C6" w:rsidRDefault="009427C6">
      <w:pPr>
        <w:tabs>
          <w:tab w:val="num" w:pos="360"/>
        </w:tabs>
        <w:ind w:left="360" w:hanging="360"/>
        <w:rPr>
          <w:rFonts w:ascii="Arial" w:hAnsi="Arial"/>
          <w:sz w:val="20"/>
        </w:rPr>
      </w:pPr>
      <w:r>
        <w:rPr>
          <w:rFonts w:ascii="Arial" w:hAnsi="Arial"/>
          <w:sz w:val="20"/>
        </w:rPr>
        <w:t>6.</w:t>
      </w:r>
      <w:r>
        <w:rPr>
          <w:rFonts w:ascii="Arial" w:hAnsi="Arial"/>
          <w:sz w:val="20"/>
        </w:rPr>
        <w:tab/>
        <w:t>Preparation date and time (O): This field gives the preparation date and time of the message.</w:t>
      </w:r>
    </w:p>
    <w:p w14:paraId="33D3C501" w14:textId="77777777" w:rsidR="009427C6" w:rsidRDefault="009427C6">
      <w:pPr>
        <w:rPr>
          <w:rFonts w:ascii="Arial" w:hAnsi="Arial"/>
          <w:sz w:val="20"/>
        </w:rPr>
      </w:pPr>
    </w:p>
    <w:p w14:paraId="5E397C25" w14:textId="77777777" w:rsidR="009427C6" w:rsidRDefault="009427C6">
      <w:pPr>
        <w:tabs>
          <w:tab w:val="num" w:pos="360"/>
        </w:tabs>
        <w:ind w:left="360" w:hanging="360"/>
        <w:rPr>
          <w:rFonts w:ascii="Arial" w:hAnsi="Arial"/>
          <w:sz w:val="20"/>
        </w:rPr>
      </w:pPr>
      <w:r>
        <w:rPr>
          <w:rFonts w:ascii="Arial" w:hAnsi="Arial"/>
          <w:sz w:val="20"/>
        </w:rPr>
        <w:t>7.</w:t>
      </w:r>
      <w:r>
        <w:rPr>
          <w:rFonts w:ascii="Arial" w:hAnsi="Arial"/>
          <w:sz w:val="20"/>
        </w:rPr>
        <w:tab/>
        <w:t>Type of instruction indicator (M): This field identifies the instruction indicator. The valid value is:</w:t>
      </w:r>
    </w:p>
    <w:p w14:paraId="5E5C8DE7" w14:textId="77777777" w:rsidR="009427C6" w:rsidRDefault="009427C6">
      <w:pPr>
        <w:tabs>
          <w:tab w:val="num" w:pos="360"/>
        </w:tabs>
        <w:ind w:left="720" w:hanging="360"/>
        <w:rPr>
          <w:rFonts w:ascii="Arial" w:hAnsi="Arial"/>
          <w:sz w:val="20"/>
        </w:rPr>
      </w:pPr>
    </w:p>
    <w:p w14:paraId="1FBCB76E" w14:textId="77777777" w:rsidR="009427C6" w:rsidRDefault="009427C6">
      <w:pPr>
        <w:numPr>
          <w:ilvl w:val="1"/>
          <w:numId w:val="10"/>
        </w:numPr>
        <w:tabs>
          <w:tab w:val="clear" w:pos="2210"/>
        </w:tabs>
        <w:ind w:hanging="1850"/>
        <w:rPr>
          <w:rFonts w:ascii="Arial" w:hAnsi="Arial"/>
          <w:sz w:val="20"/>
        </w:rPr>
      </w:pPr>
      <w:r>
        <w:rPr>
          <w:rFonts w:ascii="Arial" w:hAnsi="Arial"/>
          <w:sz w:val="20"/>
        </w:rPr>
        <w:t xml:space="preserve">ISSU –ISIN Issue Request.  </w:t>
      </w:r>
    </w:p>
    <w:p w14:paraId="25D5A8A4" w14:textId="77777777" w:rsidR="009427C6" w:rsidRDefault="009427C6">
      <w:pPr>
        <w:tabs>
          <w:tab w:val="num" w:pos="709"/>
        </w:tabs>
        <w:ind w:left="360"/>
        <w:rPr>
          <w:rFonts w:ascii="Arial" w:hAnsi="Arial"/>
          <w:sz w:val="20"/>
        </w:rPr>
      </w:pPr>
    </w:p>
    <w:p w14:paraId="10B35F77" w14:textId="77777777" w:rsidR="009427C6" w:rsidRDefault="009427C6">
      <w:pPr>
        <w:tabs>
          <w:tab w:val="num" w:pos="360"/>
        </w:tabs>
        <w:ind w:left="360" w:hanging="360"/>
        <w:rPr>
          <w:rFonts w:ascii="Arial" w:hAnsi="Arial"/>
          <w:sz w:val="20"/>
        </w:rPr>
      </w:pPr>
      <w:r>
        <w:rPr>
          <w:rFonts w:ascii="Arial" w:hAnsi="Arial"/>
          <w:sz w:val="20"/>
        </w:rPr>
        <w:t>8.</w:t>
      </w:r>
      <w:r>
        <w:rPr>
          <w:rFonts w:ascii="Arial" w:hAnsi="Arial"/>
          <w:sz w:val="20"/>
        </w:rPr>
        <w:tab/>
        <w:t>End of GENL block (M): This field identifies the end of General block and it should have a value of GENL.</w:t>
      </w:r>
    </w:p>
    <w:p w14:paraId="4C62216F" w14:textId="77777777" w:rsidR="009427C6" w:rsidRDefault="009427C6">
      <w:pPr>
        <w:rPr>
          <w:rFonts w:ascii="Arial" w:hAnsi="Arial"/>
          <w:sz w:val="20"/>
        </w:rPr>
      </w:pPr>
    </w:p>
    <w:p w14:paraId="6BA98AEB" w14:textId="77777777" w:rsidR="009427C6" w:rsidRDefault="009427C6">
      <w:pPr>
        <w:tabs>
          <w:tab w:val="num" w:pos="360"/>
        </w:tabs>
        <w:ind w:left="360" w:hanging="360"/>
        <w:rPr>
          <w:rFonts w:ascii="Arial" w:hAnsi="Arial"/>
          <w:sz w:val="20"/>
        </w:rPr>
      </w:pPr>
      <w:r>
        <w:rPr>
          <w:rFonts w:ascii="Arial" w:hAnsi="Arial"/>
          <w:sz w:val="20"/>
        </w:rPr>
        <w:t>9.</w:t>
      </w:r>
      <w:r>
        <w:rPr>
          <w:rFonts w:ascii="Arial" w:hAnsi="Arial"/>
          <w:sz w:val="20"/>
        </w:rPr>
        <w:tab/>
        <w:t>Start of MMID block (M): This field identifies the start of the MMI Details block and it should have a value of MMID.</w:t>
      </w:r>
    </w:p>
    <w:p w14:paraId="62435347" w14:textId="77777777" w:rsidR="009427C6" w:rsidRDefault="009427C6">
      <w:pPr>
        <w:rPr>
          <w:rFonts w:ascii="Arial" w:hAnsi="Arial"/>
          <w:sz w:val="20"/>
        </w:rPr>
      </w:pPr>
    </w:p>
    <w:p w14:paraId="4BDEB903" w14:textId="77777777" w:rsidR="009427C6" w:rsidRDefault="009427C6">
      <w:pPr>
        <w:tabs>
          <w:tab w:val="num" w:pos="360"/>
        </w:tabs>
        <w:ind w:left="360" w:hanging="360"/>
        <w:rPr>
          <w:rFonts w:ascii="Arial" w:hAnsi="Arial"/>
          <w:sz w:val="20"/>
        </w:rPr>
      </w:pPr>
      <w:r>
        <w:rPr>
          <w:rFonts w:ascii="Arial" w:hAnsi="Arial"/>
          <w:sz w:val="20"/>
        </w:rPr>
        <w:t>10.</w:t>
      </w:r>
      <w:r>
        <w:rPr>
          <w:rFonts w:ascii="Arial" w:hAnsi="Arial"/>
          <w:sz w:val="20"/>
        </w:rPr>
        <w:tab/>
        <w:t xml:space="preserve">Issuer's Participant Code (M): This field identifies the Participant Code of the Issuer. </w:t>
      </w:r>
      <w:r>
        <w:rPr>
          <w:rFonts w:ascii="Arial" w:hAnsi="Arial"/>
          <w:sz w:val="20"/>
        </w:rPr>
        <w:br/>
      </w:r>
    </w:p>
    <w:p w14:paraId="3A6C8959" w14:textId="77777777" w:rsidR="009427C6" w:rsidRDefault="009427C6">
      <w:pPr>
        <w:numPr>
          <w:ilvl w:val="1"/>
          <w:numId w:val="10"/>
        </w:numPr>
        <w:tabs>
          <w:tab w:val="clear" w:pos="2210"/>
          <w:tab w:val="num" w:pos="720"/>
        </w:tabs>
        <w:ind w:hanging="1850"/>
        <w:rPr>
          <w:rFonts w:ascii="Arial" w:hAnsi="Arial"/>
          <w:sz w:val="20"/>
        </w:rPr>
      </w:pPr>
      <w:r>
        <w:rPr>
          <w:rFonts w:ascii="Arial" w:hAnsi="Arial"/>
          <w:sz w:val="20"/>
        </w:rPr>
        <w:t>The valid value is ISSR – Issuer.</w:t>
      </w:r>
    </w:p>
    <w:p w14:paraId="70DDEC54" w14:textId="77777777" w:rsidR="009427C6" w:rsidRDefault="009427C6">
      <w:pPr>
        <w:rPr>
          <w:rFonts w:ascii="Arial" w:hAnsi="Arial"/>
          <w:sz w:val="20"/>
        </w:rPr>
      </w:pPr>
    </w:p>
    <w:p w14:paraId="0CC039EC" w14:textId="77777777" w:rsidR="009427C6" w:rsidRDefault="009427C6">
      <w:pPr>
        <w:tabs>
          <w:tab w:val="num" w:pos="360"/>
        </w:tabs>
        <w:ind w:left="360" w:hanging="360"/>
        <w:rPr>
          <w:rFonts w:ascii="Arial" w:hAnsi="Arial"/>
          <w:sz w:val="20"/>
        </w:rPr>
      </w:pPr>
      <w:r>
        <w:rPr>
          <w:rFonts w:ascii="Arial" w:hAnsi="Arial"/>
          <w:sz w:val="20"/>
        </w:rPr>
        <w:t>11.</w:t>
      </w:r>
      <w:r>
        <w:rPr>
          <w:rFonts w:ascii="Arial" w:hAnsi="Arial"/>
          <w:sz w:val="20"/>
        </w:rPr>
        <w:tab/>
        <w:t xml:space="preserve">Identification of securities (M): This field identifies the ISIN information. </w:t>
      </w:r>
    </w:p>
    <w:p w14:paraId="457AB953" w14:textId="77777777" w:rsidR="009427C6" w:rsidRDefault="009427C6">
      <w:pPr>
        <w:tabs>
          <w:tab w:val="num" w:pos="360"/>
        </w:tabs>
        <w:ind w:left="720" w:hanging="360"/>
        <w:rPr>
          <w:rFonts w:ascii="Arial" w:hAnsi="Arial"/>
          <w:sz w:val="20"/>
        </w:rPr>
      </w:pPr>
    </w:p>
    <w:p w14:paraId="10246D89" w14:textId="77777777" w:rsidR="009427C6" w:rsidRDefault="009427C6">
      <w:pPr>
        <w:numPr>
          <w:ilvl w:val="1"/>
          <w:numId w:val="10"/>
        </w:numPr>
        <w:tabs>
          <w:tab w:val="clear" w:pos="2210"/>
        </w:tabs>
        <w:ind w:hanging="1850"/>
        <w:rPr>
          <w:rFonts w:ascii="Arial" w:hAnsi="Arial"/>
          <w:sz w:val="20"/>
        </w:rPr>
      </w:pPr>
      <w:r>
        <w:rPr>
          <w:rFonts w:ascii="Arial" w:hAnsi="Arial"/>
          <w:sz w:val="20"/>
        </w:rPr>
        <w:t>Sub-field 1 should not be present</w:t>
      </w:r>
    </w:p>
    <w:p w14:paraId="608AE614" w14:textId="77777777" w:rsidR="009427C6" w:rsidRDefault="009427C6">
      <w:pPr>
        <w:numPr>
          <w:ilvl w:val="1"/>
          <w:numId w:val="10"/>
        </w:numPr>
        <w:tabs>
          <w:tab w:val="clear" w:pos="2210"/>
          <w:tab w:val="num" w:pos="720"/>
        </w:tabs>
        <w:ind w:hanging="1850"/>
        <w:rPr>
          <w:rFonts w:ascii="Arial" w:hAnsi="Arial"/>
          <w:sz w:val="20"/>
        </w:rPr>
      </w:pPr>
      <w:r>
        <w:rPr>
          <w:rFonts w:ascii="Arial" w:hAnsi="Arial"/>
          <w:sz w:val="20"/>
        </w:rPr>
        <w:t>Sub-field 2 is Mandatory</w:t>
      </w:r>
    </w:p>
    <w:p w14:paraId="4BA967C7" w14:textId="77777777" w:rsidR="009427C6" w:rsidRDefault="009427C6">
      <w:pPr>
        <w:tabs>
          <w:tab w:val="num" w:pos="709"/>
        </w:tabs>
        <w:ind w:left="360"/>
        <w:rPr>
          <w:rFonts w:ascii="Arial" w:hAnsi="Arial"/>
          <w:sz w:val="20"/>
        </w:rPr>
      </w:pPr>
    </w:p>
    <w:p w14:paraId="3CFF2751" w14:textId="77777777" w:rsidR="009427C6" w:rsidRDefault="009427C6">
      <w:pPr>
        <w:tabs>
          <w:tab w:val="num" w:pos="360"/>
        </w:tabs>
        <w:ind w:left="360" w:hanging="360"/>
        <w:rPr>
          <w:rFonts w:ascii="Arial" w:hAnsi="Arial"/>
          <w:b/>
          <w:sz w:val="20"/>
        </w:rPr>
      </w:pPr>
      <w:r>
        <w:rPr>
          <w:rFonts w:ascii="Arial" w:hAnsi="Arial"/>
          <w:sz w:val="20"/>
        </w:rPr>
        <w:t>12.</w:t>
      </w:r>
      <w:r>
        <w:rPr>
          <w:rFonts w:ascii="Arial" w:hAnsi="Arial"/>
          <w:sz w:val="20"/>
        </w:rPr>
        <w:tab/>
        <w:t xml:space="preserve">Quantity Issued (M): This field identifies the Issued amount of a financial instrument. </w:t>
      </w:r>
      <w:r>
        <w:rPr>
          <w:rFonts w:ascii="Arial" w:hAnsi="Arial"/>
          <w:b/>
          <w:sz w:val="20"/>
        </w:rPr>
        <w:t>(To be defaulted by STRATE)</w:t>
      </w:r>
    </w:p>
    <w:p w14:paraId="23942917" w14:textId="77777777" w:rsidR="009427C6" w:rsidRDefault="009427C6">
      <w:pPr>
        <w:rPr>
          <w:rFonts w:ascii="Arial" w:hAnsi="Arial"/>
          <w:sz w:val="20"/>
        </w:rPr>
      </w:pPr>
    </w:p>
    <w:p w14:paraId="05F928F5" w14:textId="77777777" w:rsidR="009427C6" w:rsidRDefault="009427C6">
      <w:pPr>
        <w:tabs>
          <w:tab w:val="num" w:pos="360"/>
        </w:tabs>
        <w:ind w:left="360" w:hanging="360"/>
        <w:rPr>
          <w:rFonts w:ascii="Arial" w:hAnsi="Arial"/>
          <w:sz w:val="20"/>
        </w:rPr>
      </w:pPr>
      <w:r>
        <w:rPr>
          <w:rFonts w:ascii="Arial" w:hAnsi="Arial"/>
          <w:sz w:val="20"/>
        </w:rPr>
        <w:t>13.</w:t>
      </w:r>
      <w:r>
        <w:rPr>
          <w:rFonts w:ascii="Arial" w:hAnsi="Arial"/>
          <w:sz w:val="20"/>
        </w:rPr>
        <w:tab/>
        <w:t>Start of FIA block (M): This field identifies the start of the Financial Instrument Attributes block and should have a value of FIA.</w:t>
      </w:r>
    </w:p>
    <w:p w14:paraId="42A4EB10" w14:textId="77777777" w:rsidR="009427C6" w:rsidRDefault="009427C6">
      <w:pPr>
        <w:pStyle w:val="List"/>
        <w:tabs>
          <w:tab w:val="clear" w:pos="720"/>
        </w:tabs>
        <w:spacing w:before="0" w:after="0"/>
        <w:rPr>
          <w:rFonts w:ascii="Arial" w:hAnsi="Arial"/>
          <w:spacing w:val="0"/>
          <w:lang w:val="en-GB"/>
        </w:rPr>
      </w:pPr>
    </w:p>
    <w:p w14:paraId="4BDA9729" w14:textId="77777777" w:rsidR="009427C6" w:rsidRDefault="009427C6">
      <w:pPr>
        <w:tabs>
          <w:tab w:val="num" w:pos="360"/>
        </w:tabs>
        <w:ind w:left="360" w:hanging="360"/>
        <w:rPr>
          <w:rFonts w:ascii="Arial" w:hAnsi="Arial"/>
          <w:sz w:val="20"/>
        </w:rPr>
      </w:pPr>
      <w:r>
        <w:rPr>
          <w:rFonts w:ascii="Arial" w:hAnsi="Arial"/>
          <w:sz w:val="20"/>
        </w:rPr>
        <w:t>14.</w:t>
      </w:r>
      <w:r>
        <w:rPr>
          <w:rFonts w:ascii="Arial" w:hAnsi="Arial"/>
          <w:sz w:val="20"/>
        </w:rPr>
        <w:tab/>
        <w:t>Coupon Payment Frequency (C):This field identifies the Payment Frequency of the MMI.</w:t>
      </w:r>
      <w:r>
        <w:rPr>
          <w:rFonts w:ascii="Arial" w:hAnsi="Arial"/>
          <w:sz w:val="20"/>
        </w:rPr>
        <w:br/>
        <w:t>The valid values are:</w:t>
      </w:r>
    </w:p>
    <w:p w14:paraId="1BE5CB46" w14:textId="77777777" w:rsidR="009427C6" w:rsidRDefault="009427C6">
      <w:pPr>
        <w:tabs>
          <w:tab w:val="num" w:pos="360"/>
        </w:tabs>
        <w:ind w:left="360" w:hanging="360"/>
        <w:rPr>
          <w:rFonts w:ascii="Arial" w:hAnsi="Arial"/>
          <w:sz w:val="20"/>
        </w:rPr>
      </w:pPr>
    </w:p>
    <w:p w14:paraId="59B40BED" w14:textId="77777777" w:rsidR="009427C6" w:rsidRDefault="009427C6">
      <w:pPr>
        <w:numPr>
          <w:ilvl w:val="0"/>
          <w:numId w:val="12"/>
        </w:numPr>
        <w:tabs>
          <w:tab w:val="clear" w:pos="1080"/>
          <w:tab w:val="num" w:pos="720"/>
        </w:tabs>
        <w:ind w:hanging="720"/>
        <w:rPr>
          <w:rFonts w:ascii="Arial" w:hAnsi="Arial"/>
          <w:sz w:val="20"/>
        </w:rPr>
      </w:pPr>
      <w:r>
        <w:rPr>
          <w:rFonts w:ascii="Arial" w:hAnsi="Arial"/>
          <w:sz w:val="20"/>
        </w:rPr>
        <w:t>ANNU – Annually Payment Cycle</w:t>
      </w:r>
    </w:p>
    <w:p w14:paraId="6B3A7895" w14:textId="77777777" w:rsidR="009427C6" w:rsidRDefault="009427C6">
      <w:pPr>
        <w:numPr>
          <w:ilvl w:val="0"/>
          <w:numId w:val="12"/>
        </w:numPr>
        <w:tabs>
          <w:tab w:val="clear" w:pos="1080"/>
          <w:tab w:val="num" w:pos="720"/>
        </w:tabs>
        <w:ind w:hanging="720"/>
        <w:rPr>
          <w:rFonts w:ascii="Arial" w:hAnsi="Arial"/>
          <w:sz w:val="20"/>
        </w:rPr>
      </w:pPr>
      <w:r>
        <w:rPr>
          <w:rFonts w:ascii="Arial" w:hAnsi="Arial"/>
          <w:sz w:val="20"/>
        </w:rPr>
        <w:t>MNTH – Monthly Payment Cycle</w:t>
      </w:r>
    </w:p>
    <w:p w14:paraId="3D30E523" w14:textId="77777777" w:rsidR="009427C6" w:rsidRDefault="009427C6">
      <w:pPr>
        <w:numPr>
          <w:ilvl w:val="0"/>
          <w:numId w:val="12"/>
        </w:numPr>
        <w:tabs>
          <w:tab w:val="clear" w:pos="1080"/>
          <w:tab w:val="num" w:pos="720"/>
        </w:tabs>
        <w:ind w:hanging="720"/>
        <w:rPr>
          <w:rFonts w:ascii="Arial" w:hAnsi="Arial"/>
          <w:sz w:val="20"/>
        </w:rPr>
      </w:pPr>
      <w:r>
        <w:rPr>
          <w:rFonts w:ascii="Arial" w:hAnsi="Arial"/>
          <w:sz w:val="20"/>
        </w:rPr>
        <w:t>QUTR – Quarterly Payment Cycle</w:t>
      </w:r>
    </w:p>
    <w:p w14:paraId="17D3570B" w14:textId="77777777" w:rsidR="009427C6" w:rsidRDefault="009427C6">
      <w:pPr>
        <w:numPr>
          <w:ilvl w:val="0"/>
          <w:numId w:val="12"/>
        </w:numPr>
        <w:tabs>
          <w:tab w:val="clear" w:pos="1080"/>
        </w:tabs>
        <w:ind w:left="720"/>
        <w:rPr>
          <w:rFonts w:ascii="Arial" w:hAnsi="Arial"/>
          <w:sz w:val="20"/>
        </w:rPr>
      </w:pPr>
      <w:r>
        <w:rPr>
          <w:rFonts w:ascii="Arial" w:hAnsi="Arial"/>
          <w:sz w:val="20"/>
        </w:rPr>
        <w:t>SEMI – Half Yearly Payment Cycle</w:t>
      </w:r>
    </w:p>
    <w:p w14:paraId="21BF06FB" w14:textId="77777777" w:rsidR="009427C6" w:rsidRDefault="009427C6">
      <w:pPr>
        <w:numPr>
          <w:ilvl w:val="0"/>
          <w:numId w:val="12"/>
        </w:numPr>
        <w:tabs>
          <w:tab w:val="clear" w:pos="1080"/>
          <w:tab w:val="num" w:pos="720"/>
        </w:tabs>
        <w:ind w:hanging="720"/>
        <w:rPr>
          <w:rFonts w:ascii="Arial" w:hAnsi="Arial"/>
          <w:sz w:val="20"/>
        </w:rPr>
      </w:pPr>
      <w:r>
        <w:rPr>
          <w:rFonts w:ascii="Arial" w:hAnsi="Arial"/>
          <w:sz w:val="20"/>
        </w:rPr>
        <w:t>TERM – On Maturity of the MMI</w:t>
      </w:r>
    </w:p>
    <w:p w14:paraId="387B97B0" w14:textId="77777777" w:rsidR="009427C6" w:rsidRDefault="009427C6">
      <w:pPr>
        <w:rPr>
          <w:rFonts w:ascii="Arial" w:hAnsi="Arial"/>
          <w:sz w:val="20"/>
        </w:rPr>
      </w:pPr>
    </w:p>
    <w:p w14:paraId="7876FFDE" w14:textId="77777777" w:rsidR="009427C6" w:rsidRDefault="009427C6">
      <w:pPr>
        <w:tabs>
          <w:tab w:val="num" w:pos="360"/>
        </w:tabs>
        <w:ind w:left="360" w:hanging="360"/>
        <w:rPr>
          <w:rFonts w:ascii="Arial" w:hAnsi="Arial"/>
          <w:sz w:val="20"/>
        </w:rPr>
      </w:pPr>
      <w:r>
        <w:rPr>
          <w:rFonts w:ascii="Arial" w:hAnsi="Arial"/>
          <w:sz w:val="20"/>
        </w:rPr>
        <w:t>15.</w:t>
      </w:r>
      <w:r>
        <w:rPr>
          <w:rFonts w:ascii="Arial" w:hAnsi="Arial"/>
          <w:sz w:val="20"/>
        </w:rPr>
        <w:tab/>
        <w:t>Coupon Payment Day (C):  This field identifies the Coupon Payment Day of the MMI.</w:t>
      </w:r>
      <w:r>
        <w:rPr>
          <w:rFonts w:ascii="Arial" w:hAnsi="Arial"/>
          <w:sz w:val="20"/>
        </w:rPr>
        <w:br/>
        <w:t>The valid values are 01-31</w:t>
      </w:r>
    </w:p>
    <w:p w14:paraId="0842EC0D" w14:textId="77777777" w:rsidR="009427C6" w:rsidRDefault="009427C6">
      <w:pPr>
        <w:tabs>
          <w:tab w:val="num" w:pos="360"/>
        </w:tabs>
        <w:ind w:left="360" w:hanging="360"/>
        <w:rPr>
          <w:del w:id="85" w:author="jse" w:date="2004-03-23T10:54:00Z"/>
          <w:rFonts w:ascii="Arial" w:hAnsi="Arial"/>
          <w:sz w:val="20"/>
        </w:rPr>
      </w:pPr>
    </w:p>
    <w:p w14:paraId="0A6660B4" w14:textId="77777777" w:rsidR="009427C6" w:rsidRDefault="009427C6">
      <w:pPr>
        <w:pStyle w:val="BodyTextIndent2"/>
        <w:jc w:val="left"/>
        <w:rPr>
          <w:del w:id="86" w:author="jse" w:date="2004-03-23T10:54:00Z"/>
        </w:rPr>
      </w:pPr>
    </w:p>
    <w:p w14:paraId="149892CA" w14:textId="77777777" w:rsidR="009427C6" w:rsidRDefault="009427C6">
      <w:pPr>
        <w:tabs>
          <w:tab w:val="num" w:pos="360"/>
          <w:tab w:val="num" w:pos="1800"/>
        </w:tabs>
        <w:ind w:left="360"/>
        <w:rPr>
          <w:rFonts w:ascii="Arial" w:hAnsi="Arial"/>
          <w:sz w:val="20"/>
        </w:rPr>
      </w:pPr>
    </w:p>
    <w:p w14:paraId="3C44081B" w14:textId="77777777" w:rsidR="009427C6" w:rsidRDefault="009427C6">
      <w:pPr>
        <w:pStyle w:val="TableofAuthorities"/>
        <w:tabs>
          <w:tab w:val="clear" w:pos="8640"/>
          <w:tab w:val="num" w:pos="1800"/>
        </w:tabs>
        <w:spacing w:after="0"/>
        <w:ind w:left="360" w:hanging="360"/>
        <w:rPr>
          <w:rFonts w:ascii="Arial" w:hAnsi="Arial"/>
          <w:lang w:val="en-AU"/>
        </w:rPr>
      </w:pPr>
      <w:r>
        <w:rPr>
          <w:rFonts w:ascii="Arial" w:hAnsi="Arial"/>
          <w:lang w:val="en-AU"/>
        </w:rPr>
        <w:t>16. Generic Category (M): This field identifies the Generic Category of the instrument. The valid values are:</w:t>
      </w:r>
    </w:p>
    <w:p w14:paraId="18F7BA8B" w14:textId="77777777" w:rsidR="009427C6" w:rsidRDefault="009427C6">
      <w:pPr>
        <w:pStyle w:val="TableofAuthorities"/>
        <w:tabs>
          <w:tab w:val="clear" w:pos="8640"/>
          <w:tab w:val="num" w:pos="1800"/>
        </w:tabs>
        <w:spacing w:after="0"/>
        <w:ind w:left="360" w:hanging="360"/>
        <w:rPr>
          <w:rFonts w:ascii="Arial" w:hAnsi="Arial"/>
          <w:lang w:val="en-AU"/>
        </w:rPr>
      </w:pPr>
      <w:r>
        <w:rPr>
          <w:rFonts w:ascii="Arial" w:hAnsi="Arial"/>
          <w:lang w:val="en-AU"/>
        </w:rPr>
        <w:tab/>
        <w:t>1 – Generic Category 1</w:t>
      </w:r>
    </w:p>
    <w:p w14:paraId="72BC2BF4" w14:textId="77777777" w:rsidR="009427C6" w:rsidRDefault="009427C6">
      <w:pPr>
        <w:pStyle w:val="TableofAuthorities"/>
        <w:tabs>
          <w:tab w:val="clear" w:pos="8640"/>
          <w:tab w:val="num" w:pos="1800"/>
        </w:tabs>
        <w:spacing w:after="0"/>
        <w:ind w:left="360" w:hanging="360"/>
        <w:rPr>
          <w:rFonts w:ascii="Arial" w:hAnsi="Arial"/>
          <w:lang w:val="en-AU"/>
        </w:rPr>
      </w:pPr>
      <w:r>
        <w:rPr>
          <w:rFonts w:ascii="Arial" w:hAnsi="Arial"/>
          <w:lang w:val="en-AU"/>
        </w:rPr>
        <w:tab/>
        <w:t>2 – Generic Category 2</w:t>
      </w:r>
    </w:p>
    <w:p w14:paraId="37EF1817" w14:textId="77777777" w:rsidR="009427C6" w:rsidRDefault="009427C6">
      <w:pPr>
        <w:pStyle w:val="TableofAuthorities"/>
        <w:tabs>
          <w:tab w:val="clear" w:pos="8640"/>
          <w:tab w:val="num" w:pos="1800"/>
        </w:tabs>
        <w:spacing w:after="0"/>
        <w:ind w:left="360" w:hanging="360"/>
        <w:rPr>
          <w:rFonts w:ascii="Arial" w:hAnsi="Arial"/>
          <w:lang w:val="en-AU"/>
        </w:rPr>
      </w:pPr>
      <w:r>
        <w:rPr>
          <w:rFonts w:ascii="Arial" w:hAnsi="Arial"/>
          <w:lang w:val="en-AU"/>
        </w:rPr>
        <w:tab/>
        <w:t>3 – Generic Category 3</w:t>
      </w:r>
    </w:p>
    <w:p w14:paraId="6A7C0C22" w14:textId="77777777" w:rsidR="009427C6" w:rsidRDefault="009427C6">
      <w:pPr>
        <w:pStyle w:val="TableofAuthorities"/>
        <w:tabs>
          <w:tab w:val="clear" w:pos="8640"/>
          <w:tab w:val="num" w:pos="1800"/>
        </w:tabs>
        <w:spacing w:after="0"/>
        <w:ind w:left="360" w:hanging="360"/>
        <w:rPr>
          <w:rFonts w:ascii="Arial" w:hAnsi="Arial"/>
          <w:lang w:val="en-AU"/>
        </w:rPr>
      </w:pPr>
      <w:r>
        <w:rPr>
          <w:rFonts w:ascii="Arial" w:hAnsi="Arial"/>
          <w:lang w:val="en-AU"/>
        </w:rPr>
        <w:tab/>
        <w:t>4 – Generic Category 4</w:t>
      </w:r>
    </w:p>
    <w:p w14:paraId="33EA7621" w14:textId="77777777" w:rsidR="009427C6" w:rsidRDefault="009427C6">
      <w:pPr>
        <w:pStyle w:val="TableofAuthorities"/>
        <w:tabs>
          <w:tab w:val="clear" w:pos="8640"/>
          <w:tab w:val="num" w:pos="1800"/>
        </w:tabs>
        <w:spacing w:after="0"/>
        <w:rPr>
          <w:rFonts w:ascii="Arial" w:hAnsi="Arial"/>
          <w:lang w:val="en-AU"/>
        </w:rPr>
      </w:pPr>
    </w:p>
    <w:p w14:paraId="44C29A8B" w14:textId="77777777" w:rsidR="009427C6" w:rsidRDefault="009427C6">
      <w:pPr>
        <w:pStyle w:val="TableofAuthorities"/>
        <w:tabs>
          <w:tab w:val="clear" w:pos="8640"/>
          <w:tab w:val="num" w:pos="1800"/>
        </w:tabs>
        <w:spacing w:after="0"/>
        <w:rPr>
          <w:rFonts w:ascii="Arial" w:hAnsi="Arial"/>
          <w:lang w:val="en-AU"/>
        </w:rPr>
      </w:pPr>
      <w:r>
        <w:rPr>
          <w:rFonts w:ascii="Arial" w:hAnsi="Arial"/>
          <w:lang w:val="en-AU"/>
        </w:rPr>
        <w:t>17. MMI Type (M): This field identifies the MMI Type. The valid values are:</w:t>
      </w:r>
    </w:p>
    <w:p w14:paraId="78AF9611" w14:textId="77777777" w:rsidR="009427C6" w:rsidRDefault="009427C6">
      <w:pPr>
        <w:pStyle w:val="TableofAuthorities"/>
        <w:tabs>
          <w:tab w:val="clear" w:pos="8640"/>
          <w:tab w:val="num" w:pos="1800"/>
        </w:tabs>
        <w:spacing w:after="0"/>
        <w:rPr>
          <w:rFonts w:ascii="Arial" w:hAnsi="Arial"/>
          <w:lang w:val="en-AU"/>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0"/>
        <w:gridCol w:w="1024"/>
        <w:gridCol w:w="1024"/>
        <w:gridCol w:w="1024"/>
        <w:gridCol w:w="1024"/>
      </w:tblGrid>
      <w:tr w:rsidR="009427C6" w14:paraId="03C2584F" w14:textId="77777777">
        <w:tblPrEx>
          <w:tblCellMar>
            <w:top w:w="0" w:type="dxa"/>
            <w:bottom w:w="0" w:type="dxa"/>
          </w:tblCellMar>
        </w:tblPrEx>
        <w:trPr>
          <w:tblHeader/>
        </w:trPr>
        <w:tc>
          <w:tcPr>
            <w:tcW w:w="3780" w:type="dxa"/>
            <w:shd w:val="clear" w:color="auto" w:fill="C0C0C0"/>
          </w:tcPr>
          <w:p w14:paraId="031D06A3" w14:textId="77777777" w:rsidR="009427C6" w:rsidRDefault="009427C6">
            <w:pPr>
              <w:jc w:val="center"/>
              <w:rPr>
                <w:b/>
                <w:sz w:val="18"/>
              </w:rPr>
            </w:pPr>
          </w:p>
          <w:p w14:paraId="0B944374" w14:textId="77777777" w:rsidR="009427C6" w:rsidRDefault="009427C6">
            <w:pPr>
              <w:jc w:val="center"/>
              <w:rPr>
                <w:b/>
                <w:sz w:val="18"/>
              </w:rPr>
            </w:pPr>
            <w:r>
              <w:rPr>
                <w:b/>
                <w:sz w:val="18"/>
              </w:rPr>
              <w:t>MMI Type Description</w:t>
            </w:r>
          </w:p>
        </w:tc>
        <w:tc>
          <w:tcPr>
            <w:tcW w:w="1024" w:type="dxa"/>
            <w:shd w:val="clear" w:color="auto" w:fill="C0C0C0"/>
          </w:tcPr>
          <w:p w14:paraId="51EC8160" w14:textId="77777777" w:rsidR="009427C6" w:rsidRDefault="009427C6">
            <w:pPr>
              <w:jc w:val="center"/>
              <w:rPr>
                <w:b/>
                <w:sz w:val="18"/>
              </w:rPr>
            </w:pPr>
            <w:r>
              <w:rPr>
                <w:b/>
                <w:sz w:val="18"/>
              </w:rPr>
              <w:t>MMI Type</w:t>
            </w:r>
          </w:p>
          <w:p w14:paraId="792C0E3D" w14:textId="77777777" w:rsidR="009427C6" w:rsidRDefault="009427C6">
            <w:pPr>
              <w:jc w:val="center"/>
              <w:rPr>
                <w:b/>
                <w:sz w:val="18"/>
              </w:rPr>
            </w:pPr>
            <w:r>
              <w:rPr>
                <w:b/>
                <w:sz w:val="18"/>
              </w:rPr>
              <w:t>Category 1</w:t>
            </w:r>
          </w:p>
        </w:tc>
        <w:tc>
          <w:tcPr>
            <w:tcW w:w="1024" w:type="dxa"/>
            <w:shd w:val="clear" w:color="auto" w:fill="C0C0C0"/>
          </w:tcPr>
          <w:p w14:paraId="2A2B2AEE" w14:textId="77777777" w:rsidR="009427C6" w:rsidRDefault="009427C6">
            <w:pPr>
              <w:jc w:val="center"/>
              <w:rPr>
                <w:b/>
                <w:sz w:val="18"/>
              </w:rPr>
            </w:pPr>
            <w:r>
              <w:rPr>
                <w:b/>
                <w:sz w:val="18"/>
              </w:rPr>
              <w:t>MMI Type</w:t>
            </w:r>
          </w:p>
          <w:p w14:paraId="551AAE2C" w14:textId="77777777" w:rsidR="009427C6" w:rsidRDefault="009427C6">
            <w:pPr>
              <w:jc w:val="center"/>
              <w:rPr>
                <w:b/>
                <w:sz w:val="18"/>
              </w:rPr>
            </w:pPr>
            <w:r>
              <w:rPr>
                <w:b/>
                <w:sz w:val="18"/>
              </w:rPr>
              <w:t>Category 2</w:t>
            </w:r>
          </w:p>
        </w:tc>
        <w:tc>
          <w:tcPr>
            <w:tcW w:w="1024" w:type="dxa"/>
            <w:shd w:val="clear" w:color="auto" w:fill="C0C0C0"/>
          </w:tcPr>
          <w:p w14:paraId="7B98B349" w14:textId="77777777" w:rsidR="009427C6" w:rsidRDefault="009427C6">
            <w:pPr>
              <w:jc w:val="center"/>
              <w:rPr>
                <w:b/>
                <w:sz w:val="18"/>
              </w:rPr>
            </w:pPr>
            <w:r>
              <w:rPr>
                <w:b/>
                <w:sz w:val="18"/>
              </w:rPr>
              <w:t>MMI Type</w:t>
            </w:r>
          </w:p>
          <w:p w14:paraId="2C22E78A" w14:textId="77777777" w:rsidR="009427C6" w:rsidRDefault="009427C6">
            <w:pPr>
              <w:jc w:val="center"/>
              <w:rPr>
                <w:b/>
                <w:sz w:val="18"/>
              </w:rPr>
            </w:pPr>
            <w:r>
              <w:rPr>
                <w:b/>
                <w:sz w:val="18"/>
              </w:rPr>
              <w:t>Category 3</w:t>
            </w:r>
          </w:p>
        </w:tc>
        <w:tc>
          <w:tcPr>
            <w:tcW w:w="1024" w:type="dxa"/>
            <w:shd w:val="clear" w:color="auto" w:fill="C0C0C0"/>
          </w:tcPr>
          <w:p w14:paraId="521961E3" w14:textId="77777777" w:rsidR="009427C6" w:rsidRDefault="009427C6">
            <w:pPr>
              <w:jc w:val="center"/>
              <w:rPr>
                <w:b/>
                <w:sz w:val="18"/>
              </w:rPr>
            </w:pPr>
            <w:r>
              <w:rPr>
                <w:b/>
                <w:sz w:val="18"/>
              </w:rPr>
              <w:t>MMI Type</w:t>
            </w:r>
          </w:p>
          <w:p w14:paraId="32CD299E" w14:textId="77777777" w:rsidR="009427C6" w:rsidRDefault="009427C6">
            <w:pPr>
              <w:jc w:val="center"/>
              <w:rPr>
                <w:b/>
                <w:sz w:val="18"/>
              </w:rPr>
            </w:pPr>
            <w:r>
              <w:rPr>
                <w:b/>
                <w:sz w:val="18"/>
              </w:rPr>
              <w:t>Category 4</w:t>
            </w:r>
          </w:p>
        </w:tc>
      </w:tr>
      <w:tr w:rsidR="009427C6" w14:paraId="75E560FC" w14:textId="77777777">
        <w:tblPrEx>
          <w:tblCellMar>
            <w:top w:w="0" w:type="dxa"/>
            <w:bottom w:w="0" w:type="dxa"/>
          </w:tblCellMar>
        </w:tblPrEx>
        <w:tc>
          <w:tcPr>
            <w:tcW w:w="3780" w:type="dxa"/>
          </w:tcPr>
          <w:p w14:paraId="51C2943B" w14:textId="77777777" w:rsidR="009427C6" w:rsidRDefault="009427C6">
            <w:pPr>
              <w:rPr>
                <w:sz w:val="18"/>
              </w:rPr>
            </w:pPr>
            <w:r>
              <w:rPr>
                <w:sz w:val="18"/>
              </w:rPr>
              <w:t>Bankers Acceptances</w:t>
            </w:r>
          </w:p>
        </w:tc>
        <w:tc>
          <w:tcPr>
            <w:tcW w:w="1024" w:type="dxa"/>
          </w:tcPr>
          <w:p w14:paraId="30BD8ADA" w14:textId="77777777" w:rsidR="009427C6" w:rsidRDefault="009427C6">
            <w:pPr>
              <w:rPr>
                <w:sz w:val="18"/>
              </w:rPr>
            </w:pPr>
            <w:r>
              <w:rPr>
                <w:sz w:val="18"/>
              </w:rPr>
              <w:t>EBA</w:t>
            </w:r>
          </w:p>
        </w:tc>
        <w:tc>
          <w:tcPr>
            <w:tcW w:w="1024" w:type="dxa"/>
          </w:tcPr>
          <w:p w14:paraId="7284AADA" w14:textId="77777777" w:rsidR="009427C6" w:rsidRDefault="009427C6">
            <w:pPr>
              <w:rPr>
                <w:sz w:val="18"/>
              </w:rPr>
            </w:pPr>
          </w:p>
        </w:tc>
        <w:tc>
          <w:tcPr>
            <w:tcW w:w="1024" w:type="dxa"/>
          </w:tcPr>
          <w:p w14:paraId="669B6F58" w14:textId="77777777" w:rsidR="009427C6" w:rsidRDefault="009427C6">
            <w:pPr>
              <w:rPr>
                <w:sz w:val="18"/>
              </w:rPr>
            </w:pPr>
          </w:p>
        </w:tc>
        <w:tc>
          <w:tcPr>
            <w:tcW w:w="1024" w:type="dxa"/>
          </w:tcPr>
          <w:p w14:paraId="740B7070" w14:textId="77777777" w:rsidR="009427C6" w:rsidRDefault="009427C6">
            <w:pPr>
              <w:rPr>
                <w:sz w:val="18"/>
              </w:rPr>
            </w:pPr>
          </w:p>
        </w:tc>
      </w:tr>
      <w:tr w:rsidR="009427C6" w14:paraId="4AFACCD0" w14:textId="77777777">
        <w:tblPrEx>
          <w:tblCellMar>
            <w:top w:w="0" w:type="dxa"/>
            <w:bottom w:w="0" w:type="dxa"/>
          </w:tblCellMar>
        </w:tblPrEx>
        <w:tc>
          <w:tcPr>
            <w:tcW w:w="3780" w:type="dxa"/>
          </w:tcPr>
          <w:p w14:paraId="7BC69DC0" w14:textId="77777777" w:rsidR="009427C6" w:rsidRDefault="009427C6">
            <w:pPr>
              <w:rPr>
                <w:sz w:val="18"/>
              </w:rPr>
            </w:pPr>
            <w:r>
              <w:rPr>
                <w:sz w:val="18"/>
              </w:rPr>
              <w:t>Bills</w:t>
            </w:r>
          </w:p>
        </w:tc>
        <w:tc>
          <w:tcPr>
            <w:tcW w:w="1024" w:type="dxa"/>
          </w:tcPr>
          <w:p w14:paraId="0D9ED8D9" w14:textId="77777777" w:rsidR="009427C6" w:rsidRDefault="009427C6">
            <w:pPr>
              <w:rPr>
                <w:sz w:val="18"/>
              </w:rPr>
            </w:pPr>
            <w:r>
              <w:rPr>
                <w:sz w:val="18"/>
              </w:rPr>
              <w:t>EBL</w:t>
            </w:r>
          </w:p>
        </w:tc>
        <w:tc>
          <w:tcPr>
            <w:tcW w:w="1024" w:type="dxa"/>
          </w:tcPr>
          <w:p w14:paraId="21F1A752" w14:textId="77777777" w:rsidR="009427C6" w:rsidRDefault="009427C6">
            <w:pPr>
              <w:rPr>
                <w:sz w:val="18"/>
              </w:rPr>
            </w:pPr>
          </w:p>
        </w:tc>
        <w:tc>
          <w:tcPr>
            <w:tcW w:w="1024" w:type="dxa"/>
          </w:tcPr>
          <w:p w14:paraId="4EACA7E4" w14:textId="77777777" w:rsidR="009427C6" w:rsidRDefault="009427C6">
            <w:pPr>
              <w:rPr>
                <w:sz w:val="18"/>
              </w:rPr>
            </w:pPr>
          </w:p>
        </w:tc>
        <w:tc>
          <w:tcPr>
            <w:tcW w:w="1024" w:type="dxa"/>
          </w:tcPr>
          <w:p w14:paraId="50B1AB05" w14:textId="77777777" w:rsidR="009427C6" w:rsidRDefault="009427C6">
            <w:pPr>
              <w:rPr>
                <w:sz w:val="18"/>
              </w:rPr>
            </w:pPr>
          </w:p>
        </w:tc>
      </w:tr>
      <w:tr w:rsidR="009427C6" w14:paraId="586D7A33" w14:textId="77777777">
        <w:tblPrEx>
          <w:tblCellMar>
            <w:top w:w="0" w:type="dxa"/>
            <w:bottom w:w="0" w:type="dxa"/>
          </w:tblCellMar>
        </w:tblPrEx>
        <w:tc>
          <w:tcPr>
            <w:tcW w:w="3780" w:type="dxa"/>
          </w:tcPr>
          <w:p w14:paraId="129013EB" w14:textId="77777777" w:rsidR="009427C6" w:rsidRDefault="009427C6">
            <w:pPr>
              <w:rPr>
                <w:sz w:val="18"/>
              </w:rPr>
            </w:pPr>
            <w:r>
              <w:rPr>
                <w:sz w:val="18"/>
              </w:rPr>
              <w:t>Commercial Paper Bills/Capital Project Bills</w:t>
            </w:r>
          </w:p>
        </w:tc>
        <w:tc>
          <w:tcPr>
            <w:tcW w:w="1024" w:type="dxa"/>
          </w:tcPr>
          <w:p w14:paraId="3C58D55E" w14:textId="77777777" w:rsidR="009427C6" w:rsidRDefault="009427C6">
            <w:pPr>
              <w:rPr>
                <w:sz w:val="18"/>
              </w:rPr>
            </w:pPr>
            <w:r>
              <w:rPr>
                <w:sz w:val="18"/>
              </w:rPr>
              <w:t>ECPB</w:t>
            </w:r>
          </w:p>
        </w:tc>
        <w:tc>
          <w:tcPr>
            <w:tcW w:w="1024" w:type="dxa"/>
          </w:tcPr>
          <w:p w14:paraId="36FE5D6D" w14:textId="77777777" w:rsidR="009427C6" w:rsidRDefault="009427C6">
            <w:pPr>
              <w:rPr>
                <w:sz w:val="18"/>
              </w:rPr>
            </w:pPr>
          </w:p>
        </w:tc>
        <w:tc>
          <w:tcPr>
            <w:tcW w:w="1024" w:type="dxa"/>
          </w:tcPr>
          <w:p w14:paraId="5752F61D" w14:textId="77777777" w:rsidR="009427C6" w:rsidRDefault="009427C6">
            <w:pPr>
              <w:rPr>
                <w:sz w:val="18"/>
              </w:rPr>
            </w:pPr>
          </w:p>
        </w:tc>
        <w:tc>
          <w:tcPr>
            <w:tcW w:w="1024" w:type="dxa"/>
          </w:tcPr>
          <w:p w14:paraId="24B8965F" w14:textId="77777777" w:rsidR="009427C6" w:rsidRDefault="009427C6">
            <w:pPr>
              <w:rPr>
                <w:sz w:val="18"/>
              </w:rPr>
            </w:pPr>
          </w:p>
        </w:tc>
      </w:tr>
      <w:tr w:rsidR="009427C6" w14:paraId="5687AF21" w14:textId="77777777">
        <w:tblPrEx>
          <w:tblCellMar>
            <w:top w:w="0" w:type="dxa"/>
            <w:bottom w:w="0" w:type="dxa"/>
          </w:tblCellMar>
        </w:tblPrEx>
        <w:tc>
          <w:tcPr>
            <w:tcW w:w="3780" w:type="dxa"/>
          </w:tcPr>
          <w:p w14:paraId="7AF5DF80" w14:textId="77777777" w:rsidR="009427C6" w:rsidRDefault="009427C6">
            <w:pPr>
              <w:rPr>
                <w:sz w:val="18"/>
              </w:rPr>
            </w:pPr>
            <w:r>
              <w:rPr>
                <w:sz w:val="18"/>
              </w:rPr>
              <w:t>Promissory Notes</w:t>
            </w:r>
          </w:p>
        </w:tc>
        <w:tc>
          <w:tcPr>
            <w:tcW w:w="1024" w:type="dxa"/>
          </w:tcPr>
          <w:p w14:paraId="458C1DB2" w14:textId="77777777" w:rsidR="009427C6" w:rsidRDefault="009427C6">
            <w:pPr>
              <w:rPr>
                <w:sz w:val="18"/>
              </w:rPr>
            </w:pPr>
            <w:r>
              <w:rPr>
                <w:sz w:val="18"/>
              </w:rPr>
              <w:t>EPN</w:t>
            </w:r>
          </w:p>
        </w:tc>
        <w:tc>
          <w:tcPr>
            <w:tcW w:w="1024" w:type="dxa"/>
          </w:tcPr>
          <w:p w14:paraId="2B5C1A98" w14:textId="77777777" w:rsidR="009427C6" w:rsidRDefault="009427C6">
            <w:pPr>
              <w:rPr>
                <w:sz w:val="18"/>
              </w:rPr>
            </w:pPr>
          </w:p>
        </w:tc>
        <w:tc>
          <w:tcPr>
            <w:tcW w:w="1024" w:type="dxa"/>
          </w:tcPr>
          <w:p w14:paraId="07750666" w14:textId="77777777" w:rsidR="009427C6" w:rsidRDefault="009427C6">
            <w:pPr>
              <w:rPr>
                <w:sz w:val="18"/>
              </w:rPr>
            </w:pPr>
          </w:p>
        </w:tc>
        <w:tc>
          <w:tcPr>
            <w:tcW w:w="1024" w:type="dxa"/>
          </w:tcPr>
          <w:p w14:paraId="2F832DFA" w14:textId="77777777" w:rsidR="009427C6" w:rsidRDefault="009427C6">
            <w:pPr>
              <w:rPr>
                <w:sz w:val="18"/>
              </w:rPr>
            </w:pPr>
          </w:p>
        </w:tc>
      </w:tr>
      <w:tr w:rsidR="009427C6" w14:paraId="42A3B506" w14:textId="77777777">
        <w:tblPrEx>
          <w:tblCellMar>
            <w:top w:w="0" w:type="dxa"/>
            <w:bottom w:w="0" w:type="dxa"/>
          </w:tblCellMar>
        </w:tblPrEx>
        <w:tc>
          <w:tcPr>
            <w:tcW w:w="3780" w:type="dxa"/>
          </w:tcPr>
          <w:p w14:paraId="2E5660A1" w14:textId="77777777" w:rsidR="009427C6" w:rsidRDefault="009427C6">
            <w:pPr>
              <w:rPr>
                <w:sz w:val="18"/>
              </w:rPr>
            </w:pPr>
            <w:r>
              <w:rPr>
                <w:sz w:val="18"/>
              </w:rPr>
              <w:t>Treasury Bills</w:t>
            </w:r>
          </w:p>
        </w:tc>
        <w:tc>
          <w:tcPr>
            <w:tcW w:w="1024" w:type="dxa"/>
          </w:tcPr>
          <w:p w14:paraId="42C5B995" w14:textId="77777777" w:rsidR="009427C6" w:rsidRDefault="009427C6">
            <w:pPr>
              <w:rPr>
                <w:sz w:val="18"/>
              </w:rPr>
            </w:pPr>
            <w:r>
              <w:rPr>
                <w:sz w:val="18"/>
              </w:rPr>
              <w:t>ETB</w:t>
            </w:r>
          </w:p>
        </w:tc>
        <w:tc>
          <w:tcPr>
            <w:tcW w:w="1024" w:type="dxa"/>
          </w:tcPr>
          <w:p w14:paraId="366D72B4" w14:textId="77777777" w:rsidR="009427C6" w:rsidRDefault="009427C6">
            <w:pPr>
              <w:rPr>
                <w:sz w:val="18"/>
              </w:rPr>
            </w:pPr>
          </w:p>
        </w:tc>
        <w:tc>
          <w:tcPr>
            <w:tcW w:w="1024" w:type="dxa"/>
          </w:tcPr>
          <w:p w14:paraId="1FD63A9C" w14:textId="77777777" w:rsidR="009427C6" w:rsidRDefault="009427C6">
            <w:pPr>
              <w:rPr>
                <w:sz w:val="18"/>
              </w:rPr>
            </w:pPr>
          </w:p>
        </w:tc>
        <w:tc>
          <w:tcPr>
            <w:tcW w:w="1024" w:type="dxa"/>
          </w:tcPr>
          <w:p w14:paraId="789336A1" w14:textId="77777777" w:rsidR="009427C6" w:rsidRDefault="009427C6">
            <w:pPr>
              <w:rPr>
                <w:sz w:val="18"/>
              </w:rPr>
            </w:pPr>
          </w:p>
        </w:tc>
      </w:tr>
      <w:tr w:rsidR="009427C6" w14:paraId="5140A39B" w14:textId="77777777">
        <w:tblPrEx>
          <w:tblCellMar>
            <w:top w:w="0" w:type="dxa"/>
            <w:bottom w:w="0" w:type="dxa"/>
          </w:tblCellMar>
        </w:tblPrEx>
        <w:tc>
          <w:tcPr>
            <w:tcW w:w="3780" w:type="dxa"/>
          </w:tcPr>
          <w:p w14:paraId="1D648EA8" w14:textId="77777777" w:rsidR="009427C6" w:rsidRDefault="009427C6">
            <w:pPr>
              <w:rPr>
                <w:sz w:val="18"/>
              </w:rPr>
            </w:pPr>
            <w:r>
              <w:rPr>
                <w:sz w:val="18"/>
              </w:rPr>
              <w:t>Notes</w:t>
            </w:r>
          </w:p>
        </w:tc>
        <w:tc>
          <w:tcPr>
            <w:tcW w:w="1024" w:type="dxa"/>
          </w:tcPr>
          <w:p w14:paraId="35C196F4" w14:textId="77777777" w:rsidR="009427C6" w:rsidRDefault="009427C6">
            <w:pPr>
              <w:rPr>
                <w:sz w:val="18"/>
              </w:rPr>
            </w:pPr>
            <w:r>
              <w:rPr>
                <w:sz w:val="18"/>
              </w:rPr>
              <w:t>ENOT</w:t>
            </w:r>
          </w:p>
        </w:tc>
        <w:tc>
          <w:tcPr>
            <w:tcW w:w="1024" w:type="dxa"/>
          </w:tcPr>
          <w:p w14:paraId="5EC8D2E6" w14:textId="77777777" w:rsidR="009427C6" w:rsidRDefault="009427C6">
            <w:pPr>
              <w:rPr>
                <w:sz w:val="18"/>
              </w:rPr>
            </w:pPr>
            <w:r>
              <w:rPr>
                <w:sz w:val="18"/>
              </w:rPr>
              <w:t>NOT</w:t>
            </w:r>
          </w:p>
        </w:tc>
        <w:tc>
          <w:tcPr>
            <w:tcW w:w="1024" w:type="dxa"/>
          </w:tcPr>
          <w:p w14:paraId="594FAD9A" w14:textId="77777777" w:rsidR="009427C6" w:rsidRDefault="009427C6">
            <w:pPr>
              <w:rPr>
                <w:sz w:val="18"/>
              </w:rPr>
            </w:pPr>
            <w:r>
              <w:rPr>
                <w:sz w:val="18"/>
              </w:rPr>
              <w:t>NOT</w:t>
            </w:r>
          </w:p>
        </w:tc>
        <w:tc>
          <w:tcPr>
            <w:tcW w:w="1024" w:type="dxa"/>
          </w:tcPr>
          <w:p w14:paraId="60C3C3EF" w14:textId="77777777" w:rsidR="009427C6" w:rsidRDefault="009427C6">
            <w:pPr>
              <w:rPr>
                <w:sz w:val="18"/>
              </w:rPr>
            </w:pPr>
          </w:p>
        </w:tc>
      </w:tr>
      <w:tr w:rsidR="009427C6" w14:paraId="13CD2195" w14:textId="77777777">
        <w:tblPrEx>
          <w:tblCellMar>
            <w:top w:w="0" w:type="dxa"/>
            <w:bottom w:w="0" w:type="dxa"/>
          </w:tblCellMar>
        </w:tblPrEx>
        <w:tc>
          <w:tcPr>
            <w:tcW w:w="3780" w:type="dxa"/>
          </w:tcPr>
          <w:p w14:paraId="37D14DD9" w14:textId="77777777" w:rsidR="009427C6" w:rsidRDefault="009427C6">
            <w:pPr>
              <w:rPr>
                <w:sz w:val="18"/>
              </w:rPr>
            </w:pPr>
            <w:r>
              <w:rPr>
                <w:sz w:val="18"/>
              </w:rPr>
              <w:t>Bridging Bonds</w:t>
            </w:r>
          </w:p>
        </w:tc>
        <w:tc>
          <w:tcPr>
            <w:tcW w:w="1024" w:type="dxa"/>
          </w:tcPr>
          <w:p w14:paraId="73A43DD1" w14:textId="77777777" w:rsidR="009427C6" w:rsidRDefault="009427C6">
            <w:pPr>
              <w:rPr>
                <w:sz w:val="18"/>
              </w:rPr>
            </w:pPr>
          </w:p>
        </w:tc>
        <w:tc>
          <w:tcPr>
            <w:tcW w:w="1024" w:type="dxa"/>
          </w:tcPr>
          <w:p w14:paraId="7EE47FC5" w14:textId="77777777" w:rsidR="009427C6" w:rsidRDefault="009427C6">
            <w:pPr>
              <w:rPr>
                <w:sz w:val="18"/>
              </w:rPr>
            </w:pPr>
            <w:r>
              <w:rPr>
                <w:sz w:val="18"/>
              </w:rPr>
              <w:t>BB</w:t>
            </w:r>
          </w:p>
        </w:tc>
        <w:tc>
          <w:tcPr>
            <w:tcW w:w="1024" w:type="dxa"/>
          </w:tcPr>
          <w:p w14:paraId="1F06AAB8" w14:textId="77777777" w:rsidR="009427C6" w:rsidRDefault="009427C6">
            <w:pPr>
              <w:rPr>
                <w:sz w:val="18"/>
              </w:rPr>
            </w:pPr>
          </w:p>
        </w:tc>
        <w:tc>
          <w:tcPr>
            <w:tcW w:w="1024" w:type="dxa"/>
          </w:tcPr>
          <w:p w14:paraId="5DD01BF3" w14:textId="77777777" w:rsidR="009427C6" w:rsidRDefault="009427C6">
            <w:pPr>
              <w:rPr>
                <w:sz w:val="18"/>
              </w:rPr>
            </w:pPr>
          </w:p>
        </w:tc>
      </w:tr>
      <w:tr w:rsidR="009427C6" w14:paraId="5B9D23FC" w14:textId="77777777">
        <w:tblPrEx>
          <w:tblCellMar>
            <w:top w:w="0" w:type="dxa"/>
            <w:bottom w:w="0" w:type="dxa"/>
          </w:tblCellMar>
        </w:tblPrEx>
        <w:tc>
          <w:tcPr>
            <w:tcW w:w="3780" w:type="dxa"/>
          </w:tcPr>
          <w:p w14:paraId="3F8DFE9C" w14:textId="77777777" w:rsidR="009427C6" w:rsidRDefault="009427C6">
            <w:pPr>
              <w:rPr>
                <w:sz w:val="18"/>
              </w:rPr>
            </w:pPr>
            <w:r>
              <w:rPr>
                <w:sz w:val="18"/>
              </w:rPr>
              <w:t>Debentures</w:t>
            </w:r>
          </w:p>
        </w:tc>
        <w:tc>
          <w:tcPr>
            <w:tcW w:w="1024" w:type="dxa"/>
          </w:tcPr>
          <w:p w14:paraId="456D8A54" w14:textId="77777777" w:rsidR="009427C6" w:rsidRDefault="009427C6">
            <w:pPr>
              <w:rPr>
                <w:sz w:val="18"/>
              </w:rPr>
            </w:pPr>
          </w:p>
        </w:tc>
        <w:tc>
          <w:tcPr>
            <w:tcW w:w="1024" w:type="dxa"/>
          </w:tcPr>
          <w:p w14:paraId="16608253" w14:textId="77777777" w:rsidR="009427C6" w:rsidRDefault="009427C6">
            <w:pPr>
              <w:rPr>
                <w:sz w:val="18"/>
              </w:rPr>
            </w:pPr>
            <w:r>
              <w:rPr>
                <w:sz w:val="18"/>
              </w:rPr>
              <w:t>DEB</w:t>
            </w:r>
          </w:p>
        </w:tc>
        <w:tc>
          <w:tcPr>
            <w:tcW w:w="1024" w:type="dxa"/>
          </w:tcPr>
          <w:p w14:paraId="0F745A69" w14:textId="77777777" w:rsidR="009427C6" w:rsidRDefault="009427C6">
            <w:pPr>
              <w:rPr>
                <w:sz w:val="18"/>
              </w:rPr>
            </w:pPr>
          </w:p>
        </w:tc>
        <w:tc>
          <w:tcPr>
            <w:tcW w:w="1024" w:type="dxa"/>
          </w:tcPr>
          <w:p w14:paraId="7DBD20B8" w14:textId="77777777" w:rsidR="009427C6" w:rsidRDefault="009427C6">
            <w:pPr>
              <w:rPr>
                <w:sz w:val="18"/>
              </w:rPr>
            </w:pPr>
          </w:p>
        </w:tc>
      </w:tr>
      <w:tr w:rsidR="009427C6" w14:paraId="4997E572" w14:textId="77777777">
        <w:tblPrEx>
          <w:tblCellMar>
            <w:top w:w="0" w:type="dxa"/>
            <w:bottom w:w="0" w:type="dxa"/>
          </w:tblCellMar>
        </w:tblPrEx>
        <w:tc>
          <w:tcPr>
            <w:tcW w:w="3780" w:type="dxa"/>
          </w:tcPr>
          <w:p w14:paraId="367A5F07" w14:textId="77777777" w:rsidR="009427C6" w:rsidRDefault="009427C6">
            <w:pPr>
              <w:rPr>
                <w:sz w:val="18"/>
              </w:rPr>
            </w:pPr>
            <w:r>
              <w:rPr>
                <w:sz w:val="18"/>
              </w:rPr>
              <w:t>Negotiable Certificates of Deposit</w:t>
            </w:r>
          </w:p>
        </w:tc>
        <w:tc>
          <w:tcPr>
            <w:tcW w:w="1024" w:type="dxa"/>
          </w:tcPr>
          <w:p w14:paraId="0F9C5947" w14:textId="77777777" w:rsidR="009427C6" w:rsidRDefault="009427C6">
            <w:pPr>
              <w:rPr>
                <w:sz w:val="18"/>
              </w:rPr>
            </w:pPr>
          </w:p>
        </w:tc>
        <w:tc>
          <w:tcPr>
            <w:tcW w:w="1024" w:type="dxa"/>
          </w:tcPr>
          <w:p w14:paraId="7C19A213" w14:textId="77777777" w:rsidR="009427C6" w:rsidRDefault="009427C6">
            <w:pPr>
              <w:rPr>
                <w:sz w:val="18"/>
              </w:rPr>
            </w:pPr>
            <w:r>
              <w:rPr>
                <w:sz w:val="18"/>
              </w:rPr>
              <w:t>NCD</w:t>
            </w:r>
          </w:p>
        </w:tc>
        <w:tc>
          <w:tcPr>
            <w:tcW w:w="1024" w:type="dxa"/>
          </w:tcPr>
          <w:p w14:paraId="7E6BB653" w14:textId="77777777" w:rsidR="009427C6" w:rsidRDefault="009427C6">
            <w:pPr>
              <w:rPr>
                <w:sz w:val="18"/>
              </w:rPr>
            </w:pPr>
            <w:r>
              <w:rPr>
                <w:sz w:val="18"/>
              </w:rPr>
              <w:t>NCD</w:t>
            </w:r>
          </w:p>
        </w:tc>
        <w:tc>
          <w:tcPr>
            <w:tcW w:w="1024" w:type="dxa"/>
          </w:tcPr>
          <w:p w14:paraId="053E7EEC" w14:textId="77777777" w:rsidR="009427C6" w:rsidRDefault="009427C6">
            <w:pPr>
              <w:rPr>
                <w:sz w:val="18"/>
              </w:rPr>
            </w:pPr>
            <w:r>
              <w:rPr>
                <w:sz w:val="18"/>
              </w:rPr>
              <w:t>NCD</w:t>
            </w:r>
          </w:p>
        </w:tc>
      </w:tr>
      <w:tr w:rsidR="009427C6" w14:paraId="6AF789DD" w14:textId="77777777">
        <w:tblPrEx>
          <w:tblCellMar>
            <w:top w:w="0" w:type="dxa"/>
            <w:bottom w:w="0" w:type="dxa"/>
          </w:tblCellMar>
        </w:tblPrEx>
        <w:tc>
          <w:tcPr>
            <w:tcW w:w="3780" w:type="dxa"/>
          </w:tcPr>
          <w:p w14:paraId="634A2BB7" w14:textId="77777777" w:rsidR="009427C6" w:rsidRDefault="009427C6">
            <w:pPr>
              <w:rPr>
                <w:sz w:val="18"/>
              </w:rPr>
            </w:pPr>
            <w:r>
              <w:rPr>
                <w:sz w:val="18"/>
              </w:rPr>
              <w:t>Linked Negotiable Certificates of Deposit</w:t>
            </w:r>
          </w:p>
        </w:tc>
        <w:tc>
          <w:tcPr>
            <w:tcW w:w="1024" w:type="dxa"/>
          </w:tcPr>
          <w:p w14:paraId="2F7BFB80" w14:textId="77777777" w:rsidR="009427C6" w:rsidRDefault="009427C6">
            <w:pPr>
              <w:rPr>
                <w:sz w:val="18"/>
              </w:rPr>
            </w:pPr>
          </w:p>
        </w:tc>
        <w:tc>
          <w:tcPr>
            <w:tcW w:w="1024" w:type="dxa"/>
          </w:tcPr>
          <w:p w14:paraId="426C262E" w14:textId="77777777" w:rsidR="009427C6" w:rsidRDefault="009427C6">
            <w:pPr>
              <w:rPr>
                <w:sz w:val="18"/>
              </w:rPr>
            </w:pPr>
          </w:p>
        </w:tc>
        <w:tc>
          <w:tcPr>
            <w:tcW w:w="1024" w:type="dxa"/>
          </w:tcPr>
          <w:p w14:paraId="4A0193E5" w14:textId="77777777" w:rsidR="009427C6" w:rsidRDefault="009427C6">
            <w:pPr>
              <w:rPr>
                <w:sz w:val="18"/>
              </w:rPr>
            </w:pPr>
            <w:r>
              <w:rPr>
                <w:sz w:val="18"/>
              </w:rPr>
              <w:t>LNCD</w:t>
            </w:r>
          </w:p>
        </w:tc>
        <w:tc>
          <w:tcPr>
            <w:tcW w:w="1024" w:type="dxa"/>
          </w:tcPr>
          <w:p w14:paraId="39938239" w14:textId="77777777" w:rsidR="009427C6" w:rsidRDefault="009427C6">
            <w:pPr>
              <w:rPr>
                <w:sz w:val="18"/>
              </w:rPr>
            </w:pPr>
          </w:p>
        </w:tc>
      </w:tr>
      <w:tr w:rsidR="009427C6" w14:paraId="0B30194A" w14:textId="77777777">
        <w:tblPrEx>
          <w:tblCellMar>
            <w:top w:w="0" w:type="dxa"/>
            <w:bottom w:w="0" w:type="dxa"/>
          </w:tblCellMar>
        </w:tblPrEx>
        <w:tc>
          <w:tcPr>
            <w:tcW w:w="3780" w:type="dxa"/>
          </w:tcPr>
          <w:p w14:paraId="3570D63A" w14:textId="77777777" w:rsidR="009427C6" w:rsidRDefault="009427C6">
            <w:pPr>
              <w:rPr>
                <w:sz w:val="18"/>
              </w:rPr>
            </w:pPr>
            <w:r>
              <w:rPr>
                <w:sz w:val="18"/>
              </w:rPr>
              <w:t>Credit Linked Notes</w:t>
            </w:r>
          </w:p>
        </w:tc>
        <w:tc>
          <w:tcPr>
            <w:tcW w:w="1024" w:type="dxa"/>
          </w:tcPr>
          <w:p w14:paraId="44D73AF9" w14:textId="77777777" w:rsidR="009427C6" w:rsidRDefault="009427C6">
            <w:pPr>
              <w:rPr>
                <w:sz w:val="18"/>
              </w:rPr>
            </w:pPr>
          </w:p>
        </w:tc>
        <w:tc>
          <w:tcPr>
            <w:tcW w:w="1024" w:type="dxa"/>
          </w:tcPr>
          <w:p w14:paraId="0FFE3C60" w14:textId="77777777" w:rsidR="009427C6" w:rsidRDefault="009427C6">
            <w:pPr>
              <w:rPr>
                <w:sz w:val="18"/>
              </w:rPr>
            </w:pPr>
          </w:p>
        </w:tc>
        <w:tc>
          <w:tcPr>
            <w:tcW w:w="1024" w:type="dxa"/>
          </w:tcPr>
          <w:p w14:paraId="275EE127" w14:textId="77777777" w:rsidR="009427C6" w:rsidRDefault="009427C6">
            <w:pPr>
              <w:rPr>
                <w:sz w:val="18"/>
              </w:rPr>
            </w:pPr>
            <w:r>
              <w:rPr>
                <w:sz w:val="18"/>
              </w:rPr>
              <w:t>CLN</w:t>
            </w:r>
          </w:p>
        </w:tc>
        <w:tc>
          <w:tcPr>
            <w:tcW w:w="1024" w:type="dxa"/>
          </w:tcPr>
          <w:p w14:paraId="7DF06A6F" w14:textId="77777777" w:rsidR="009427C6" w:rsidRDefault="009427C6">
            <w:pPr>
              <w:rPr>
                <w:sz w:val="18"/>
              </w:rPr>
            </w:pPr>
          </w:p>
        </w:tc>
      </w:tr>
      <w:tr w:rsidR="009427C6" w14:paraId="07DB5F10" w14:textId="77777777">
        <w:tblPrEx>
          <w:tblCellMar>
            <w:top w:w="0" w:type="dxa"/>
            <w:bottom w:w="0" w:type="dxa"/>
          </w:tblCellMar>
        </w:tblPrEx>
        <w:tc>
          <w:tcPr>
            <w:tcW w:w="3780" w:type="dxa"/>
          </w:tcPr>
          <w:p w14:paraId="4F46F430" w14:textId="77777777" w:rsidR="009427C6" w:rsidRDefault="009427C6">
            <w:pPr>
              <w:rPr>
                <w:sz w:val="18"/>
              </w:rPr>
            </w:pPr>
            <w:r>
              <w:rPr>
                <w:sz w:val="18"/>
              </w:rPr>
              <w:t>Floating Rate Notes</w:t>
            </w:r>
          </w:p>
        </w:tc>
        <w:tc>
          <w:tcPr>
            <w:tcW w:w="1024" w:type="dxa"/>
          </w:tcPr>
          <w:p w14:paraId="7012BA23" w14:textId="77777777" w:rsidR="009427C6" w:rsidRDefault="009427C6">
            <w:pPr>
              <w:rPr>
                <w:sz w:val="18"/>
              </w:rPr>
            </w:pPr>
          </w:p>
        </w:tc>
        <w:tc>
          <w:tcPr>
            <w:tcW w:w="1024" w:type="dxa"/>
          </w:tcPr>
          <w:p w14:paraId="197BD5B7" w14:textId="77777777" w:rsidR="009427C6" w:rsidRDefault="009427C6">
            <w:pPr>
              <w:rPr>
                <w:sz w:val="18"/>
              </w:rPr>
            </w:pPr>
          </w:p>
        </w:tc>
        <w:tc>
          <w:tcPr>
            <w:tcW w:w="1024" w:type="dxa"/>
          </w:tcPr>
          <w:p w14:paraId="3EC290D7" w14:textId="77777777" w:rsidR="009427C6" w:rsidRDefault="009427C6">
            <w:pPr>
              <w:rPr>
                <w:sz w:val="18"/>
              </w:rPr>
            </w:pPr>
            <w:r>
              <w:rPr>
                <w:sz w:val="18"/>
              </w:rPr>
              <w:t>FRN</w:t>
            </w:r>
          </w:p>
        </w:tc>
        <w:tc>
          <w:tcPr>
            <w:tcW w:w="1024" w:type="dxa"/>
          </w:tcPr>
          <w:p w14:paraId="493B6D42" w14:textId="77777777" w:rsidR="009427C6" w:rsidRDefault="009427C6">
            <w:pPr>
              <w:rPr>
                <w:sz w:val="18"/>
              </w:rPr>
            </w:pPr>
          </w:p>
        </w:tc>
      </w:tr>
      <w:tr w:rsidR="009427C6" w14:paraId="3047E3A6" w14:textId="77777777">
        <w:tblPrEx>
          <w:tblCellMar>
            <w:top w:w="0" w:type="dxa"/>
            <w:bottom w:w="0" w:type="dxa"/>
          </w:tblCellMar>
        </w:tblPrEx>
        <w:tc>
          <w:tcPr>
            <w:tcW w:w="3780" w:type="dxa"/>
          </w:tcPr>
          <w:p w14:paraId="05DA9360" w14:textId="77777777" w:rsidR="009427C6" w:rsidRDefault="009427C6">
            <w:pPr>
              <w:rPr>
                <w:sz w:val="18"/>
              </w:rPr>
            </w:pPr>
            <w:r>
              <w:rPr>
                <w:sz w:val="18"/>
              </w:rPr>
              <w:t>Call Bonds</w:t>
            </w:r>
          </w:p>
        </w:tc>
        <w:tc>
          <w:tcPr>
            <w:tcW w:w="1024" w:type="dxa"/>
          </w:tcPr>
          <w:p w14:paraId="2D5483F2" w14:textId="77777777" w:rsidR="009427C6" w:rsidRDefault="009427C6">
            <w:pPr>
              <w:rPr>
                <w:sz w:val="18"/>
              </w:rPr>
            </w:pPr>
          </w:p>
        </w:tc>
        <w:tc>
          <w:tcPr>
            <w:tcW w:w="1024" w:type="dxa"/>
          </w:tcPr>
          <w:p w14:paraId="1E56ABFD" w14:textId="77777777" w:rsidR="009427C6" w:rsidRDefault="009427C6">
            <w:pPr>
              <w:rPr>
                <w:sz w:val="18"/>
              </w:rPr>
            </w:pPr>
          </w:p>
        </w:tc>
        <w:tc>
          <w:tcPr>
            <w:tcW w:w="1024" w:type="dxa"/>
          </w:tcPr>
          <w:p w14:paraId="7E10D0EA" w14:textId="77777777" w:rsidR="009427C6" w:rsidRDefault="009427C6">
            <w:pPr>
              <w:rPr>
                <w:sz w:val="18"/>
              </w:rPr>
            </w:pPr>
          </w:p>
        </w:tc>
        <w:tc>
          <w:tcPr>
            <w:tcW w:w="1024" w:type="dxa"/>
          </w:tcPr>
          <w:p w14:paraId="662B9033" w14:textId="77777777" w:rsidR="009427C6" w:rsidRDefault="009427C6">
            <w:pPr>
              <w:rPr>
                <w:sz w:val="18"/>
              </w:rPr>
            </w:pPr>
            <w:r>
              <w:rPr>
                <w:sz w:val="18"/>
              </w:rPr>
              <w:t>CB</w:t>
            </w:r>
          </w:p>
        </w:tc>
      </w:tr>
      <w:tr w:rsidR="009427C6" w14:paraId="645DBB4A" w14:textId="77777777">
        <w:tblPrEx>
          <w:tblCellMar>
            <w:top w:w="0" w:type="dxa"/>
            <w:bottom w:w="0" w:type="dxa"/>
          </w:tblCellMar>
        </w:tblPrEx>
        <w:tc>
          <w:tcPr>
            <w:tcW w:w="3780" w:type="dxa"/>
          </w:tcPr>
          <w:p w14:paraId="50F51917" w14:textId="77777777" w:rsidR="009427C6" w:rsidRDefault="009427C6">
            <w:pPr>
              <w:rPr>
                <w:sz w:val="18"/>
              </w:rPr>
            </w:pPr>
            <w:r>
              <w:rPr>
                <w:sz w:val="18"/>
              </w:rPr>
              <w:t>Zero Bonds</w:t>
            </w:r>
          </w:p>
        </w:tc>
        <w:tc>
          <w:tcPr>
            <w:tcW w:w="1024" w:type="dxa"/>
          </w:tcPr>
          <w:p w14:paraId="65D073A0" w14:textId="77777777" w:rsidR="009427C6" w:rsidRDefault="009427C6">
            <w:pPr>
              <w:rPr>
                <w:sz w:val="18"/>
              </w:rPr>
            </w:pPr>
          </w:p>
        </w:tc>
        <w:tc>
          <w:tcPr>
            <w:tcW w:w="1024" w:type="dxa"/>
          </w:tcPr>
          <w:p w14:paraId="08F0AD07" w14:textId="77777777" w:rsidR="009427C6" w:rsidRDefault="009427C6">
            <w:pPr>
              <w:rPr>
                <w:sz w:val="18"/>
              </w:rPr>
            </w:pPr>
            <w:r>
              <w:rPr>
                <w:sz w:val="18"/>
              </w:rPr>
              <w:t>ZB</w:t>
            </w:r>
          </w:p>
        </w:tc>
        <w:tc>
          <w:tcPr>
            <w:tcW w:w="1024" w:type="dxa"/>
          </w:tcPr>
          <w:p w14:paraId="142A883D" w14:textId="77777777" w:rsidR="009427C6" w:rsidRDefault="009427C6">
            <w:pPr>
              <w:rPr>
                <w:sz w:val="18"/>
              </w:rPr>
            </w:pPr>
          </w:p>
        </w:tc>
        <w:tc>
          <w:tcPr>
            <w:tcW w:w="1024" w:type="dxa"/>
          </w:tcPr>
          <w:p w14:paraId="3EB94375" w14:textId="77777777" w:rsidR="009427C6" w:rsidRDefault="009427C6">
            <w:pPr>
              <w:rPr>
                <w:sz w:val="18"/>
              </w:rPr>
            </w:pPr>
          </w:p>
        </w:tc>
      </w:tr>
    </w:tbl>
    <w:p w14:paraId="7AE6F346" w14:textId="77777777" w:rsidR="009427C6" w:rsidRDefault="009427C6">
      <w:pPr>
        <w:pStyle w:val="TableofAuthorities"/>
        <w:tabs>
          <w:tab w:val="clear" w:pos="8640"/>
          <w:tab w:val="num" w:pos="1800"/>
        </w:tabs>
        <w:spacing w:after="0"/>
        <w:rPr>
          <w:rFonts w:ascii="Arial" w:hAnsi="Arial"/>
          <w:lang w:val="en-AU"/>
        </w:rPr>
      </w:pPr>
    </w:p>
    <w:p w14:paraId="090FCC21" w14:textId="77777777" w:rsidR="009427C6" w:rsidRDefault="009427C6">
      <w:pPr>
        <w:tabs>
          <w:tab w:val="left" w:pos="1800"/>
        </w:tabs>
        <w:ind w:left="1800" w:hanging="540"/>
        <w:rPr>
          <w:rFonts w:ascii="Arial" w:hAnsi="Arial"/>
          <w:b/>
          <w:i/>
          <w:sz w:val="20"/>
        </w:rPr>
      </w:pPr>
      <w:r>
        <w:rPr>
          <w:rFonts w:ascii="Arial" w:hAnsi="Arial"/>
          <w:b/>
          <w:i/>
          <w:sz w:val="20"/>
          <w:u w:val="single"/>
        </w:rPr>
        <w:t>Note</w:t>
      </w:r>
      <w:r>
        <w:rPr>
          <w:rFonts w:ascii="Arial" w:hAnsi="Arial"/>
          <w:b/>
          <w:i/>
          <w:sz w:val="20"/>
        </w:rPr>
        <w:t>:</w:t>
      </w:r>
      <w:r>
        <w:rPr>
          <w:rFonts w:ascii="Arial" w:hAnsi="Arial"/>
          <w:b/>
          <w:i/>
          <w:sz w:val="20"/>
        </w:rPr>
        <w:tab/>
        <w:t>This field requires 4 alpha characters to be present. Where the MMI Type is less than 4 alpha characters, the spaces after the MMI Type must be filled with ‘X’s’. For example, NOT will be NOTX, ZB will be ZBXX, etc..</w:t>
      </w:r>
    </w:p>
    <w:p w14:paraId="3E16BFAB" w14:textId="77777777" w:rsidR="009427C6" w:rsidRDefault="009427C6">
      <w:pPr>
        <w:pStyle w:val="TableofAuthorities"/>
        <w:tabs>
          <w:tab w:val="clear" w:pos="8640"/>
          <w:tab w:val="left" w:pos="1260"/>
          <w:tab w:val="left" w:pos="4680"/>
        </w:tabs>
        <w:spacing w:after="0"/>
        <w:ind w:left="4680" w:hanging="3780"/>
        <w:rPr>
          <w:rFonts w:ascii="Arial" w:hAnsi="Arial"/>
          <w:lang w:val="en-GB"/>
        </w:rPr>
      </w:pPr>
    </w:p>
    <w:p w14:paraId="09C3C702" w14:textId="77777777" w:rsidR="009427C6" w:rsidRDefault="009427C6">
      <w:pPr>
        <w:tabs>
          <w:tab w:val="num" w:pos="360"/>
        </w:tabs>
        <w:ind w:left="360" w:hanging="360"/>
        <w:rPr>
          <w:rFonts w:ascii="Arial" w:hAnsi="Arial"/>
          <w:sz w:val="20"/>
        </w:rPr>
      </w:pPr>
      <w:r>
        <w:rPr>
          <w:rFonts w:ascii="Arial" w:hAnsi="Arial"/>
          <w:sz w:val="20"/>
        </w:rPr>
        <w:t>18.</w:t>
      </w:r>
      <w:r>
        <w:rPr>
          <w:rFonts w:ascii="Arial" w:hAnsi="Arial"/>
          <w:sz w:val="20"/>
        </w:rPr>
        <w:tab/>
        <w:t>Maturity date (C): This field identifies the maturity date of a financial instrument.</w:t>
      </w:r>
    </w:p>
    <w:p w14:paraId="36B660EF" w14:textId="77777777" w:rsidR="009427C6" w:rsidRDefault="009427C6">
      <w:pPr>
        <w:rPr>
          <w:rFonts w:ascii="Arial" w:hAnsi="Arial"/>
          <w:sz w:val="20"/>
        </w:rPr>
      </w:pPr>
    </w:p>
    <w:p w14:paraId="0DB17610" w14:textId="77777777" w:rsidR="009427C6" w:rsidRDefault="009427C6">
      <w:pPr>
        <w:tabs>
          <w:tab w:val="num" w:pos="360"/>
        </w:tabs>
        <w:ind w:left="360" w:hanging="360"/>
        <w:rPr>
          <w:rFonts w:ascii="Arial" w:hAnsi="Arial"/>
          <w:sz w:val="20"/>
        </w:rPr>
      </w:pPr>
      <w:r>
        <w:rPr>
          <w:rFonts w:ascii="Arial" w:hAnsi="Arial"/>
          <w:sz w:val="20"/>
        </w:rPr>
        <w:t>19.</w:t>
      </w:r>
      <w:r>
        <w:rPr>
          <w:rFonts w:ascii="Arial" w:hAnsi="Arial"/>
          <w:sz w:val="20"/>
        </w:rPr>
        <w:tab/>
        <w:t>Issue date (M): This field identifies the issue date of a financial instrument.</w:t>
      </w:r>
    </w:p>
    <w:p w14:paraId="6C0AF0FE" w14:textId="77777777" w:rsidR="009427C6" w:rsidRDefault="009427C6">
      <w:pPr>
        <w:rPr>
          <w:rFonts w:ascii="Arial" w:hAnsi="Arial"/>
          <w:sz w:val="20"/>
        </w:rPr>
      </w:pPr>
    </w:p>
    <w:p w14:paraId="7ACC2E6A" w14:textId="77777777" w:rsidR="009427C6" w:rsidRDefault="009427C6">
      <w:pPr>
        <w:tabs>
          <w:tab w:val="num" w:pos="360"/>
        </w:tabs>
        <w:ind w:left="360" w:hanging="360"/>
        <w:rPr>
          <w:rFonts w:ascii="Arial" w:hAnsi="Arial"/>
          <w:sz w:val="20"/>
        </w:rPr>
      </w:pPr>
      <w:r>
        <w:rPr>
          <w:rFonts w:ascii="Arial" w:hAnsi="Arial"/>
          <w:sz w:val="20"/>
        </w:rPr>
        <w:t>20.</w:t>
      </w:r>
      <w:r>
        <w:rPr>
          <w:rFonts w:ascii="Arial" w:hAnsi="Arial"/>
          <w:sz w:val="20"/>
        </w:rPr>
        <w:tab/>
        <w:t>Coupon Rate (C): This field identifies the Coupon Rate of a financial instrument. It is optional for Category 1 but mandatory for Categories 2, 3 and 4, (7,7 Decimals)</w:t>
      </w:r>
    </w:p>
    <w:p w14:paraId="061D992A" w14:textId="77777777" w:rsidR="009427C6" w:rsidRDefault="009427C6">
      <w:pPr>
        <w:tabs>
          <w:tab w:val="num" w:pos="360"/>
        </w:tabs>
        <w:ind w:left="360" w:hanging="360"/>
        <w:rPr>
          <w:rFonts w:ascii="Arial" w:hAnsi="Arial"/>
          <w:sz w:val="20"/>
        </w:rPr>
      </w:pPr>
    </w:p>
    <w:p w14:paraId="38898F17" w14:textId="77777777" w:rsidR="009427C6" w:rsidRDefault="009427C6">
      <w:pPr>
        <w:tabs>
          <w:tab w:val="num" w:pos="360"/>
        </w:tabs>
        <w:ind w:left="360" w:hanging="360"/>
        <w:rPr>
          <w:rFonts w:ascii="Arial" w:hAnsi="Arial"/>
          <w:i/>
          <w:sz w:val="20"/>
        </w:rPr>
      </w:pPr>
      <w:r>
        <w:rPr>
          <w:rFonts w:ascii="Arial" w:hAnsi="Arial"/>
          <w:sz w:val="20"/>
        </w:rPr>
        <w:t>21.</w:t>
      </w:r>
      <w:r>
        <w:rPr>
          <w:rFonts w:ascii="Arial" w:hAnsi="Arial"/>
          <w:sz w:val="20"/>
        </w:rPr>
        <w:tab/>
        <w:t>End of FIA block (M): This field identifies the end of the Financial Instrument Attributes block and should have a value of FIA.</w:t>
      </w:r>
      <w:r>
        <w:rPr>
          <w:rFonts w:ascii="Arial" w:hAnsi="Arial"/>
          <w:sz w:val="20"/>
        </w:rPr>
        <w:br/>
      </w:r>
    </w:p>
    <w:p w14:paraId="10432CFD" w14:textId="77777777" w:rsidR="009427C6" w:rsidRDefault="009427C6">
      <w:pPr>
        <w:tabs>
          <w:tab w:val="num" w:pos="360"/>
        </w:tabs>
        <w:ind w:left="360" w:hanging="360"/>
        <w:rPr>
          <w:rFonts w:ascii="Arial" w:hAnsi="Arial"/>
          <w:i/>
          <w:sz w:val="20"/>
        </w:rPr>
      </w:pPr>
      <w:r>
        <w:rPr>
          <w:rFonts w:ascii="Arial" w:hAnsi="Arial"/>
          <w:sz w:val="20"/>
        </w:rPr>
        <w:t>22.</w:t>
      </w:r>
      <w:r>
        <w:rPr>
          <w:rFonts w:ascii="Arial" w:hAnsi="Arial"/>
          <w:sz w:val="20"/>
        </w:rPr>
        <w:tab/>
        <w:t>End of MMID block (M): This field identifies the end of the MMI Details block and should have a value of MMID.</w:t>
      </w:r>
    </w:p>
    <w:p w14:paraId="7C21B242" w14:textId="77777777" w:rsidR="009427C6" w:rsidRDefault="009427C6">
      <w:pPr>
        <w:rPr>
          <w:rFonts w:ascii="Arial" w:hAnsi="Arial"/>
          <w:i/>
          <w:sz w:val="20"/>
        </w:rPr>
        <w:sectPr w:rsidR="009427C6">
          <w:pgSz w:w="11906" w:h="16838"/>
          <w:pgMar w:top="1440" w:right="1800" w:bottom="1440" w:left="1800" w:header="708" w:footer="708" w:gutter="0"/>
          <w:cols w:space="708"/>
          <w:docGrid w:linePitch="360"/>
        </w:sectPr>
      </w:pPr>
    </w:p>
    <w:p w14:paraId="33C091B4" w14:textId="77777777" w:rsidR="009427C6" w:rsidRDefault="009427C6">
      <w:pPr>
        <w:pStyle w:val="Heading1"/>
      </w:pPr>
      <w:bookmarkStart w:id="87" w:name="_Toc67810892"/>
      <w:r>
        <w:lastRenderedPageBreak/>
        <w:t>Appendix C ISIN Request Rejection from NNA</w:t>
      </w:r>
      <w:bookmarkEnd w:id="87"/>
    </w:p>
    <w:p w14:paraId="7DA2664D" w14:textId="77777777" w:rsidR="009427C6" w:rsidRDefault="009427C6">
      <w:pPr>
        <w:rPr>
          <w:rFonts w:ascii="Arial" w:hAnsi="Arial"/>
          <w:sz w:val="20"/>
          <w:lang w:val="en-US"/>
        </w:rPr>
      </w:pPr>
    </w:p>
    <w:p w14:paraId="5A3B95DA" w14:textId="77777777" w:rsidR="009427C6" w:rsidRDefault="009427C6">
      <w:pPr>
        <w:pStyle w:val="Heading2"/>
      </w:pPr>
      <w:bookmarkStart w:id="88" w:name="_Toc67810893"/>
      <w:r>
        <w:t>ISIN Request Rejection from NNA (MT598-901/598-902)</w:t>
      </w:r>
      <w:bookmarkEnd w:id="88"/>
    </w:p>
    <w:p w14:paraId="3AF0AC07" w14:textId="77777777" w:rsidR="009427C6" w:rsidRDefault="009427C6">
      <w:pPr>
        <w:rPr>
          <w:rFonts w:ascii="Arial" w:hAnsi="Arial"/>
          <w:sz w:val="20"/>
        </w:rPr>
      </w:pPr>
    </w:p>
    <w:p w14:paraId="3E046E99" w14:textId="77777777" w:rsidR="009427C6" w:rsidRDefault="009427C6">
      <w:pPr>
        <w:rPr>
          <w:rFonts w:ascii="Arial" w:hAnsi="Arial"/>
          <w:sz w:val="20"/>
        </w:rPr>
      </w:pPr>
      <w:r>
        <w:rPr>
          <w:rFonts w:ascii="Arial" w:hAnsi="Arial"/>
          <w:sz w:val="20"/>
        </w:rPr>
        <w:t>The rejection from NNA can be of two types:</w:t>
      </w:r>
    </w:p>
    <w:p w14:paraId="4B13A631" w14:textId="77777777" w:rsidR="009427C6" w:rsidRDefault="009427C6">
      <w:pPr>
        <w:rPr>
          <w:rFonts w:ascii="Arial" w:hAnsi="Arial"/>
          <w:sz w:val="20"/>
        </w:rPr>
      </w:pPr>
    </w:p>
    <w:p w14:paraId="4BDB91FF" w14:textId="77777777" w:rsidR="009427C6" w:rsidRDefault="009427C6">
      <w:pPr>
        <w:tabs>
          <w:tab w:val="num" w:pos="360"/>
        </w:tabs>
        <w:ind w:left="360" w:hanging="360"/>
        <w:rPr>
          <w:rFonts w:ascii="Arial" w:hAnsi="Arial"/>
          <w:sz w:val="20"/>
        </w:rPr>
      </w:pPr>
      <w:r>
        <w:rPr>
          <w:rFonts w:ascii="Arial" w:hAnsi="Arial"/>
          <w:sz w:val="20"/>
        </w:rPr>
        <w:t>Format Rejection (MT598-901).</w:t>
      </w:r>
    </w:p>
    <w:p w14:paraId="417CC891" w14:textId="77777777" w:rsidR="009427C6" w:rsidRDefault="009427C6">
      <w:pPr>
        <w:tabs>
          <w:tab w:val="num" w:pos="360"/>
        </w:tabs>
        <w:ind w:left="360" w:hanging="360"/>
        <w:rPr>
          <w:rFonts w:ascii="Arial" w:hAnsi="Arial"/>
          <w:sz w:val="20"/>
        </w:rPr>
      </w:pPr>
      <w:r>
        <w:rPr>
          <w:rFonts w:ascii="Arial" w:hAnsi="Arial"/>
          <w:sz w:val="20"/>
        </w:rPr>
        <w:t>Message Content Rejection (MT598-902).</w:t>
      </w:r>
    </w:p>
    <w:p w14:paraId="6B272FDA" w14:textId="77777777" w:rsidR="009427C6" w:rsidRDefault="009427C6">
      <w:pPr>
        <w:rPr>
          <w:rFonts w:ascii="Arial" w:hAnsi="Arial"/>
          <w:sz w:val="20"/>
        </w:rPr>
      </w:pPr>
    </w:p>
    <w:p w14:paraId="59639B7B" w14:textId="77777777" w:rsidR="009427C6" w:rsidRDefault="009427C6">
      <w:pPr>
        <w:pStyle w:val="Heading2"/>
      </w:pPr>
      <w:bookmarkStart w:id="89" w:name="_Toc67810894"/>
      <w:r>
        <w:t>Format Rejection – MT598-901</w:t>
      </w:r>
      <w:bookmarkEnd w:id="89"/>
    </w:p>
    <w:p w14:paraId="5D509D11" w14:textId="77777777" w:rsidR="009427C6" w:rsidRDefault="009427C6">
      <w:pPr>
        <w:pStyle w:val="TableText"/>
        <w:rPr>
          <w:rFonts w:ascii="Arial" w:hAnsi="Arial"/>
          <w:spacing w:val="0"/>
          <w:sz w:val="20"/>
          <w:lang w:val="en-AU"/>
        </w:rPr>
      </w:pPr>
    </w:p>
    <w:p w14:paraId="78A677C7" w14:textId="77777777" w:rsidR="009427C6" w:rsidRDefault="009427C6">
      <w:pPr>
        <w:rPr>
          <w:rFonts w:ascii="Arial" w:hAnsi="Arial"/>
          <w:sz w:val="20"/>
          <w:lang w:val="en-AU"/>
        </w:rPr>
      </w:pPr>
      <w:r>
        <w:rPr>
          <w:rFonts w:ascii="Arial" w:hAnsi="Arial"/>
          <w:sz w:val="20"/>
          <w:lang w:val="en-AU"/>
        </w:rPr>
        <w:t xml:space="preserve">On receipt of the message (MT598-150-NEWM) from the MMI Engine, NNA will perform basic validations. If the format of the message is not as per the </w:t>
      </w:r>
      <w:r>
        <w:rPr>
          <w:rFonts w:ascii="Arial" w:hAnsi="Arial"/>
          <w:b/>
          <w:sz w:val="20"/>
          <w:lang w:val="en-AU"/>
        </w:rPr>
        <w:t>‘Interface Specification – Volume A’</w:t>
      </w:r>
      <w:r>
        <w:rPr>
          <w:rFonts w:ascii="Arial" w:hAnsi="Arial"/>
          <w:sz w:val="20"/>
          <w:lang w:val="en-AU"/>
        </w:rPr>
        <w:t>, then NNA will generate a rejection message (MT598-901) to the MMI Engine. The layout of the MT598-901 is given below:</w:t>
      </w:r>
    </w:p>
    <w:p w14:paraId="254E0EFF" w14:textId="77777777" w:rsidR="009427C6" w:rsidRDefault="009427C6">
      <w:pPr>
        <w:rPr>
          <w:rFonts w:ascii="Arial" w:hAnsi="Arial"/>
          <w:sz w:val="20"/>
          <w:lang w:val="en-US"/>
        </w:rPr>
      </w:pPr>
    </w:p>
    <w:p w14:paraId="3EA2104C" w14:textId="77777777" w:rsidR="009427C6" w:rsidRDefault="009427C6">
      <w:pPr>
        <w:tabs>
          <w:tab w:val="left" w:pos="2820"/>
        </w:tabs>
        <w:rPr>
          <w:rFonts w:ascii="Arial" w:hAnsi="Arial"/>
          <w:b/>
          <w:sz w:val="20"/>
        </w:rPr>
      </w:pPr>
      <w:r>
        <w:rPr>
          <w:rFonts w:ascii="Arial" w:hAnsi="Arial"/>
          <w:b/>
          <w:sz w:val="20"/>
        </w:rPr>
        <w:t>Field Specifications</w:t>
      </w:r>
      <w:r>
        <w:rPr>
          <w:rFonts w:ascii="Arial" w:hAnsi="Arial"/>
          <w:b/>
          <w:sz w:val="20"/>
        </w:rPr>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3060"/>
        <w:gridCol w:w="810"/>
        <w:gridCol w:w="2970"/>
      </w:tblGrid>
      <w:tr w:rsidR="009427C6" w14:paraId="6E4FBC70" w14:textId="77777777">
        <w:tblPrEx>
          <w:tblCellMar>
            <w:top w:w="0" w:type="dxa"/>
            <w:bottom w:w="0" w:type="dxa"/>
          </w:tblCellMar>
        </w:tblPrEx>
        <w:trPr>
          <w:tblHeader/>
        </w:trPr>
        <w:tc>
          <w:tcPr>
            <w:tcW w:w="720" w:type="dxa"/>
            <w:shd w:val="pct25" w:color="auto" w:fill="auto"/>
          </w:tcPr>
          <w:p w14:paraId="6A580E45" w14:textId="77777777" w:rsidR="009427C6" w:rsidRDefault="009427C6">
            <w:pPr>
              <w:pStyle w:val="TableText"/>
              <w:rPr>
                <w:rFonts w:ascii="Arial" w:hAnsi="Arial"/>
                <w:b/>
                <w:sz w:val="20"/>
              </w:rPr>
            </w:pPr>
            <w:r>
              <w:rPr>
                <w:rFonts w:ascii="Arial" w:hAnsi="Arial"/>
                <w:b/>
                <w:sz w:val="20"/>
              </w:rPr>
              <w:t>Sl. No</w:t>
            </w:r>
          </w:p>
        </w:tc>
        <w:tc>
          <w:tcPr>
            <w:tcW w:w="630" w:type="dxa"/>
            <w:shd w:val="pct25" w:color="auto" w:fill="auto"/>
          </w:tcPr>
          <w:p w14:paraId="4F286507" w14:textId="77777777" w:rsidR="009427C6" w:rsidRDefault="009427C6">
            <w:pPr>
              <w:pStyle w:val="TableText"/>
              <w:rPr>
                <w:rFonts w:ascii="Arial" w:hAnsi="Arial"/>
                <w:b/>
                <w:sz w:val="20"/>
              </w:rPr>
            </w:pPr>
            <w:r>
              <w:rPr>
                <w:rFonts w:ascii="Arial" w:hAnsi="Arial"/>
                <w:b/>
                <w:sz w:val="20"/>
              </w:rPr>
              <w:t>Tag</w:t>
            </w:r>
          </w:p>
        </w:tc>
        <w:tc>
          <w:tcPr>
            <w:tcW w:w="3060" w:type="dxa"/>
            <w:shd w:val="pct25" w:color="auto" w:fill="auto"/>
          </w:tcPr>
          <w:p w14:paraId="5BB88FF6" w14:textId="77777777" w:rsidR="009427C6" w:rsidRDefault="009427C6">
            <w:pPr>
              <w:pStyle w:val="TableText"/>
              <w:rPr>
                <w:rFonts w:ascii="Arial" w:hAnsi="Arial"/>
                <w:b/>
                <w:sz w:val="20"/>
              </w:rPr>
            </w:pPr>
            <w:r>
              <w:rPr>
                <w:rFonts w:ascii="Arial" w:hAnsi="Arial"/>
                <w:b/>
                <w:sz w:val="20"/>
              </w:rPr>
              <w:t>Name</w:t>
            </w:r>
          </w:p>
        </w:tc>
        <w:tc>
          <w:tcPr>
            <w:tcW w:w="810" w:type="dxa"/>
            <w:shd w:val="pct25" w:color="auto" w:fill="auto"/>
          </w:tcPr>
          <w:p w14:paraId="5277C913" w14:textId="77777777" w:rsidR="009427C6" w:rsidRDefault="009427C6">
            <w:pPr>
              <w:pStyle w:val="TableText"/>
              <w:rPr>
                <w:rFonts w:ascii="Arial" w:hAnsi="Arial"/>
                <w:b/>
                <w:sz w:val="20"/>
              </w:rPr>
            </w:pPr>
            <w:r>
              <w:rPr>
                <w:rFonts w:ascii="Arial" w:hAnsi="Arial"/>
                <w:b/>
                <w:sz w:val="20"/>
              </w:rPr>
              <w:t>M/O</w:t>
            </w:r>
          </w:p>
        </w:tc>
        <w:tc>
          <w:tcPr>
            <w:tcW w:w="2970" w:type="dxa"/>
            <w:shd w:val="pct25" w:color="auto" w:fill="auto"/>
          </w:tcPr>
          <w:p w14:paraId="5869CFA4" w14:textId="77777777" w:rsidR="009427C6" w:rsidRDefault="009427C6">
            <w:pPr>
              <w:pStyle w:val="TableText"/>
              <w:rPr>
                <w:rFonts w:ascii="Arial" w:hAnsi="Arial"/>
                <w:b/>
                <w:sz w:val="20"/>
              </w:rPr>
            </w:pPr>
            <w:r>
              <w:rPr>
                <w:rFonts w:ascii="Arial" w:hAnsi="Arial"/>
                <w:b/>
                <w:sz w:val="20"/>
              </w:rPr>
              <w:t xml:space="preserve">Options </w:t>
            </w:r>
          </w:p>
        </w:tc>
      </w:tr>
      <w:tr w:rsidR="009427C6" w14:paraId="0FD85C77" w14:textId="77777777">
        <w:tblPrEx>
          <w:tblCellMar>
            <w:top w:w="0" w:type="dxa"/>
            <w:bottom w:w="0" w:type="dxa"/>
          </w:tblCellMar>
        </w:tblPrEx>
        <w:tc>
          <w:tcPr>
            <w:tcW w:w="720" w:type="dxa"/>
          </w:tcPr>
          <w:p w14:paraId="03FD0A2E" w14:textId="77777777" w:rsidR="009427C6" w:rsidRDefault="009427C6">
            <w:pPr>
              <w:pStyle w:val="TableText"/>
              <w:tabs>
                <w:tab w:val="num" w:pos="360"/>
              </w:tabs>
              <w:ind w:left="360" w:hanging="360"/>
              <w:rPr>
                <w:rFonts w:ascii="Arial" w:hAnsi="Arial"/>
                <w:sz w:val="20"/>
              </w:rPr>
            </w:pPr>
            <w:r>
              <w:rPr>
                <w:rFonts w:ascii="Arial" w:hAnsi="Arial"/>
                <w:sz w:val="20"/>
              </w:rPr>
              <w:t>1.</w:t>
            </w:r>
          </w:p>
        </w:tc>
        <w:tc>
          <w:tcPr>
            <w:tcW w:w="630" w:type="dxa"/>
          </w:tcPr>
          <w:p w14:paraId="1D7C32FF" w14:textId="77777777" w:rsidR="009427C6" w:rsidRDefault="009427C6">
            <w:pPr>
              <w:pStyle w:val="TableText"/>
              <w:rPr>
                <w:rFonts w:ascii="Arial" w:hAnsi="Arial"/>
                <w:sz w:val="20"/>
              </w:rPr>
            </w:pPr>
            <w:r>
              <w:rPr>
                <w:rFonts w:ascii="Arial" w:hAnsi="Arial"/>
                <w:sz w:val="20"/>
              </w:rPr>
              <w:t>20</w:t>
            </w:r>
          </w:p>
        </w:tc>
        <w:tc>
          <w:tcPr>
            <w:tcW w:w="3060" w:type="dxa"/>
          </w:tcPr>
          <w:p w14:paraId="40BD2186" w14:textId="77777777" w:rsidR="009427C6" w:rsidRDefault="009427C6">
            <w:pPr>
              <w:pStyle w:val="TableText"/>
              <w:rPr>
                <w:rFonts w:ascii="Arial" w:hAnsi="Arial"/>
                <w:sz w:val="20"/>
              </w:rPr>
            </w:pPr>
            <w:r>
              <w:rPr>
                <w:rFonts w:ascii="Arial" w:hAnsi="Arial"/>
                <w:sz w:val="20"/>
              </w:rPr>
              <w:t>Transaction reference</w:t>
            </w:r>
          </w:p>
        </w:tc>
        <w:tc>
          <w:tcPr>
            <w:tcW w:w="810" w:type="dxa"/>
          </w:tcPr>
          <w:p w14:paraId="32BBF70F" w14:textId="77777777" w:rsidR="009427C6" w:rsidRDefault="009427C6">
            <w:pPr>
              <w:pStyle w:val="TableText"/>
              <w:rPr>
                <w:rFonts w:ascii="Arial" w:hAnsi="Arial"/>
                <w:sz w:val="20"/>
              </w:rPr>
            </w:pPr>
            <w:r>
              <w:rPr>
                <w:rFonts w:ascii="Arial" w:hAnsi="Arial"/>
                <w:sz w:val="20"/>
              </w:rPr>
              <w:t>M</w:t>
            </w:r>
          </w:p>
        </w:tc>
        <w:tc>
          <w:tcPr>
            <w:tcW w:w="2970" w:type="dxa"/>
          </w:tcPr>
          <w:p w14:paraId="7001CB12" w14:textId="77777777" w:rsidR="009427C6" w:rsidRDefault="009427C6">
            <w:pPr>
              <w:pStyle w:val="TableText"/>
              <w:rPr>
                <w:rFonts w:ascii="Arial" w:hAnsi="Arial"/>
                <w:sz w:val="20"/>
              </w:rPr>
            </w:pPr>
            <w:r>
              <w:rPr>
                <w:rFonts w:ascii="Arial" w:hAnsi="Arial"/>
                <w:sz w:val="20"/>
              </w:rPr>
              <w:t>16x</w:t>
            </w:r>
          </w:p>
        </w:tc>
      </w:tr>
      <w:tr w:rsidR="009427C6" w14:paraId="56315B41" w14:textId="77777777">
        <w:tblPrEx>
          <w:tblCellMar>
            <w:top w:w="0" w:type="dxa"/>
            <w:bottom w:w="0" w:type="dxa"/>
          </w:tblCellMar>
        </w:tblPrEx>
        <w:tc>
          <w:tcPr>
            <w:tcW w:w="720" w:type="dxa"/>
          </w:tcPr>
          <w:p w14:paraId="7A5FFC7F" w14:textId="77777777" w:rsidR="009427C6" w:rsidRDefault="009427C6">
            <w:pPr>
              <w:pStyle w:val="TableText"/>
              <w:tabs>
                <w:tab w:val="num" w:pos="360"/>
              </w:tabs>
              <w:ind w:left="360" w:hanging="360"/>
              <w:rPr>
                <w:rFonts w:ascii="Arial" w:hAnsi="Arial"/>
                <w:sz w:val="20"/>
              </w:rPr>
            </w:pPr>
            <w:r>
              <w:rPr>
                <w:rFonts w:ascii="Arial" w:hAnsi="Arial"/>
                <w:sz w:val="20"/>
              </w:rPr>
              <w:t>2.</w:t>
            </w:r>
          </w:p>
        </w:tc>
        <w:tc>
          <w:tcPr>
            <w:tcW w:w="630" w:type="dxa"/>
          </w:tcPr>
          <w:p w14:paraId="4F6687FA" w14:textId="77777777" w:rsidR="009427C6" w:rsidRDefault="009427C6">
            <w:pPr>
              <w:pStyle w:val="TableText"/>
              <w:rPr>
                <w:rFonts w:ascii="Arial" w:hAnsi="Arial"/>
                <w:sz w:val="20"/>
              </w:rPr>
            </w:pPr>
            <w:r>
              <w:rPr>
                <w:rFonts w:ascii="Arial" w:hAnsi="Arial"/>
                <w:sz w:val="20"/>
              </w:rPr>
              <w:t>12</w:t>
            </w:r>
          </w:p>
        </w:tc>
        <w:tc>
          <w:tcPr>
            <w:tcW w:w="3060" w:type="dxa"/>
          </w:tcPr>
          <w:p w14:paraId="2B7B549E" w14:textId="77777777" w:rsidR="009427C6" w:rsidRDefault="009427C6">
            <w:pPr>
              <w:pStyle w:val="TableText"/>
              <w:rPr>
                <w:rFonts w:ascii="Arial" w:hAnsi="Arial"/>
                <w:sz w:val="20"/>
              </w:rPr>
            </w:pPr>
            <w:r>
              <w:rPr>
                <w:rFonts w:ascii="Arial" w:hAnsi="Arial"/>
                <w:sz w:val="20"/>
              </w:rPr>
              <w:t>Sub-message Type</w:t>
            </w:r>
          </w:p>
        </w:tc>
        <w:tc>
          <w:tcPr>
            <w:tcW w:w="810" w:type="dxa"/>
          </w:tcPr>
          <w:p w14:paraId="356A0039" w14:textId="77777777" w:rsidR="009427C6" w:rsidRDefault="009427C6">
            <w:pPr>
              <w:pStyle w:val="TableText"/>
              <w:rPr>
                <w:rFonts w:ascii="Arial" w:hAnsi="Arial"/>
                <w:sz w:val="20"/>
              </w:rPr>
            </w:pPr>
            <w:r>
              <w:rPr>
                <w:rFonts w:ascii="Arial" w:hAnsi="Arial"/>
                <w:sz w:val="20"/>
              </w:rPr>
              <w:t>M</w:t>
            </w:r>
          </w:p>
        </w:tc>
        <w:tc>
          <w:tcPr>
            <w:tcW w:w="2970" w:type="dxa"/>
          </w:tcPr>
          <w:p w14:paraId="3E9767D8" w14:textId="77777777" w:rsidR="009427C6" w:rsidRDefault="009427C6">
            <w:pPr>
              <w:pStyle w:val="TableText"/>
              <w:rPr>
                <w:rFonts w:ascii="Arial" w:hAnsi="Arial"/>
                <w:sz w:val="20"/>
              </w:rPr>
            </w:pPr>
            <w:r>
              <w:rPr>
                <w:rFonts w:ascii="Arial" w:hAnsi="Arial"/>
                <w:sz w:val="20"/>
              </w:rPr>
              <w:t>3!n</w:t>
            </w:r>
          </w:p>
          <w:p w14:paraId="51779AD7" w14:textId="77777777" w:rsidR="009427C6" w:rsidRDefault="009427C6">
            <w:pPr>
              <w:pStyle w:val="TableText"/>
              <w:rPr>
                <w:rFonts w:ascii="Arial" w:hAnsi="Arial"/>
                <w:sz w:val="20"/>
              </w:rPr>
            </w:pPr>
            <w:r>
              <w:rPr>
                <w:rFonts w:ascii="Arial" w:hAnsi="Arial"/>
                <w:sz w:val="20"/>
              </w:rPr>
              <w:t>Value:</w:t>
            </w:r>
          </w:p>
          <w:p w14:paraId="747C0DFB" w14:textId="77777777" w:rsidR="009427C6" w:rsidRDefault="009427C6">
            <w:pPr>
              <w:pStyle w:val="TableText"/>
              <w:rPr>
                <w:rFonts w:ascii="Arial" w:hAnsi="Arial"/>
                <w:sz w:val="20"/>
              </w:rPr>
            </w:pPr>
            <w:r>
              <w:rPr>
                <w:rFonts w:ascii="Arial" w:hAnsi="Arial"/>
                <w:sz w:val="20"/>
              </w:rPr>
              <w:t>901</w:t>
            </w:r>
          </w:p>
        </w:tc>
      </w:tr>
      <w:tr w:rsidR="009427C6" w14:paraId="3288B1F4" w14:textId="77777777">
        <w:tblPrEx>
          <w:tblCellMar>
            <w:top w:w="0" w:type="dxa"/>
            <w:bottom w:w="0" w:type="dxa"/>
          </w:tblCellMar>
        </w:tblPrEx>
        <w:tc>
          <w:tcPr>
            <w:tcW w:w="720" w:type="dxa"/>
          </w:tcPr>
          <w:p w14:paraId="3E86BD3B" w14:textId="77777777" w:rsidR="009427C6" w:rsidRDefault="009427C6">
            <w:pPr>
              <w:pStyle w:val="TableText"/>
              <w:tabs>
                <w:tab w:val="num" w:pos="360"/>
              </w:tabs>
              <w:ind w:left="360" w:hanging="360"/>
              <w:rPr>
                <w:rFonts w:ascii="Arial" w:hAnsi="Arial"/>
                <w:sz w:val="20"/>
              </w:rPr>
            </w:pPr>
            <w:r>
              <w:rPr>
                <w:rFonts w:ascii="Arial" w:hAnsi="Arial"/>
                <w:sz w:val="20"/>
              </w:rPr>
              <w:t>3.</w:t>
            </w:r>
          </w:p>
        </w:tc>
        <w:tc>
          <w:tcPr>
            <w:tcW w:w="630" w:type="dxa"/>
          </w:tcPr>
          <w:p w14:paraId="52165A7F" w14:textId="77777777" w:rsidR="009427C6" w:rsidRDefault="009427C6">
            <w:pPr>
              <w:pStyle w:val="TableText"/>
              <w:rPr>
                <w:rFonts w:ascii="Arial" w:hAnsi="Arial"/>
                <w:sz w:val="20"/>
              </w:rPr>
            </w:pPr>
            <w:r>
              <w:rPr>
                <w:rFonts w:ascii="Arial" w:hAnsi="Arial"/>
                <w:sz w:val="20"/>
              </w:rPr>
              <w:t>77E</w:t>
            </w:r>
          </w:p>
        </w:tc>
        <w:tc>
          <w:tcPr>
            <w:tcW w:w="3060" w:type="dxa"/>
          </w:tcPr>
          <w:p w14:paraId="3E9AA0B7" w14:textId="77777777" w:rsidR="009427C6" w:rsidRDefault="009427C6">
            <w:pPr>
              <w:pStyle w:val="TableText"/>
              <w:rPr>
                <w:rFonts w:ascii="Arial" w:hAnsi="Arial"/>
                <w:sz w:val="20"/>
              </w:rPr>
            </w:pPr>
            <w:r>
              <w:rPr>
                <w:rFonts w:ascii="Arial" w:hAnsi="Arial"/>
                <w:sz w:val="20"/>
              </w:rPr>
              <w:t>Proprietary Message</w:t>
            </w:r>
          </w:p>
        </w:tc>
        <w:tc>
          <w:tcPr>
            <w:tcW w:w="810" w:type="dxa"/>
          </w:tcPr>
          <w:p w14:paraId="4D145982" w14:textId="77777777" w:rsidR="009427C6" w:rsidRDefault="009427C6">
            <w:pPr>
              <w:pStyle w:val="TableText"/>
              <w:rPr>
                <w:rFonts w:ascii="Arial" w:hAnsi="Arial"/>
                <w:sz w:val="20"/>
              </w:rPr>
            </w:pPr>
            <w:r>
              <w:rPr>
                <w:rFonts w:ascii="Arial" w:hAnsi="Arial"/>
                <w:sz w:val="20"/>
              </w:rPr>
              <w:t>M</w:t>
            </w:r>
          </w:p>
        </w:tc>
        <w:tc>
          <w:tcPr>
            <w:tcW w:w="2970" w:type="dxa"/>
          </w:tcPr>
          <w:p w14:paraId="20BA9F94" w14:textId="77777777" w:rsidR="009427C6" w:rsidRDefault="009427C6">
            <w:pPr>
              <w:pStyle w:val="TableText"/>
              <w:rPr>
                <w:rFonts w:ascii="Arial" w:hAnsi="Arial"/>
                <w:sz w:val="20"/>
              </w:rPr>
            </w:pPr>
          </w:p>
        </w:tc>
      </w:tr>
      <w:tr w:rsidR="009427C6" w14:paraId="46EF3875" w14:textId="77777777">
        <w:tblPrEx>
          <w:tblCellMar>
            <w:top w:w="0" w:type="dxa"/>
            <w:bottom w:w="0" w:type="dxa"/>
          </w:tblCellMar>
        </w:tblPrEx>
        <w:tc>
          <w:tcPr>
            <w:tcW w:w="720" w:type="dxa"/>
          </w:tcPr>
          <w:p w14:paraId="411FB887" w14:textId="77777777" w:rsidR="009427C6" w:rsidRDefault="009427C6">
            <w:pPr>
              <w:pStyle w:val="TableText"/>
              <w:tabs>
                <w:tab w:val="num" w:pos="360"/>
              </w:tabs>
              <w:ind w:left="360" w:hanging="360"/>
              <w:rPr>
                <w:rFonts w:ascii="Arial" w:hAnsi="Arial"/>
                <w:sz w:val="20"/>
              </w:rPr>
            </w:pPr>
            <w:r>
              <w:rPr>
                <w:rFonts w:ascii="Arial" w:hAnsi="Arial"/>
                <w:sz w:val="20"/>
              </w:rPr>
              <w:t>4.</w:t>
            </w:r>
          </w:p>
        </w:tc>
        <w:tc>
          <w:tcPr>
            <w:tcW w:w="630" w:type="dxa"/>
          </w:tcPr>
          <w:p w14:paraId="78F6F98B" w14:textId="77777777" w:rsidR="009427C6" w:rsidRDefault="009427C6">
            <w:pPr>
              <w:pStyle w:val="TableText"/>
              <w:rPr>
                <w:rFonts w:ascii="Arial" w:hAnsi="Arial"/>
                <w:sz w:val="20"/>
              </w:rPr>
            </w:pPr>
            <w:r>
              <w:rPr>
                <w:rFonts w:ascii="Arial" w:hAnsi="Arial"/>
                <w:sz w:val="20"/>
              </w:rPr>
              <w:t>79</w:t>
            </w:r>
          </w:p>
        </w:tc>
        <w:tc>
          <w:tcPr>
            <w:tcW w:w="3060" w:type="dxa"/>
          </w:tcPr>
          <w:p w14:paraId="35D035EB" w14:textId="77777777" w:rsidR="009427C6" w:rsidRDefault="009427C6">
            <w:pPr>
              <w:pStyle w:val="TableText"/>
              <w:rPr>
                <w:rFonts w:ascii="Arial" w:hAnsi="Arial"/>
                <w:sz w:val="20"/>
              </w:rPr>
            </w:pPr>
            <w:r>
              <w:rPr>
                <w:rFonts w:ascii="Arial" w:hAnsi="Arial"/>
                <w:sz w:val="20"/>
              </w:rPr>
              <w:t>Narrative</w:t>
            </w:r>
          </w:p>
        </w:tc>
        <w:tc>
          <w:tcPr>
            <w:tcW w:w="810" w:type="dxa"/>
          </w:tcPr>
          <w:p w14:paraId="0FB14BEB" w14:textId="77777777" w:rsidR="009427C6" w:rsidRDefault="009427C6">
            <w:pPr>
              <w:pStyle w:val="TableText"/>
              <w:rPr>
                <w:rFonts w:ascii="Arial" w:hAnsi="Arial"/>
                <w:sz w:val="20"/>
              </w:rPr>
            </w:pPr>
            <w:r>
              <w:rPr>
                <w:rFonts w:ascii="Arial" w:hAnsi="Arial"/>
                <w:sz w:val="20"/>
              </w:rPr>
              <w:t>M</w:t>
            </w:r>
          </w:p>
        </w:tc>
        <w:tc>
          <w:tcPr>
            <w:tcW w:w="2970" w:type="dxa"/>
          </w:tcPr>
          <w:p w14:paraId="1FBA3E28" w14:textId="77777777" w:rsidR="009427C6" w:rsidRDefault="009427C6">
            <w:pPr>
              <w:pStyle w:val="TableText"/>
              <w:rPr>
                <w:rFonts w:ascii="Arial" w:hAnsi="Arial"/>
                <w:sz w:val="20"/>
              </w:rPr>
            </w:pPr>
            <w:r>
              <w:rPr>
                <w:rFonts w:ascii="Arial" w:hAnsi="Arial"/>
                <w:sz w:val="20"/>
              </w:rPr>
              <w:t>See Field Description</w:t>
            </w:r>
          </w:p>
        </w:tc>
      </w:tr>
      <w:tr w:rsidR="009427C6" w14:paraId="0A3A813E" w14:textId="77777777">
        <w:tblPrEx>
          <w:tblCellMar>
            <w:top w:w="0" w:type="dxa"/>
            <w:bottom w:w="0" w:type="dxa"/>
          </w:tblCellMar>
        </w:tblPrEx>
        <w:tc>
          <w:tcPr>
            <w:tcW w:w="720" w:type="dxa"/>
          </w:tcPr>
          <w:p w14:paraId="6255B59F" w14:textId="77777777" w:rsidR="009427C6" w:rsidRDefault="009427C6">
            <w:pPr>
              <w:pStyle w:val="TableText"/>
              <w:tabs>
                <w:tab w:val="num" w:pos="360"/>
              </w:tabs>
              <w:ind w:left="360" w:hanging="360"/>
              <w:rPr>
                <w:rFonts w:ascii="Arial" w:hAnsi="Arial"/>
                <w:sz w:val="20"/>
              </w:rPr>
            </w:pPr>
            <w:r>
              <w:rPr>
                <w:rFonts w:ascii="Arial" w:hAnsi="Arial"/>
                <w:sz w:val="20"/>
              </w:rPr>
              <w:t>5.</w:t>
            </w:r>
          </w:p>
        </w:tc>
        <w:tc>
          <w:tcPr>
            <w:tcW w:w="630" w:type="dxa"/>
          </w:tcPr>
          <w:p w14:paraId="0D257BCB" w14:textId="77777777" w:rsidR="009427C6" w:rsidRDefault="009427C6">
            <w:pPr>
              <w:pStyle w:val="TableText"/>
              <w:rPr>
                <w:rFonts w:ascii="Arial" w:hAnsi="Arial"/>
                <w:sz w:val="20"/>
              </w:rPr>
            </w:pPr>
            <w:r>
              <w:rPr>
                <w:rFonts w:ascii="Arial" w:hAnsi="Arial"/>
                <w:sz w:val="20"/>
              </w:rPr>
              <w:t>13E</w:t>
            </w:r>
          </w:p>
        </w:tc>
        <w:tc>
          <w:tcPr>
            <w:tcW w:w="3060" w:type="dxa"/>
          </w:tcPr>
          <w:p w14:paraId="720AC4DA" w14:textId="77777777" w:rsidR="009427C6" w:rsidRDefault="009427C6">
            <w:pPr>
              <w:pStyle w:val="TableText"/>
              <w:rPr>
                <w:rFonts w:ascii="Arial" w:hAnsi="Arial"/>
                <w:sz w:val="20"/>
              </w:rPr>
            </w:pPr>
            <w:r>
              <w:rPr>
                <w:rFonts w:ascii="Arial" w:hAnsi="Arial"/>
                <w:sz w:val="20"/>
              </w:rPr>
              <w:t>Date / Time Indicator</w:t>
            </w:r>
          </w:p>
        </w:tc>
        <w:tc>
          <w:tcPr>
            <w:tcW w:w="810" w:type="dxa"/>
          </w:tcPr>
          <w:p w14:paraId="222EE28C" w14:textId="77777777" w:rsidR="009427C6" w:rsidRDefault="009427C6">
            <w:pPr>
              <w:pStyle w:val="TableText"/>
              <w:rPr>
                <w:rFonts w:ascii="Arial" w:hAnsi="Arial"/>
                <w:sz w:val="20"/>
              </w:rPr>
            </w:pPr>
            <w:r>
              <w:rPr>
                <w:rFonts w:ascii="Arial" w:hAnsi="Arial"/>
                <w:sz w:val="20"/>
              </w:rPr>
              <w:t>M</w:t>
            </w:r>
          </w:p>
        </w:tc>
        <w:tc>
          <w:tcPr>
            <w:tcW w:w="2970" w:type="dxa"/>
          </w:tcPr>
          <w:p w14:paraId="7BB5D85E" w14:textId="77777777" w:rsidR="009427C6" w:rsidRDefault="009427C6">
            <w:pPr>
              <w:pStyle w:val="TableText"/>
              <w:rPr>
                <w:rFonts w:ascii="Arial" w:hAnsi="Arial"/>
                <w:sz w:val="20"/>
              </w:rPr>
            </w:pPr>
            <w:r>
              <w:rPr>
                <w:rFonts w:ascii="Arial" w:hAnsi="Arial"/>
                <w:sz w:val="20"/>
              </w:rPr>
              <w:t>8!n4!n</w:t>
            </w:r>
          </w:p>
        </w:tc>
      </w:tr>
      <w:tr w:rsidR="009427C6" w14:paraId="67FF3242" w14:textId="77777777">
        <w:tblPrEx>
          <w:tblCellMar>
            <w:top w:w="0" w:type="dxa"/>
            <w:bottom w:w="0" w:type="dxa"/>
          </w:tblCellMar>
        </w:tblPrEx>
        <w:tc>
          <w:tcPr>
            <w:tcW w:w="720" w:type="dxa"/>
          </w:tcPr>
          <w:p w14:paraId="017CDB01" w14:textId="77777777" w:rsidR="009427C6" w:rsidRDefault="009427C6">
            <w:pPr>
              <w:pStyle w:val="TableText"/>
              <w:tabs>
                <w:tab w:val="num" w:pos="360"/>
              </w:tabs>
              <w:ind w:left="360" w:hanging="360"/>
              <w:rPr>
                <w:rFonts w:ascii="Arial" w:hAnsi="Arial"/>
                <w:sz w:val="20"/>
              </w:rPr>
            </w:pPr>
            <w:r>
              <w:rPr>
                <w:rFonts w:ascii="Arial" w:hAnsi="Arial"/>
                <w:sz w:val="20"/>
              </w:rPr>
              <w:t>6.</w:t>
            </w:r>
          </w:p>
        </w:tc>
        <w:tc>
          <w:tcPr>
            <w:tcW w:w="630" w:type="dxa"/>
          </w:tcPr>
          <w:p w14:paraId="2DEA60AC" w14:textId="77777777" w:rsidR="009427C6" w:rsidRDefault="009427C6">
            <w:pPr>
              <w:pStyle w:val="TableText"/>
              <w:rPr>
                <w:rFonts w:ascii="Arial" w:hAnsi="Arial"/>
                <w:sz w:val="20"/>
              </w:rPr>
            </w:pPr>
            <w:r>
              <w:rPr>
                <w:rFonts w:ascii="Arial" w:hAnsi="Arial"/>
                <w:sz w:val="20"/>
              </w:rPr>
              <w:t>21</w:t>
            </w:r>
          </w:p>
        </w:tc>
        <w:tc>
          <w:tcPr>
            <w:tcW w:w="3060" w:type="dxa"/>
          </w:tcPr>
          <w:p w14:paraId="138B7FE1" w14:textId="77777777" w:rsidR="009427C6" w:rsidRDefault="009427C6">
            <w:pPr>
              <w:pStyle w:val="TableText"/>
              <w:rPr>
                <w:rFonts w:ascii="Arial" w:hAnsi="Arial"/>
                <w:sz w:val="20"/>
              </w:rPr>
            </w:pPr>
            <w:r>
              <w:rPr>
                <w:rFonts w:ascii="Arial" w:hAnsi="Arial"/>
                <w:sz w:val="20"/>
              </w:rPr>
              <w:t>Related Reference</w:t>
            </w:r>
          </w:p>
        </w:tc>
        <w:tc>
          <w:tcPr>
            <w:tcW w:w="810" w:type="dxa"/>
          </w:tcPr>
          <w:p w14:paraId="69B58E19" w14:textId="77777777" w:rsidR="009427C6" w:rsidRDefault="009427C6">
            <w:pPr>
              <w:pStyle w:val="TableText"/>
              <w:rPr>
                <w:rFonts w:ascii="Arial" w:hAnsi="Arial"/>
                <w:sz w:val="20"/>
              </w:rPr>
            </w:pPr>
            <w:r>
              <w:rPr>
                <w:rFonts w:ascii="Arial" w:hAnsi="Arial"/>
                <w:sz w:val="20"/>
              </w:rPr>
              <w:t>M</w:t>
            </w:r>
          </w:p>
        </w:tc>
        <w:tc>
          <w:tcPr>
            <w:tcW w:w="2970" w:type="dxa"/>
          </w:tcPr>
          <w:p w14:paraId="751955D8" w14:textId="77777777" w:rsidR="009427C6" w:rsidRDefault="009427C6">
            <w:pPr>
              <w:pStyle w:val="TableText"/>
              <w:rPr>
                <w:rFonts w:ascii="Arial" w:hAnsi="Arial"/>
                <w:sz w:val="20"/>
              </w:rPr>
            </w:pPr>
            <w:r>
              <w:rPr>
                <w:rFonts w:ascii="Arial" w:hAnsi="Arial"/>
                <w:sz w:val="20"/>
              </w:rPr>
              <w:t>16x</w:t>
            </w:r>
          </w:p>
        </w:tc>
      </w:tr>
    </w:tbl>
    <w:p w14:paraId="4437F24E" w14:textId="77777777" w:rsidR="009427C6" w:rsidRDefault="009427C6">
      <w:pPr>
        <w:pStyle w:val="TableText"/>
        <w:rPr>
          <w:rFonts w:ascii="Arial" w:hAnsi="Arial"/>
          <w:sz w:val="20"/>
          <w:lang w:val="en-AU"/>
        </w:rPr>
      </w:pPr>
    </w:p>
    <w:p w14:paraId="31577C7E" w14:textId="77777777" w:rsidR="009427C6" w:rsidRDefault="009427C6">
      <w:pPr>
        <w:rPr>
          <w:rFonts w:ascii="Arial" w:hAnsi="Arial"/>
          <w:b/>
          <w:sz w:val="20"/>
          <w:u w:val="single"/>
        </w:rPr>
      </w:pPr>
      <w:r>
        <w:rPr>
          <w:rFonts w:ascii="Arial" w:hAnsi="Arial"/>
          <w:b/>
          <w:sz w:val="20"/>
          <w:u w:val="single"/>
        </w:rPr>
        <w:t>Field Description</w:t>
      </w:r>
    </w:p>
    <w:p w14:paraId="044FC5AB" w14:textId="77777777" w:rsidR="009427C6" w:rsidRDefault="009427C6">
      <w:pPr>
        <w:rPr>
          <w:rFonts w:ascii="Arial" w:hAnsi="Arial"/>
          <w:b/>
          <w:sz w:val="20"/>
          <w:u w:val="single"/>
        </w:rPr>
      </w:pPr>
    </w:p>
    <w:p w14:paraId="035EE713" w14:textId="77777777" w:rsidR="009427C6" w:rsidRDefault="009427C6">
      <w:pPr>
        <w:tabs>
          <w:tab w:val="num" w:pos="360"/>
        </w:tabs>
        <w:ind w:left="360" w:hanging="360"/>
        <w:rPr>
          <w:rFonts w:ascii="Arial" w:hAnsi="Arial"/>
          <w:sz w:val="20"/>
        </w:rPr>
      </w:pPr>
      <w:r>
        <w:rPr>
          <w:rFonts w:ascii="Arial" w:hAnsi="Arial"/>
          <w:sz w:val="20"/>
        </w:rPr>
        <w:t>1.</w:t>
      </w:r>
      <w:r>
        <w:rPr>
          <w:rFonts w:ascii="Arial" w:hAnsi="Arial"/>
          <w:sz w:val="20"/>
        </w:rPr>
        <w:tab/>
        <w:t>Transaction reference (M): This field identifies the transaction reference of the message.</w:t>
      </w:r>
    </w:p>
    <w:p w14:paraId="6AD36EFC" w14:textId="77777777" w:rsidR="009427C6" w:rsidRDefault="009427C6">
      <w:pPr>
        <w:rPr>
          <w:rFonts w:ascii="Arial" w:hAnsi="Arial"/>
          <w:sz w:val="20"/>
        </w:rPr>
      </w:pPr>
    </w:p>
    <w:p w14:paraId="4C55A465" w14:textId="77777777" w:rsidR="009427C6" w:rsidRDefault="009427C6">
      <w:pPr>
        <w:tabs>
          <w:tab w:val="num" w:pos="360"/>
        </w:tabs>
        <w:ind w:left="360" w:hanging="360"/>
        <w:rPr>
          <w:rFonts w:ascii="Arial" w:hAnsi="Arial"/>
          <w:sz w:val="20"/>
        </w:rPr>
      </w:pPr>
      <w:r>
        <w:rPr>
          <w:rFonts w:ascii="Arial" w:hAnsi="Arial"/>
          <w:sz w:val="20"/>
        </w:rPr>
        <w:t>2.</w:t>
      </w:r>
      <w:r>
        <w:rPr>
          <w:rFonts w:ascii="Arial" w:hAnsi="Arial"/>
          <w:sz w:val="20"/>
        </w:rPr>
        <w:tab/>
        <w:t>Sub-message Type (M): This field identifies the sub-message type involved in the proprietary message. The valid value is:</w:t>
      </w:r>
    </w:p>
    <w:p w14:paraId="0C909148" w14:textId="77777777" w:rsidR="009427C6" w:rsidRDefault="009427C6">
      <w:pPr>
        <w:tabs>
          <w:tab w:val="num" w:pos="360"/>
          <w:tab w:val="num" w:pos="720"/>
        </w:tabs>
        <w:ind w:left="720" w:hanging="360"/>
        <w:rPr>
          <w:rFonts w:ascii="Arial" w:hAnsi="Arial"/>
          <w:sz w:val="20"/>
        </w:rPr>
      </w:pPr>
    </w:p>
    <w:p w14:paraId="212241C9" w14:textId="77777777" w:rsidR="009427C6" w:rsidRDefault="009427C6">
      <w:pPr>
        <w:numPr>
          <w:ilvl w:val="1"/>
          <w:numId w:val="10"/>
        </w:numPr>
        <w:tabs>
          <w:tab w:val="num" w:pos="720"/>
        </w:tabs>
        <w:ind w:hanging="1850"/>
        <w:rPr>
          <w:rFonts w:ascii="Arial" w:hAnsi="Arial"/>
          <w:sz w:val="20"/>
        </w:rPr>
      </w:pPr>
      <w:r>
        <w:rPr>
          <w:rFonts w:ascii="Arial" w:hAnsi="Arial"/>
          <w:sz w:val="20"/>
        </w:rPr>
        <w:t>901 – NOK Message.</w:t>
      </w:r>
    </w:p>
    <w:p w14:paraId="3A429290" w14:textId="77777777" w:rsidR="009427C6" w:rsidRDefault="009427C6">
      <w:pPr>
        <w:tabs>
          <w:tab w:val="num" w:pos="1800"/>
        </w:tabs>
        <w:rPr>
          <w:rFonts w:ascii="Arial" w:hAnsi="Arial"/>
          <w:sz w:val="20"/>
        </w:rPr>
      </w:pPr>
    </w:p>
    <w:p w14:paraId="26FD7049" w14:textId="77777777" w:rsidR="009427C6" w:rsidRDefault="009427C6">
      <w:pPr>
        <w:tabs>
          <w:tab w:val="num" w:pos="360"/>
        </w:tabs>
        <w:ind w:left="360" w:hanging="360"/>
        <w:rPr>
          <w:rFonts w:ascii="Arial" w:hAnsi="Arial"/>
          <w:sz w:val="20"/>
        </w:rPr>
      </w:pPr>
      <w:r>
        <w:rPr>
          <w:rFonts w:ascii="Arial" w:hAnsi="Arial"/>
          <w:sz w:val="20"/>
        </w:rPr>
        <w:t>3.</w:t>
      </w:r>
      <w:r>
        <w:rPr>
          <w:rFonts w:ascii="Arial" w:hAnsi="Arial"/>
          <w:sz w:val="20"/>
        </w:rPr>
        <w:tab/>
        <w:t>Proprietary Message (M): This field identifies that this is a proprietary message. This should not have any contents.</w:t>
      </w:r>
    </w:p>
    <w:p w14:paraId="63C96F6B" w14:textId="77777777" w:rsidR="009427C6" w:rsidRDefault="009427C6">
      <w:pPr>
        <w:rPr>
          <w:rFonts w:ascii="Arial" w:hAnsi="Arial"/>
          <w:sz w:val="20"/>
        </w:rPr>
      </w:pPr>
    </w:p>
    <w:p w14:paraId="41C43FFA" w14:textId="77777777" w:rsidR="009427C6" w:rsidRDefault="009427C6">
      <w:pPr>
        <w:tabs>
          <w:tab w:val="num" w:pos="360"/>
        </w:tabs>
        <w:ind w:left="360" w:hanging="360"/>
        <w:rPr>
          <w:rFonts w:ascii="Arial" w:hAnsi="Arial"/>
          <w:sz w:val="20"/>
        </w:rPr>
      </w:pPr>
      <w:r>
        <w:rPr>
          <w:rFonts w:ascii="Arial" w:hAnsi="Arial"/>
          <w:sz w:val="20"/>
        </w:rPr>
        <w:t>4.</w:t>
      </w:r>
      <w:r>
        <w:rPr>
          <w:rFonts w:ascii="Arial" w:hAnsi="Arial"/>
          <w:sz w:val="20"/>
        </w:rPr>
        <w:tab/>
        <w:t>Narrative (M): This field identifies the error code and the corresponding tag name. The format is:</w:t>
      </w:r>
    </w:p>
    <w:p w14:paraId="20D72713" w14:textId="77777777" w:rsidR="009427C6" w:rsidRDefault="009427C6">
      <w:pPr>
        <w:tabs>
          <w:tab w:val="num" w:pos="360"/>
        </w:tabs>
        <w:ind w:left="720" w:hanging="360"/>
        <w:rPr>
          <w:rFonts w:ascii="Arial" w:hAnsi="Arial"/>
          <w:sz w:val="20"/>
        </w:rPr>
      </w:pPr>
    </w:p>
    <w:p w14:paraId="7902C1CA" w14:textId="77777777" w:rsidR="009427C6" w:rsidRDefault="009427C6">
      <w:pPr>
        <w:numPr>
          <w:ilvl w:val="1"/>
          <w:numId w:val="10"/>
        </w:numPr>
        <w:tabs>
          <w:tab w:val="clear" w:pos="2210"/>
          <w:tab w:val="num" w:pos="360"/>
        </w:tabs>
        <w:ind w:hanging="1850"/>
        <w:rPr>
          <w:rFonts w:ascii="Arial" w:hAnsi="Arial"/>
          <w:sz w:val="20"/>
        </w:rPr>
      </w:pPr>
      <w:r>
        <w:rPr>
          <w:rFonts w:ascii="Arial" w:hAnsi="Arial"/>
          <w:sz w:val="20"/>
        </w:rPr>
        <w:t>4!n/3c – Sub-field1 indicates the error code and sub-field 2 indicates the tag name.</w:t>
      </w:r>
    </w:p>
    <w:p w14:paraId="79D163EE" w14:textId="77777777" w:rsidR="009427C6" w:rsidRDefault="009427C6">
      <w:pPr>
        <w:pStyle w:val="BodyTextIndent3"/>
      </w:pPr>
      <w:r>
        <w:t>(This can be repeatable 5times)(The error codes are still to be defined between the IOR and the NNA)</w:t>
      </w:r>
    </w:p>
    <w:p w14:paraId="70F3A3E9" w14:textId="77777777" w:rsidR="009427C6" w:rsidRDefault="009427C6">
      <w:pPr>
        <w:rPr>
          <w:rFonts w:ascii="Arial" w:hAnsi="Arial"/>
          <w:sz w:val="20"/>
        </w:rPr>
      </w:pPr>
    </w:p>
    <w:p w14:paraId="4DE404A0" w14:textId="77777777" w:rsidR="009427C6" w:rsidRDefault="009427C6">
      <w:pPr>
        <w:tabs>
          <w:tab w:val="num" w:pos="360"/>
        </w:tabs>
        <w:ind w:left="360" w:hanging="360"/>
        <w:rPr>
          <w:rFonts w:ascii="Arial" w:hAnsi="Arial"/>
          <w:sz w:val="20"/>
        </w:rPr>
      </w:pPr>
      <w:r>
        <w:rPr>
          <w:rFonts w:ascii="Arial" w:hAnsi="Arial"/>
          <w:sz w:val="20"/>
        </w:rPr>
        <w:t>5.</w:t>
      </w:r>
      <w:r>
        <w:rPr>
          <w:rFonts w:ascii="Arial" w:hAnsi="Arial"/>
          <w:sz w:val="20"/>
        </w:rPr>
        <w:tab/>
        <w:t>Date and Time (M): This field gives the preparation date and time of the message.</w:t>
      </w:r>
    </w:p>
    <w:p w14:paraId="3F924604" w14:textId="77777777" w:rsidR="009427C6" w:rsidRDefault="009427C6">
      <w:pPr>
        <w:pStyle w:val="Header"/>
        <w:rPr>
          <w:lang w:val="en-GB"/>
        </w:rPr>
      </w:pPr>
    </w:p>
    <w:p w14:paraId="6994E3C3" w14:textId="77777777" w:rsidR="009427C6" w:rsidRDefault="009427C6">
      <w:pPr>
        <w:tabs>
          <w:tab w:val="num" w:pos="360"/>
        </w:tabs>
        <w:ind w:left="360" w:hanging="360"/>
        <w:rPr>
          <w:rFonts w:ascii="Arial" w:hAnsi="Arial"/>
          <w:sz w:val="20"/>
        </w:rPr>
      </w:pPr>
      <w:r>
        <w:rPr>
          <w:rFonts w:ascii="Arial" w:hAnsi="Arial"/>
          <w:sz w:val="20"/>
        </w:rPr>
        <w:t>6.</w:t>
      </w:r>
      <w:r>
        <w:rPr>
          <w:rFonts w:ascii="Arial" w:hAnsi="Arial"/>
          <w:sz w:val="20"/>
        </w:rPr>
        <w:tab/>
        <w:t>Related Reference (M): This field identifies the Transaction reference (tag 20) of the original message.</w:t>
      </w:r>
    </w:p>
    <w:p w14:paraId="0FF2A7A7" w14:textId="77777777" w:rsidR="009427C6" w:rsidRDefault="009427C6">
      <w:pPr>
        <w:rPr>
          <w:rFonts w:ascii="Arial" w:hAnsi="Arial"/>
          <w:sz w:val="20"/>
          <w:lang w:val="en-AU"/>
        </w:rPr>
      </w:pPr>
      <w:r>
        <w:rPr>
          <w:rFonts w:ascii="Arial" w:hAnsi="Arial"/>
          <w:sz w:val="20"/>
          <w:lang w:val="en-AU"/>
        </w:rPr>
        <w:br w:type="page"/>
      </w:r>
    </w:p>
    <w:p w14:paraId="6B167626" w14:textId="77777777" w:rsidR="009427C6" w:rsidRDefault="009427C6">
      <w:pPr>
        <w:pStyle w:val="Heading2"/>
      </w:pPr>
      <w:bookmarkStart w:id="90" w:name="_Toc67810895"/>
      <w:r>
        <w:t>Message Content Rejection – MT598-902</w:t>
      </w:r>
      <w:bookmarkEnd w:id="90"/>
    </w:p>
    <w:p w14:paraId="57BF90C1" w14:textId="77777777" w:rsidR="009427C6" w:rsidRDefault="009427C6">
      <w:pPr>
        <w:rPr>
          <w:rFonts w:ascii="Arial" w:hAnsi="Arial"/>
          <w:sz w:val="20"/>
        </w:rPr>
      </w:pPr>
    </w:p>
    <w:p w14:paraId="6B212D2E" w14:textId="77777777" w:rsidR="009427C6" w:rsidRDefault="009427C6">
      <w:pPr>
        <w:rPr>
          <w:rFonts w:ascii="Arial" w:hAnsi="Arial"/>
          <w:sz w:val="20"/>
        </w:rPr>
      </w:pPr>
      <w:r>
        <w:rPr>
          <w:rFonts w:ascii="Arial" w:hAnsi="Arial"/>
          <w:sz w:val="20"/>
        </w:rPr>
        <w:t>On receipt of the message (MT598-150-NEWM) from the MMI Engine, NNA will perform basic validations. If the validation is not successful, then NNA will generate a rejection message (MT598-902) to the MMI Engine. The layout of the MT598-902 is given below:</w:t>
      </w:r>
    </w:p>
    <w:p w14:paraId="72CF1B38" w14:textId="77777777" w:rsidR="009427C6" w:rsidRDefault="009427C6">
      <w:pPr>
        <w:rPr>
          <w:rFonts w:ascii="Arial" w:hAnsi="Arial"/>
          <w:sz w:val="20"/>
        </w:rPr>
      </w:pPr>
    </w:p>
    <w:p w14:paraId="0E542790" w14:textId="77777777" w:rsidR="009427C6" w:rsidRDefault="009427C6">
      <w:pPr>
        <w:rPr>
          <w:rFonts w:ascii="Arial" w:hAnsi="Arial"/>
          <w:b/>
          <w:sz w:val="20"/>
        </w:rPr>
      </w:pPr>
      <w:r>
        <w:rPr>
          <w:rFonts w:ascii="Arial" w:hAnsi="Arial"/>
          <w:b/>
          <w:sz w:val="20"/>
        </w:rPr>
        <w:t>Format Specifications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1080"/>
        <w:gridCol w:w="3060"/>
        <w:gridCol w:w="810"/>
        <w:gridCol w:w="2970"/>
      </w:tblGrid>
      <w:tr w:rsidR="009427C6" w14:paraId="46094859" w14:textId="77777777">
        <w:tblPrEx>
          <w:tblCellMar>
            <w:top w:w="0" w:type="dxa"/>
            <w:bottom w:w="0" w:type="dxa"/>
          </w:tblCellMar>
        </w:tblPrEx>
        <w:trPr>
          <w:tblHeader/>
        </w:trPr>
        <w:tc>
          <w:tcPr>
            <w:tcW w:w="720" w:type="dxa"/>
            <w:shd w:val="pct25" w:color="auto" w:fill="auto"/>
          </w:tcPr>
          <w:p w14:paraId="4D7E684C" w14:textId="77777777" w:rsidR="009427C6" w:rsidRDefault="009427C6">
            <w:pPr>
              <w:pStyle w:val="TableText"/>
              <w:rPr>
                <w:rFonts w:ascii="Arial" w:hAnsi="Arial"/>
                <w:b/>
                <w:sz w:val="20"/>
              </w:rPr>
            </w:pPr>
            <w:r>
              <w:rPr>
                <w:rFonts w:ascii="Arial" w:hAnsi="Arial"/>
                <w:b/>
                <w:sz w:val="20"/>
              </w:rPr>
              <w:t>Sl. No</w:t>
            </w:r>
          </w:p>
        </w:tc>
        <w:tc>
          <w:tcPr>
            <w:tcW w:w="630" w:type="dxa"/>
            <w:shd w:val="pct25" w:color="auto" w:fill="auto"/>
          </w:tcPr>
          <w:p w14:paraId="0574132A" w14:textId="77777777" w:rsidR="009427C6" w:rsidRDefault="009427C6">
            <w:pPr>
              <w:pStyle w:val="TableText"/>
              <w:rPr>
                <w:rFonts w:ascii="Arial" w:hAnsi="Arial"/>
                <w:b/>
                <w:sz w:val="20"/>
              </w:rPr>
            </w:pPr>
            <w:r>
              <w:rPr>
                <w:rFonts w:ascii="Arial" w:hAnsi="Arial"/>
                <w:b/>
                <w:sz w:val="20"/>
              </w:rPr>
              <w:t>Tag</w:t>
            </w:r>
          </w:p>
        </w:tc>
        <w:tc>
          <w:tcPr>
            <w:tcW w:w="1080" w:type="dxa"/>
            <w:shd w:val="pct25" w:color="auto" w:fill="auto"/>
          </w:tcPr>
          <w:p w14:paraId="510FE6C8" w14:textId="77777777" w:rsidR="009427C6" w:rsidRDefault="009427C6">
            <w:pPr>
              <w:pStyle w:val="TableText"/>
              <w:rPr>
                <w:rFonts w:ascii="Arial" w:hAnsi="Arial"/>
                <w:b/>
                <w:sz w:val="20"/>
              </w:rPr>
            </w:pPr>
            <w:r>
              <w:rPr>
                <w:rFonts w:ascii="Arial" w:hAnsi="Arial"/>
                <w:b/>
                <w:sz w:val="20"/>
              </w:rPr>
              <w:t>Qualifier</w:t>
            </w:r>
          </w:p>
        </w:tc>
        <w:tc>
          <w:tcPr>
            <w:tcW w:w="3060" w:type="dxa"/>
            <w:shd w:val="pct25" w:color="auto" w:fill="auto"/>
          </w:tcPr>
          <w:p w14:paraId="6A156D28" w14:textId="77777777" w:rsidR="009427C6" w:rsidRDefault="009427C6">
            <w:pPr>
              <w:pStyle w:val="TableText"/>
              <w:rPr>
                <w:rFonts w:ascii="Arial" w:hAnsi="Arial"/>
                <w:b/>
                <w:sz w:val="20"/>
              </w:rPr>
            </w:pPr>
            <w:r>
              <w:rPr>
                <w:rFonts w:ascii="Arial" w:hAnsi="Arial"/>
                <w:b/>
                <w:sz w:val="20"/>
              </w:rPr>
              <w:t>Name</w:t>
            </w:r>
          </w:p>
        </w:tc>
        <w:tc>
          <w:tcPr>
            <w:tcW w:w="810" w:type="dxa"/>
            <w:shd w:val="pct25" w:color="auto" w:fill="auto"/>
          </w:tcPr>
          <w:p w14:paraId="530983F4" w14:textId="77777777" w:rsidR="009427C6" w:rsidRDefault="009427C6">
            <w:pPr>
              <w:pStyle w:val="TableText"/>
              <w:rPr>
                <w:rFonts w:ascii="Arial" w:hAnsi="Arial"/>
                <w:b/>
                <w:sz w:val="20"/>
              </w:rPr>
            </w:pPr>
            <w:r>
              <w:rPr>
                <w:rFonts w:ascii="Arial" w:hAnsi="Arial"/>
                <w:b/>
                <w:sz w:val="20"/>
              </w:rPr>
              <w:t>M/O</w:t>
            </w:r>
          </w:p>
        </w:tc>
        <w:tc>
          <w:tcPr>
            <w:tcW w:w="2970" w:type="dxa"/>
            <w:shd w:val="pct25" w:color="auto" w:fill="auto"/>
          </w:tcPr>
          <w:p w14:paraId="2F17FB1D" w14:textId="77777777" w:rsidR="009427C6" w:rsidRDefault="009427C6">
            <w:pPr>
              <w:pStyle w:val="TableText"/>
              <w:rPr>
                <w:rFonts w:ascii="Arial" w:hAnsi="Arial"/>
                <w:b/>
                <w:sz w:val="20"/>
              </w:rPr>
            </w:pPr>
            <w:r>
              <w:rPr>
                <w:rFonts w:ascii="Arial" w:hAnsi="Arial"/>
                <w:b/>
                <w:sz w:val="20"/>
              </w:rPr>
              <w:t xml:space="preserve">Options </w:t>
            </w:r>
          </w:p>
        </w:tc>
      </w:tr>
      <w:tr w:rsidR="009427C6" w14:paraId="25EF0556" w14:textId="77777777">
        <w:tblPrEx>
          <w:tblCellMar>
            <w:top w:w="0" w:type="dxa"/>
            <w:bottom w:w="0" w:type="dxa"/>
          </w:tblCellMar>
        </w:tblPrEx>
        <w:tc>
          <w:tcPr>
            <w:tcW w:w="720" w:type="dxa"/>
          </w:tcPr>
          <w:p w14:paraId="6D295CBD" w14:textId="77777777" w:rsidR="009427C6" w:rsidRDefault="009427C6">
            <w:pPr>
              <w:pStyle w:val="TableText"/>
              <w:tabs>
                <w:tab w:val="num" w:pos="360"/>
              </w:tabs>
              <w:ind w:left="360" w:hanging="360"/>
              <w:rPr>
                <w:rFonts w:ascii="Arial" w:hAnsi="Arial"/>
                <w:sz w:val="20"/>
              </w:rPr>
            </w:pPr>
            <w:r>
              <w:rPr>
                <w:rFonts w:ascii="Arial" w:hAnsi="Arial"/>
                <w:sz w:val="20"/>
              </w:rPr>
              <w:t>1.</w:t>
            </w:r>
          </w:p>
        </w:tc>
        <w:tc>
          <w:tcPr>
            <w:tcW w:w="630" w:type="dxa"/>
          </w:tcPr>
          <w:p w14:paraId="66D7B9C4" w14:textId="77777777" w:rsidR="009427C6" w:rsidRDefault="009427C6">
            <w:pPr>
              <w:pStyle w:val="TableText"/>
              <w:rPr>
                <w:rFonts w:ascii="Arial" w:hAnsi="Arial"/>
                <w:sz w:val="20"/>
              </w:rPr>
            </w:pPr>
            <w:r>
              <w:rPr>
                <w:rFonts w:ascii="Arial" w:hAnsi="Arial"/>
                <w:sz w:val="20"/>
              </w:rPr>
              <w:t>20</w:t>
            </w:r>
          </w:p>
        </w:tc>
        <w:tc>
          <w:tcPr>
            <w:tcW w:w="1080" w:type="dxa"/>
          </w:tcPr>
          <w:p w14:paraId="7CFE7ED3" w14:textId="77777777" w:rsidR="009427C6" w:rsidRDefault="009427C6">
            <w:pPr>
              <w:pStyle w:val="TableText"/>
              <w:rPr>
                <w:rFonts w:ascii="Arial" w:hAnsi="Arial"/>
                <w:sz w:val="20"/>
              </w:rPr>
            </w:pPr>
          </w:p>
        </w:tc>
        <w:tc>
          <w:tcPr>
            <w:tcW w:w="3060" w:type="dxa"/>
          </w:tcPr>
          <w:p w14:paraId="4A5450B3" w14:textId="77777777" w:rsidR="009427C6" w:rsidRDefault="009427C6">
            <w:pPr>
              <w:pStyle w:val="TableText"/>
              <w:rPr>
                <w:rFonts w:ascii="Arial" w:hAnsi="Arial"/>
                <w:sz w:val="20"/>
              </w:rPr>
            </w:pPr>
            <w:r>
              <w:rPr>
                <w:rFonts w:ascii="Arial" w:hAnsi="Arial"/>
                <w:sz w:val="20"/>
              </w:rPr>
              <w:t>Transaction Reference</w:t>
            </w:r>
          </w:p>
        </w:tc>
        <w:tc>
          <w:tcPr>
            <w:tcW w:w="810" w:type="dxa"/>
          </w:tcPr>
          <w:p w14:paraId="1FA8BA05" w14:textId="77777777" w:rsidR="009427C6" w:rsidRDefault="009427C6">
            <w:pPr>
              <w:pStyle w:val="TableText"/>
              <w:rPr>
                <w:rFonts w:ascii="Arial" w:hAnsi="Arial"/>
                <w:sz w:val="20"/>
              </w:rPr>
            </w:pPr>
            <w:r>
              <w:rPr>
                <w:rFonts w:ascii="Arial" w:hAnsi="Arial"/>
                <w:sz w:val="20"/>
              </w:rPr>
              <w:t>M</w:t>
            </w:r>
          </w:p>
        </w:tc>
        <w:tc>
          <w:tcPr>
            <w:tcW w:w="2970" w:type="dxa"/>
          </w:tcPr>
          <w:p w14:paraId="26F5273D" w14:textId="77777777" w:rsidR="009427C6" w:rsidRDefault="009427C6">
            <w:pPr>
              <w:pStyle w:val="TableText"/>
              <w:rPr>
                <w:rFonts w:ascii="Arial" w:hAnsi="Arial"/>
                <w:sz w:val="20"/>
              </w:rPr>
            </w:pPr>
            <w:r>
              <w:rPr>
                <w:rFonts w:ascii="Arial" w:hAnsi="Arial"/>
                <w:sz w:val="20"/>
              </w:rPr>
              <w:t>16x</w:t>
            </w:r>
          </w:p>
        </w:tc>
      </w:tr>
      <w:tr w:rsidR="009427C6" w14:paraId="0A8D2762" w14:textId="77777777">
        <w:tblPrEx>
          <w:tblCellMar>
            <w:top w:w="0" w:type="dxa"/>
            <w:bottom w:w="0" w:type="dxa"/>
          </w:tblCellMar>
        </w:tblPrEx>
        <w:tc>
          <w:tcPr>
            <w:tcW w:w="720" w:type="dxa"/>
          </w:tcPr>
          <w:p w14:paraId="5DAC743B" w14:textId="77777777" w:rsidR="009427C6" w:rsidRDefault="009427C6">
            <w:pPr>
              <w:pStyle w:val="TableText"/>
              <w:tabs>
                <w:tab w:val="num" w:pos="360"/>
              </w:tabs>
              <w:ind w:left="360" w:hanging="360"/>
              <w:rPr>
                <w:rFonts w:ascii="Arial" w:hAnsi="Arial"/>
                <w:sz w:val="20"/>
              </w:rPr>
            </w:pPr>
            <w:r>
              <w:rPr>
                <w:rFonts w:ascii="Arial" w:hAnsi="Arial"/>
                <w:sz w:val="20"/>
              </w:rPr>
              <w:t>2.</w:t>
            </w:r>
          </w:p>
        </w:tc>
        <w:tc>
          <w:tcPr>
            <w:tcW w:w="630" w:type="dxa"/>
          </w:tcPr>
          <w:p w14:paraId="3BF3D9EB" w14:textId="77777777" w:rsidR="009427C6" w:rsidRDefault="009427C6">
            <w:pPr>
              <w:pStyle w:val="TableText"/>
              <w:rPr>
                <w:rFonts w:ascii="Arial" w:hAnsi="Arial"/>
                <w:sz w:val="20"/>
              </w:rPr>
            </w:pPr>
            <w:r>
              <w:rPr>
                <w:rFonts w:ascii="Arial" w:hAnsi="Arial"/>
                <w:sz w:val="20"/>
              </w:rPr>
              <w:t>12</w:t>
            </w:r>
          </w:p>
        </w:tc>
        <w:tc>
          <w:tcPr>
            <w:tcW w:w="1080" w:type="dxa"/>
          </w:tcPr>
          <w:p w14:paraId="14FBE816" w14:textId="77777777" w:rsidR="009427C6" w:rsidRDefault="009427C6">
            <w:pPr>
              <w:pStyle w:val="TableText"/>
              <w:rPr>
                <w:rFonts w:ascii="Arial" w:hAnsi="Arial"/>
                <w:sz w:val="20"/>
              </w:rPr>
            </w:pPr>
          </w:p>
        </w:tc>
        <w:tc>
          <w:tcPr>
            <w:tcW w:w="3060" w:type="dxa"/>
          </w:tcPr>
          <w:p w14:paraId="1F03540F" w14:textId="77777777" w:rsidR="009427C6" w:rsidRDefault="009427C6">
            <w:pPr>
              <w:pStyle w:val="TableText"/>
              <w:rPr>
                <w:rFonts w:ascii="Arial" w:hAnsi="Arial"/>
                <w:sz w:val="20"/>
              </w:rPr>
            </w:pPr>
            <w:r>
              <w:rPr>
                <w:rFonts w:ascii="Arial" w:hAnsi="Arial"/>
                <w:sz w:val="20"/>
              </w:rPr>
              <w:t>Sub-message Type</w:t>
            </w:r>
          </w:p>
        </w:tc>
        <w:tc>
          <w:tcPr>
            <w:tcW w:w="810" w:type="dxa"/>
          </w:tcPr>
          <w:p w14:paraId="5DBC828A" w14:textId="77777777" w:rsidR="009427C6" w:rsidRDefault="009427C6">
            <w:pPr>
              <w:pStyle w:val="TableText"/>
              <w:rPr>
                <w:rFonts w:ascii="Arial" w:hAnsi="Arial"/>
                <w:sz w:val="20"/>
              </w:rPr>
            </w:pPr>
            <w:r>
              <w:rPr>
                <w:rFonts w:ascii="Arial" w:hAnsi="Arial"/>
                <w:sz w:val="20"/>
              </w:rPr>
              <w:t>M</w:t>
            </w:r>
          </w:p>
        </w:tc>
        <w:tc>
          <w:tcPr>
            <w:tcW w:w="2970" w:type="dxa"/>
          </w:tcPr>
          <w:p w14:paraId="23E8BFBA" w14:textId="77777777" w:rsidR="009427C6" w:rsidRDefault="009427C6">
            <w:pPr>
              <w:pStyle w:val="TableText"/>
              <w:rPr>
                <w:rFonts w:ascii="Arial" w:hAnsi="Arial"/>
                <w:sz w:val="20"/>
              </w:rPr>
            </w:pPr>
            <w:r>
              <w:rPr>
                <w:rFonts w:ascii="Arial" w:hAnsi="Arial"/>
                <w:sz w:val="20"/>
              </w:rPr>
              <w:t>3!n</w:t>
            </w:r>
          </w:p>
          <w:p w14:paraId="33100302" w14:textId="77777777" w:rsidR="009427C6" w:rsidRDefault="009427C6">
            <w:pPr>
              <w:pStyle w:val="TableText"/>
              <w:rPr>
                <w:rFonts w:ascii="Arial" w:hAnsi="Arial"/>
                <w:sz w:val="20"/>
              </w:rPr>
            </w:pPr>
            <w:r>
              <w:rPr>
                <w:rFonts w:ascii="Arial" w:hAnsi="Arial"/>
                <w:sz w:val="20"/>
              </w:rPr>
              <w:t>Value:</w:t>
            </w:r>
          </w:p>
          <w:p w14:paraId="085045A9" w14:textId="77777777" w:rsidR="009427C6" w:rsidRDefault="009427C6">
            <w:pPr>
              <w:pStyle w:val="TableText"/>
              <w:rPr>
                <w:rFonts w:ascii="Arial" w:hAnsi="Arial"/>
                <w:sz w:val="20"/>
              </w:rPr>
            </w:pPr>
            <w:r>
              <w:rPr>
                <w:rFonts w:ascii="Arial" w:hAnsi="Arial"/>
                <w:sz w:val="20"/>
              </w:rPr>
              <w:t>902</w:t>
            </w:r>
          </w:p>
        </w:tc>
      </w:tr>
      <w:tr w:rsidR="009427C6" w14:paraId="1A0DC6C9" w14:textId="77777777">
        <w:tblPrEx>
          <w:tblCellMar>
            <w:top w:w="0" w:type="dxa"/>
            <w:bottom w:w="0" w:type="dxa"/>
          </w:tblCellMar>
        </w:tblPrEx>
        <w:tc>
          <w:tcPr>
            <w:tcW w:w="720" w:type="dxa"/>
          </w:tcPr>
          <w:p w14:paraId="642C9CE9" w14:textId="77777777" w:rsidR="009427C6" w:rsidRDefault="009427C6">
            <w:pPr>
              <w:pStyle w:val="TableText"/>
              <w:tabs>
                <w:tab w:val="num" w:pos="360"/>
              </w:tabs>
              <w:ind w:left="360" w:hanging="360"/>
              <w:rPr>
                <w:rFonts w:ascii="Arial" w:hAnsi="Arial"/>
                <w:sz w:val="20"/>
              </w:rPr>
            </w:pPr>
            <w:r>
              <w:rPr>
                <w:rFonts w:ascii="Arial" w:hAnsi="Arial"/>
                <w:sz w:val="20"/>
              </w:rPr>
              <w:t>3.</w:t>
            </w:r>
          </w:p>
        </w:tc>
        <w:tc>
          <w:tcPr>
            <w:tcW w:w="630" w:type="dxa"/>
          </w:tcPr>
          <w:p w14:paraId="1E8C8D55" w14:textId="77777777" w:rsidR="009427C6" w:rsidRDefault="009427C6">
            <w:pPr>
              <w:pStyle w:val="TableText"/>
              <w:rPr>
                <w:rFonts w:ascii="Arial" w:hAnsi="Arial"/>
                <w:sz w:val="20"/>
              </w:rPr>
            </w:pPr>
            <w:r>
              <w:rPr>
                <w:rFonts w:ascii="Arial" w:hAnsi="Arial"/>
                <w:sz w:val="20"/>
              </w:rPr>
              <w:t>77E</w:t>
            </w:r>
          </w:p>
        </w:tc>
        <w:tc>
          <w:tcPr>
            <w:tcW w:w="1080" w:type="dxa"/>
          </w:tcPr>
          <w:p w14:paraId="1116C4EE" w14:textId="77777777" w:rsidR="009427C6" w:rsidRDefault="009427C6">
            <w:pPr>
              <w:pStyle w:val="TableText"/>
              <w:rPr>
                <w:rFonts w:ascii="Arial" w:hAnsi="Arial"/>
                <w:sz w:val="20"/>
              </w:rPr>
            </w:pPr>
          </w:p>
        </w:tc>
        <w:tc>
          <w:tcPr>
            <w:tcW w:w="3060" w:type="dxa"/>
          </w:tcPr>
          <w:p w14:paraId="318DAA24" w14:textId="77777777" w:rsidR="009427C6" w:rsidRDefault="009427C6">
            <w:pPr>
              <w:pStyle w:val="TableText"/>
              <w:rPr>
                <w:rFonts w:ascii="Arial" w:hAnsi="Arial"/>
                <w:sz w:val="20"/>
              </w:rPr>
            </w:pPr>
            <w:r>
              <w:rPr>
                <w:rFonts w:ascii="Arial" w:hAnsi="Arial"/>
                <w:sz w:val="20"/>
              </w:rPr>
              <w:t>Proprietary Message</w:t>
            </w:r>
          </w:p>
        </w:tc>
        <w:tc>
          <w:tcPr>
            <w:tcW w:w="810" w:type="dxa"/>
          </w:tcPr>
          <w:p w14:paraId="22C4EC17" w14:textId="77777777" w:rsidR="009427C6" w:rsidRDefault="009427C6">
            <w:pPr>
              <w:pStyle w:val="TableText"/>
              <w:rPr>
                <w:rFonts w:ascii="Arial" w:hAnsi="Arial"/>
                <w:sz w:val="20"/>
              </w:rPr>
            </w:pPr>
          </w:p>
        </w:tc>
        <w:tc>
          <w:tcPr>
            <w:tcW w:w="2970" w:type="dxa"/>
          </w:tcPr>
          <w:p w14:paraId="77A1ECFE" w14:textId="77777777" w:rsidR="009427C6" w:rsidRDefault="009427C6">
            <w:pPr>
              <w:pStyle w:val="TableText"/>
              <w:rPr>
                <w:rFonts w:ascii="Arial" w:hAnsi="Arial"/>
                <w:sz w:val="20"/>
              </w:rPr>
            </w:pPr>
          </w:p>
        </w:tc>
      </w:tr>
      <w:tr w:rsidR="009427C6" w14:paraId="6124C170" w14:textId="77777777">
        <w:tblPrEx>
          <w:tblCellMar>
            <w:top w:w="0" w:type="dxa"/>
            <w:bottom w:w="0" w:type="dxa"/>
          </w:tblCellMar>
        </w:tblPrEx>
        <w:tc>
          <w:tcPr>
            <w:tcW w:w="720" w:type="dxa"/>
          </w:tcPr>
          <w:p w14:paraId="1D8FBFE6" w14:textId="77777777" w:rsidR="009427C6" w:rsidRDefault="009427C6">
            <w:pPr>
              <w:pStyle w:val="TableText"/>
              <w:tabs>
                <w:tab w:val="num" w:pos="360"/>
              </w:tabs>
              <w:ind w:left="360" w:hanging="360"/>
              <w:rPr>
                <w:rFonts w:ascii="Arial" w:hAnsi="Arial"/>
                <w:sz w:val="20"/>
              </w:rPr>
            </w:pPr>
            <w:r>
              <w:rPr>
                <w:rFonts w:ascii="Arial" w:hAnsi="Arial"/>
                <w:sz w:val="20"/>
              </w:rPr>
              <w:t>4.</w:t>
            </w:r>
          </w:p>
        </w:tc>
        <w:tc>
          <w:tcPr>
            <w:tcW w:w="630" w:type="dxa"/>
          </w:tcPr>
          <w:p w14:paraId="2EC19AD8" w14:textId="77777777" w:rsidR="009427C6" w:rsidRDefault="009427C6">
            <w:pPr>
              <w:pStyle w:val="TableText"/>
              <w:rPr>
                <w:rFonts w:ascii="Arial" w:hAnsi="Arial"/>
                <w:sz w:val="20"/>
              </w:rPr>
            </w:pPr>
            <w:r>
              <w:rPr>
                <w:rFonts w:ascii="Arial" w:hAnsi="Arial"/>
                <w:sz w:val="20"/>
              </w:rPr>
              <w:t>16R</w:t>
            </w:r>
          </w:p>
        </w:tc>
        <w:tc>
          <w:tcPr>
            <w:tcW w:w="1080" w:type="dxa"/>
          </w:tcPr>
          <w:p w14:paraId="545E2476" w14:textId="77777777" w:rsidR="009427C6" w:rsidRDefault="009427C6">
            <w:pPr>
              <w:pStyle w:val="TableText"/>
              <w:rPr>
                <w:rFonts w:ascii="Arial" w:hAnsi="Arial"/>
                <w:sz w:val="20"/>
              </w:rPr>
            </w:pPr>
          </w:p>
        </w:tc>
        <w:tc>
          <w:tcPr>
            <w:tcW w:w="3060" w:type="dxa"/>
          </w:tcPr>
          <w:p w14:paraId="3AA9B476" w14:textId="77777777" w:rsidR="009427C6" w:rsidRDefault="009427C6">
            <w:pPr>
              <w:pStyle w:val="TableText"/>
              <w:rPr>
                <w:rFonts w:ascii="Arial" w:hAnsi="Arial"/>
                <w:sz w:val="20"/>
              </w:rPr>
            </w:pPr>
            <w:r>
              <w:rPr>
                <w:rFonts w:ascii="Arial" w:hAnsi="Arial"/>
                <w:sz w:val="20"/>
              </w:rPr>
              <w:t>Start of block</w:t>
            </w:r>
          </w:p>
          <w:p w14:paraId="1B7CD46F" w14:textId="77777777" w:rsidR="009427C6" w:rsidRDefault="009427C6">
            <w:pPr>
              <w:pStyle w:val="TableText"/>
              <w:rPr>
                <w:rFonts w:ascii="Arial" w:hAnsi="Arial"/>
                <w:sz w:val="20"/>
              </w:rPr>
            </w:pPr>
            <w:r>
              <w:rPr>
                <w:rFonts w:ascii="Arial" w:hAnsi="Arial"/>
                <w:sz w:val="20"/>
              </w:rPr>
              <w:t>- General</w:t>
            </w:r>
          </w:p>
        </w:tc>
        <w:tc>
          <w:tcPr>
            <w:tcW w:w="810" w:type="dxa"/>
          </w:tcPr>
          <w:p w14:paraId="1EEE5754" w14:textId="77777777" w:rsidR="009427C6" w:rsidRDefault="009427C6">
            <w:pPr>
              <w:pStyle w:val="TableText"/>
              <w:rPr>
                <w:rFonts w:ascii="Arial" w:hAnsi="Arial"/>
                <w:sz w:val="20"/>
              </w:rPr>
            </w:pPr>
            <w:r>
              <w:rPr>
                <w:rFonts w:ascii="Arial" w:hAnsi="Arial"/>
                <w:sz w:val="20"/>
              </w:rPr>
              <w:t>M</w:t>
            </w:r>
          </w:p>
        </w:tc>
        <w:tc>
          <w:tcPr>
            <w:tcW w:w="2970" w:type="dxa"/>
          </w:tcPr>
          <w:p w14:paraId="3899036A" w14:textId="77777777" w:rsidR="009427C6" w:rsidRDefault="009427C6">
            <w:pPr>
              <w:pStyle w:val="TableText"/>
              <w:rPr>
                <w:rFonts w:ascii="Arial" w:hAnsi="Arial"/>
                <w:sz w:val="20"/>
              </w:rPr>
            </w:pPr>
            <w:r>
              <w:rPr>
                <w:rFonts w:ascii="Arial" w:hAnsi="Arial"/>
                <w:sz w:val="20"/>
              </w:rPr>
              <w:t>GENL</w:t>
            </w:r>
          </w:p>
        </w:tc>
      </w:tr>
      <w:tr w:rsidR="009427C6" w14:paraId="090E6A09" w14:textId="77777777">
        <w:tblPrEx>
          <w:tblCellMar>
            <w:top w:w="0" w:type="dxa"/>
            <w:bottom w:w="0" w:type="dxa"/>
          </w:tblCellMar>
        </w:tblPrEx>
        <w:tc>
          <w:tcPr>
            <w:tcW w:w="720" w:type="dxa"/>
          </w:tcPr>
          <w:p w14:paraId="5A1DCDE9" w14:textId="77777777" w:rsidR="009427C6" w:rsidRDefault="009427C6">
            <w:pPr>
              <w:pStyle w:val="TableText"/>
              <w:tabs>
                <w:tab w:val="num" w:pos="360"/>
              </w:tabs>
              <w:ind w:left="360" w:hanging="360"/>
              <w:rPr>
                <w:rFonts w:ascii="Arial" w:hAnsi="Arial"/>
                <w:sz w:val="20"/>
              </w:rPr>
            </w:pPr>
            <w:r>
              <w:rPr>
                <w:rFonts w:ascii="Arial" w:hAnsi="Arial"/>
                <w:sz w:val="20"/>
              </w:rPr>
              <w:t>5.</w:t>
            </w:r>
          </w:p>
        </w:tc>
        <w:tc>
          <w:tcPr>
            <w:tcW w:w="630" w:type="dxa"/>
          </w:tcPr>
          <w:p w14:paraId="447156E2" w14:textId="77777777" w:rsidR="009427C6" w:rsidRDefault="009427C6">
            <w:pPr>
              <w:pStyle w:val="TableText"/>
              <w:rPr>
                <w:rFonts w:ascii="Arial" w:hAnsi="Arial"/>
                <w:sz w:val="20"/>
              </w:rPr>
            </w:pPr>
            <w:r>
              <w:rPr>
                <w:rFonts w:ascii="Arial" w:hAnsi="Arial"/>
                <w:sz w:val="20"/>
              </w:rPr>
              <w:t>20C</w:t>
            </w:r>
          </w:p>
        </w:tc>
        <w:tc>
          <w:tcPr>
            <w:tcW w:w="1080" w:type="dxa"/>
          </w:tcPr>
          <w:p w14:paraId="4B1F03E0" w14:textId="77777777" w:rsidR="009427C6" w:rsidRDefault="009427C6">
            <w:pPr>
              <w:pStyle w:val="TableText"/>
              <w:rPr>
                <w:rFonts w:ascii="Arial" w:hAnsi="Arial"/>
                <w:sz w:val="20"/>
              </w:rPr>
            </w:pPr>
            <w:r>
              <w:rPr>
                <w:rFonts w:ascii="Arial" w:hAnsi="Arial"/>
                <w:sz w:val="20"/>
              </w:rPr>
              <w:t>RELA</w:t>
            </w:r>
          </w:p>
        </w:tc>
        <w:tc>
          <w:tcPr>
            <w:tcW w:w="3060" w:type="dxa"/>
          </w:tcPr>
          <w:p w14:paraId="7FE4982A" w14:textId="77777777" w:rsidR="009427C6" w:rsidRDefault="009427C6">
            <w:pPr>
              <w:pStyle w:val="TableText"/>
              <w:rPr>
                <w:rFonts w:ascii="Arial" w:hAnsi="Arial"/>
                <w:sz w:val="20"/>
              </w:rPr>
            </w:pPr>
            <w:r>
              <w:rPr>
                <w:rFonts w:ascii="Arial" w:hAnsi="Arial"/>
                <w:sz w:val="20"/>
              </w:rPr>
              <w:t>Related reference</w:t>
            </w:r>
          </w:p>
        </w:tc>
        <w:tc>
          <w:tcPr>
            <w:tcW w:w="810" w:type="dxa"/>
          </w:tcPr>
          <w:p w14:paraId="7FAE83C2" w14:textId="77777777" w:rsidR="009427C6" w:rsidRDefault="009427C6">
            <w:pPr>
              <w:pStyle w:val="TableText"/>
              <w:rPr>
                <w:rFonts w:ascii="Arial" w:hAnsi="Arial"/>
                <w:sz w:val="20"/>
              </w:rPr>
            </w:pPr>
            <w:r>
              <w:rPr>
                <w:rFonts w:ascii="Arial" w:hAnsi="Arial"/>
                <w:sz w:val="20"/>
              </w:rPr>
              <w:t>M</w:t>
            </w:r>
          </w:p>
        </w:tc>
        <w:tc>
          <w:tcPr>
            <w:tcW w:w="2970" w:type="dxa"/>
          </w:tcPr>
          <w:p w14:paraId="65019718" w14:textId="77777777" w:rsidR="009427C6" w:rsidRDefault="009427C6">
            <w:pPr>
              <w:pStyle w:val="TableText"/>
              <w:rPr>
                <w:rFonts w:ascii="Arial" w:hAnsi="Arial"/>
                <w:sz w:val="20"/>
              </w:rPr>
            </w:pPr>
            <w:r>
              <w:rPr>
                <w:rFonts w:ascii="Arial" w:hAnsi="Arial"/>
                <w:sz w:val="20"/>
              </w:rPr>
              <w:t>//16x</w:t>
            </w:r>
          </w:p>
        </w:tc>
      </w:tr>
      <w:tr w:rsidR="009427C6" w14:paraId="1BD059EB" w14:textId="77777777">
        <w:tblPrEx>
          <w:tblCellMar>
            <w:top w:w="0" w:type="dxa"/>
            <w:bottom w:w="0" w:type="dxa"/>
          </w:tblCellMar>
        </w:tblPrEx>
        <w:tc>
          <w:tcPr>
            <w:tcW w:w="720" w:type="dxa"/>
          </w:tcPr>
          <w:p w14:paraId="0906877B" w14:textId="77777777" w:rsidR="009427C6" w:rsidRDefault="009427C6">
            <w:pPr>
              <w:pStyle w:val="TableText"/>
              <w:tabs>
                <w:tab w:val="num" w:pos="360"/>
              </w:tabs>
              <w:ind w:left="360" w:hanging="360"/>
              <w:rPr>
                <w:rFonts w:ascii="Arial" w:hAnsi="Arial"/>
                <w:sz w:val="20"/>
              </w:rPr>
            </w:pPr>
            <w:r>
              <w:rPr>
                <w:rFonts w:ascii="Arial" w:hAnsi="Arial"/>
                <w:sz w:val="20"/>
              </w:rPr>
              <w:t>6.</w:t>
            </w:r>
          </w:p>
        </w:tc>
        <w:tc>
          <w:tcPr>
            <w:tcW w:w="630" w:type="dxa"/>
          </w:tcPr>
          <w:p w14:paraId="5A88339A" w14:textId="77777777" w:rsidR="009427C6" w:rsidRDefault="009427C6">
            <w:pPr>
              <w:pStyle w:val="TableText"/>
              <w:rPr>
                <w:rFonts w:ascii="Arial" w:hAnsi="Arial"/>
                <w:sz w:val="20"/>
              </w:rPr>
            </w:pPr>
            <w:r>
              <w:rPr>
                <w:rFonts w:ascii="Arial" w:hAnsi="Arial"/>
                <w:sz w:val="20"/>
              </w:rPr>
              <w:t>98C</w:t>
            </w:r>
          </w:p>
        </w:tc>
        <w:tc>
          <w:tcPr>
            <w:tcW w:w="1080" w:type="dxa"/>
          </w:tcPr>
          <w:p w14:paraId="36308472" w14:textId="77777777" w:rsidR="009427C6" w:rsidRDefault="009427C6">
            <w:pPr>
              <w:pStyle w:val="TableText"/>
              <w:rPr>
                <w:rFonts w:ascii="Arial" w:hAnsi="Arial"/>
                <w:sz w:val="20"/>
              </w:rPr>
            </w:pPr>
            <w:r>
              <w:rPr>
                <w:rFonts w:ascii="Arial" w:hAnsi="Arial"/>
                <w:sz w:val="20"/>
              </w:rPr>
              <w:t>PREP</w:t>
            </w:r>
          </w:p>
        </w:tc>
        <w:tc>
          <w:tcPr>
            <w:tcW w:w="3060" w:type="dxa"/>
          </w:tcPr>
          <w:p w14:paraId="7E55D9A9" w14:textId="77777777" w:rsidR="009427C6" w:rsidRDefault="009427C6">
            <w:pPr>
              <w:pStyle w:val="TableText"/>
              <w:rPr>
                <w:rFonts w:ascii="Arial" w:hAnsi="Arial"/>
                <w:sz w:val="20"/>
              </w:rPr>
            </w:pPr>
            <w:r>
              <w:rPr>
                <w:rFonts w:ascii="Arial" w:hAnsi="Arial"/>
                <w:sz w:val="20"/>
              </w:rPr>
              <w:t>Preparation date and time</w:t>
            </w:r>
          </w:p>
        </w:tc>
        <w:tc>
          <w:tcPr>
            <w:tcW w:w="810" w:type="dxa"/>
          </w:tcPr>
          <w:p w14:paraId="3E8C16D7" w14:textId="77777777" w:rsidR="009427C6" w:rsidRDefault="009427C6">
            <w:pPr>
              <w:pStyle w:val="TableText"/>
              <w:rPr>
                <w:rFonts w:ascii="Arial" w:hAnsi="Arial"/>
                <w:sz w:val="20"/>
              </w:rPr>
            </w:pPr>
            <w:r>
              <w:rPr>
                <w:rFonts w:ascii="Arial" w:hAnsi="Arial"/>
                <w:sz w:val="20"/>
              </w:rPr>
              <w:t>M</w:t>
            </w:r>
          </w:p>
        </w:tc>
        <w:tc>
          <w:tcPr>
            <w:tcW w:w="2970" w:type="dxa"/>
          </w:tcPr>
          <w:p w14:paraId="1F5505E8" w14:textId="77777777" w:rsidR="009427C6" w:rsidRDefault="009427C6">
            <w:pPr>
              <w:pStyle w:val="TableText"/>
              <w:rPr>
                <w:rFonts w:ascii="Arial" w:hAnsi="Arial"/>
                <w:sz w:val="20"/>
              </w:rPr>
            </w:pPr>
            <w:r>
              <w:rPr>
                <w:rFonts w:ascii="Arial" w:hAnsi="Arial"/>
                <w:sz w:val="20"/>
              </w:rPr>
              <w:t>//8!n6!n</w:t>
            </w:r>
          </w:p>
        </w:tc>
      </w:tr>
      <w:tr w:rsidR="009427C6" w14:paraId="007FB2B7" w14:textId="77777777">
        <w:tblPrEx>
          <w:tblCellMar>
            <w:top w:w="0" w:type="dxa"/>
            <w:bottom w:w="0" w:type="dxa"/>
          </w:tblCellMar>
        </w:tblPrEx>
        <w:tc>
          <w:tcPr>
            <w:tcW w:w="720" w:type="dxa"/>
          </w:tcPr>
          <w:p w14:paraId="23164E89" w14:textId="77777777" w:rsidR="009427C6" w:rsidRDefault="009427C6">
            <w:pPr>
              <w:pStyle w:val="TableText"/>
              <w:tabs>
                <w:tab w:val="num" w:pos="360"/>
              </w:tabs>
              <w:ind w:left="360" w:hanging="360"/>
              <w:rPr>
                <w:rFonts w:ascii="Arial" w:hAnsi="Arial"/>
                <w:sz w:val="20"/>
              </w:rPr>
            </w:pPr>
            <w:r>
              <w:rPr>
                <w:rFonts w:ascii="Arial" w:hAnsi="Arial"/>
                <w:sz w:val="20"/>
              </w:rPr>
              <w:t>6.</w:t>
            </w:r>
          </w:p>
        </w:tc>
        <w:tc>
          <w:tcPr>
            <w:tcW w:w="630" w:type="dxa"/>
          </w:tcPr>
          <w:p w14:paraId="29CFA028" w14:textId="77777777" w:rsidR="009427C6" w:rsidRDefault="009427C6">
            <w:pPr>
              <w:pStyle w:val="TableText"/>
              <w:rPr>
                <w:rFonts w:ascii="Arial" w:hAnsi="Arial"/>
                <w:sz w:val="20"/>
              </w:rPr>
            </w:pPr>
            <w:r>
              <w:rPr>
                <w:rFonts w:ascii="Arial" w:hAnsi="Arial"/>
                <w:sz w:val="20"/>
              </w:rPr>
              <w:t>70D</w:t>
            </w:r>
          </w:p>
        </w:tc>
        <w:tc>
          <w:tcPr>
            <w:tcW w:w="1080" w:type="dxa"/>
          </w:tcPr>
          <w:p w14:paraId="1D3FF5D3" w14:textId="77777777" w:rsidR="009427C6" w:rsidRDefault="009427C6">
            <w:pPr>
              <w:pStyle w:val="TableText"/>
              <w:rPr>
                <w:rFonts w:ascii="Arial" w:hAnsi="Arial"/>
                <w:sz w:val="20"/>
              </w:rPr>
            </w:pPr>
            <w:r>
              <w:rPr>
                <w:rFonts w:ascii="Arial" w:hAnsi="Arial"/>
                <w:sz w:val="20"/>
              </w:rPr>
              <w:t>EROR</w:t>
            </w:r>
          </w:p>
        </w:tc>
        <w:tc>
          <w:tcPr>
            <w:tcW w:w="3060" w:type="dxa"/>
          </w:tcPr>
          <w:p w14:paraId="39C66A95" w14:textId="77777777" w:rsidR="009427C6" w:rsidRDefault="009427C6">
            <w:pPr>
              <w:pStyle w:val="TableText"/>
              <w:rPr>
                <w:rFonts w:ascii="Arial" w:hAnsi="Arial"/>
                <w:sz w:val="20"/>
              </w:rPr>
            </w:pPr>
            <w:r>
              <w:rPr>
                <w:rFonts w:ascii="Arial" w:hAnsi="Arial"/>
                <w:sz w:val="20"/>
              </w:rPr>
              <w:t>Error Details</w:t>
            </w:r>
          </w:p>
        </w:tc>
        <w:tc>
          <w:tcPr>
            <w:tcW w:w="810" w:type="dxa"/>
          </w:tcPr>
          <w:p w14:paraId="0BF3A22F" w14:textId="77777777" w:rsidR="009427C6" w:rsidRDefault="009427C6">
            <w:pPr>
              <w:pStyle w:val="TableText"/>
              <w:rPr>
                <w:rFonts w:ascii="Arial" w:hAnsi="Arial"/>
                <w:sz w:val="20"/>
              </w:rPr>
            </w:pPr>
            <w:r>
              <w:rPr>
                <w:rFonts w:ascii="Arial" w:hAnsi="Arial"/>
                <w:sz w:val="20"/>
              </w:rPr>
              <w:t>M</w:t>
            </w:r>
          </w:p>
        </w:tc>
        <w:tc>
          <w:tcPr>
            <w:tcW w:w="2970" w:type="dxa"/>
          </w:tcPr>
          <w:p w14:paraId="1CA1A690" w14:textId="77777777" w:rsidR="009427C6" w:rsidRDefault="009427C6">
            <w:pPr>
              <w:pStyle w:val="TableText"/>
              <w:rPr>
                <w:rFonts w:ascii="Arial" w:hAnsi="Arial"/>
                <w:sz w:val="20"/>
              </w:rPr>
            </w:pPr>
            <w:r>
              <w:rPr>
                <w:rFonts w:ascii="Arial" w:hAnsi="Arial"/>
                <w:sz w:val="20"/>
              </w:rPr>
              <w:t>//4!n/4!n/4!n/4!n/4!n</w:t>
            </w:r>
          </w:p>
        </w:tc>
      </w:tr>
      <w:tr w:rsidR="009427C6" w14:paraId="5D5B4D00" w14:textId="77777777">
        <w:tblPrEx>
          <w:tblCellMar>
            <w:top w:w="0" w:type="dxa"/>
            <w:bottom w:w="0" w:type="dxa"/>
          </w:tblCellMar>
        </w:tblPrEx>
        <w:tc>
          <w:tcPr>
            <w:tcW w:w="720" w:type="dxa"/>
          </w:tcPr>
          <w:p w14:paraId="3DF7C623" w14:textId="77777777" w:rsidR="009427C6" w:rsidRDefault="009427C6">
            <w:pPr>
              <w:pStyle w:val="TableText"/>
              <w:tabs>
                <w:tab w:val="num" w:pos="360"/>
              </w:tabs>
              <w:ind w:left="360" w:hanging="360"/>
              <w:rPr>
                <w:rFonts w:ascii="Arial" w:hAnsi="Arial"/>
                <w:sz w:val="20"/>
              </w:rPr>
            </w:pPr>
            <w:r>
              <w:rPr>
                <w:rFonts w:ascii="Arial" w:hAnsi="Arial"/>
                <w:sz w:val="20"/>
              </w:rPr>
              <w:t>7.</w:t>
            </w:r>
          </w:p>
        </w:tc>
        <w:tc>
          <w:tcPr>
            <w:tcW w:w="630" w:type="dxa"/>
          </w:tcPr>
          <w:p w14:paraId="6578F445" w14:textId="77777777" w:rsidR="009427C6" w:rsidRDefault="009427C6">
            <w:pPr>
              <w:pStyle w:val="TableText"/>
              <w:rPr>
                <w:rFonts w:ascii="Arial" w:hAnsi="Arial"/>
                <w:sz w:val="20"/>
              </w:rPr>
            </w:pPr>
            <w:r>
              <w:rPr>
                <w:rFonts w:ascii="Arial" w:hAnsi="Arial"/>
                <w:sz w:val="20"/>
              </w:rPr>
              <w:t>16S</w:t>
            </w:r>
          </w:p>
        </w:tc>
        <w:tc>
          <w:tcPr>
            <w:tcW w:w="1080" w:type="dxa"/>
          </w:tcPr>
          <w:p w14:paraId="6C3FF246" w14:textId="77777777" w:rsidR="009427C6" w:rsidRDefault="009427C6">
            <w:pPr>
              <w:pStyle w:val="TableText"/>
              <w:rPr>
                <w:rFonts w:ascii="Arial" w:hAnsi="Arial"/>
                <w:sz w:val="20"/>
              </w:rPr>
            </w:pPr>
          </w:p>
        </w:tc>
        <w:tc>
          <w:tcPr>
            <w:tcW w:w="3060" w:type="dxa"/>
          </w:tcPr>
          <w:p w14:paraId="6C3E6741" w14:textId="77777777" w:rsidR="009427C6" w:rsidRDefault="009427C6">
            <w:pPr>
              <w:pStyle w:val="TableText"/>
              <w:rPr>
                <w:rFonts w:ascii="Arial" w:hAnsi="Arial"/>
                <w:sz w:val="20"/>
              </w:rPr>
            </w:pPr>
            <w:r>
              <w:rPr>
                <w:rFonts w:ascii="Arial" w:hAnsi="Arial"/>
                <w:sz w:val="20"/>
              </w:rPr>
              <w:t xml:space="preserve">End of Block </w:t>
            </w:r>
          </w:p>
          <w:p w14:paraId="310C242C" w14:textId="77777777" w:rsidR="009427C6" w:rsidRDefault="009427C6">
            <w:pPr>
              <w:pStyle w:val="TableText"/>
              <w:rPr>
                <w:rFonts w:ascii="Arial" w:hAnsi="Arial"/>
                <w:sz w:val="20"/>
              </w:rPr>
            </w:pPr>
            <w:r>
              <w:rPr>
                <w:rFonts w:ascii="Arial" w:hAnsi="Arial"/>
                <w:sz w:val="20"/>
              </w:rPr>
              <w:t xml:space="preserve">- General </w:t>
            </w:r>
          </w:p>
        </w:tc>
        <w:tc>
          <w:tcPr>
            <w:tcW w:w="810" w:type="dxa"/>
          </w:tcPr>
          <w:p w14:paraId="39D473B1" w14:textId="77777777" w:rsidR="009427C6" w:rsidRDefault="009427C6">
            <w:pPr>
              <w:pStyle w:val="TableText"/>
              <w:rPr>
                <w:rFonts w:ascii="Arial" w:hAnsi="Arial"/>
                <w:sz w:val="20"/>
              </w:rPr>
            </w:pPr>
            <w:r>
              <w:rPr>
                <w:rFonts w:ascii="Arial" w:hAnsi="Arial"/>
                <w:sz w:val="20"/>
              </w:rPr>
              <w:t>M</w:t>
            </w:r>
          </w:p>
        </w:tc>
        <w:tc>
          <w:tcPr>
            <w:tcW w:w="2970" w:type="dxa"/>
          </w:tcPr>
          <w:p w14:paraId="2667209F" w14:textId="77777777" w:rsidR="009427C6" w:rsidRDefault="009427C6">
            <w:pPr>
              <w:pStyle w:val="TableText"/>
              <w:rPr>
                <w:rFonts w:ascii="Arial" w:hAnsi="Arial"/>
                <w:sz w:val="20"/>
              </w:rPr>
            </w:pPr>
            <w:r>
              <w:rPr>
                <w:rFonts w:ascii="Arial" w:hAnsi="Arial"/>
                <w:sz w:val="20"/>
              </w:rPr>
              <w:t>GENL</w:t>
            </w:r>
          </w:p>
        </w:tc>
      </w:tr>
    </w:tbl>
    <w:p w14:paraId="12A5DFA8" w14:textId="77777777" w:rsidR="009427C6" w:rsidRDefault="009427C6">
      <w:pPr>
        <w:rPr>
          <w:rFonts w:ascii="Arial" w:hAnsi="Arial"/>
          <w:sz w:val="20"/>
          <w:lang w:val="en-US"/>
        </w:rPr>
      </w:pPr>
    </w:p>
    <w:p w14:paraId="0081DDAB" w14:textId="77777777" w:rsidR="009427C6" w:rsidRDefault="009427C6">
      <w:pPr>
        <w:rPr>
          <w:rFonts w:ascii="Arial" w:hAnsi="Arial"/>
          <w:sz w:val="20"/>
          <w:u w:val="single"/>
          <w:lang w:val="en-US"/>
        </w:rPr>
      </w:pPr>
      <w:r>
        <w:rPr>
          <w:rFonts w:ascii="Arial" w:hAnsi="Arial"/>
          <w:b/>
          <w:sz w:val="20"/>
          <w:u w:val="single"/>
          <w:lang w:val="en-US"/>
        </w:rPr>
        <w:t>Field Description</w:t>
      </w:r>
    </w:p>
    <w:p w14:paraId="11218DFD" w14:textId="77777777" w:rsidR="009427C6" w:rsidRDefault="009427C6">
      <w:pPr>
        <w:rPr>
          <w:rFonts w:ascii="Arial" w:hAnsi="Arial"/>
          <w:sz w:val="20"/>
          <w:lang w:val="en-US"/>
        </w:rPr>
      </w:pPr>
    </w:p>
    <w:p w14:paraId="4F50E479" w14:textId="77777777" w:rsidR="009427C6" w:rsidRDefault="009427C6">
      <w:pPr>
        <w:tabs>
          <w:tab w:val="num" w:pos="360"/>
        </w:tabs>
        <w:ind w:left="360" w:hanging="360"/>
        <w:rPr>
          <w:rFonts w:ascii="Arial" w:hAnsi="Arial"/>
          <w:sz w:val="20"/>
        </w:rPr>
      </w:pPr>
      <w:r>
        <w:rPr>
          <w:rFonts w:ascii="Arial" w:hAnsi="Arial"/>
          <w:sz w:val="20"/>
        </w:rPr>
        <w:t>1.</w:t>
      </w:r>
      <w:r>
        <w:rPr>
          <w:rFonts w:ascii="Arial" w:hAnsi="Arial"/>
          <w:sz w:val="20"/>
        </w:rPr>
        <w:tab/>
        <w:t>Transaction reference (M): This field identifies the transaction reference of the message.</w:t>
      </w:r>
    </w:p>
    <w:p w14:paraId="6D59D8D3" w14:textId="77777777" w:rsidR="009427C6" w:rsidRDefault="009427C6">
      <w:pPr>
        <w:rPr>
          <w:rFonts w:ascii="Arial" w:hAnsi="Arial"/>
          <w:sz w:val="20"/>
        </w:rPr>
      </w:pPr>
    </w:p>
    <w:p w14:paraId="2ADFF73D" w14:textId="77777777" w:rsidR="009427C6" w:rsidRDefault="009427C6">
      <w:pPr>
        <w:tabs>
          <w:tab w:val="num" w:pos="360"/>
        </w:tabs>
        <w:ind w:left="360" w:hanging="360"/>
        <w:rPr>
          <w:rFonts w:ascii="Arial" w:hAnsi="Arial"/>
          <w:sz w:val="20"/>
        </w:rPr>
      </w:pPr>
      <w:r>
        <w:rPr>
          <w:rFonts w:ascii="Arial" w:hAnsi="Arial"/>
          <w:sz w:val="20"/>
        </w:rPr>
        <w:t>2.</w:t>
      </w:r>
      <w:r>
        <w:rPr>
          <w:rFonts w:ascii="Arial" w:hAnsi="Arial"/>
          <w:sz w:val="20"/>
        </w:rPr>
        <w:tab/>
        <w:t>Sub-message Type (M): This field identifies the sub-message type involved in the proprietary message. The valid value is:</w:t>
      </w:r>
    </w:p>
    <w:p w14:paraId="6D1C97E1" w14:textId="77777777" w:rsidR="009427C6" w:rsidRDefault="009427C6">
      <w:pPr>
        <w:tabs>
          <w:tab w:val="num" w:pos="360"/>
          <w:tab w:val="num" w:pos="720"/>
        </w:tabs>
        <w:ind w:left="720" w:hanging="360"/>
        <w:rPr>
          <w:rFonts w:ascii="Arial" w:hAnsi="Arial"/>
          <w:sz w:val="20"/>
        </w:rPr>
      </w:pPr>
    </w:p>
    <w:p w14:paraId="7CFB7FD5" w14:textId="77777777" w:rsidR="009427C6" w:rsidRDefault="009427C6">
      <w:pPr>
        <w:numPr>
          <w:ilvl w:val="1"/>
          <w:numId w:val="10"/>
        </w:numPr>
        <w:tabs>
          <w:tab w:val="num" w:pos="720"/>
        </w:tabs>
        <w:ind w:hanging="1850"/>
        <w:rPr>
          <w:rFonts w:ascii="Arial" w:hAnsi="Arial"/>
          <w:sz w:val="20"/>
          <w:lang w:val="en-US"/>
        </w:rPr>
      </w:pPr>
      <w:r>
        <w:rPr>
          <w:rFonts w:ascii="Arial" w:hAnsi="Arial"/>
          <w:sz w:val="20"/>
        </w:rPr>
        <w:t>902 – Rejection Message.</w:t>
      </w:r>
      <w:r>
        <w:rPr>
          <w:rFonts w:ascii="Arial" w:hAnsi="Arial"/>
          <w:sz w:val="20"/>
        </w:rPr>
        <w:br/>
      </w:r>
    </w:p>
    <w:p w14:paraId="5763FA33" w14:textId="77777777" w:rsidR="009427C6" w:rsidRDefault="009427C6">
      <w:pPr>
        <w:tabs>
          <w:tab w:val="num" w:pos="360"/>
        </w:tabs>
        <w:ind w:left="360" w:hanging="360"/>
        <w:rPr>
          <w:rFonts w:ascii="Arial" w:hAnsi="Arial"/>
          <w:sz w:val="20"/>
          <w:lang w:val="en-US"/>
        </w:rPr>
      </w:pPr>
      <w:r>
        <w:rPr>
          <w:rFonts w:ascii="Arial" w:hAnsi="Arial"/>
          <w:sz w:val="20"/>
        </w:rPr>
        <w:t>3.</w:t>
      </w:r>
      <w:r>
        <w:rPr>
          <w:rFonts w:ascii="Arial" w:hAnsi="Arial"/>
          <w:sz w:val="20"/>
        </w:rPr>
        <w:tab/>
        <w:t>Proprietary Message (M): This field identifies that this is a proprietary message. This should not have any contents.</w:t>
      </w:r>
      <w:r>
        <w:rPr>
          <w:rFonts w:ascii="Arial" w:hAnsi="Arial"/>
          <w:sz w:val="20"/>
        </w:rPr>
        <w:br/>
      </w:r>
    </w:p>
    <w:p w14:paraId="31825F0E" w14:textId="77777777" w:rsidR="009427C6" w:rsidRDefault="009427C6">
      <w:pPr>
        <w:tabs>
          <w:tab w:val="num" w:pos="360"/>
        </w:tabs>
        <w:ind w:left="360" w:hanging="360"/>
        <w:rPr>
          <w:rFonts w:ascii="Arial" w:hAnsi="Arial"/>
          <w:sz w:val="20"/>
        </w:rPr>
      </w:pPr>
      <w:r>
        <w:rPr>
          <w:rFonts w:ascii="Arial" w:hAnsi="Arial"/>
          <w:sz w:val="20"/>
        </w:rPr>
        <w:t>4.</w:t>
      </w:r>
      <w:r>
        <w:rPr>
          <w:rFonts w:ascii="Arial" w:hAnsi="Arial"/>
          <w:sz w:val="20"/>
        </w:rPr>
        <w:tab/>
        <w:t>Start of GENL block (M): This field identifies the start of the General block and it should have a value of GENL.</w:t>
      </w:r>
    </w:p>
    <w:p w14:paraId="71855E78" w14:textId="77777777" w:rsidR="009427C6" w:rsidRDefault="009427C6">
      <w:pPr>
        <w:rPr>
          <w:rFonts w:ascii="Arial" w:hAnsi="Arial"/>
          <w:sz w:val="20"/>
        </w:rPr>
      </w:pPr>
    </w:p>
    <w:p w14:paraId="24861F40" w14:textId="77777777" w:rsidR="009427C6" w:rsidRDefault="009427C6">
      <w:pPr>
        <w:tabs>
          <w:tab w:val="num" w:pos="360"/>
        </w:tabs>
        <w:ind w:left="360" w:hanging="360"/>
        <w:rPr>
          <w:rFonts w:ascii="Arial" w:hAnsi="Arial"/>
          <w:sz w:val="20"/>
        </w:rPr>
      </w:pPr>
      <w:r>
        <w:rPr>
          <w:rFonts w:ascii="Arial" w:hAnsi="Arial"/>
          <w:sz w:val="20"/>
        </w:rPr>
        <w:t>5.</w:t>
      </w:r>
      <w:r>
        <w:rPr>
          <w:rFonts w:ascii="Arial" w:hAnsi="Arial"/>
          <w:sz w:val="20"/>
        </w:rPr>
        <w:tab/>
        <w:t>Related Reference (M): This field identifies the transaction reference of the original message.</w:t>
      </w:r>
    </w:p>
    <w:p w14:paraId="4869A541" w14:textId="77777777" w:rsidR="009427C6" w:rsidRDefault="009427C6">
      <w:pPr>
        <w:rPr>
          <w:rFonts w:ascii="Arial" w:hAnsi="Arial"/>
          <w:sz w:val="20"/>
        </w:rPr>
      </w:pPr>
    </w:p>
    <w:p w14:paraId="17F581A3" w14:textId="77777777" w:rsidR="009427C6" w:rsidRDefault="009427C6">
      <w:pPr>
        <w:tabs>
          <w:tab w:val="num" w:pos="360"/>
        </w:tabs>
        <w:ind w:left="360" w:hanging="360"/>
        <w:rPr>
          <w:rFonts w:ascii="Arial" w:hAnsi="Arial"/>
          <w:sz w:val="20"/>
        </w:rPr>
      </w:pPr>
      <w:r>
        <w:rPr>
          <w:rFonts w:ascii="Arial" w:hAnsi="Arial"/>
          <w:sz w:val="20"/>
        </w:rPr>
        <w:t>6.</w:t>
      </w:r>
      <w:r>
        <w:rPr>
          <w:rFonts w:ascii="Arial" w:hAnsi="Arial"/>
          <w:sz w:val="20"/>
        </w:rPr>
        <w:tab/>
        <w:t>Error Details (M): This field identifies the validation error details. The error code will be of the format 4!n and maximum of 5 error codes can be accommodated in the message.</w:t>
      </w:r>
      <w:r>
        <w:rPr>
          <w:rFonts w:ascii="Arial" w:hAnsi="Arial"/>
          <w:b/>
          <w:sz w:val="20"/>
        </w:rPr>
        <w:t xml:space="preserve"> (The error codes are still to be defined between the IOR and the NNA)</w:t>
      </w:r>
    </w:p>
    <w:p w14:paraId="407B0795" w14:textId="77777777" w:rsidR="009427C6" w:rsidRDefault="009427C6">
      <w:pPr>
        <w:rPr>
          <w:rFonts w:ascii="Arial" w:hAnsi="Arial"/>
          <w:sz w:val="20"/>
        </w:rPr>
      </w:pPr>
    </w:p>
    <w:p w14:paraId="4ADEAFE7" w14:textId="77777777" w:rsidR="009427C6" w:rsidRDefault="009427C6">
      <w:pPr>
        <w:tabs>
          <w:tab w:val="num" w:pos="360"/>
        </w:tabs>
        <w:ind w:left="360" w:hanging="360"/>
        <w:rPr>
          <w:rFonts w:ascii="Arial" w:hAnsi="Arial"/>
          <w:sz w:val="20"/>
        </w:rPr>
      </w:pPr>
      <w:r>
        <w:rPr>
          <w:rFonts w:ascii="Arial" w:hAnsi="Arial"/>
          <w:sz w:val="20"/>
        </w:rPr>
        <w:t>7.</w:t>
      </w:r>
      <w:r>
        <w:rPr>
          <w:rFonts w:ascii="Arial" w:hAnsi="Arial"/>
          <w:sz w:val="20"/>
        </w:rPr>
        <w:tab/>
        <w:t>End of GENL block (M): This field identifies the end of the General block and it should have a value of GENL.</w:t>
      </w:r>
    </w:p>
    <w:p w14:paraId="5C0F036A" w14:textId="77777777" w:rsidR="009427C6" w:rsidRDefault="009427C6">
      <w:pPr>
        <w:rPr>
          <w:rFonts w:ascii="Arial" w:hAnsi="Arial"/>
          <w:sz w:val="20"/>
        </w:rPr>
      </w:pPr>
    </w:p>
    <w:p w14:paraId="4702D2D2" w14:textId="77777777" w:rsidR="009427C6" w:rsidRDefault="009427C6">
      <w:pPr>
        <w:rPr>
          <w:rFonts w:ascii="Arial" w:hAnsi="Arial"/>
          <w:sz w:val="20"/>
        </w:rPr>
        <w:sectPr w:rsidR="009427C6">
          <w:pgSz w:w="11906" w:h="16838"/>
          <w:pgMar w:top="1440" w:right="1800" w:bottom="1440" w:left="1800" w:header="708" w:footer="708" w:gutter="0"/>
          <w:cols w:space="708"/>
          <w:docGrid w:linePitch="360"/>
        </w:sectPr>
      </w:pPr>
    </w:p>
    <w:p w14:paraId="525EAFE9" w14:textId="77777777" w:rsidR="009427C6" w:rsidRDefault="009427C6">
      <w:pPr>
        <w:pStyle w:val="Heading1"/>
      </w:pPr>
      <w:bookmarkStart w:id="91" w:name="_Toc67810896"/>
      <w:r>
        <w:lastRenderedPageBreak/>
        <w:t>Appendix D Confirmation of ISIN by NNA</w:t>
      </w:r>
      <w:bookmarkEnd w:id="91"/>
    </w:p>
    <w:p w14:paraId="158F4D85" w14:textId="77777777" w:rsidR="009427C6" w:rsidRDefault="009427C6">
      <w:pPr>
        <w:rPr>
          <w:rFonts w:ascii="Arial" w:hAnsi="Arial"/>
          <w:sz w:val="20"/>
        </w:rPr>
      </w:pPr>
    </w:p>
    <w:p w14:paraId="359DB2EC" w14:textId="77777777" w:rsidR="009427C6" w:rsidRDefault="009427C6">
      <w:pPr>
        <w:pStyle w:val="Heading2"/>
      </w:pPr>
      <w:bookmarkStart w:id="92" w:name="_Toc50986772"/>
      <w:bookmarkStart w:id="93" w:name="_Toc52715359"/>
      <w:bookmarkStart w:id="94" w:name="_Toc67810897"/>
      <w:r>
        <w:t>ISIN Confirmation from NNA (MT598-151)</w:t>
      </w:r>
      <w:bookmarkEnd w:id="92"/>
      <w:bookmarkEnd w:id="93"/>
      <w:bookmarkEnd w:id="94"/>
    </w:p>
    <w:p w14:paraId="7DE5C5C6" w14:textId="77777777" w:rsidR="009427C6" w:rsidRDefault="009427C6">
      <w:pPr>
        <w:rPr>
          <w:rFonts w:ascii="Arial" w:hAnsi="Arial"/>
          <w:b/>
          <w:sz w:val="20"/>
        </w:rPr>
      </w:pPr>
    </w:p>
    <w:p w14:paraId="72E1260D" w14:textId="77777777" w:rsidR="009427C6" w:rsidRDefault="009427C6">
      <w:pPr>
        <w:rPr>
          <w:rFonts w:ascii="Arial" w:hAnsi="Arial"/>
          <w:b/>
          <w:sz w:val="20"/>
        </w:rPr>
      </w:pPr>
      <w:r>
        <w:rPr>
          <w:rFonts w:ascii="Arial" w:hAnsi="Arial"/>
          <w:b/>
          <w:sz w:val="20"/>
        </w:rPr>
        <w:t>Format Specifications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1080"/>
        <w:gridCol w:w="3060"/>
        <w:gridCol w:w="810"/>
        <w:gridCol w:w="2970"/>
      </w:tblGrid>
      <w:tr w:rsidR="009427C6" w14:paraId="2E2D0FD5" w14:textId="77777777">
        <w:tblPrEx>
          <w:tblCellMar>
            <w:top w:w="0" w:type="dxa"/>
            <w:bottom w:w="0" w:type="dxa"/>
          </w:tblCellMar>
        </w:tblPrEx>
        <w:trPr>
          <w:tblHeader/>
        </w:trPr>
        <w:tc>
          <w:tcPr>
            <w:tcW w:w="720" w:type="dxa"/>
            <w:shd w:val="pct25" w:color="auto" w:fill="auto"/>
          </w:tcPr>
          <w:p w14:paraId="427DBAEE" w14:textId="77777777" w:rsidR="009427C6" w:rsidRDefault="009427C6">
            <w:pPr>
              <w:pStyle w:val="TableText"/>
              <w:rPr>
                <w:rFonts w:ascii="Arial" w:hAnsi="Arial"/>
                <w:b/>
                <w:sz w:val="20"/>
              </w:rPr>
            </w:pPr>
            <w:r>
              <w:rPr>
                <w:rFonts w:ascii="Arial" w:hAnsi="Arial"/>
                <w:b/>
                <w:sz w:val="20"/>
              </w:rPr>
              <w:t>Sl. No</w:t>
            </w:r>
          </w:p>
        </w:tc>
        <w:tc>
          <w:tcPr>
            <w:tcW w:w="630" w:type="dxa"/>
            <w:shd w:val="pct25" w:color="auto" w:fill="auto"/>
          </w:tcPr>
          <w:p w14:paraId="6C792030" w14:textId="77777777" w:rsidR="009427C6" w:rsidRDefault="009427C6">
            <w:pPr>
              <w:pStyle w:val="TableText"/>
              <w:rPr>
                <w:rFonts w:ascii="Arial" w:hAnsi="Arial"/>
                <w:b/>
                <w:sz w:val="20"/>
              </w:rPr>
            </w:pPr>
            <w:r>
              <w:rPr>
                <w:rFonts w:ascii="Arial" w:hAnsi="Arial"/>
                <w:b/>
                <w:sz w:val="20"/>
              </w:rPr>
              <w:t>Tag</w:t>
            </w:r>
          </w:p>
        </w:tc>
        <w:tc>
          <w:tcPr>
            <w:tcW w:w="1080" w:type="dxa"/>
            <w:shd w:val="pct25" w:color="auto" w:fill="auto"/>
          </w:tcPr>
          <w:p w14:paraId="7DD4C892" w14:textId="77777777" w:rsidR="009427C6" w:rsidRDefault="009427C6">
            <w:pPr>
              <w:pStyle w:val="TableText"/>
              <w:rPr>
                <w:rFonts w:ascii="Arial" w:hAnsi="Arial"/>
                <w:b/>
                <w:sz w:val="20"/>
              </w:rPr>
            </w:pPr>
            <w:r>
              <w:rPr>
                <w:rFonts w:ascii="Arial" w:hAnsi="Arial"/>
                <w:b/>
                <w:sz w:val="20"/>
              </w:rPr>
              <w:t>Qualifier</w:t>
            </w:r>
          </w:p>
        </w:tc>
        <w:tc>
          <w:tcPr>
            <w:tcW w:w="3060" w:type="dxa"/>
            <w:shd w:val="pct25" w:color="auto" w:fill="auto"/>
          </w:tcPr>
          <w:p w14:paraId="671F81E5" w14:textId="77777777" w:rsidR="009427C6" w:rsidRDefault="009427C6">
            <w:pPr>
              <w:pStyle w:val="TableText"/>
              <w:rPr>
                <w:rFonts w:ascii="Arial" w:hAnsi="Arial"/>
                <w:b/>
                <w:sz w:val="20"/>
              </w:rPr>
            </w:pPr>
            <w:r>
              <w:rPr>
                <w:rFonts w:ascii="Arial" w:hAnsi="Arial"/>
                <w:b/>
                <w:sz w:val="20"/>
              </w:rPr>
              <w:t>Name</w:t>
            </w:r>
          </w:p>
        </w:tc>
        <w:tc>
          <w:tcPr>
            <w:tcW w:w="810" w:type="dxa"/>
            <w:shd w:val="pct25" w:color="auto" w:fill="auto"/>
          </w:tcPr>
          <w:p w14:paraId="3EC72DF2" w14:textId="77777777" w:rsidR="009427C6" w:rsidRDefault="009427C6">
            <w:pPr>
              <w:pStyle w:val="TableText"/>
              <w:rPr>
                <w:rFonts w:ascii="Arial" w:hAnsi="Arial"/>
                <w:b/>
                <w:sz w:val="20"/>
              </w:rPr>
            </w:pPr>
            <w:r>
              <w:rPr>
                <w:rFonts w:ascii="Arial" w:hAnsi="Arial"/>
                <w:b/>
                <w:sz w:val="20"/>
              </w:rPr>
              <w:t>M/O</w:t>
            </w:r>
          </w:p>
        </w:tc>
        <w:tc>
          <w:tcPr>
            <w:tcW w:w="2970" w:type="dxa"/>
            <w:shd w:val="pct25" w:color="auto" w:fill="auto"/>
          </w:tcPr>
          <w:p w14:paraId="7A3A6B23" w14:textId="77777777" w:rsidR="009427C6" w:rsidRDefault="009427C6">
            <w:pPr>
              <w:pStyle w:val="TableText"/>
              <w:rPr>
                <w:rFonts w:ascii="Arial" w:hAnsi="Arial"/>
                <w:b/>
                <w:sz w:val="20"/>
              </w:rPr>
            </w:pPr>
            <w:r>
              <w:rPr>
                <w:rFonts w:ascii="Arial" w:hAnsi="Arial"/>
                <w:b/>
                <w:sz w:val="20"/>
              </w:rPr>
              <w:t xml:space="preserve">Options </w:t>
            </w:r>
          </w:p>
        </w:tc>
      </w:tr>
      <w:tr w:rsidR="009427C6" w14:paraId="03F0E94C" w14:textId="77777777">
        <w:tblPrEx>
          <w:tblCellMar>
            <w:top w:w="0" w:type="dxa"/>
            <w:bottom w:w="0" w:type="dxa"/>
          </w:tblCellMar>
        </w:tblPrEx>
        <w:tc>
          <w:tcPr>
            <w:tcW w:w="720" w:type="dxa"/>
          </w:tcPr>
          <w:p w14:paraId="11C52A6F" w14:textId="77777777" w:rsidR="009427C6" w:rsidRDefault="009427C6">
            <w:pPr>
              <w:pStyle w:val="TableText"/>
              <w:tabs>
                <w:tab w:val="num" w:pos="360"/>
              </w:tabs>
              <w:ind w:left="360" w:hanging="360"/>
              <w:rPr>
                <w:rFonts w:ascii="Arial" w:hAnsi="Arial"/>
                <w:sz w:val="20"/>
              </w:rPr>
            </w:pPr>
            <w:r>
              <w:rPr>
                <w:rFonts w:ascii="Arial" w:hAnsi="Arial"/>
                <w:sz w:val="20"/>
              </w:rPr>
              <w:t>1.</w:t>
            </w:r>
          </w:p>
        </w:tc>
        <w:tc>
          <w:tcPr>
            <w:tcW w:w="630" w:type="dxa"/>
          </w:tcPr>
          <w:p w14:paraId="53F9A5D0" w14:textId="77777777" w:rsidR="009427C6" w:rsidRDefault="009427C6">
            <w:pPr>
              <w:pStyle w:val="TableText"/>
              <w:rPr>
                <w:rFonts w:ascii="Arial" w:hAnsi="Arial"/>
                <w:sz w:val="20"/>
              </w:rPr>
            </w:pPr>
            <w:r>
              <w:rPr>
                <w:rFonts w:ascii="Arial" w:hAnsi="Arial"/>
                <w:sz w:val="20"/>
              </w:rPr>
              <w:t>20</w:t>
            </w:r>
          </w:p>
        </w:tc>
        <w:tc>
          <w:tcPr>
            <w:tcW w:w="1080" w:type="dxa"/>
          </w:tcPr>
          <w:p w14:paraId="2B5AECF6" w14:textId="77777777" w:rsidR="009427C6" w:rsidRDefault="009427C6">
            <w:pPr>
              <w:pStyle w:val="TableText"/>
              <w:rPr>
                <w:rFonts w:ascii="Arial" w:hAnsi="Arial"/>
                <w:sz w:val="20"/>
              </w:rPr>
            </w:pPr>
          </w:p>
        </w:tc>
        <w:tc>
          <w:tcPr>
            <w:tcW w:w="3060" w:type="dxa"/>
          </w:tcPr>
          <w:p w14:paraId="5A416F62" w14:textId="77777777" w:rsidR="009427C6" w:rsidRDefault="009427C6">
            <w:pPr>
              <w:pStyle w:val="TableText"/>
              <w:rPr>
                <w:rFonts w:ascii="Arial" w:hAnsi="Arial"/>
                <w:sz w:val="20"/>
              </w:rPr>
            </w:pPr>
            <w:r>
              <w:rPr>
                <w:rFonts w:ascii="Arial" w:hAnsi="Arial"/>
                <w:sz w:val="20"/>
              </w:rPr>
              <w:t>Transaction Reference</w:t>
            </w:r>
          </w:p>
        </w:tc>
        <w:tc>
          <w:tcPr>
            <w:tcW w:w="810" w:type="dxa"/>
          </w:tcPr>
          <w:p w14:paraId="1B5AF086" w14:textId="77777777" w:rsidR="009427C6" w:rsidRDefault="009427C6">
            <w:pPr>
              <w:pStyle w:val="TableText"/>
              <w:rPr>
                <w:rFonts w:ascii="Arial" w:hAnsi="Arial"/>
                <w:sz w:val="20"/>
              </w:rPr>
            </w:pPr>
            <w:r>
              <w:rPr>
                <w:rFonts w:ascii="Arial" w:hAnsi="Arial"/>
                <w:sz w:val="20"/>
              </w:rPr>
              <w:t>M</w:t>
            </w:r>
          </w:p>
        </w:tc>
        <w:tc>
          <w:tcPr>
            <w:tcW w:w="2970" w:type="dxa"/>
          </w:tcPr>
          <w:p w14:paraId="0ACA0A11" w14:textId="77777777" w:rsidR="009427C6" w:rsidRDefault="009427C6">
            <w:pPr>
              <w:pStyle w:val="TableText"/>
              <w:rPr>
                <w:rFonts w:ascii="Arial" w:hAnsi="Arial"/>
                <w:sz w:val="20"/>
              </w:rPr>
            </w:pPr>
            <w:r>
              <w:rPr>
                <w:rFonts w:ascii="Arial" w:hAnsi="Arial"/>
                <w:sz w:val="20"/>
              </w:rPr>
              <w:t>16x</w:t>
            </w:r>
          </w:p>
        </w:tc>
      </w:tr>
      <w:tr w:rsidR="009427C6" w14:paraId="08B823CA" w14:textId="77777777">
        <w:tblPrEx>
          <w:tblCellMar>
            <w:top w:w="0" w:type="dxa"/>
            <w:bottom w:w="0" w:type="dxa"/>
          </w:tblCellMar>
        </w:tblPrEx>
        <w:tc>
          <w:tcPr>
            <w:tcW w:w="720" w:type="dxa"/>
          </w:tcPr>
          <w:p w14:paraId="4C32C826" w14:textId="77777777" w:rsidR="009427C6" w:rsidRDefault="009427C6">
            <w:pPr>
              <w:pStyle w:val="TableText"/>
              <w:tabs>
                <w:tab w:val="num" w:pos="360"/>
              </w:tabs>
              <w:ind w:left="360" w:hanging="360"/>
              <w:rPr>
                <w:rFonts w:ascii="Arial" w:hAnsi="Arial"/>
                <w:sz w:val="20"/>
              </w:rPr>
            </w:pPr>
            <w:r>
              <w:rPr>
                <w:rFonts w:ascii="Arial" w:hAnsi="Arial"/>
                <w:sz w:val="20"/>
              </w:rPr>
              <w:t>2.</w:t>
            </w:r>
          </w:p>
        </w:tc>
        <w:tc>
          <w:tcPr>
            <w:tcW w:w="630" w:type="dxa"/>
          </w:tcPr>
          <w:p w14:paraId="533534D7" w14:textId="77777777" w:rsidR="009427C6" w:rsidRDefault="009427C6">
            <w:pPr>
              <w:pStyle w:val="TableText"/>
              <w:rPr>
                <w:rFonts w:ascii="Arial" w:hAnsi="Arial"/>
                <w:sz w:val="20"/>
              </w:rPr>
            </w:pPr>
            <w:r>
              <w:rPr>
                <w:rFonts w:ascii="Arial" w:hAnsi="Arial"/>
                <w:sz w:val="20"/>
              </w:rPr>
              <w:t>12</w:t>
            </w:r>
          </w:p>
        </w:tc>
        <w:tc>
          <w:tcPr>
            <w:tcW w:w="1080" w:type="dxa"/>
          </w:tcPr>
          <w:p w14:paraId="3B39108B" w14:textId="77777777" w:rsidR="009427C6" w:rsidRDefault="009427C6">
            <w:pPr>
              <w:pStyle w:val="TableText"/>
              <w:rPr>
                <w:rFonts w:ascii="Arial" w:hAnsi="Arial"/>
                <w:sz w:val="20"/>
              </w:rPr>
            </w:pPr>
          </w:p>
        </w:tc>
        <w:tc>
          <w:tcPr>
            <w:tcW w:w="3060" w:type="dxa"/>
          </w:tcPr>
          <w:p w14:paraId="173C88AE" w14:textId="77777777" w:rsidR="009427C6" w:rsidRDefault="009427C6">
            <w:pPr>
              <w:pStyle w:val="TableText"/>
              <w:rPr>
                <w:rFonts w:ascii="Arial" w:hAnsi="Arial"/>
                <w:sz w:val="20"/>
              </w:rPr>
            </w:pPr>
            <w:r>
              <w:rPr>
                <w:rFonts w:ascii="Arial" w:hAnsi="Arial"/>
                <w:sz w:val="20"/>
              </w:rPr>
              <w:t>Sub-Message Type</w:t>
            </w:r>
          </w:p>
        </w:tc>
        <w:tc>
          <w:tcPr>
            <w:tcW w:w="810" w:type="dxa"/>
          </w:tcPr>
          <w:p w14:paraId="08542912" w14:textId="77777777" w:rsidR="009427C6" w:rsidRDefault="009427C6">
            <w:pPr>
              <w:pStyle w:val="TableText"/>
              <w:rPr>
                <w:rFonts w:ascii="Arial" w:hAnsi="Arial"/>
                <w:sz w:val="20"/>
              </w:rPr>
            </w:pPr>
            <w:r>
              <w:rPr>
                <w:rFonts w:ascii="Arial" w:hAnsi="Arial"/>
                <w:sz w:val="20"/>
              </w:rPr>
              <w:t>M</w:t>
            </w:r>
          </w:p>
        </w:tc>
        <w:tc>
          <w:tcPr>
            <w:tcW w:w="2970" w:type="dxa"/>
          </w:tcPr>
          <w:p w14:paraId="1FB85150" w14:textId="77777777" w:rsidR="009427C6" w:rsidRDefault="009427C6">
            <w:pPr>
              <w:pStyle w:val="TableText"/>
              <w:rPr>
                <w:rFonts w:ascii="Arial" w:hAnsi="Arial"/>
                <w:sz w:val="20"/>
              </w:rPr>
            </w:pPr>
            <w:r>
              <w:rPr>
                <w:rFonts w:ascii="Arial" w:hAnsi="Arial"/>
                <w:sz w:val="20"/>
              </w:rPr>
              <w:t>3!n</w:t>
            </w:r>
          </w:p>
          <w:p w14:paraId="7D141F42" w14:textId="77777777" w:rsidR="009427C6" w:rsidRDefault="009427C6">
            <w:pPr>
              <w:pStyle w:val="TableText"/>
              <w:rPr>
                <w:rFonts w:ascii="Arial" w:hAnsi="Arial"/>
                <w:sz w:val="20"/>
              </w:rPr>
            </w:pPr>
            <w:r>
              <w:rPr>
                <w:rFonts w:ascii="Arial" w:hAnsi="Arial"/>
                <w:sz w:val="20"/>
              </w:rPr>
              <w:t>Valid Value is:</w:t>
            </w:r>
          </w:p>
          <w:p w14:paraId="080025D5" w14:textId="77777777" w:rsidR="009427C6" w:rsidRDefault="009427C6">
            <w:pPr>
              <w:pStyle w:val="TableText"/>
              <w:rPr>
                <w:rFonts w:ascii="Arial" w:hAnsi="Arial"/>
                <w:sz w:val="20"/>
              </w:rPr>
            </w:pPr>
            <w:r>
              <w:rPr>
                <w:rFonts w:ascii="Arial" w:hAnsi="Arial"/>
                <w:sz w:val="20"/>
              </w:rPr>
              <w:t>151</w:t>
            </w:r>
          </w:p>
        </w:tc>
      </w:tr>
      <w:tr w:rsidR="009427C6" w14:paraId="5CB7BCEA" w14:textId="77777777">
        <w:tblPrEx>
          <w:tblCellMar>
            <w:top w:w="0" w:type="dxa"/>
            <w:bottom w:w="0" w:type="dxa"/>
          </w:tblCellMar>
        </w:tblPrEx>
        <w:tc>
          <w:tcPr>
            <w:tcW w:w="720" w:type="dxa"/>
          </w:tcPr>
          <w:p w14:paraId="1B41B3D5" w14:textId="77777777" w:rsidR="009427C6" w:rsidRDefault="009427C6">
            <w:pPr>
              <w:pStyle w:val="TableText"/>
              <w:tabs>
                <w:tab w:val="num" w:pos="360"/>
              </w:tabs>
              <w:ind w:left="360" w:hanging="360"/>
              <w:rPr>
                <w:rFonts w:ascii="Arial" w:hAnsi="Arial"/>
                <w:sz w:val="20"/>
              </w:rPr>
            </w:pPr>
            <w:r>
              <w:rPr>
                <w:rFonts w:ascii="Arial" w:hAnsi="Arial"/>
                <w:sz w:val="20"/>
              </w:rPr>
              <w:t>3.</w:t>
            </w:r>
          </w:p>
        </w:tc>
        <w:tc>
          <w:tcPr>
            <w:tcW w:w="630" w:type="dxa"/>
          </w:tcPr>
          <w:p w14:paraId="429CB5BD" w14:textId="77777777" w:rsidR="009427C6" w:rsidRDefault="009427C6">
            <w:pPr>
              <w:pStyle w:val="TableText"/>
              <w:rPr>
                <w:rFonts w:ascii="Arial" w:hAnsi="Arial"/>
                <w:sz w:val="20"/>
              </w:rPr>
            </w:pPr>
            <w:r>
              <w:rPr>
                <w:rFonts w:ascii="Arial" w:hAnsi="Arial"/>
                <w:sz w:val="20"/>
              </w:rPr>
              <w:t>77E</w:t>
            </w:r>
          </w:p>
        </w:tc>
        <w:tc>
          <w:tcPr>
            <w:tcW w:w="1080" w:type="dxa"/>
          </w:tcPr>
          <w:p w14:paraId="10F4F8D1" w14:textId="77777777" w:rsidR="009427C6" w:rsidRDefault="009427C6">
            <w:pPr>
              <w:pStyle w:val="TableText"/>
              <w:rPr>
                <w:rFonts w:ascii="Arial" w:hAnsi="Arial"/>
                <w:sz w:val="20"/>
              </w:rPr>
            </w:pPr>
          </w:p>
        </w:tc>
        <w:tc>
          <w:tcPr>
            <w:tcW w:w="3060" w:type="dxa"/>
          </w:tcPr>
          <w:p w14:paraId="20FA25A5" w14:textId="77777777" w:rsidR="009427C6" w:rsidRDefault="009427C6">
            <w:pPr>
              <w:pStyle w:val="TableText"/>
              <w:rPr>
                <w:rFonts w:ascii="Arial" w:hAnsi="Arial"/>
                <w:sz w:val="20"/>
              </w:rPr>
            </w:pPr>
            <w:r>
              <w:rPr>
                <w:rFonts w:ascii="Arial" w:hAnsi="Arial"/>
                <w:sz w:val="20"/>
              </w:rPr>
              <w:t>Proprietary Message</w:t>
            </w:r>
          </w:p>
        </w:tc>
        <w:tc>
          <w:tcPr>
            <w:tcW w:w="810" w:type="dxa"/>
          </w:tcPr>
          <w:p w14:paraId="3782FBDD" w14:textId="77777777" w:rsidR="009427C6" w:rsidRDefault="009427C6">
            <w:pPr>
              <w:pStyle w:val="TableText"/>
              <w:rPr>
                <w:rFonts w:ascii="Arial" w:hAnsi="Arial"/>
                <w:sz w:val="20"/>
              </w:rPr>
            </w:pPr>
            <w:r>
              <w:rPr>
                <w:rFonts w:ascii="Arial" w:hAnsi="Arial"/>
                <w:sz w:val="20"/>
              </w:rPr>
              <w:t>M</w:t>
            </w:r>
          </w:p>
        </w:tc>
        <w:tc>
          <w:tcPr>
            <w:tcW w:w="2970" w:type="dxa"/>
          </w:tcPr>
          <w:p w14:paraId="37052DB8" w14:textId="77777777" w:rsidR="009427C6" w:rsidRDefault="009427C6">
            <w:pPr>
              <w:pStyle w:val="TableText"/>
              <w:rPr>
                <w:rFonts w:ascii="Arial" w:hAnsi="Arial"/>
                <w:sz w:val="20"/>
              </w:rPr>
            </w:pPr>
          </w:p>
        </w:tc>
      </w:tr>
    </w:tbl>
    <w:p w14:paraId="0FD74B61" w14:textId="77777777" w:rsidR="009427C6" w:rsidRDefault="009427C6">
      <w:pPr>
        <w:rPr>
          <w:rFonts w:ascii="Arial" w:hAnsi="Arial"/>
          <w:sz w:val="20"/>
        </w:rPr>
      </w:pPr>
    </w:p>
    <w:p w14:paraId="51739111" w14:textId="77777777" w:rsidR="009427C6" w:rsidRDefault="009427C6">
      <w:pPr>
        <w:rPr>
          <w:rFonts w:ascii="Arial" w:hAnsi="Arial"/>
          <w:b/>
          <w:sz w:val="20"/>
        </w:rPr>
      </w:pPr>
      <w:r>
        <w:rPr>
          <w:rFonts w:ascii="Arial" w:hAnsi="Arial"/>
          <w:b/>
          <w:sz w:val="20"/>
        </w:rPr>
        <w:t>Mandatory Sequence A General Information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1080"/>
        <w:gridCol w:w="3060"/>
        <w:gridCol w:w="810"/>
        <w:gridCol w:w="2970"/>
      </w:tblGrid>
      <w:tr w:rsidR="009427C6" w14:paraId="515F38C9" w14:textId="77777777">
        <w:tblPrEx>
          <w:tblCellMar>
            <w:top w:w="0" w:type="dxa"/>
            <w:bottom w:w="0" w:type="dxa"/>
          </w:tblCellMar>
        </w:tblPrEx>
        <w:tc>
          <w:tcPr>
            <w:tcW w:w="720" w:type="dxa"/>
          </w:tcPr>
          <w:p w14:paraId="5991284B" w14:textId="77777777" w:rsidR="009427C6" w:rsidRDefault="009427C6">
            <w:pPr>
              <w:pStyle w:val="TableText"/>
              <w:tabs>
                <w:tab w:val="num" w:pos="360"/>
              </w:tabs>
              <w:ind w:left="360" w:hanging="360"/>
              <w:rPr>
                <w:rFonts w:ascii="Arial" w:hAnsi="Arial"/>
                <w:sz w:val="20"/>
              </w:rPr>
            </w:pPr>
            <w:r>
              <w:rPr>
                <w:rFonts w:ascii="Arial" w:hAnsi="Arial"/>
                <w:sz w:val="20"/>
              </w:rPr>
              <w:t>4.</w:t>
            </w:r>
          </w:p>
        </w:tc>
        <w:tc>
          <w:tcPr>
            <w:tcW w:w="630" w:type="dxa"/>
          </w:tcPr>
          <w:p w14:paraId="30C3AD66" w14:textId="77777777" w:rsidR="009427C6" w:rsidRDefault="009427C6">
            <w:pPr>
              <w:pStyle w:val="TableText"/>
              <w:rPr>
                <w:rFonts w:ascii="Arial" w:hAnsi="Arial"/>
                <w:sz w:val="20"/>
              </w:rPr>
            </w:pPr>
            <w:r>
              <w:rPr>
                <w:rFonts w:ascii="Arial" w:hAnsi="Arial"/>
                <w:sz w:val="20"/>
              </w:rPr>
              <w:t>16R</w:t>
            </w:r>
          </w:p>
        </w:tc>
        <w:tc>
          <w:tcPr>
            <w:tcW w:w="1080" w:type="dxa"/>
          </w:tcPr>
          <w:p w14:paraId="5DDFE7F6" w14:textId="77777777" w:rsidR="009427C6" w:rsidRDefault="009427C6">
            <w:pPr>
              <w:pStyle w:val="TableText"/>
              <w:rPr>
                <w:rFonts w:ascii="Arial" w:hAnsi="Arial"/>
                <w:sz w:val="20"/>
              </w:rPr>
            </w:pPr>
          </w:p>
        </w:tc>
        <w:tc>
          <w:tcPr>
            <w:tcW w:w="3060" w:type="dxa"/>
          </w:tcPr>
          <w:p w14:paraId="71D2B443" w14:textId="77777777" w:rsidR="009427C6" w:rsidRDefault="009427C6">
            <w:pPr>
              <w:pStyle w:val="TableText"/>
              <w:rPr>
                <w:rFonts w:ascii="Arial" w:hAnsi="Arial"/>
                <w:sz w:val="20"/>
              </w:rPr>
            </w:pPr>
            <w:r>
              <w:rPr>
                <w:rFonts w:ascii="Arial" w:hAnsi="Arial"/>
                <w:sz w:val="20"/>
              </w:rPr>
              <w:t>Start of block</w:t>
            </w:r>
          </w:p>
          <w:p w14:paraId="3B5A5DC2" w14:textId="77777777" w:rsidR="009427C6" w:rsidRDefault="009427C6">
            <w:pPr>
              <w:pStyle w:val="TableText"/>
              <w:rPr>
                <w:rFonts w:ascii="Arial" w:hAnsi="Arial"/>
                <w:sz w:val="20"/>
              </w:rPr>
            </w:pPr>
            <w:r>
              <w:rPr>
                <w:rFonts w:ascii="Arial" w:hAnsi="Arial"/>
                <w:sz w:val="20"/>
              </w:rPr>
              <w:t>- General</w:t>
            </w:r>
          </w:p>
        </w:tc>
        <w:tc>
          <w:tcPr>
            <w:tcW w:w="810" w:type="dxa"/>
          </w:tcPr>
          <w:p w14:paraId="14CBB937" w14:textId="77777777" w:rsidR="009427C6" w:rsidRDefault="009427C6">
            <w:pPr>
              <w:pStyle w:val="TableText"/>
              <w:rPr>
                <w:rFonts w:ascii="Arial" w:hAnsi="Arial"/>
                <w:sz w:val="20"/>
              </w:rPr>
            </w:pPr>
            <w:r>
              <w:rPr>
                <w:rFonts w:ascii="Arial" w:hAnsi="Arial"/>
                <w:sz w:val="20"/>
              </w:rPr>
              <w:t>M</w:t>
            </w:r>
          </w:p>
        </w:tc>
        <w:tc>
          <w:tcPr>
            <w:tcW w:w="2970" w:type="dxa"/>
          </w:tcPr>
          <w:p w14:paraId="668D2F5F" w14:textId="77777777" w:rsidR="009427C6" w:rsidRDefault="009427C6">
            <w:pPr>
              <w:pStyle w:val="TableText"/>
              <w:rPr>
                <w:rFonts w:ascii="Arial" w:hAnsi="Arial"/>
                <w:sz w:val="20"/>
              </w:rPr>
            </w:pPr>
            <w:r>
              <w:rPr>
                <w:rFonts w:ascii="Arial" w:hAnsi="Arial"/>
                <w:sz w:val="20"/>
              </w:rPr>
              <w:t>GENL</w:t>
            </w:r>
          </w:p>
        </w:tc>
      </w:tr>
      <w:tr w:rsidR="009427C6" w14:paraId="195F7F8F" w14:textId="77777777">
        <w:tblPrEx>
          <w:tblCellMar>
            <w:top w:w="0" w:type="dxa"/>
            <w:bottom w:w="0" w:type="dxa"/>
          </w:tblCellMar>
        </w:tblPrEx>
        <w:tc>
          <w:tcPr>
            <w:tcW w:w="720" w:type="dxa"/>
          </w:tcPr>
          <w:p w14:paraId="4D1258BA" w14:textId="77777777" w:rsidR="009427C6" w:rsidRDefault="009427C6">
            <w:pPr>
              <w:pStyle w:val="TableText"/>
              <w:tabs>
                <w:tab w:val="num" w:pos="360"/>
              </w:tabs>
              <w:ind w:left="360" w:hanging="360"/>
              <w:rPr>
                <w:rFonts w:ascii="Arial" w:hAnsi="Arial"/>
                <w:sz w:val="20"/>
              </w:rPr>
            </w:pPr>
            <w:r>
              <w:rPr>
                <w:rFonts w:ascii="Arial" w:hAnsi="Arial"/>
                <w:sz w:val="20"/>
              </w:rPr>
              <w:t>5.</w:t>
            </w:r>
          </w:p>
        </w:tc>
        <w:tc>
          <w:tcPr>
            <w:tcW w:w="630" w:type="dxa"/>
          </w:tcPr>
          <w:p w14:paraId="53E2AC03" w14:textId="77777777" w:rsidR="009427C6" w:rsidRDefault="009427C6">
            <w:pPr>
              <w:pStyle w:val="TableText"/>
              <w:rPr>
                <w:rFonts w:ascii="Arial" w:hAnsi="Arial"/>
                <w:sz w:val="20"/>
              </w:rPr>
            </w:pPr>
            <w:r>
              <w:rPr>
                <w:rFonts w:ascii="Arial" w:hAnsi="Arial"/>
                <w:sz w:val="20"/>
              </w:rPr>
              <w:t>23G</w:t>
            </w:r>
          </w:p>
        </w:tc>
        <w:tc>
          <w:tcPr>
            <w:tcW w:w="1080" w:type="dxa"/>
          </w:tcPr>
          <w:p w14:paraId="39EDE421" w14:textId="77777777" w:rsidR="009427C6" w:rsidRDefault="009427C6">
            <w:pPr>
              <w:pStyle w:val="TableText"/>
              <w:rPr>
                <w:rFonts w:ascii="Arial" w:hAnsi="Arial"/>
                <w:sz w:val="20"/>
              </w:rPr>
            </w:pPr>
          </w:p>
        </w:tc>
        <w:tc>
          <w:tcPr>
            <w:tcW w:w="3060" w:type="dxa"/>
          </w:tcPr>
          <w:p w14:paraId="7655952F" w14:textId="77777777" w:rsidR="009427C6" w:rsidRDefault="009427C6">
            <w:pPr>
              <w:pStyle w:val="TableText"/>
              <w:rPr>
                <w:rFonts w:ascii="Arial" w:hAnsi="Arial"/>
                <w:sz w:val="20"/>
              </w:rPr>
            </w:pPr>
            <w:r>
              <w:rPr>
                <w:rFonts w:ascii="Arial" w:hAnsi="Arial"/>
                <w:sz w:val="20"/>
              </w:rPr>
              <w:t>Function of the message</w:t>
            </w:r>
          </w:p>
        </w:tc>
        <w:tc>
          <w:tcPr>
            <w:tcW w:w="810" w:type="dxa"/>
          </w:tcPr>
          <w:p w14:paraId="4C492C0D" w14:textId="77777777" w:rsidR="009427C6" w:rsidRDefault="009427C6">
            <w:pPr>
              <w:pStyle w:val="TableText"/>
              <w:rPr>
                <w:rFonts w:ascii="Arial" w:hAnsi="Arial"/>
                <w:sz w:val="20"/>
              </w:rPr>
            </w:pPr>
            <w:r>
              <w:rPr>
                <w:rFonts w:ascii="Arial" w:hAnsi="Arial"/>
                <w:sz w:val="20"/>
              </w:rPr>
              <w:t>M</w:t>
            </w:r>
          </w:p>
        </w:tc>
        <w:tc>
          <w:tcPr>
            <w:tcW w:w="2970" w:type="dxa"/>
          </w:tcPr>
          <w:p w14:paraId="2E2BD1DB" w14:textId="77777777" w:rsidR="009427C6" w:rsidRDefault="009427C6">
            <w:pPr>
              <w:pStyle w:val="TableText"/>
              <w:rPr>
                <w:rFonts w:ascii="Arial" w:hAnsi="Arial"/>
                <w:sz w:val="20"/>
              </w:rPr>
            </w:pPr>
            <w:r>
              <w:rPr>
                <w:rFonts w:ascii="Arial" w:hAnsi="Arial"/>
                <w:sz w:val="20"/>
              </w:rPr>
              <w:t>4!c</w:t>
            </w:r>
          </w:p>
          <w:p w14:paraId="621E7DF2" w14:textId="77777777" w:rsidR="009427C6" w:rsidRDefault="009427C6">
            <w:pPr>
              <w:pStyle w:val="TableText"/>
              <w:rPr>
                <w:rFonts w:ascii="Arial" w:hAnsi="Arial"/>
                <w:sz w:val="20"/>
              </w:rPr>
            </w:pPr>
            <w:r>
              <w:rPr>
                <w:rFonts w:ascii="Arial" w:hAnsi="Arial"/>
                <w:sz w:val="20"/>
              </w:rPr>
              <w:t>Values:</w:t>
            </w:r>
          </w:p>
          <w:p w14:paraId="46D2A061" w14:textId="77777777" w:rsidR="009427C6" w:rsidRDefault="009427C6">
            <w:pPr>
              <w:pStyle w:val="TableText"/>
              <w:rPr>
                <w:rFonts w:ascii="Arial" w:hAnsi="Arial"/>
                <w:sz w:val="20"/>
              </w:rPr>
            </w:pPr>
            <w:r>
              <w:rPr>
                <w:rFonts w:ascii="Arial" w:hAnsi="Arial"/>
                <w:sz w:val="20"/>
              </w:rPr>
              <w:t>NEWM – New message</w:t>
            </w:r>
          </w:p>
        </w:tc>
      </w:tr>
      <w:tr w:rsidR="009427C6" w14:paraId="5E585AA9" w14:textId="77777777">
        <w:tblPrEx>
          <w:tblCellMar>
            <w:top w:w="0" w:type="dxa"/>
            <w:bottom w:w="0" w:type="dxa"/>
          </w:tblCellMar>
        </w:tblPrEx>
        <w:tc>
          <w:tcPr>
            <w:tcW w:w="720" w:type="dxa"/>
          </w:tcPr>
          <w:p w14:paraId="7FAD4E03" w14:textId="77777777" w:rsidR="009427C6" w:rsidRDefault="009427C6">
            <w:pPr>
              <w:pStyle w:val="TableText"/>
              <w:tabs>
                <w:tab w:val="num" w:pos="360"/>
              </w:tabs>
              <w:ind w:left="360" w:hanging="360"/>
              <w:rPr>
                <w:rFonts w:ascii="Arial" w:hAnsi="Arial"/>
                <w:sz w:val="20"/>
              </w:rPr>
            </w:pPr>
            <w:r>
              <w:rPr>
                <w:rFonts w:ascii="Arial" w:hAnsi="Arial"/>
                <w:sz w:val="20"/>
              </w:rPr>
              <w:t>6.</w:t>
            </w:r>
          </w:p>
        </w:tc>
        <w:tc>
          <w:tcPr>
            <w:tcW w:w="630" w:type="dxa"/>
          </w:tcPr>
          <w:p w14:paraId="3696CAB7" w14:textId="77777777" w:rsidR="009427C6" w:rsidRDefault="009427C6">
            <w:pPr>
              <w:pStyle w:val="TableText"/>
              <w:rPr>
                <w:rFonts w:ascii="Arial" w:hAnsi="Arial"/>
                <w:sz w:val="20"/>
              </w:rPr>
            </w:pPr>
            <w:r>
              <w:rPr>
                <w:rFonts w:ascii="Arial" w:hAnsi="Arial"/>
                <w:sz w:val="20"/>
              </w:rPr>
              <w:t>98C</w:t>
            </w:r>
          </w:p>
        </w:tc>
        <w:tc>
          <w:tcPr>
            <w:tcW w:w="1080" w:type="dxa"/>
          </w:tcPr>
          <w:p w14:paraId="51EBB176" w14:textId="77777777" w:rsidR="009427C6" w:rsidRDefault="009427C6">
            <w:pPr>
              <w:pStyle w:val="TableText"/>
              <w:rPr>
                <w:rFonts w:ascii="Arial" w:hAnsi="Arial"/>
                <w:sz w:val="20"/>
              </w:rPr>
            </w:pPr>
            <w:r>
              <w:rPr>
                <w:rFonts w:ascii="Arial" w:hAnsi="Arial"/>
                <w:sz w:val="20"/>
              </w:rPr>
              <w:t>PREP</w:t>
            </w:r>
          </w:p>
        </w:tc>
        <w:tc>
          <w:tcPr>
            <w:tcW w:w="3060" w:type="dxa"/>
          </w:tcPr>
          <w:p w14:paraId="5A03D3AF" w14:textId="77777777" w:rsidR="009427C6" w:rsidRDefault="009427C6">
            <w:pPr>
              <w:pStyle w:val="TableText"/>
              <w:rPr>
                <w:rFonts w:ascii="Arial" w:hAnsi="Arial"/>
                <w:sz w:val="20"/>
              </w:rPr>
            </w:pPr>
            <w:r>
              <w:rPr>
                <w:rFonts w:ascii="Arial" w:hAnsi="Arial"/>
                <w:sz w:val="20"/>
              </w:rPr>
              <w:t>Preparation date and time</w:t>
            </w:r>
          </w:p>
        </w:tc>
        <w:tc>
          <w:tcPr>
            <w:tcW w:w="810" w:type="dxa"/>
          </w:tcPr>
          <w:p w14:paraId="5FDCB5EA" w14:textId="77777777" w:rsidR="009427C6" w:rsidRDefault="009427C6">
            <w:pPr>
              <w:pStyle w:val="TableText"/>
              <w:rPr>
                <w:rFonts w:ascii="Arial" w:hAnsi="Arial"/>
                <w:sz w:val="20"/>
              </w:rPr>
            </w:pPr>
            <w:r>
              <w:rPr>
                <w:rFonts w:ascii="Arial" w:hAnsi="Arial"/>
                <w:sz w:val="20"/>
              </w:rPr>
              <w:t>O</w:t>
            </w:r>
          </w:p>
        </w:tc>
        <w:tc>
          <w:tcPr>
            <w:tcW w:w="2970" w:type="dxa"/>
          </w:tcPr>
          <w:p w14:paraId="313BCDF1" w14:textId="77777777" w:rsidR="009427C6" w:rsidRDefault="009427C6">
            <w:pPr>
              <w:pStyle w:val="TableText"/>
              <w:rPr>
                <w:rFonts w:ascii="Arial" w:hAnsi="Arial"/>
                <w:sz w:val="20"/>
              </w:rPr>
            </w:pPr>
            <w:r>
              <w:rPr>
                <w:rFonts w:ascii="Arial" w:hAnsi="Arial"/>
                <w:sz w:val="20"/>
              </w:rPr>
              <w:t>//8!n6!n</w:t>
            </w:r>
          </w:p>
        </w:tc>
      </w:tr>
      <w:tr w:rsidR="009427C6" w14:paraId="016BB3CB" w14:textId="77777777">
        <w:tblPrEx>
          <w:tblCellMar>
            <w:top w:w="0" w:type="dxa"/>
            <w:bottom w:w="0" w:type="dxa"/>
          </w:tblCellMar>
        </w:tblPrEx>
        <w:tc>
          <w:tcPr>
            <w:tcW w:w="720" w:type="dxa"/>
          </w:tcPr>
          <w:p w14:paraId="7E9AE380" w14:textId="77777777" w:rsidR="009427C6" w:rsidRDefault="009427C6">
            <w:pPr>
              <w:pStyle w:val="TableText"/>
              <w:tabs>
                <w:tab w:val="num" w:pos="360"/>
              </w:tabs>
              <w:ind w:left="360" w:hanging="360"/>
              <w:rPr>
                <w:rFonts w:ascii="Arial" w:hAnsi="Arial"/>
                <w:sz w:val="20"/>
              </w:rPr>
            </w:pPr>
            <w:r>
              <w:rPr>
                <w:rFonts w:ascii="Arial" w:hAnsi="Arial"/>
                <w:sz w:val="20"/>
              </w:rPr>
              <w:t>7.</w:t>
            </w:r>
          </w:p>
        </w:tc>
        <w:tc>
          <w:tcPr>
            <w:tcW w:w="630" w:type="dxa"/>
          </w:tcPr>
          <w:p w14:paraId="1716AB1A" w14:textId="77777777" w:rsidR="009427C6" w:rsidRDefault="009427C6">
            <w:pPr>
              <w:pStyle w:val="TableText"/>
              <w:rPr>
                <w:rFonts w:ascii="Arial" w:hAnsi="Arial"/>
                <w:sz w:val="20"/>
              </w:rPr>
            </w:pPr>
            <w:r>
              <w:rPr>
                <w:rFonts w:ascii="Arial" w:hAnsi="Arial"/>
                <w:sz w:val="20"/>
              </w:rPr>
              <w:t>22F</w:t>
            </w:r>
          </w:p>
        </w:tc>
        <w:tc>
          <w:tcPr>
            <w:tcW w:w="1080" w:type="dxa"/>
          </w:tcPr>
          <w:p w14:paraId="5BAEB2D3" w14:textId="77777777" w:rsidR="009427C6" w:rsidRDefault="009427C6">
            <w:pPr>
              <w:pStyle w:val="TableText"/>
              <w:rPr>
                <w:rFonts w:ascii="Arial" w:hAnsi="Arial"/>
                <w:sz w:val="20"/>
              </w:rPr>
            </w:pPr>
            <w:r>
              <w:rPr>
                <w:rFonts w:ascii="Arial" w:hAnsi="Arial"/>
                <w:sz w:val="20"/>
              </w:rPr>
              <w:t>CONF</w:t>
            </w:r>
          </w:p>
        </w:tc>
        <w:tc>
          <w:tcPr>
            <w:tcW w:w="3060" w:type="dxa"/>
          </w:tcPr>
          <w:p w14:paraId="580F3333" w14:textId="77777777" w:rsidR="009427C6" w:rsidRDefault="009427C6">
            <w:pPr>
              <w:pStyle w:val="TableText"/>
              <w:rPr>
                <w:rFonts w:ascii="Arial" w:hAnsi="Arial"/>
                <w:sz w:val="20"/>
              </w:rPr>
            </w:pPr>
            <w:r>
              <w:rPr>
                <w:rFonts w:ascii="Arial" w:hAnsi="Arial"/>
                <w:sz w:val="20"/>
              </w:rPr>
              <w:t>Type of Confirmation Indicator</w:t>
            </w:r>
          </w:p>
        </w:tc>
        <w:tc>
          <w:tcPr>
            <w:tcW w:w="810" w:type="dxa"/>
          </w:tcPr>
          <w:p w14:paraId="5A2C109B" w14:textId="77777777" w:rsidR="009427C6" w:rsidRDefault="009427C6">
            <w:pPr>
              <w:pStyle w:val="TableText"/>
              <w:rPr>
                <w:rFonts w:ascii="Arial" w:hAnsi="Arial"/>
                <w:sz w:val="20"/>
              </w:rPr>
            </w:pPr>
            <w:r>
              <w:rPr>
                <w:rFonts w:ascii="Arial" w:hAnsi="Arial"/>
                <w:sz w:val="20"/>
              </w:rPr>
              <w:t>M</w:t>
            </w:r>
          </w:p>
        </w:tc>
        <w:tc>
          <w:tcPr>
            <w:tcW w:w="2970" w:type="dxa"/>
          </w:tcPr>
          <w:p w14:paraId="6785E56B" w14:textId="77777777" w:rsidR="009427C6" w:rsidRDefault="009427C6">
            <w:pPr>
              <w:pStyle w:val="TableText"/>
              <w:rPr>
                <w:rFonts w:ascii="Arial" w:hAnsi="Arial"/>
                <w:sz w:val="20"/>
              </w:rPr>
            </w:pPr>
            <w:r>
              <w:rPr>
                <w:rFonts w:ascii="Arial" w:hAnsi="Arial"/>
                <w:sz w:val="20"/>
              </w:rPr>
              <w:t>/STRA/4!c</w:t>
            </w:r>
          </w:p>
          <w:p w14:paraId="16BF3548" w14:textId="77777777" w:rsidR="009427C6" w:rsidRDefault="009427C6">
            <w:pPr>
              <w:pStyle w:val="TableText"/>
              <w:rPr>
                <w:rFonts w:ascii="Arial" w:hAnsi="Arial"/>
                <w:sz w:val="20"/>
              </w:rPr>
            </w:pPr>
            <w:r>
              <w:rPr>
                <w:rFonts w:ascii="Arial" w:hAnsi="Arial"/>
                <w:sz w:val="20"/>
              </w:rPr>
              <w:t>Values:</w:t>
            </w:r>
          </w:p>
          <w:p w14:paraId="406BC4DA" w14:textId="77777777" w:rsidR="009427C6" w:rsidRDefault="009427C6">
            <w:pPr>
              <w:pStyle w:val="TableText"/>
              <w:rPr>
                <w:rFonts w:ascii="Arial" w:hAnsi="Arial"/>
                <w:sz w:val="20"/>
              </w:rPr>
            </w:pPr>
            <w:r>
              <w:rPr>
                <w:rFonts w:ascii="Arial" w:hAnsi="Arial"/>
                <w:sz w:val="20"/>
              </w:rPr>
              <w:t>ISSU – ISIN Issue Request</w:t>
            </w:r>
          </w:p>
        </w:tc>
      </w:tr>
    </w:tbl>
    <w:p w14:paraId="1BDD28FF" w14:textId="77777777" w:rsidR="009427C6" w:rsidRDefault="009427C6">
      <w:pPr>
        <w:rPr>
          <w:rFonts w:ascii="Arial" w:hAnsi="Arial"/>
          <w:sz w:val="20"/>
        </w:rPr>
      </w:pPr>
    </w:p>
    <w:p w14:paraId="0E7A8599" w14:textId="77777777" w:rsidR="009427C6" w:rsidRDefault="009427C6">
      <w:pPr>
        <w:rPr>
          <w:rFonts w:ascii="Arial" w:hAnsi="Arial"/>
          <w:sz w:val="20"/>
        </w:rPr>
      </w:pPr>
      <w:r>
        <w:rPr>
          <w:rFonts w:ascii="Arial" w:hAnsi="Arial"/>
          <w:b/>
          <w:sz w:val="20"/>
        </w:rPr>
        <w:t>Repetitive Mandatory Subsequence A1 Linkages</w:t>
      </w:r>
      <w:r>
        <w:rPr>
          <w:rFonts w:ascii="Arial" w:hAnsi="Arial"/>
          <w:sz w:val="20"/>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990"/>
        <w:gridCol w:w="3150"/>
        <w:gridCol w:w="630"/>
        <w:gridCol w:w="3150"/>
      </w:tblGrid>
      <w:tr w:rsidR="009427C6" w14:paraId="0BF9FF7B" w14:textId="77777777">
        <w:tblPrEx>
          <w:tblCellMar>
            <w:top w:w="0" w:type="dxa"/>
            <w:bottom w:w="0" w:type="dxa"/>
          </w:tblCellMar>
        </w:tblPrEx>
        <w:tc>
          <w:tcPr>
            <w:tcW w:w="720" w:type="dxa"/>
          </w:tcPr>
          <w:p w14:paraId="0D63FE16" w14:textId="77777777" w:rsidR="009427C6" w:rsidRDefault="009427C6">
            <w:pPr>
              <w:pStyle w:val="TableText"/>
              <w:tabs>
                <w:tab w:val="num" w:pos="360"/>
              </w:tabs>
              <w:ind w:left="360" w:hanging="360"/>
              <w:rPr>
                <w:rFonts w:ascii="Arial" w:hAnsi="Arial"/>
                <w:sz w:val="20"/>
              </w:rPr>
            </w:pPr>
            <w:r>
              <w:rPr>
                <w:rFonts w:ascii="Arial" w:hAnsi="Arial"/>
                <w:sz w:val="20"/>
              </w:rPr>
              <w:t>8.</w:t>
            </w:r>
          </w:p>
        </w:tc>
        <w:tc>
          <w:tcPr>
            <w:tcW w:w="630" w:type="dxa"/>
          </w:tcPr>
          <w:p w14:paraId="5017565D" w14:textId="77777777" w:rsidR="009427C6" w:rsidRDefault="009427C6">
            <w:pPr>
              <w:pStyle w:val="TableText"/>
              <w:rPr>
                <w:rFonts w:ascii="Arial" w:hAnsi="Arial"/>
                <w:sz w:val="20"/>
              </w:rPr>
            </w:pPr>
            <w:r>
              <w:rPr>
                <w:rFonts w:ascii="Arial" w:hAnsi="Arial"/>
                <w:sz w:val="20"/>
              </w:rPr>
              <w:t>16R</w:t>
            </w:r>
          </w:p>
        </w:tc>
        <w:tc>
          <w:tcPr>
            <w:tcW w:w="990" w:type="dxa"/>
          </w:tcPr>
          <w:p w14:paraId="2A59111B" w14:textId="77777777" w:rsidR="009427C6" w:rsidRDefault="009427C6">
            <w:pPr>
              <w:pStyle w:val="TableText"/>
              <w:rPr>
                <w:rFonts w:ascii="Arial" w:hAnsi="Arial"/>
                <w:sz w:val="20"/>
              </w:rPr>
            </w:pPr>
          </w:p>
        </w:tc>
        <w:tc>
          <w:tcPr>
            <w:tcW w:w="3150" w:type="dxa"/>
          </w:tcPr>
          <w:p w14:paraId="35F1F67A" w14:textId="77777777" w:rsidR="009427C6" w:rsidRDefault="009427C6">
            <w:pPr>
              <w:pStyle w:val="TableText"/>
              <w:rPr>
                <w:rFonts w:ascii="Arial" w:hAnsi="Arial"/>
                <w:sz w:val="20"/>
              </w:rPr>
            </w:pPr>
            <w:r>
              <w:rPr>
                <w:rFonts w:ascii="Arial" w:hAnsi="Arial"/>
                <w:sz w:val="20"/>
              </w:rPr>
              <w:t>Start of block</w:t>
            </w:r>
          </w:p>
          <w:p w14:paraId="1E896C9B" w14:textId="77777777" w:rsidR="009427C6" w:rsidRDefault="009427C6">
            <w:pPr>
              <w:pStyle w:val="TableText"/>
              <w:rPr>
                <w:rFonts w:ascii="Arial" w:hAnsi="Arial"/>
                <w:sz w:val="20"/>
              </w:rPr>
            </w:pPr>
            <w:r>
              <w:rPr>
                <w:rFonts w:ascii="Arial" w:hAnsi="Arial"/>
                <w:sz w:val="20"/>
              </w:rPr>
              <w:t>- Link Block</w:t>
            </w:r>
          </w:p>
        </w:tc>
        <w:tc>
          <w:tcPr>
            <w:tcW w:w="630" w:type="dxa"/>
          </w:tcPr>
          <w:p w14:paraId="19183853" w14:textId="77777777" w:rsidR="009427C6" w:rsidRDefault="009427C6">
            <w:pPr>
              <w:pStyle w:val="TableText"/>
              <w:rPr>
                <w:rFonts w:ascii="Arial" w:hAnsi="Arial"/>
                <w:sz w:val="20"/>
              </w:rPr>
            </w:pPr>
            <w:r>
              <w:rPr>
                <w:rFonts w:ascii="Arial" w:hAnsi="Arial"/>
                <w:sz w:val="20"/>
              </w:rPr>
              <w:t>M</w:t>
            </w:r>
          </w:p>
        </w:tc>
        <w:tc>
          <w:tcPr>
            <w:tcW w:w="3150" w:type="dxa"/>
          </w:tcPr>
          <w:p w14:paraId="51357C9A" w14:textId="77777777" w:rsidR="009427C6" w:rsidRDefault="009427C6">
            <w:pPr>
              <w:pStyle w:val="TableText"/>
              <w:rPr>
                <w:rFonts w:ascii="Arial" w:hAnsi="Arial"/>
                <w:sz w:val="20"/>
              </w:rPr>
            </w:pPr>
            <w:r>
              <w:rPr>
                <w:rFonts w:ascii="Arial" w:hAnsi="Arial"/>
                <w:sz w:val="20"/>
              </w:rPr>
              <w:t>LINK</w:t>
            </w:r>
          </w:p>
        </w:tc>
      </w:tr>
      <w:tr w:rsidR="009427C6" w14:paraId="4A77AC78" w14:textId="77777777">
        <w:tblPrEx>
          <w:tblCellMar>
            <w:top w:w="0" w:type="dxa"/>
            <w:bottom w:w="0" w:type="dxa"/>
          </w:tblCellMar>
        </w:tblPrEx>
        <w:tc>
          <w:tcPr>
            <w:tcW w:w="720" w:type="dxa"/>
          </w:tcPr>
          <w:p w14:paraId="10CADBDE" w14:textId="77777777" w:rsidR="009427C6" w:rsidRDefault="009427C6">
            <w:pPr>
              <w:pStyle w:val="TableText"/>
              <w:tabs>
                <w:tab w:val="num" w:pos="360"/>
              </w:tabs>
              <w:ind w:left="360" w:hanging="360"/>
              <w:rPr>
                <w:rFonts w:ascii="Arial" w:hAnsi="Arial"/>
                <w:sz w:val="20"/>
              </w:rPr>
            </w:pPr>
            <w:r>
              <w:rPr>
                <w:rFonts w:ascii="Arial" w:hAnsi="Arial"/>
                <w:sz w:val="20"/>
              </w:rPr>
              <w:t>9.</w:t>
            </w:r>
          </w:p>
        </w:tc>
        <w:tc>
          <w:tcPr>
            <w:tcW w:w="630" w:type="dxa"/>
          </w:tcPr>
          <w:p w14:paraId="51618061" w14:textId="77777777" w:rsidR="009427C6" w:rsidRDefault="009427C6">
            <w:pPr>
              <w:pStyle w:val="TableText"/>
              <w:rPr>
                <w:rFonts w:ascii="Arial" w:hAnsi="Arial"/>
                <w:sz w:val="20"/>
              </w:rPr>
            </w:pPr>
            <w:r>
              <w:rPr>
                <w:rFonts w:ascii="Arial" w:hAnsi="Arial"/>
                <w:sz w:val="20"/>
              </w:rPr>
              <w:t>13A</w:t>
            </w:r>
          </w:p>
        </w:tc>
        <w:tc>
          <w:tcPr>
            <w:tcW w:w="990" w:type="dxa"/>
          </w:tcPr>
          <w:p w14:paraId="2486F3F0" w14:textId="77777777" w:rsidR="009427C6" w:rsidRDefault="009427C6">
            <w:pPr>
              <w:pStyle w:val="TableText"/>
              <w:rPr>
                <w:rFonts w:ascii="Arial" w:hAnsi="Arial"/>
                <w:sz w:val="20"/>
              </w:rPr>
            </w:pPr>
            <w:r>
              <w:rPr>
                <w:rFonts w:ascii="Arial" w:hAnsi="Arial"/>
                <w:sz w:val="20"/>
              </w:rPr>
              <w:t>LINK</w:t>
            </w:r>
          </w:p>
        </w:tc>
        <w:tc>
          <w:tcPr>
            <w:tcW w:w="3150" w:type="dxa"/>
          </w:tcPr>
          <w:p w14:paraId="68490AD6" w14:textId="77777777" w:rsidR="009427C6" w:rsidRDefault="009427C6">
            <w:pPr>
              <w:pStyle w:val="TableText"/>
              <w:rPr>
                <w:rFonts w:ascii="Arial" w:hAnsi="Arial"/>
                <w:sz w:val="20"/>
              </w:rPr>
            </w:pPr>
            <w:r>
              <w:rPr>
                <w:rFonts w:ascii="Arial" w:hAnsi="Arial"/>
                <w:sz w:val="20"/>
              </w:rPr>
              <w:t>Number Identification</w:t>
            </w:r>
          </w:p>
        </w:tc>
        <w:tc>
          <w:tcPr>
            <w:tcW w:w="630" w:type="dxa"/>
          </w:tcPr>
          <w:p w14:paraId="5531ACFA" w14:textId="77777777" w:rsidR="009427C6" w:rsidRDefault="009427C6">
            <w:pPr>
              <w:pStyle w:val="TableText"/>
              <w:rPr>
                <w:rFonts w:ascii="Arial" w:hAnsi="Arial"/>
                <w:sz w:val="20"/>
              </w:rPr>
            </w:pPr>
            <w:r>
              <w:rPr>
                <w:rFonts w:ascii="Arial" w:hAnsi="Arial"/>
                <w:sz w:val="20"/>
              </w:rPr>
              <w:t>M</w:t>
            </w:r>
          </w:p>
        </w:tc>
        <w:tc>
          <w:tcPr>
            <w:tcW w:w="3150" w:type="dxa"/>
          </w:tcPr>
          <w:p w14:paraId="6DC5C89C" w14:textId="77777777" w:rsidR="009427C6" w:rsidRDefault="009427C6">
            <w:pPr>
              <w:pStyle w:val="TableText"/>
              <w:rPr>
                <w:rFonts w:ascii="Arial" w:hAnsi="Arial"/>
                <w:sz w:val="20"/>
              </w:rPr>
            </w:pPr>
            <w:r>
              <w:rPr>
                <w:rFonts w:ascii="Arial" w:hAnsi="Arial"/>
                <w:sz w:val="20"/>
              </w:rPr>
              <w:t>//3!c</w:t>
            </w:r>
          </w:p>
          <w:p w14:paraId="57AE080D" w14:textId="77777777" w:rsidR="009427C6" w:rsidRDefault="009427C6">
            <w:pPr>
              <w:pStyle w:val="TableText"/>
              <w:rPr>
                <w:rFonts w:ascii="Arial" w:hAnsi="Arial"/>
                <w:sz w:val="20"/>
              </w:rPr>
            </w:pPr>
            <w:r>
              <w:rPr>
                <w:rFonts w:ascii="Arial" w:hAnsi="Arial"/>
                <w:sz w:val="20"/>
              </w:rPr>
              <w:t>(Sub-message Type of the linked transaction; i.e. 150)</w:t>
            </w:r>
          </w:p>
        </w:tc>
      </w:tr>
      <w:tr w:rsidR="009427C6" w14:paraId="7AF223B9" w14:textId="77777777">
        <w:tblPrEx>
          <w:tblCellMar>
            <w:top w:w="0" w:type="dxa"/>
            <w:bottom w:w="0" w:type="dxa"/>
          </w:tblCellMar>
        </w:tblPrEx>
        <w:tc>
          <w:tcPr>
            <w:tcW w:w="720" w:type="dxa"/>
          </w:tcPr>
          <w:p w14:paraId="6C2057F3" w14:textId="77777777" w:rsidR="009427C6" w:rsidRDefault="009427C6">
            <w:pPr>
              <w:pStyle w:val="TableText"/>
              <w:tabs>
                <w:tab w:val="num" w:pos="360"/>
              </w:tabs>
              <w:ind w:left="360" w:hanging="360"/>
              <w:rPr>
                <w:rFonts w:ascii="Arial" w:hAnsi="Arial"/>
                <w:sz w:val="20"/>
              </w:rPr>
            </w:pPr>
            <w:r>
              <w:rPr>
                <w:rFonts w:ascii="Arial" w:hAnsi="Arial"/>
                <w:sz w:val="20"/>
              </w:rPr>
              <w:t>10.</w:t>
            </w:r>
          </w:p>
        </w:tc>
        <w:tc>
          <w:tcPr>
            <w:tcW w:w="630" w:type="dxa"/>
          </w:tcPr>
          <w:p w14:paraId="2FDAF5BF" w14:textId="77777777" w:rsidR="009427C6" w:rsidRDefault="009427C6">
            <w:pPr>
              <w:pStyle w:val="TableText"/>
              <w:rPr>
                <w:rFonts w:ascii="Arial" w:hAnsi="Arial"/>
                <w:sz w:val="20"/>
              </w:rPr>
            </w:pPr>
            <w:r>
              <w:rPr>
                <w:rFonts w:ascii="Arial" w:hAnsi="Arial"/>
                <w:sz w:val="20"/>
              </w:rPr>
              <w:t>20C</w:t>
            </w:r>
          </w:p>
        </w:tc>
        <w:tc>
          <w:tcPr>
            <w:tcW w:w="990" w:type="dxa"/>
          </w:tcPr>
          <w:p w14:paraId="7E126C96" w14:textId="77777777" w:rsidR="009427C6" w:rsidRDefault="009427C6">
            <w:pPr>
              <w:pStyle w:val="TableText"/>
              <w:rPr>
                <w:rFonts w:ascii="Arial" w:hAnsi="Arial"/>
                <w:sz w:val="20"/>
              </w:rPr>
            </w:pPr>
            <w:r>
              <w:rPr>
                <w:rFonts w:ascii="Arial" w:hAnsi="Arial"/>
                <w:sz w:val="20"/>
              </w:rPr>
              <w:t>RELA</w:t>
            </w:r>
          </w:p>
        </w:tc>
        <w:tc>
          <w:tcPr>
            <w:tcW w:w="3150" w:type="dxa"/>
          </w:tcPr>
          <w:p w14:paraId="23DCAC48" w14:textId="77777777" w:rsidR="009427C6" w:rsidRDefault="009427C6">
            <w:pPr>
              <w:pStyle w:val="TableText"/>
              <w:rPr>
                <w:rFonts w:ascii="Arial" w:hAnsi="Arial"/>
                <w:sz w:val="20"/>
              </w:rPr>
            </w:pPr>
            <w:r>
              <w:rPr>
                <w:rFonts w:ascii="Arial" w:hAnsi="Arial"/>
                <w:sz w:val="20"/>
              </w:rPr>
              <w:t>Related Reference</w:t>
            </w:r>
          </w:p>
        </w:tc>
        <w:tc>
          <w:tcPr>
            <w:tcW w:w="630" w:type="dxa"/>
          </w:tcPr>
          <w:p w14:paraId="63CA0E4F" w14:textId="77777777" w:rsidR="009427C6" w:rsidRDefault="009427C6">
            <w:pPr>
              <w:pStyle w:val="TableText"/>
              <w:rPr>
                <w:rFonts w:ascii="Arial" w:hAnsi="Arial"/>
                <w:sz w:val="20"/>
              </w:rPr>
            </w:pPr>
            <w:r>
              <w:rPr>
                <w:rFonts w:ascii="Arial" w:hAnsi="Arial"/>
                <w:sz w:val="20"/>
              </w:rPr>
              <w:t>M</w:t>
            </w:r>
          </w:p>
        </w:tc>
        <w:tc>
          <w:tcPr>
            <w:tcW w:w="3150" w:type="dxa"/>
          </w:tcPr>
          <w:p w14:paraId="5993E9D4" w14:textId="77777777" w:rsidR="009427C6" w:rsidRDefault="009427C6">
            <w:pPr>
              <w:pStyle w:val="TableText"/>
              <w:rPr>
                <w:rFonts w:ascii="Arial" w:hAnsi="Arial"/>
                <w:sz w:val="20"/>
              </w:rPr>
            </w:pPr>
            <w:r>
              <w:rPr>
                <w:rFonts w:ascii="Arial" w:hAnsi="Arial"/>
                <w:sz w:val="20"/>
              </w:rPr>
              <w:t>//16x</w:t>
            </w:r>
          </w:p>
          <w:p w14:paraId="1A7E50E5" w14:textId="77777777" w:rsidR="009427C6" w:rsidRDefault="009427C6">
            <w:pPr>
              <w:pStyle w:val="TableText"/>
              <w:rPr>
                <w:rFonts w:ascii="Arial" w:hAnsi="Arial"/>
                <w:sz w:val="20"/>
              </w:rPr>
            </w:pPr>
            <w:r>
              <w:rPr>
                <w:rFonts w:ascii="Arial" w:hAnsi="Arial"/>
                <w:sz w:val="20"/>
              </w:rPr>
              <w:t>(Tag 20 of the original MT598-150)</w:t>
            </w:r>
          </w:p>
        </w:tc>
      </w:tr>
      <w:tr w:rsidR="009427C6" w14:paraId="588DECA5" w14:textId="77777777">
        <w:tblPrEx>
          <w:tblCellMar>
            <w:top w:w="0" w:type="dxa"/>
            <w:bottom w:w="0" w:type="dxa"/>
          </w:tblCellMar>
        </w:tblPrEx>
        <w:tc>
          <w:tcPr>
            <w:tcW w:w="720" w:type="dxa"/>
          </w:tcPr>
          <w:p w14:paraId="36517BCD" w14:textId="77777777" w:rsidR="009427C6" w:rsidRDefault="009427C6">
            <w:pPr>
              <w:pStyle w:val="TableText"/>
              <w:tabs>
                <w:tab w:val="num" w:pos="360"/>
              </w:tabs>
              <w:ind w:left="360" w:hanging="360"/>
              <w:rPr>
                <w:rFonts w:ascii="Arial" w:hAnsi="Arial"/>
                <w:sz w:val="20"/>
              </w:rPr>
            </w:pPr>
            <w:r>
              <w:rPr>
                <w:rFonts w:ascii="Arial" w:hAnsi="Arial"/>
                <w:sz w:val="20"/>
              </w:rPr>
              <w:t>11.</w:t>
            </w:r>
          </w:p>
        </w:tc>
        <w:tc>
          <w:tcPr>
            <w:tcW w:w="630" w:type="dxa"/>
          </w:tcPr>
          <w:p w14:paraId="6F072A3B" w14:textId="77777777" w:rsidR="009427C6" w:rsidRDefault="009427C6">
            <w:pPr>
              <w:pStyle w:val="TableText"/>
              <w:rPr>
                <w:rFonts w:ascii="Arial" w:hAnsi="Arial"/>
                <w:sz w:val="20"/>
              </w:rPr>
            </w:pPr>
            <w:r>
              <w:rPr>
                <w:rFonts w:ascii="Arial" w:hAnsi="Arial"/>
                <w:sz w:val="20"/>
              </w:rPr>
              <w:t>16S</w:t>
            </w:r>
          </w:p>
        </w:tc>
        <w:tc>
          <w:tcPr>
            <w:tcW w:w="990" w:type="dxa"/>
          </w:tcPr>
          <w:p w14:paraId="00EC1392" w14:textId="77777777" w:rsidR="009427C6" w:rsidRDefault="009427C6">
            <w:pPr>
              <w:pStyle w:val="TableText"/>
              <w:rPr>
                <w:rFonts w:ascii="Arial" w:hAnsi="Arial"/>
                <w:sz w:val="20"/>
              </w:rPr>
            </w:pPr>
          </w:p>
        </w:tc>
        <w:tc>
          <w:tcPr>
            <w:tcW w:w="3150" w:type="dxa"/>
          </w:tcPr>
          <w:p w14:paraId="7BB77E5C" w14:textId="77777777" w:rsidR="009427C6" w:rsidRDefault="009427C6">
            <w:pPr>
              <w:pStyle w:val="TableText"/>
              <w:rPr>
                <w:rFonts w:ascii="Arial" w:hAnsi="Arial"/>
                <w:sz w:val="20"/>
              </w:rPr>
            </w:pPr>
            <w:r>
              <w:rPr>
                <w:rFonts w:ascii="Arial" w:hAnsi="Arial"/>
                <w:sz w:val="20"/>
              </w:rPr>
              <w:t>End of block</w:t>
            </w:r>
          </w:p>
          <w:p w14:paraId="497783B6" w14:textId="77777777" w:rsidR="009427C6" w:rsidRDefault="009427C6">
            <w:pPr>
              <w:pStyle w:val="TableText"/>
              <w:rPr>
                <w:rFonts w:ascii="Arial" w:hAnsi="Arial"/>
                <w:sz w:val="20"/>
              </w:rPr>
            </w:pPr>
            <w:r>
              <w:rPr>
                <w:rFonts w:ascii="Arial" w:hAnsi="Arial"/>
                <w:sz w:val="20"/>
              </w:rPr>
              <w:t>- Link Block</w:t>
            </w:r>
          </w:p>
        </w:tc>
        <w:tc>
          <w:tcPr>
            <w:tcW w:w="630" w:type="dxa"/>
          </w:tcPr>
          <w:p w14:paraId="0904BEE7" w14:textId="77777777" w:rsidR="009427C6" w:rsidRDefault="009427C6">
            <w:pPr>
              <w:pStyle w:val="TableText"/>
              <w:rPr>
                <w:rFonts w:ascii="Arial" w:hAnsi="Arial"/>
                <w:sz w:val="20"/>
              </w:rPr>
            </w:pPr>
            <w:r>
              <w:rPr>
                <w:rFonts w:ascii="Arial" w:hAnsi="Arial"/>
                <w:sz w:val="20"/>
              </w:rPr>
              <w:t>M</w:t>
            </w:r>
          </w:p>
        </w:tc>
        <w:tc>
          <w:tcPr>
            <w:tcW w:w="3150" w:type="dxa"/>
          </w:tcPr>
          <w:p w14:paraId="161C58F8" w14:textId="77777777" w:rsidR="009427C6" w:rsidRDefault="009427C6">
            <w:pPr>
              <w:pStyle w:val="TableText"/>
              <w:rPr>
                <w:rFonts w:ascii="Arial" w:hAnsi="Arial"/>
                <w:sz w:val="20"/>
              </w:rPr>
            </w:pPr>
            <w:r>
              <w:rPr>
                <w:rFonts w:ascii="Arial" w:hAnsi="Arial"/>
                <w:sz w:val="20"/>
              </w:rPr>
              <w:t>LINK</w:t>
            </w:r>
          </w:p>
        </w:tc>
      </w:tr>
    </w:tbl>
    <w:p w14:paraId="57BC6BE1" w14:textId="77777777" w:rsidR="009427C6" w:rsidRDefault="009427C6">
      <w:pPr>
        <w:rPr>
          <w:rFonts w:ascii="Arial" w:hAnsi="Arial"/>
          <w:b/>
          <w:sz w:val="20"/>
        </w:rPr>
      </w:pPr>
      <w:r>
        <w:rPr>
          <w:rFonts w:ascii="Arial" w:hAnsi="Arial"/>
          <w:sz w:val="20"/>
        </w:rPr>
        <w:t xml:space="preserve">-----| </w:t>
      </w:r>
      <w:r>
        <w:rPr>
          <w:rFonts w:ascii="Arial" w:hAnsi="Arial"/>
          <w:b/>
          <w:sz w:val="20"/>
        </w:rPr>
        <w:t>End of Mandatory Subsequence A1 Linkages</w:t>
      </w:r>
    </w:p>
    <w:p w14:paraId="72836CD4" w14:textId="77777777" w:rsidR="009427C6" w:rsidRDefault="009427C6">
      <w:pPr>
        <w:rPr>
          <w:rFonts w:ascii="Arial" w:hAnsi="Arial"/>
          <w:sz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1080"/>
        <w:gridCol w:w="3060"/>
        <w:gridCol w:w="630"/>
        <w:gridCol w:w="3150"/>
      </w:tblGrid>
      <w:tr w:rsidR="009427C6" w14:paraId="27008F9D" w14:textId="77777777">
        <w:tblPrEx>
          <w:tblCellMar>
            <w:top w:w="0" w:type="dxa"/>
            <w:bottom w:w="0" w:type="dxa"/>
          </w:tblCellMar>
        </w:tblPrEx>
        <w:tc>
          <w:tcPr>
            <w:tcW w:w="720" w:type="dxa"/>
          </w:tcPr>
          <w:p w14:paraId="36F2F5E8" w14:textId="77777777" w:rsidR="009427C6" w:rsidRDefault="009427C6">
            <w:pPr>
              <w:pStyle w:val="TableText"/>
              <w:tabs>
                <w:tab w:val="num" w:pos="360"/>
              </w:tabs>
              <w:ind w:left="360" w:hanging="360"/>
              <w:rPr>
                <w:rFonts w:ascii="Arial" w:hAnsi="Arial"/>
                <w:sz w:val="20"/>
              </w:rPr>
            </w:pPr>
            <w:r>
              <w:rPr>
                <w:rFonts w:ascii="Arial" w:hAnsi="Arial"/>
                <w:sz w:val="20"/>
              </w:rPr>
              <w:t>12.</w:t>
            </w:r>
          </w:p>
        </w:tc>
        <w:tc>
          <w:tcPr>
            <w:tcW w:w="630" w:type="dxa"/>
          </w:tcPr>
          <w:p w14:paraId="21D0868C" w14:textId="77777777" w:rsidR="009427C6" w:rsidRDefault="009427C6">
            <w:pPr>
              <w:pStyle w:val="TableText"/>
              <w:rPr>
                <w:rFonts w:ascii="Arial" w:hAnsi="Arial"/>
                <w:sz w:val="20"/>
              </w:rPr>
            </w:pPr>
            <w:r>
              <w:rPr>
                <w:rFonts w:ascii="Arial" w:hAnsi="Arial"/>
                <w:sz w:val="20"/>
              </w:rPr>
              <w:t>16S</w:t>
            </w:r>
          </w:p>
        </w:tc>
        <w:tc>
          <w:tcPr>
            <w:tcW w:w="1080" w:type="dxa"/>
          </w:tcPr>
          <w:p w14:paraId="57C6645A" w14:textId="77777777" w:rsidR="009427C6" w:rsidRDefault="009427C6">
            <w:pPr>
              <w:pStyle w:val="TableText"/>
              <w:rPr>
                <w:rFonts w:ascii="Arial" w:hAnsi="Arial"/>
                <w:sz w:val="20"/>
              </w:rPr>
            </w:pPr>
          </w:p>
        </w:tc>
        <w:tc>
          <w:tcPr>
            <w:tcW w:w="3060" w:type="dxa"/>
          </w:tcPr>
          <w:p w14:paraId="7104B313" w14:textId="77777777" w:rsidR="009427C6" w:rsidRDefault="009427C6">
            <w:pPr>
              <w:pStyle w:val="TableText"/>
              <w:rPr>
                <w:rFonts w:ascii="Arial" w:hAnsi="Arial"/>
                <w:sz w:val="20"/>
              </w:rPr>
            </w:pPr>
            <w:r>
              <w:rPr>
                <w:rFonts w:ascii="Arial" w:hAnsi="Arial"/>
                <w:sz w:val="20"/>
              </w:rPr>
              <w:t>End of block</w:t>
            </w:r>
          </w:p>
          <w:p w14:paraId="5C56CCB2" w14:textId="77777777" w:rsidR="009427C6" w:rsidRDefault="009427C6">
            <w:pPr>
              <w:pStyle w:val="TableText"/>
              <w:rPr>
                <w:rFonts w:ascii="Arial" w:hAnsi="Arial"/>
                <w:sz w:val="20"/>
              </w:rPr>
            </w:pPr>
            <w:r>
              <w:rPr>
                <w:rFonts w:ascii="Arial" w:hAnsi="Arial"/>
                <w:sz w:val="20"/>
              </w:rPr>
              <w:t>- General</w:t>
            </w:r>
          </w:p>
        </w:tc>
        <w:tc>
          <w:tcPr>
            <w:tcW w:w="630" w:type="dxa"/>
          </w:tcPr>
          <w:p w14:paraId="08F7BEFB" w14:textId="77777777" w:rsidR="009427C6" w:rsidRDefault="009427C6">
            <w:pPr>
              <w:pStyle w:val="TableText"/>
              <w:rPr>
                <w:rFonts w:ascii="Arial" w:hAnsi="Arial"/>
                <w:sz w:val="20"/>
              </w:rPr>
            </w:pPr>
            <w:r>
              <w:rPr>
                <w:rFonts w:ascii="Arial" w:hAnsi="Arial"/>
                <w:sz w:val="20"/>
              </w:rPr>
              <w:t>M</w:t>
            </w:r>
          </w:p>
        </w:tc>
        <w:tc>
          <w:tcPr>
            <w:tcW w:w="3150" w:type="dxa"/>
          </w:tcPr>
          <w:p w14:paraId="23664F65" w14:textId="77777777" w:rsidR="009427C6" w:rsidRDefault="009427C6">
            <w:pPr>
              <w:pStyle w:val="TableText"/>
              <w:rPr>
                <w:rFonts w:ascii="Arial" w:hAnsi="Arial"/>
                <w:sz w:val="20"/>
              </w:rPr>
            </w:pPr>
            <w:r>
              <w:rPr>
                <w:rFonts w:ascii="Arial" w:hAnsi="Arial"/>
                <w:sz w:val="20"/>
              </w:rPr>
              <w:t>GENL</w:t>
            </w:r>
          </w:p>
        </w:tc>
      </w:tr>
    </w:tbl>
    <w:p w14:paraId="5B923D2B" w14:textId="77777777" w:rsidR="009427C6" w:rsidRDefault="009427C6">
      <w:pPr>
        <w:rPr>
          <w:rFonts w:ascii="Arial" w:hAnsi="Arial"/>
          <w:b/>
          <w:sz w:val="20"/>
        </w:rPr>
      </w:pPr>
      <w:r>
        <w:rPr>
          <w:rFonts w:ascii="Arial" w:hAnsi="Arial"/>
          <w:b/>
          <w:sz w:val="20"/>
        </w:rPr>
        <w:t>End of Sequence A General Information</w:t>
      </w:r>
    </w:p>
    <w:p w14:paraId="1441913C" w14:textId="77777777" w:rsidR="009427C6" w:rsidRDefault="009427C6">
      <w:pPr>
        <w:pStyle w:val="Header"/>
        <w:rPr>
          <w:lang w:val="en-GB"/>
        </w:rPr>
      </w:pPr>
    </w:p>
    <w:p w14:paraId="326D72E1" w14:textId="77777777" w:rsidR="009427C6" w:rsidRDefault="009427C6">
      <w:pPr>
        <w:rPr>
          <w:rFonts w:ascii="Arial" w:hAnsi="Arial"/>
          <w:sz w:val="20"/>
        </w:rPr>
      </w:pPr>
      <w:r>
        <w:rPr>
          <w:rFonts w:ascii="Arial" w:hAnsi="Arial"/>
          <w:b/>
          <w:sz w:val="20"/>
        </w:rPr>
        <w:t>Mandatory Sequence B MMI Details</w:t>
      </w:r>
      <w:r>
        <w:rPr>
          <w:rFonts w:ascii="Arial" w:hAnsi="Arial"/>
          <w:sz w:val="20"/>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990"/>
        <w:gridCol w:w="3150"/>
        <w:gridCol w:w="630"/>
        <w:gridCol w:w="3150"/>
      </w:tblGrid>
      <w:tr w:rsidR="009427C6" w14:paraId="587EF8ED" w14:textId="77777777">
        <w:tblPrEx>
          <w:tblCellMar>
            <w:top w:w="0" w:type="dxa"/>
            <w:bottom w:w="0" w:type="dxa"/>
          </w:tblCellMar>
        </w:tblPrEx>
        <w:tc>
          <w:tcPr>
            <w:tcW w:w="720" w:type="dxa"/>
          </w:tcPr>
          <w:p w14:paraId="2BDCF18A" w14:textId="77777777" w:rsidR="009427C6" w:rsidRDefault="009427C6">
            <w:pPr>
              <w:pStyle w:val="TableText"/>
              <w:tabs>
                <w:tab w:val="num" w:pos="360"/>
              </w:tabs>
              <w:ind w:left="360" w:hanging="360"/>
              <w:rPr>
                <w:rFonts w:ascii="Arial" w:hAnsi="Arial"/>
                <w:sz w:val="20"/>
              </w:rPr>
            </w:pPr>
            <w:r>
              <w:rPr>
                <w:rFonts w:ascii="Arial" w:hAnsi="Arial"/>
                <w:sz w:val="20"/>
              </w:rPr>
              <w:t>13.</w:t>
            </w:r>
          </w:p>
        </w:tc>
        <w:tc>
          <w:tcPr>
            <w:tcW w:w="630" w:type="dxa"/>
          </w:tcPr>
          <w:p w14:paraId="562AFFC4" w14:textId="77777777" w:rsidR="009427C6" w:rsidRDefault="009427C6">
            <w:pPr>
              <w:pStyle w:val="TableText"/>
              <w:rPr>
                <w:rFonts w:ascii="Arial" w:hAnsi="Arial"/>
                <w:sz w:val="20"/>
              </w:rPr>
            </w:pPr>
            <w:r>
              <w:rPr>
                <w:rFonts w:ascii="Arial" w:hAnsi="Arial"/>
                <w:sz w:val="20"/>
              </w:rPr>
              <w:t>16R</w:t>
            </w:r>
          </w:p>
        </w:tc>
        <w:tc>
          <w:tcPr>
            <w:tcW w:w="990" w:type="dxa"/>
          </w:tcPr>
          <w:p w14:paraId="4AA2EABA" w14:textId="77777777" w:rsidR="009427C6" w:rsidRDefault="009427C6">
            <w:pPr>
              <w:pStyle w:val="TableText"/>
              <w:rPr>
                <w:rFonts w:ascii="Arial" w:hAnsi="Arial"/>
                <w:sz w:val="20"/>
              </w:rPr>
            </w:pPr>
          </w:p>
        </w:tc>
        <w:tc>
          <w:tcPr>
            <w:tcW w:w="3150" w:type="dxa"/>
          </w:tcPr>
          <w:p w14:paraId="6713CA51" w14:textId="77777777" w:rsidR="009427C6" w:rsidRDefault="009427C6">
            <w:pPr>
              <w:pStyle w:val="TableText"/>
              <w:rPr>
                <w:rFonts w:ascii="Arial" w:hAnsi="Arial"/>
                <w:sz w:val="20"/>
              </w:rPr>
            </w:pPr>
            <w:r>
              <w:rPr>
                <w:rFonts w:ascii="Arial" w:hAnsi="Arial"/>
                <w:sz w:val="20"/>
              </w:rPr>
              <w:t>Start of block</w:t>
            </w:r>
          </w:p>
          <w:p w14:paraId="7D458314" w14:textId="77777777" w:rsidR="009427C6" w:rsidRDefault="009427C6">
            <w:pPr>
              <w:pStyle w:val="TableText"/>
              <w:rPr>
                <w:rFonts w:ascii="Arial" w:hAnsi="Arial"/>
                <w:sz w:val="20"/>
              </w:rPr>
            </w:pPr>
            <w:r>
              <w:rPr>
                <w:rFonts w:ascii="Arial" w:hAnsi="Arial"/>
                <w:sz w:val="20"/>
              </w:rPr>
              <w:t>- MMI Details</w:t>
            </w:r>
          </w:p>
        </w:tc>
        <w:tc>
          <w:tcPr>
            <w:tcW w:w="630" w:type="dxa"/>
          </w:tcPr>
          <w:p w14:paraId="6EC2878E" w14:textId="77777777" w:rsidR="009427C6" w:rsidRDefault="009427C6">
            <w:pPr>
              <w:pStyle w:val="TableText"/>
              <w:rPr>
                <w:rFonts w:ascii="Arial" w:hAnsi="Arial"/>
                <w:sz w:val="20"/>
              </w:rPr>
            </w:pPr>
            <w:r>
              <w:rPr>
                <w:rFonts w:ascii="Arial" w:hAnsi="Arial"/>
                <w:sz w:val="20"/>
              </w:rPr>
              <w:t>M</w:t>
            </w:r>
          </w:p>
        </w:tc>
        <w:tc>
          <w:tcPr>
            <w:tcW w:w="3150" w:type="dxa"/>
          </w:tcPr>
          <w:p w14:paraId="37D74501" w14:textId="77777777" w:rsidR="009427C6" w:rsidRDefault="009427C6">
            <w:pPr>
              <w:pStyle w:val="TableText"/>
              <w:rPr>
                <w:rFonts w:ascii="Arial" w:hAnsi="Arial"/>
                <w:sz w:val="20"/>
              </w:rPr>
            </w:pPr>
            <w:r>
              <w:rPr>
                <w:rFonts w:ascii="Arial" w:hAnsi="Arial"/>
                <w:sz w:val="20"/>
              </w:rPr>
              <w:t>MMID</w:t>
            </w:r>
          </w:p>
        </w:tc>
      </w:tr>
      <w:tr w:rsidR="009427C6" w14:paraId="2C6DD109" w14:textId="77777777">
        <w:tblPrEx>
          <w:tblCellMar>
            <w:top w:w="0" w:type="dxa"/>
            <w:bottom w:w="0" w:type="dxa"/>
          </w:tblCellMar>
        </w:tblPrEx>
        <w:tc>
          <w:tcPr>
            <w:tcW w:w="720" w:type="dxa"/>
          </w:tcPr>
          <w:p w14:paraId="1A207377" w14:textId="77777777" w:rsidR="009427C6" w:rsidRDefault="009427C6">
            <w:pPr>
              <w:pStyle w:val="TableText"/>
              <w:tabs>
                <w:tab w:val="num" w:pos="360"/>
              </w:tabs>
              <w:ind w:left="360" w:hanging="360"/>
              <w:rPr>
                <w:rFonts w:ascii="Arial" w:hAnsi="Arial"/>
                <w:sz w:val="20"/>
              </w:rPr>
            </w:pPr>
            <w:r>
              <w:rPr>
                <w:rFonts w:ascii="Arial" w:hAnsi="Arial"/>
                <w:sz w:val="20"/>
              </w:rPr>
              <w:t>14.</w:t>
            </w:r>
          </w:p>
        </w:tc>
        <w:tc>
          <w:tcPr>
            <w:tcW w:w="630" w:type="dxa"/>
          </w:tcPr>
          <w:p w14:paraId="69FA6E20" w14:textId="77777777" w:rsidR="009427C6" w:rsidRDefault="009427C6">
            <w:pPr>
              <w:pStyle w:val="TableText"/>
              <w:rPr>
                <w:rFonts w:ascii="Arial" w:hAnsi="Arial"/>
                <w:sz w:val="20"/>
              </w:rPr>
            </w:pPr>
            <w:r>
              <w:rPr>
                <w:rFonts w:ascii="Arial" w:hAnsi="Arial"/>
                <w:sz w:val="20"/>
              </w:rPr>
              <w:t>95R</w:t>
            </w:r>
          </w:p>
        </w:tc>
        <w:tc>
          <w:tcPr>
            <w:tcW w:w="990" w:type="dxa"/>
          </w:tcPr>
          <w:p w14:paraId="475FAFEB" w14:textId="77777777" w:rsidR="009427C6" w:rsidRDefault="009427C6">
            <w:pPr>
              <w:pStyle w:val="TableText"/>
              <w:rPr>
                <w:rFonts w:ascii="Arial" w:hAnsi="Arial"/>
                <w:sz w:val="20"/>
              </w:rPr>
            </w:pPr>
            <w:r>
              <w:rPr>
                <w:rFonts w:ascii="Arial" w:hAnsi="Arial"/>
                <w:sz w:val="20"/>
              </w:rPr>
              <w:t>ISSR</w:t>
            </w:r>
          </w:p>
        </w:tc>
        <w:tc>
          <w:tcPr>
            <w:tcW w:w="3150" w:type="dxa"/>
          </w:tcPr>
          <w:p w14:paraId="3CECB299" w14:textId="77777777" w:rsidR="009427C6" w:rsidRDefault="009427C6">
            <w:pPr>
              <w:pStyle w:val="TableText"/>
              <w:rPr>
                <w:rFonts w:ascii="Arial" w:hAnsi="Arial"/>
                <w:sz w:val="20"/>
              </w:rPr>
            </w:pPr>
            <w:r>
              <w:rPr>
                <w:rFonts w:ascii="Arial" w:hAnsi="Arial"/>
                <w:sz w:val="20"/>
              </w:rPr>
              <w:t>Issuer's Participant Code</w:t>
            </w:r>
          </w:p>
          <w:p w14:paraId="5F8C6475" w14:textId="77777777" w:rsidR="009427C6" w:rsidRDefault="009427C6">
            <w:pPr>
              <w:pStyle w:val="TableText"/>
              <w:rPr>
                <w:rFonts w:ascii="Arial" w:hAnsi="Arial"/>
                <w:sz w:val="20"/>
              </w:rPr>
            </w:pPr>
            <w:r>
              <w:rPr>
                <w:rFonts w:ascii="Arial" w:hAnsi="Arial"/>
                <w:sz w:val="20"/>
              </w:rPr>
              <w:t>(Issuer)</w:t>
            </w:r>
          </w:p>
        </w:tc>
        <w:tc>
          <w:tcPr>
            <w:tcW w:w="630" w:type="dxa"/>
          </w:tcPr>
          <w:p w14:paraId="27F6C448" w14:textId="77777777" w:rsidR="009427C6" w:rsidRDefault="009427C6">
            <w:pPr>
              <w:pStyle w:val="TableText"/>
              <w:rPr>
                <w:rFonts w:ascii="Arial" w:hAnsi="Arial"/>
                <w:sz w:val="20"/>
              </w:rPr>
            </w:pPr>
            <w:r>
              <w:rPr>
                <w:rFonts w:ascii="Arial" w:hAnsi="Arial"/>
                <w:sz w:val="20"/>
              </w:rPr>
              <w:t>M</w:t>
            </w:r>
          </w:p>
        </w:tc>
        <w:tc>
          <w:tcPr>
            <w:tcW w:w="3150" w:type="dxa"/>
          </w:tcPr>
          <w:p w14:paraId="40D4C796" w14:textId="77777777" w:rsidR="009427C6" w:rsidRDefault="009427C6">
            <w:pPr>
              <w:pStyle w:val="TableText"/>
              <w:rPr>
                <w:rFonts w:ascii="Arial" w:hAnsi="Arial"/>
                <w:sz w:val="20"/>
              </w:rPr>
            </w:pPr>
            <w:r>
              <w:rPr>
                <w:rFonts w:ascii="Arial" w:hAnsi="Arial"/>
                <w:sz w:val="20"/>
              </w:rPr>
              <w:t>/STRA/2!a6!n</w:t>
            </w:r>
          </w:p>
          <w:p w14:paraId="3DF99FA2" w14:textId="77777777" w:rsidR="009427C6" w:rsidRDefault="009427C6">
            <w:pPr>
              <w:pStyle w:val="TableText"/>
              <w:rPr>
                <w:rFonts w:ascii="Arial" w:hAnsi="Arial"/>
                <w:sz w:val="20"/>
              </w:rPr>
            </w:pPr>
            <w:r>
              <w:rPr>
                <w:rFonts w:ascii="Arial" w:hAnsi="Arial"/>
                <w:sz w:val="20"/>
              </w:rPr>
              <w:t>(Issuer’s Participant Code)</w:t>
            </w:r>
          </w:p>
        </w:tc>
      </w:tr>
      <w:tr w:rsidR="009427C6" w14:paraId="7A5E2F43" w14:textId="77777777">
        <w:tblPrEx>
          <w:tblCellMar>
            <w:top w:w="0" w:type="dxa"/>
            <w:bottom w:w="0" w:type="dxa"/>
          </w:tblCellMar>
        </w:tblPrEx>
        <w:tc>
          <w:tcPr>
            <w:tcW w:w="720" w:type="dxa"/>
          </w:tcPr>
          <w:p w14:paraId="0BF90F2E" w14:textId="77777777" w:rsidR="009427C6" w:rsidRDefault="009427C6">
            <w:pPr>
              <w:pStyle w:val="TableText"/>
              <w:tabs>
                <w:tab w:val="num" w:pos="360"/>
              </w:tabs>
              <w:ind w:left="360" w:hanging="360"/>
              <w:rPr>
                <w:rFonts w:ascii="Arial" w:hAnsi="Arial"/>
                <w:sz w:val="20"/>
              </w:rPr>
            </w:pPr>
            <w:r>
              <w:rPr>
                <w:rFonts w:ascii="Arial" w:hAnsi="Arial"/>
                <w:sz w:val="20"/>
              </w:rPr>
              <w:t>15.</w:t>
            </w:r>
          </w:p>
        </w:tc>
        <w:tc>
          <w:tcPr>
            <w:tcW w:w="630" w:type="dxa"/>
          </w:tcPr>
          <w:p w14:paraId="6CC80112" w14:textId="77777777" w:rsidR="009427C6" w:rsidRDefault="009427C6">
            <w:pPr>
              <w:pStyle w:val="TableText"/>
              <w:rPr>
                <w:rFonts w:ascii="Arial" w:hAnsi="Arial"/>
                <w:sz w:val="20"/>
              </w:rPr>
            </w:pPr>
            <w:r>
              <w:rPr>
                <w:rFonts w:ascii="Arial" w:hAnsi="Arial"/>
                <w:sz w:val="20"/>
              </w:rPr>
              <w:t>35B</w:t>
            </w:r>
          </w:p>
        </w:tc>
        <w:tc>
          <w:tcPr>
            <w:tcW w:w="990" w:type="dxa"/>
          </w:tcPr>
          <w:p w14:paraId="4FDDF391" w14:textId="77777777" w:rsidR="009427C6" w:rsidRDefault="009427C6">
            <w:pPr>
              <w:pStyle w:val="TableText"/>
              <w:rPr>
                <w:rFonts w:ascii="Arial" w:hAnsi="Arial"/>
                <w:sz w:val="20"/>
              </w:rPr>
            </w:pPr>
          </w:p>
        </w:tc>
        <w:tc>
          <w:tcPr>
            <w:tcW w:w="3150" w:type="dxa"/>
          </w:tcPr>
          <w:p w14:paraId="10D5EE66" w14:textId="77777777" w:rsidR="009427C6" w:rsidRDefault="009427C6">
            <w:pPr>
              <w:pStyle w:val="TableText"/>
              <w:rPr>
                <w:rFonts w:ascii="Arial" w:hAnsi="Arial"/>
                <w:sz w:val="20"/>
              </w:rPr>
            </w:pPr>
            <w:r>
              <w:rPr>
                <w:rFonts w:ascii="Arial" w:hAnsi="Arial"/>
                <w:sz w:val="20"/>
              </w:rPr>
              <w:t>Identification of securities</w:t>
            </w:r>
          </w:p>
          <w:p w14:paraId="7A278808" w14:textId="77777777" w:rsidR="009427C6" w:rsidRDefault="009427C6">
            <w:pPr>
              <w:pStyle w:val="TableText"/>
              <w:rPr>
                <w:rFonts w:ascii="Arial" w:hAnsi="Arial"/>
                <w:sz w:val="20"/>
              </w:rPr>
            </w:pPr>
            <w:r>
              <w:rPr>
                <w:rFonts w:ascii="Arial" w:hAnsi="Arial"/>
                <w:sz w:val="20"/>
              </w:rPr>
              <w:t>(ISIN)</w:t>
            </w:r>
          </w:p>
        </w:tc>
        <w:tc>
          <w:tcPr>
            <w:tcW w:w="630" w:type="dxa"/>
          </w:tcPr>
          <w:p w14:paraId="599A97F6" w14:textId="77777777" w:rsidR="009427C6" w:rsidRDefault="009427C6">
            <w:pPr>
              <w:pStyle w:val="TableText"/>
              <w:rPr>
                <w:rFonts w:ascii="Arial" w:hAnsi="Arial"/>
                <w:sz w:val="20"/>
              </w:rPr>
            </w:pPr>
            <w:r>
              <w:rPr>
                <w:rFonts w:ascii="Arial" w:hAnsi="Arial"/>
                <w:sz w:val="20"/>
              </w:rPr>
              <w:t>M</w:t>
            </w:r>
          </w:p>
        </w:tc>
        <w:tc>
          <w:tcPr>
            <w:tcW w:w="3150" w:type="dxa"/>
          </w:tcPr>
          <w:p w14:paraId="1AC4985A" w14:textId="77777777" w:rsidR="009427C6" w:rsidRDefault="009427C6">
            <w:pPr>
              <w:pStyle w:val="TableText"/>
              <w:rPr>
                <w:rFonts w:ascii="Arial" w:hAnsi="Arial"/>
                <w:sz w:val="20"/>
              </w:rPr>
            </w:pPr>
            <w:r>
              <w:rPr>
                <w:rFonts w:ascii="Arial" w:hAnsi="Arial"/>
                <w:sz w:val="20"/>
              </w:rPr>
              <w:t>[ISIN1!e12!c]</w:t>
            </w:r>
          </w:p>
          <w:p w14:paraId="03158253" w14:textId="77777777" w:rsidR="009427C6" w:rsidRDefault="009427C6">
            <w:pPr>
              <w:pStyle w:val="TableText"/>
              <w:rPr>
                <w:rFonts w:ascii="Arial" w:hAnsi="Arial"/>
                <w:sz w:val="20"/>
              </w:rPr>
            </w:pPr>
            <w:r>
              <w:rPr>
                <w:rFonts w:ascii="Arial" w:hAnsi="Arial"/>
                <w:sz w:val="20"/>
              </w:rPr>
              <w:t>[4*35x]</w:t>
            </w:r>
          </w:p>
          <w:p w14:paraId="6B356485" w14:textId="77777777" w:rsidR="009427C6" w:rsidRDefault="009427C6">
            <w:pPr>
              <w:pStyle w:val="TableText"/>
              <w:rPr>
                <w:rFonts w:ascii="Arial" w:hAnsi="Arial"/>
                <w:sz w:val="20"/>
              </w:rPr>
            </w:pPr>
            <w:r>
              <w:rPr>
                <w:rFonts w:ascii="Arial" w:hAnsi="Arial"/>
                <w:sz w:val="20"/>
              </w:rPr>
              <w:t>Sub-field 1 is Mandatory</w:t>
            </w:r>
          </w:p>
        </w:tc>
      </w:tr>
      <w:tr w:rsidR="009427C6" w14:paraId="688AE2DA" w14:textId="77777777">
        <w:tblPrEx>
          <w:tblCellMar>
            <w:top w:w="0" w:type="dxa"/>
            <w:bottom w:w="0" w:type="dxa"/>
          </w:tblCellMar>
        </w:tblPrEx>
        <w:tc>
          <w:tcPr>
            <w:tcW w:w="720" w:type="dxa"/>
          </w:tcPr>
          <w:p w14:paraId="0A481228" w14:textId="77777777" w:rsidR="009427C6" w:rsidRDefault="009427C6">
            <w:pPr>
              <w:pStyle w:val="TableText"/>
              <w:tabs>
                <w:tab w:val="num" w:pos="360"/>
              </w:tabs>
              <w:ind w:left="360" w:hanging="360"/>
              <w:rPr>
                <w:rFonts w:ascii="Arial" w:hAnsi="Arial"/>
                <w:sz w:val="20"/>
              </w:rPr>
            </w:pPr>
            <w:r>
              <w:rPr>
                <w:rFonts w:ascii="Arial" w:hAnsi="Arial"/>
                <w:sz w:val="20"/>
              </w:rPr>
              <w:t>16.</w:t>
            </w:r>
          </w:p>
        </w:tc>
        <w:tc>
          <w:tcPr>
            <w:tcW w:w="630" w:type="dxa"/>
          </w:tcPr>
          <w:p w14:paraId="09ED42E7" w14:textId="77777777" w:rsidR="009427C6" w:rsidRDefault="009427C6">
            <w:pPr>
              <w:pStyle w:val="TableText"/>
              <w:rPr>
                <w:rFonts w:ascii="Arial" w:hAnsi="Arial"/>
                <w:sz w:val="20"/>
              </w:rPr>
            </w:pPr>
            <w:r>
              <w:rPr>
                <w:rFonts w:ascii="Arial" w:hAnsi="Arial"/>
                <w:sz w:val="20"/>
              </w:rPr>
              <w:t>36B</w:t>
            </w:r>
          </w:p>
        </w:tc>
        <w:tc>
          <w:tcPr>
            <w:tcW w:w="990" w:type="dxa"/>
          </w:tcPr>
          <w:p w14:paraId="6E2C5E7F" w14:textId="77777777" w:rsidR="009427C6" w:rsidRDefault="009427C6">
            <w:pPr>
              <w:pStyle w:val="TableText"/>
              <w:rPr>
                <w:rFonts w:ascii="Arial" w:hAnsi="Arial"/>
                <w:sz w:val="20"/>
              </w:rPr>
            </w:pPr>
            <w:r>
              <w:rPr>
                <w:rFonts w:ascii="Arial" w:hAnsi="Arial"/>
                <w:sz w:val="20"/>
              </w:rPr>
              <w:t>QISS</w:t>
            </w:r>
          </w:p>
        </w:tc>
        <w:tc>
          <w:tcPr>
            <w:tcW w:w="3150" w:type="dxa"/>
          </w:tcPr>
          <w:p w14:paraId="37323263" w14:textId="77777777" w:rsidR="009427C6" w:rsidRDefault="009427C6">
            <w:pPr>
              <w:pStyle w:val="TableText"/>
              <w:rPr>
                <w:rFonts w:ascii="Arial" w:hAnsi="Arial"/>
                <w:sz w:val="20"/>
              </w:rPr>
            </w:pPr>
            <w:r>
              <w:rPr>
                <w:rFonts w:ascii="Arial" w:hAnsi="Arial"/>
                <w:sz w:val="20"/>
              </w:rPr>
              <w:t>Quantity Issued</w:t>
            </w:r>
          </w:p>
          <w:p w14:paraId="1BC3CA5F" w14:textId="77777777" w:rsidR="009427C6" w:rsidRDefault="009427C6">
            <w:pPr>
              <w:pStyle w:val="TableText"/>
              <w:rPr>
                <w:rFonts w:ascii="Arial" w:hAnsi="Arial"/>
                <w:sz w:val="20"/>
              </w:rPr>
            </w:pPr>
            <w:r>
              <w:rPr>
                <w:rFonts w:ascii="Arial" w:hAnsi="Arial"/>
                <w:sz w:val="20"/>
              </w:rPr>
              <w:t>(Issued Amount)</w:t>
            </w:r>
          </w:p>
        </w:tc>
        <w:tc>
          <w:tcPr>
            <w:tcW w:w="630" w:type="dxa"/>
          </w:tcPr>
          <w:p w14:paraId="41376026" w14:textId="77777777" w:rsidR="009427C6" w:rsidRDefault="009427C6">
            <w:pPr>
              <w:pStyle w:val="TableText"/>
              <w:rPr>
                <w:rFonts w:ascii="Arial" w:hAnsi="Arial"/>
                <w:sz w:val="20"/>
              </w:rPr>
            </w:pPr>
            <w:r>
              <w:rPr>
                <w:rFonts w:ascii="Arial" w:hAnsi="Arial"/>
                <w:sz w:val="20"/>
              </w:rPr>
              <w:t>M</w:t>
            </w:r>
          </w:p>
        </w:tc>
        <w:tc>
          <w:tcPr>
            <w:tcW w:w="3150" w:type="dxa"/>
          </w:tcPr>
          <w:p w14:paraId="04707025" w14:textId="77777777" w:rsidR="009427C6" w:rsidRDefault="009427C6">
            <w:pPr>
              <w:pStyle w:val="TableText"/>
              <w:rPr>
                <w:rFonts w:ascii="Arial" w:hAnsi="Arial"/>
                <w:sz w:val="20"/>
              </w:rPr>
            </w:pPr>
            <w:r>
              <w:rPr>
                <w:rFonts w:ascii="Arial" w:hAnsi="Arial"/>
                <w:sz w:val="20"/>
              </w:rPr>
              <w:t>//FAMT/15d(Down to 3 Decimals)</w:t>
            </w:r>
          </w:p>
        </w:tc>
      </w:tr>
    </w:tbl>
    <w:p w14:paraId="332DB3DE" w14:textId="77777777" w:rsidR="009427C6" w:rsidRDefault="009427C6">
      <w:pPr>
        <w:pStyle w:val="Header"/>
        <w:rPr>
          <w:lang w:val="en-GB"/>
        </w:rPr>
      </w:pPr>
    </w:p>
    <w:p w14:paraId="7B5A09FC" w14:textId="77777777" w:rsidR="009427C6" w:rsidRDefault="009427C6">
      <w:pPr>
        <w:rPr>
          <w:rFonts w:ascii="Arial" w:hAnsi="Arial"/>
          <w:sz w:val="20"/>
        </w:rPr>
      </w:pPr>
      <w:r>
        <w:rPr>
          <w:rFonts w:ascii="Arial" w:hAnsi="Arial"/>
          <w:b/>
          <w:sz w:val="20"/>
        </w:rPr>
        <w:t>Optional Subsequence B1 Financial Instrument Attributes</w:t>
      </w:r>
      <w:r>
        <w:rPr>
          <w:rFonts w:ascii="Arial" w:hAnsi="Arial"/>
          <w:sz w:val="20"/>
        </w:rPr>
        <w:t xml:space="preserve"> </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990"/>
        <w:gridCol w:w="3150"/>
        <w:gridCol w:w="630"/>
        <w:gridCol w:w="3150"/>
      </w:tblGrid>
      <w:tr w:rsidR="009427C6" w14:paraId="4ABA2063" w14:textId="77777777">
        <w:tblPrEx>
          <w:tblCellMar>
            <w:top w:w="0" w:type="dxa"/>
            <w:bottom w:w="0" w:type="dxa"/>
          </w:tblCellMar>
        </w:tblPrEx>
        <w:tc>
          <w:tcPr>
            <w:tcW w:w="720" w:type="dxa"/>
          </w:tcPr>
          <w:p w14:paraId="483E0D8B" w14:textId="77777777" w:rsidR="009427C6" w:rsidRDefault="009427C6">
            <w:pPr>
              <w:pStyle w:val="TableText"/>
              <w:tabs>
                <w:tab w:val="num" w:pos="360"/>
              </w:tabs>
              <w:ind w:left="360" w:hanging="360"/>
              <w:rPr>
                <w:rFonts w:ascii="Arial" w:hAnsi="Arial"/>
                <w:sz w:val="20"/>
              </w:rPr>
            </w:pPr>
            <w:r>
              <w:rPr>
                <w:rFonts w:ascii="Arial" w:hAnsi="Arial"/>
                <w:sz w:val="20"/>
              </w:rPr>
              <w:t>17.</w:t>
            </w:r>
          </w:p>
        </w:tc>
        <w:tc>
          <w:tcPr>
            <w:tcW w:w="630" w:type="dxa"/>
          </w:tcPr>
          <w:p w14:paraId="0F9A7739" w14:textId="77777777" w:rsidR="009427C6" w:rsidRDefault="009427C6">
            <w:pPr>
              <w:pStyle w:val="TableText"/>
              <w:rPr>
                <w:rFonts w:ascii="Arial" w:hAnsi="Arial"/>
                <w:sz w:val="20"/>
              </w:rPr>
            </w:pPr>
            <w:r>
              <w:rPr>
                <w:rFonts w:ascii="Arial" w:hAnsi="Arial"/>
                <w:sz w:val="20"/>
              </w:rPr>
              <w:t>16R</w:t>
            </w:r>
          </w:p>
        </w:tc>
        <w:tc>
          <w:tcPr>
            <w:tcW w:w="990" w:type="dxa"/>
          </w:tcPr>
          <w:p w14:paraId="33DC847F" w14:textId="77777777" w:rsidR="009427C6" w:rsidRDefault="009427C6">
            <w:pPr>
              <w:pStyle w:val="TableText"/>
              <w:rPr>
                <w:rFonts w:ascii="Arial" w:hAnsi="Arial"/>
                <w:sz w:val="20"/>
              </w:rPr>
            </w:pPr>
          </w:p>
        </w:tc>
        <w:tc>
          <w:tcPr>
            <w:tcW w:w="3150" w:type="dxa"/>
          </w:tcPr>
          <w:p w14:paraId="2DD3DE38" w14:textId="77777777" w:rsidR="009427C6" w:rsidRDefault="009427C6">
            <w:pPr>
              <w:pStyle w:val="TableText"/>
              <w:rPr>
                <w:rFonts w:ascii="Arial" w:hAnsi="Arial"/>
                <w:sz w:val="20"/>
              </w:rPr>
            </w:pPr>
            <w:r>
              <w:rPr>
                <w:rFonts w:ascii="Arial" w:hAnsi="Arial"/>
                <w:sz w:val="20"/>
              </w:rPr>
              <w:t>Start of block</w:t>
            </w:r>
          </w:p>
          <w:p w14:paraId="3400DB44" w14:textId="77777777" w:rsidR="009427C6" w:rsidRDefault="009427C6">
            <w:pPr>
              <w:pStyle w:val="TableText"/>
              <w:rPr>
                <w:rFonts w:ascii="Arial" w:hAnsi="Arial"/>
                <w:sz w:val="20"/>
              </w:rPr>
            </w:pPr>
            <w:r>
              <w:rPr>
                <w:rFonts w:ascii="Arial" w:hAnsi="Arial"/>
                <w:sz w:val="20"/>
              </w:rPr>
              <w:t>- Financial instrument attributes</w:t>
            </w:r>
          </w:p>
        </w:tc>
        <w:tc>
          <w:tcPr>
            <w:tcW w:w="630" w:type="dxa"/>
          </w:tcPr>
          <w:p w14:paraId="1FE8A023" w14:textId="77777777" w:rsidR="009427C6" w:rsidRDefault="009427C6">
            <w:pPr>
              <w:pStyle w:val="TableText"/>
              <w:rPr>
                <w:rFonts w:ascii="Arial" w:hAnsi="Arial"/>
                <w:sz w:val="20"/>
              </w:rPr>
            </w:pPr>
            <w:r>
              <w:rPr>
                <w:rFonts w:ascii="Arial" w:hAnsi="Arial"/>
                <w:sz w:val="20"/>
              </w:rPr>
              <w:t>M</w:t>
            </w:r>
          </w:p>
        </w:tc>
        <w:tc>
          <w:tcPr>
            <w:tcW w:w="3150" w:type="dxa"/>
          </w:tcPr>
          <w:p w14:paraId="3A542FCA" w14:textId="77777777" w:rsidR="009427C6" w:rsidRDefault="009427C6">
            <w:pPr>
              <w:pStyle w:val="TableText"/>
              <w:rPr>
                <w:rFonts w:ascii="Arial" w:hAnsi="Arial"/>
                <w:sz w:val="20"/>
              </w:rPr>
            </w:pPr>
            <w:r>
              <w:rPr>
                <w:rFonts w:ascii="Arial" w:hAnsi="Arial"/>
                <w:sz w:val="20"/>
              </w:rPr>
              <w:t>FIA</w:t>
            </w:r>
          </w:p>
        </w:tc>
      </w:tr>
      <w:tr w:rsidR="009427C6" w14:paraId="66B5995C" w14:textId="77777777">
        <w:tblPrEx>
          <w:tblCellMar>
            <w:top w:w="0" w:type="dxa"/>
            <w:bottom w:w="0" w:type="dxa"/>
          </w:tblCellMar>
        </w:tblPrEx>
        <w:tc>
          <w:tcPr>
            <w:tcW w:w="720" w:type="dxa"/>
          </w:tcPr>
          <w:p w14:paraId="61796528" w14:textId="77777777" w:rsidR="009427C6" w:rsidRDefault="009427C6">
            <w:pPr>
              <w:pStyle w:val="TableText"/>
              <w:tabs>
                <w:tab w:val="num" w:pos="360"/>
              </w:tabs>
              <w:ind w:left="360" w:hanging="360"/>
              <w:rPr>
                <w:rFonts w:ascii="Arial" w:hAnsi="Arial"/>
                <w:sz w:val="20"/>
              </w:rPr>
            </w:pPr>
            <w:r>
              <w:rPr>
                <w:rFonts w:ascii="Arial" w:hAnsi="Arial"/>
                <w:sz w:val="20"/>
              </w:rPr>
              <w:t>18.</w:t>
            </w:r>
          </w:p>
        </w:tc>
        <w:tc>
          <w:tcPr>
            <w:tcW w:w="630" w:type="dxa"/>
          </w:tcPr>
          <w:p w14:paraId="092A9EA7" w14:textId="77777777" w:rsidR="009427C6" w:rsidRDefault="009427C6">
            <w:pPr>
              <w:pStyle w:val="TableText"/>
              <w:rPr>
                <w:rFonts w:ascii="Arial" w:hAnsi="Arial"/>
                <w:sz w:val="20"/>
              </w:rPr>
            </w:pPr>
            <w:r>
              <w:rPr>
                <w:rFonts w:ascii="Arial" w:hAnsi="Arial"/>
                <w:sz w:val="20"/>
              </w:rPr>
              <w:t>22F</w:t>
            </w:r>
          </w:p>
        </w:tc>
        <w:tc>
          <w:tcPr>
            <w:tcW w:w="990" w:type="dxa"/>
          </w:tcPr>
          <w:p w14:paraId="43152E75" w14:textId="77777777" w:rsidR="009427C6" w:rsidRDefault="009427C6">
            <w:pPr>
              <w:pStyle w:val="TableText"/>
              <w:rPr>
                <w:rFonts w:ascii="Arial" w:hAnsi="Arial"/>
                <w:sz w:val="20"/>
              </w:rPr>
            </w:pPr>
            <w:r>
              <w:rPr>
                <w:rFonts w:ascii="Arial" w:hAnsi="Arial"/>
                <w:sz w:val="20"/>
              </w:rPr>
              <w:t>PFRE</w:t>
            </w:r>
          </w:p>
        </w:tc>
        <w:tc>
          <w:tcPr>
            <w:tcW w:w="3150" w:type="dxa"/>
          </w:tcPr>
          <w:p w14:paraId="1EA4046A" w14:textId="77777777" w:rsidR="009427C6" w:rsidRDefault="009427C6">
            <w:pPr>
              <w:pStyle w:val="TableText"/>
              <w:rPr>
                <w:rFonts w:ascii="Arial" w:hAnsi="Arial"/>
                <w:sz w:val="20"/>
              </w:rPr>
            </w:pPr>
            <w:r>
              <w:rPr>
                <w:rFonts w:ascii="Arial" w:hAnsi="Arial"/>
                <w:sz w:val="20"/>
              </w:rPr>
              <w:t>Coupon Payment Frequency</w:t>
            </w:r>
          </w:p>
          <w:p w14:paraId="154A1C0B" w14:textId="77777777" w:rsidR="009427C6" w:rsidRDefault="009427C6">
            <w:pPr>
              <w:pStyle w:val="TableText"/>
              <w:rPr>
                <w:rFonts w:ascii="Arial" w:hAnsi="Arial"/>
                <w:sz w:val="20"/>
              </w:rPr>
            </w:pPr>
            <w:r>
              <w:rPr>
                <w:rFonts w:ascii="Arial" w:hAnsi="Arial"/>
                <w:sz w:val="20"/>
              </w:rPr>
              <w:t>(Mandatory for Category 2/3/4)</w:t>
            </w:r>
          </w:p>
        </w:tc>
        <w:tc>
          <w:tcPr>
            <w:tcW w:w="630" w:type="dxa"/>
          </w:tcPr>
          <w:p w14:paraId="57229B0D" w14:textId="77777777" w:rsidR="009427C6" w:rsidRDefault="009427C6">
            <w:pPr>
              <w:pStyle w:val="TableText"/>
              <w:rPr>
                <w:rFonts w:ascii="Arial" w:hAnsi="Arial"/>
                <w:sz w:val="20"/>
              </w:rPr>
            </w:pPr>
            <w:r>
              <w:rPr>
                <w:rFonts w:ascii="Arial" w:hAnsi="Arial"/>
                <w:sz w:val="20"/>
              </w:rPr>
              <w:t>C</w:t>
            </w:r>
          </w:p>
        </w:tc>
        <w:tc>
          <w:tcPr>
            <w:tcW w:w="3150" w:type="dxa"/>
          </w:tcPr>
          <w:p w14:paraId="65A31F62" w14:textId="77777777" w:rsidR="009427C6" w:rsidRDefault="009427C6">
            <w:pPr>
              <w:pStyle w:val="TableText"/>
              <w:rPr>
                <w:rFonts w:ascii="Arial" w:hAnsi="Arial"/>
                <w:sz w:val="20"/>
              </w:rPr>
            </w:pPr>
            <w:r>
              <w:rPr>
                <w:rFonts w:ascii="Arial" w:hAnsi="Arial"/>
                <w:sz w:val="20"/>
              </w:rPr>
              <w:t>/STRA/4!c</w:t>
            </w:r>
          </w:p>
          <w:p w14:paraId="3DF7CE64" w14:textId="77777777" w:rsidR="009427C6" w:rsidRDefault="009427C6">
            <w:pPr>
              <w:pStyle w:val="TableText"/>
              <w:rPr>
                <w:rFonts w:ascii="Arial" w:hAnsi="Arial"/>
                <w:sz w:val="20"/>
              </w:rPr>
            </w:pPr>
            <w:r>
              <w:rPr>
                <w:rFonts w:ascii="Arial" w:hAnsi="Arial"/>
                <w:sz w:val="20"/>
              </w:rPr>
              <w:t>See Field Descriptions</w:t>
            </w:r>
          </w:p>
        </w:tc>
      </w:tr>
      <w:tr w:rsidR="009427C6" w14:paraId="436C9BCD" w14:textId="77777777">
        <w:tblPrEx>
          <w:tblCellMar>
            <w:top w:w="0" w:type="dxa"/>
            <w:bottom w:w="0" w:type="dxa"/>
          </w:tblCellMar>
        </w:tblPrEx>
        <w:tc>
          <w:tcPr>
            <w:tcW w:w="720" w:type="dxa"/>
          </w:tcPr>
          <w:p w14:paraId="5FC93FC1" w14:textId="77777777" w:rsidR="009427C6" w:rsidRDefault="009427C6">
            <w:pPr>
              <w:pStyle w:val="TableText"/>
              <w:tabs>
                <w:tab w:val="num" w:pos="360"/>
              </w:tabs>
              <w:ind w:left="360" w:hanging="360"/>
              <w:rPr>
                <w:rFonts w:ascii="Arial" w:hAnsi="Arial"/>
                <w:sz w:val="20"/>
              </w:rPr>
            </w:pPr>
            <w:r>
              <w:rPr>
                <w:rFonts w:ascii="Arial" w:hAnsi="Arial"/>
                <w:sz w:val="20"/>
              </w:rPr>
              <w:t>19.</w:t>
            </w:r>
          </w:p>
        </w:tc>
        <w:tc>
          <w:tcPr>
            <w:tcW w:w="630" w:type="dxa"/>
          </w:tcPr>
          <w:p w14:paraId="469FA714" w14:textId="77777777" w:rsidR="009427C6" w:rsidRDefault="009427C6">
            <w:pPr>
              <w:pStyle w:val="TableText"/>
              <w:rPr>
                <w:rFonts w:ascii="Arial" w:hAnsi="Arial"/>
                <w:sz w:val="20"/>
              </w:rPr>
            </w:pPr>
            <w:r>
              <w:rPr>
                <w:rFonts w:ascii="Arial" w:hAnsi="Arial"/>
                <w:sz w:val="20"/>
              </w:rPr>
              <w:t>13B</w:t>
            </w:r>
          </w:p>
        </w:tc>
        <w:tc>
          <w:tcPr>
            <w:tcW w:w="990" w:type="dxa"/>
          </w:tcPr>
          <w:p w14:paraId="75D98D8B" w14:textId="77777777" w:rsidR="009427C6" w:rsidRDefault="009427C6">
            <w:pPr>
              <w:pStyle w:val="TableText"/>
              <w:rPr>
                <w:rFonts w:ascii="Arial" w:hAnsi="Arial"/>
                <w:sz w:val="20"/>
              </w:rPr>
            </w:pPr>
            <w:r>
              <w:rPr>
                <w:rFonts w:ascii="Arial" w:hAnsi="Arial"/>
                <w:sz w:val="20"/>
              </w:rPr>
              <w:t>CPYD</w:t>
            </w:r>
          </w:p>
        </w:tc>
        <w:tc>
          <w:tcPr>
            <w:tcW w:w="3150" w:type="dxa"/>
          </w:tcPr>
          <w:p w14:paraId="36180130" w14:textId="77777777" w:rsidR="009427C6" w:rsidRDefault="009427C6">
            <w:pPr>
              <w:pStyle w:val="TableText"/>
              <w:rPr>
                <w:rFonts w:ascii="Arial" w:hAnsi="Arial"/>
                <w:sz w:val="20"/>
              </w:rPr>
            </w:pPr>
            <w:r>
              <w:rPr>
                <w:rFonts w:ascii="Arial" w:hAnsi="Arial"/>
                <w:sz w:val="20"/>
              </w:rPr>
              <w:t>Coupon Payment Day</w:t>
            </w:r>
          </w:p>
          <w:p w14:paraId="51F2534C" w14:textId="77777777" w:rsidR="009427C6" w:rsidRDefault="009427C6">
            <w:pPr>
              <w:pStyle w:val="TableText"/>
              <w:rPr>
                <w:rFonts w:ascii="Arial" w:hAnsi="Arial"/>
                <w:sz w:val="20"/>
              </w:rPr>
            </w:pPr>
          </w:p>
          <w:p w14:paraId="587261AD" w14:textId="77777777" w:rsidR="009427C6" w:rsidRDefault="009427C6">
            <w:pPr>
              <w:pStyle w:val="TableText"/>
              <w:rPr>
                <w:rFonts w:ascii="Arial" w:hAnsi="Arial"/>
                <w:sz w:val="20"/>
              </w:rPr>
            </w:pPr>
            <w:r>
              <w:rPr>
                <w:rFonts w:ascii="Arial" w:hAnsi="Arial"/>
                <w:sz w:val="20"/>
              </w:rPr>
              <w:t>(Mandatory for Category 2/3/4)</w:t>
            </w:r>
          </w:p>
        </w:tc>
        <w:tc>
          <w:tcPr>
            <w:tcW w:w="630" w:type="dxa"/>
          </w:tcPr>
          <w:p w14:paraId="371A063C" w14:textId="77777777" w:rsidR="009427C6" w:rsidRDefault="009427C6">
            <w:pPr>
              <w:pStyle w:val="TableText"/>
              <w:rPr>
                <w:rFonts w:ascii="Arial" w:hAnsi="Arial"/>
                <w:sz w:val="20"/>
              </w:rPr>
            </w:pPr>
            <w:r>
              <w:rPr>
                <w:rFonts w:ascii="Arial" w:hAnsi="Arial"/>
                <w:sz w:val="20"/>
              </w:rPr>
              <w:t>C</w:t>
            </w:r>
          </w:p>
        </w:tc>
        <w:tc>
          <w:tcPr>
            <w:tcW w:w="3150" w:type="dxa"/>
          </w:tcPr>
          <w:p w14:paraId="7C6E0435" w14:textId="77777777" w:rsidR="009427C6" w:rsidRDefault="009427C6">
            <w:pPr>
              <w:pStyle w:val="TableText"/>
              <w:rPr>
                <w:rFonts w:ascii="Arial" w:hAnsi="Arial"/>
                <w:sz w:val="20"/>
              </w:rPr>
            </w:pPr>
            <w:r>
              <w:rPr>
                <w:rFonts w:ascii="Arial" w:hAnsi="Arial"/>
                <w:sz w:val="20"/>
              </w:rPr>
              <w:t>/STRA/2!n</w:t>
            </w:r>
          </w:p>
          <w:p w14:paraId="23A47259" w14:textId="77777777" w:rsidR="009427C6" w:rsidRDefault="009427C6">
            <w:pPr>
              <w:pStyle w:val="TableText"/>
              <w:rPr>
                <w:rFonts w:ascii="Arial" w:hAnsi="Arial"/>
                <w:sz w:val="20"/>
              </w:rPr>
            </w:pPr>
            <w:r>
              <w:rPr>
                <w:rFonts w:ascii="Arial" w:hAnsi="Arial"/>
                <w:sz w:val="20"/>
              </w:rPr>
              <w:t>Valid Values:</w:t>
            </w:r>
          </w:p>
          <w:p w14:paraId="76C37501" w14:textId="77777777" w:rsidR="009427C6" w:rsidRDefault="009427C6">
            <w:pPr>
              <w:pStyle w:val="TableText"/>
              <w:rPr>
                <w:rFonts w:ascii="Arial" w:hAnsi="Arial"/>
                <w:sz w:val="20"/>
              </w:rPr>
            </w:pPr>
            <w:r>
              <w:rPr>
                <w:rFonts w:ascii="Arial" w:hAnsi="Arial"/>
                <w:sz w:val="20"/>
              </w:rPr>
              <w:t xml:space="preserve">01-31 </w:t>
            </w:r>
          </w:p>
        </w:tc>
      </w:tr>
      <w:tr w:rsidR="009427C6" w14:paraId="62729E5F" w14:textId="77777777">
        <w:tblPrEx>
          <w:tblCellMar>
            <w:top w:w="0" w:type="dxa"/>
            <w:bottom w:w="0" w:type="dxa"/>
          </w:tblCellMar>
        </w:tblPrEx>
        <w:tc>
          <w:tcPr>
            <w:tcW w:w="720" w:type="dxa"/>
          </w:tcPr>
          <w:p w14:paraId="38A1EBA7" w14:textId="77777777" w:rsidR="009427C6" w:rsidRDefault="009427C6">
            <w:pPr>
              <w:pStyle w:val="TableText"/>
              <w:tabs>
                <w:tab w:val="num" w:pos="360"/>
              </w:tabs>
              <w:ind w:left="360" w:hanging="360"/>
              <w:rPr>
                <w:rFonts w:ascii="Arial" w:hAnsi="Arial"/>
                <w:sz w:val="20"/>
              </w:rPr>
            </w:pPr>
            <w:r>
              <w:rPr>
                <w:rFonts w:ascii="Arial" w:hAnsi="Arial"/>
                <w:sz w:val="20"/>
              </w:rPr>
              <w:lastRenderedPageBreak/>
              <w:t>20.</w:t>
            </w:r>
          </w:p>
        </w:tc>
        <w:tc>
          <w:tcPr>
            <w:tcW w:w="630" w:type="dxa"/>
          </w:tcPr>
          <w:p w14:paraId="36DA39E3" w14:textId="77777777" w:rsidR="009427C6" w:rsidRDefault="009427C6">
            <w:pPr>
              <w:pStyle w:val="TableText"/>
              <w:rPr>
                <w:rFonts w:ascii="Arial" w:hAnsi="Arial"/>
                <w:sz w:val="20"/>
              </w:rPr>
            </w:pPr>
            <w:r>
              <w:rPr>
                <w:rFonts w:ascii="Arial" w:hAnsi="Arial"/>
                <w:sz w:val="20"/>
              </w:rPr>
              <w:t>12A</w:t>
            </w:r>
          </w:p>
        </w:tc>
        <w:tc>
          <w:tcPr>
            <w:tcW w:w="990" w:type="dxa"/>
          </w:tcPr>
          <w:p w14:paraId="6CEB9998" w14:textId="77777777" w:rsidR="009427C6" w:rsidRDefault="009427C6">
            <w:pPr>
              <w:pStyle w:val="TableText"/>
              <w:rPr>
                <w:rFonts w:ascii="Arial" w:hAnsi="Arial"/>
                <w:sz w:val="20"/>
              </w:rPr>
            </w:pPr>
            <w:r>
              <w:rPr>
                <w:rFonts w:ascii="Arial" w:hAnsi="Arial"/>
                <w:sz w:val="20"/>
              </w:rPr>
              <w:t>CATG</w:t>
            </w:r>
          </w:p>
        </w:tc>
        <w:tc>
          <w:tcPr>
            <w:tcW w:w="3150" w:type="dxa"/>
          </w:tcPr>
          <w:p w14:paraId="25705E25" w14:textId="77777777" w:rsidR="009427C6" w:rsidRDefault="009427C6">
            <w:pPr>
              <w:pStyle w:val="TableText"/>
              <w:rPr>
                <w:rFonts w:ascii="Arial" w:hAnsi="Arial"/>
                <w:sz w:val="20"/>
              </w:rPr>
            </w:pPr>
            <w:r>
              <w:rPr>
                <w:rFonts w:ascii="Arial" w:hAnsi="Arial"/>
                <w:sz w:val="20"/>
              </w:rPr>
              <w:t>Generic Category</w:t>
            </w:r>
          </w:p>
        </w:tc>
        <w:tc>
          <w:tcPr>
            <w:tcW w:w="630" w:type="dxa"/>
          </w:tcPr>
          <w:p w14:paraId="62D889EE" w14:textId="77777777" w:rsidR="009427C6" w:rsidRDefault="009427C6">
            <w:pPr>
              <w:pStyle w:val="TableText"/>
              <w:rPr>
                <w:rFonts w:ascii="Arial" w:hAnsi="Arial"/>
                <w:sz w:val="20"/>
              </w:rPr>
            </w:pPr>
            <w:r>
              <w:rPr>
                <w:rFonts w:ascii="Arial" w:hAnsi="Arial"/>
                <w:sz w:val="20"/>
              </w:rPr>
              <w:t>M</w:t>
            </w:r>
          </w:p>
        </w:tc>
        <w:tc>
          <w:tcPr>
            <w:tcW w:w="3150" w:type="dxa"/>
          </w:tcPr>
          <w:p w14:paraId="28305D28" w14:textId="77777777" w:rsidR="009427C6" w:rsidRDefault="009427C6">
            <w:pPr>
              <w:pStyle w:val="TableText"/>
              <w:rPr>
                <w:rFonts w:ascii="Arial" w:hAnsi="Arial"/>
                <w:sz w:val="20"/>
              </w:rPr>
            </w:pPr>
            <w:r>
              <w:rPr>
                <w:rFonts w:ascii="Arial" w:hAnsi="Arial"/>
                <w:sz w:val="20"/>
              </w:rPr>
              <w:t>//1!n</w:t>
            </w:r>
          </w:p>
        </w:tc>
      </w:tr>
      <w:tr w:rsidR="009427C6" w14:paraId="7930B646" w14:textId="77777777">
        <w:tblPrEx>
          <w:tblCellMar>
            <w:top w:w="0" w:type="dxa"/>
            <w:bottom w:w="0" w:type="dxa"/>
          </w:tblCellMar>
        </w:tblPrEx>
        <w:tc>
          <w:tcPr>
            <w:tcW w:w="720" w:type="dxa"/>
          </w:tcPr>
          <w:p w14:paraId="6232905B" w14:textId="77777777" w:rsidR="009427C6" w:rsidRDefault="009427C6">
            <w:pPr>
              <w:pStyle w:val="TableText"/>
              <w:tabs>
                <w:tab w:val="num" w:pos="360"/>
              </w:tabs>
              <w:ind w:left="360" w:hanging="360"/>
              <w:rPr>
                <w:rFonts w:ascii="Arial" w:hAnsi="Arial"/>
                <w:sz w:val="20"/>
              </w:rPr>
            </w:pPr>
            <w:r>
              <w:rPr>
                <w:rFonts w:ascii="Arial" w:hAnsi="Arial"/>
                <w:sz w:val="20"/>
              </w:rPr>
              <w:t>21.</w:t>
            </w:r>
          </w:p>
        </w:tc>
        <w:tc>
          <w:tcPr>
            <w:tcW w:w="630" w:type="dxa"/>
          </w:tcPr>
          <w:p w14:paraId="48D8D7D6" w14:textId="77777777" w:rsidR="009427C6" w:rsidRDefault="009427C6">
            <w:pPr>
              <w:pStyle w:val="TableText"/>
              <w:rPr>
                <w:rFonts w:ascii="Arial" w:hAnsi="Arial"/>
                <w:sz w:val="20"/>
              </w:rPr>
            </w:pPr>
            <w:r>
              <w:rPr>
                <w:rFonts w:ascii="Arial" w:hAnsi="Arial"/>
                <w:sz w:val="20"/>
              </w:rPr>
              <w:t>22H</w:t>
            </w:r>
          </w:p>
        </w:tc>
        <w:tc>
          <w:tcPr>
            <w:tcW w:w="990" w:type="dxa"/>
          </w:tcPr>
          <w:p w14:paraId="41DD1258" w14:textId="77777777" w:rsidR="009427C6" w:rsidRDefault="009427C6">
            <w:pPr>
              <w:pStyle w:val="TableText"/>
              <w:rPr>
                <w:rFonts w:ascii="Arial" w:hAnsi="Arial"/>
                <w:sz w:val="20"/>
              </w:rPr>
            </w:pPr>
            <w:r>
              <w:rPr>
                <w:rFonts w:ascii="Arial" w:hAnsi="Arial"/>
                <w:sz w:val="20"/>
              </w:rPr>
              <w:t>TYPE</w:t>
            </w:r>
          </w:p>
        </w:tc>
        <w:tc>
          <w:tcPr>
            <w:tcW w:w="3150" w:type="dxa"/>
          </w:tcPr>
          <w:p w14:paraId="59159F7F" w14:textId="77777777" w:rsidR="009427C6" w:rsidRDefault="009427C6">
            <w:pPr>
              <w:pStyle w:val="TableText"/>
              <w:rPr>
                <w:rFonts w:ascii="Arial" w:hAnsi="Arial"/>
                <w:sz w:val="20"/>
              </w:rPr>
            </w:pPr>
            <w:r>
              <w:rPr>
                <w:rFonts w:ascii="Arial" w:hAnsi="Arial"/>
                <w:sz w:val="20"/>
              </w:rPr>
              <w:t>MMI Type</w:t>
            </w:r>
          </w:p>
        </w:tc>
        <w:tc>
          <w:tcPr>
            <w:tcW w:w="630" w:type="dxa"/>
          </w:tcPr>
          <w:p w14:paraId="2D94A9B3" w14:textId="77777777" w:rsidR="009427C6" w:rsidRDefault="009427C6">
            <w:pPr>
              <w:pStyle w:val="TableText"/>
              <w:rPr>
                <w:rFonts w:ascii="Arial" w:hAnsi="Arial"/>
                <w:sz w:val="20"/>
              </w:rPr>
            </w:pPr>
            <w:r>
              <w:rPr>
                <w:rFonts w:ascii="Arial" w:hAnsi="Arial"/>
                <w:sz w:val="20"/>
              </w:rPr>
              <w:t>M</w:t>
            </w:r>
          </w:p>
        </w:tc>
        <w:tc>
          <w:tcPr>
            <w:tcW w:w="3150" w:type="dxa"/>
          </w:tcPr>
          <w:p w14:paraId="3B3EF458" w14:textId="77777777" w:rsidR="009427C6" w:rsidRDefault="009427C6">
            <w:pPr>
              <w:pStyle w:val="TableText"/>
              <w:rPr>
                <w:rFonts w:ascii="Arial" w:hAnsi="Arial"/>
                <w:sz w:val="20"/>
              </w:rPr>
            </w:pPr>
            <w:r>
              <w:rPr>
                <w:rFonts w:ascii="Arial" w:hAnsi="Arial"/>
                <w:sz w:val="20"/>
              </w:rPr>
              <w:t>/STRA/4!c Note. The STRA is not a SWIFT standard. However, as the development has catered for this STRATE have agreed to include this code.</w:t>
            </w:r>
          </w:p>
        </w:tc>
      </w:tr>
      <w:tr w:rsidR="009427C6" w14:paraId="725ECAC9" w14:textId="77777777">
        <w:tblPrEx>
          <w:tblCellMar>
            <w:top w:w="0" w:type="dxa"/>
            <w:bottom w:w="0" w:type="dxa"/>
          </w:tblCellMar>
        </w:tblPrEx>
        <w:tc>
          <w:tcPr>
            <w:tcW w:w="720" w:type="dxa"/>
          </w:tcPr>
          <w:p w14:paraId="5CCD8141" w14:textId="77777777" w:rsidR="009427C6" w:rsidRDefault="009427C6">
            <w:pPr>
              <w:pStyle w:val="TableText"/>
              <w:tabs>
                <w:tab w:val="num" w:pos="360"/>
              </w:tabs>
              <w:ind w:left="360" w:hanging="360"/>
              <w:rPr>
                <w:rFonts w:ascii="Arial" w:hAnsi="Arial"/>
                <w:sz w:val="20"/>
              </w:rPr>
            </w:pPr>
            <w:r>
              <w:rPr>
                <w:rFonts w:ascii="Arial" w:hAnsi="Arial"/>
                <w:sz w:val="20"/>
              </w:rPr>
              <w:t>22.</w:t>
            </w:r>
          </w:p>
        </w:tc>
        <w:tc>
          <w:tcPr>
            <w:tcW w:w="630" w:type="dxa"/>
          </w:tcPr>
          <w:p w14:paraId="52E4951F" w14:textId="77777777" w:rsidR="009427C6" w:rsidRDefault="009427C6">
            <w:pPr>
              <w:pStyle w:val="TableText"/>
              <w:rPr>
                <w:rFonts w:ascii="Arial" w:hAnsi="Arial"/>
                <w:sz w:val="20"/>
              </w:rPr>
            </w:pPr>
            <w:r>
              <w:rPr>
                <w:rFonts w:ascii="Arial" w:hAnsi="Arial"/>
                <w:sz w:val="20"/>
              </w:rPr>
              <w:t>98A</w:t>
            </w:r>
          </w:p>
        </w:tc>
        <w:tc>
          <w:tcPr>
            <w:tcW w:w="990" w:type="dxa"/>
          </w:tcPr>
          <w:p w14:paraId="26399F6E" w14:textId="77777777" w:rsidR="009427C6" w:rsidRDefault="009427C6">
            <w:pPr>
              <w:pStyle w:val="TableText"/>
              <w:rPr>
                <w:rFonts w:ascii="Arial" w:hAnsi="Arial"/>
                <w:sz w:val="20"/>
              </w:rPr>
            </w:pPr>
            <w:r>
              <w:rPr>
                <w:rFonts w:ascii="Arial" w:hAnsi="Arial"/>
                <w:sz w:val="20"/>
              </w:rPr>
              <w:t>MATU</w:t>
            </w:r>
          </w:p>
        </w:tc>
        <w:tc>
          <w:tcPr>
            <w:tcW w:w="3150" w:type="dxa"/>
          </w:tcPr>
          <w:p w14:paraId="0BA5F849" w14:textId="77777777" w:rsidR="009427C6" w:rsidRDefault="009427C6">
            <w:pPr>
              <w:pStyle w:val="TableText"/>
              <w:rPr>
                <w:rFonts w:ascii="Arial" w:hAnsi="Arial"/>
                <w:sz w:val="20"/>
              </w:rPr>
            </w:pPr>
            <w:r>
              <w:rPr>
                <w:rFonts w:ascii="Arial" w:hAnsi="Arial"/>
                <w:sz w:val="20"/>
              </w:rPr>
              <w:t>Maturity date</w:t>
            </w:r>
          </w:p>
          <w:p w14:paraId="7932BA45" w14:textId="77777777" w:rsidR="009427C6" w:rsidRDefault="009427C6">
            <w:pPr>
              <w:pStyle w:val="TableText"/>
              <w:rPr>
                <w:rFonts w:ascii="Arial" w:hAnsi="Arial"/>
                <w:sz w:val="20"/>
              </w:rPr>
            </w:pPr>
            <w:r>
              <w:rPr>
                <w:rFonts w:ascii="Arial" w:hAnsi="Arial"/>
                <w:sz w:val="20"/>
              </w:rPr>
              <w:t>(Mandatory for Category 1, 2, &amp; 3)</w:t>
            </w:r>
          </w:p>
        </w:tc>
        <w:tc>
          <w:tcPr>
            <w:tcW w:w="630" w:type="dxa"/>
          </w:tcPr>
          <w:p w14:paraId="2A20DA49" w14:textId="77777777" w:rsidR="009427C6" w:rsidRDefault="009427C6">
            <w:pPr>
              <w:pStyle w:val="TableText"/>
              <w:rPr>
                <w:rFonts w:ascii="Arial" w:hAnsi="Arial"/>
                <w:sz w:val="20"/>
              </w:rPr>
            </w:pPr>
            <w:r>
              <w:rPr>
                <w:rFonts w:ascii="Arial" w:hAnsi="Arial"/>
                <w:sz w:val="20"/>
              </w:rPr>
              <w:t>C</w:t>
            </w:r>
          </w:p>
        </w:tc>
        <w:tc>
          <w:tcPr>
            <w:tcW w:w="3150" w:type="dxa"/>
          </w:tcPr>
          <w:p w14:paraId="4962E7AE" w14:textId="77777777" w:rsidR="009427C6" w:rsidRDefault="009427C6">
            <w:pPr>
              <w:pStyle w:val="TableText"/>
              <w:rPr>
                <w:rFonts w:ascii="Arial" w:hAnsi="Arial"/>
                <w:sz w:val="20"/>
              </w:rPr>
            </w:pPr>
            <w:r>
              <w:rPr>
                <w:rFonts w:ascii="Arial" w:hAnsi="Arial"/>
                <w:sz w:val="20"/>
              </w:rPr>
              <w:t>//8!n</w:t>
            </w:r>
          </w:p>
        </w:tc>
      </w:tr>
      <w:tr w:rsidR="009427C6" w14:paraId="345A88ED" w14:textId="77777777">
        <w:tblPrEx>
          <w:tblCellMar>
            <w:top w:w="0" w:type="dxa"/>
            <w:bottom w:w="0" w:type="dxa"/>
          </w:tblCellMar>
        </w:tblPrEx>
        <w:tc>
          <w:tcPr>
            <w:tcW w:w="720" w:type="dxa"/>
            <w:tcBorders>
              <w:bottom w:val="nil"/>
            </w:tcBorders>
          </w:tcPr>
          <w:p w14:paraId="39967349" w14:textId="77777777" w:rsidR="009427C6" w:rsidRDefault="009427C6">
            <w:pPr>
              <w:pStyle w:val="TableText"/>
              <w:tabs>
                <w:tab w:val="num" w:pos="360"/>
              </w:tabs>
              <w:ind w:left="360" w:hanging="360"/>
              <w:rPr>
                <w:rFonts w:ascii="Arial" w:hAnsi="Arial"/>
                <w:sz w:val="20"/>
              </w:rPr>
            </w:pPr>
            <w:r>
              <w:rPr>
                <w:rFonts w:ascii="Arial" w:hAnsi="Arial"/>
                <w:sz w:val="20"/>
              </w:rPr>
              <w:t>23.</w:t>
            </w:r>
          </w:p>
        </w:tc>
        <w:tc>
          <w:tcPr>
            <w:tcW w:w="630" w:type="dxa"/>
            <w:tcBorders>
              <w:bottom w:val="nil"/>
            </w:tcBorders>
          </w:tcPr>
          <w:p w14:paraId="5BD19182" w14:textId="77777777" w:rsidR="009427C6" w:rsidRDefault="009427C6">
            <w:pPr>
              <w:pStyle w:val="TableText"/>
              <w:rPr>
                <w:rFonts w:ascii="Arial" w:hAnsi="Arial"/>
                <w:sz w:val="20"/>
              </w:rPr>
            </w:pPr>
            <w:r>
              <w:rPr>
                <w:rFonts w:ascii="Arial" w:hAnsi="Arial"/>
                <w:sz w:val="20"/>
              </w:rPr>
              <w:t>98A</w:t>
            </w:r>
          </w:p>
        </w:tc>
        <w:tc>
          <w:tcPr>
            <w:tcW w:w="990" w:type="dxa"/>
            <w:tcBorders>
              <w:bottom w:val="nil"/>
            </w:tcBorders>
          </w:tcPr>
          <w:p w14:paraId="11C807D7" w14:textId="77777777" w:rsidR="009427C6" w:rsidRDefault="009427C6">
            <w:pPr>
              <w:pStyle w:val="TableText"/>
              <w:rPr>
                <w:rFonts w:ascii="Arial" w:hAnsi="Arial"/>
                <w:sz w:val="20"/>
              </w:rPr>
            </w:pPr>
            <w:r>
              <w:rPr>
                <w:rFonts w:ascii="Arial" w:hAnsi="Arial"/>
                <w:sz w:val="20"/>
              </w:rPr>
              <w:t>ISSU</w:t>
            </w:r>
          </w:p>
        </w:tc>
        <w:tc>
          <w:tcPr>
            <w:tcW w:w="3150" w:type="dxa"/>
            <w:tcBorders>
              <w:bottom w:val="nil"/>
            </w:tcBorders>
          </w:tcPr>
          <w:p w14:paraId="41E16DE4" w14:textId="77777777" w:rsidR="009427C6" w:rsidRDefault="009427C6">
            <w:pPr>
              <w:pStyle w:val="TableText"/>
              <w:rPr>
                <w:rFonts w:ascii="Arial" w:hAnsi="Arial"/>
                <w:sz w:val="20"/>
              </w:rPr>
            </w:pPr>
            <w:r>
              <w:rPr>
                <w:rFonts w:ascii="Arial" w:hAnsi="Arial"/>
                <w:sz w:val="20"/>
              </w:rPr>
              <w:t>Issue Date</w:t>
            </w:r>
          </w:p>
          <w:p w14:paraId="004192CF" w14:textId="77777777" w:rsidR="009427C6" w:rsidRDefault="009427C6">
            <w:pPr>
              <w:pStyle w:val="TableText"/>
              <w:rPr>
                <w:rFonts w:ascii="Arial" w:hAnsi="Arial"/>
                <w:sz w:val="20"/>
              </w:rPr>
            </w:pPr>
            <w:r>
              <w:rPr>
                <w:rFonts w:ascii="Arial" w:hAnsi="Arial"/>
                <w:sz w:val="20"/>
              </w:rPr>
              <w:t>(Mandatory for Category 1, 2, 3 &amp; 4)</w:t>
            </w:r>
          </w:p>
        </w:tc>
        <w:tc>
          <w:tcPr>
            <w:tcW w:w="630" w:type="dxa"/>
            <w:tcBorders>
              <w:bottom w:val="nil"/>
            </w:tcBorders>
          </w:tcPr>
          <w:p w14:paraId="6EA9AD8B" w14:textId="77777777" w:rsidR="009427C6" w:rsidRDefault="009427C6">
            <w:pPr>
              <w:pStyle w:val="TableText"/>
              <w:rPr>
                <w:rFonts w:ascii="Arial" w:hAnsi="Arial"/>
                <w:sz w:val="20"/>
              </w:rPr>
            </w:pPr>
            <w:r>
              <w:rPr>
                <w:rFonts w:ascii="Arial" w:hAnsi="Arial"/>
                <w:sz w:val="20"/>
              </w:rPr>
              <w:t>M</w:t>
            </w:r>
          </w:p>
        </w:tc>
        <w:tc>
          <w:tcPr>
            <w:tcW w:w="3150" w:type="dxa"/>
            <w:tcBorders>
              <w:bottom w:val="nil"/>
            </w:tcBorders>
          </w:tcPr>
          <w:p w14:paraId="7E739CFD" w14:textId="77777777" w:rsidR="009427C6" w:rsidRDefault="009427C6">
            <w:pPr>
              <w:pStyle w:val="TableText"/>
              <w:rPr>
                <w:rFonts w:ascii="Arial" w:hAnsi="Arial"/>
                <w:sz w:val="20"/>
              </w:rPr>
            </w:pPr>
            <w:r>
              <w:rPr>
                <w:rFonts w:ascii="Arial" w:hAnsi="Arial"/>
                <w:sz w:val="20"/>
              </w:rPr>
              <w:t>//8!n</w:t>
            </w:r>
          </w:p>
        </w:tc>
      </w:tr>
      <w:tr w:rsidR="009427C6" w14:paraId="07F260AC" w14:textId="77777777">
        <w:tblPrEx>
          <w:tblCellMar>
            <w:top w:w="0" w:type="dxa"/>
            <w:bottom w:w="0" w:type="dxa"/>
          </w:tblCellMar>
        </w:tblPrEx>
        <w:tc>
          <w:tcPr>
            <w:tcW w:w="720" w:type="dxa"/>
          </w:tcPr>
          <w:p w14:paraId="1043BF0C" w14:textId="77777777" w:rsidR="009427C6" w:rsidRDefault="009427C6">
            <w:pPr>
              <w:pStyle w:val="TableText"/>
              <w:tabs>
                <w:tab w:val="num" w:pos="360"/>
              </w:tabs>
              <w:ind w:left="360" w:hanging="360"/>
              <w:rPr>
                <w:rFonts w:ascii="Arial" w:hAnsi="Arial"/>
                <w:sz w:val="20"/>
              </w:rPr>
            </w:pPr>
            <w:r>
              <w:rPr>
                <w:rFonts w:ascii="Arial" w:hAnsi="Arial"/>
                <w:sz w:val="20"/>
              </w:rPr>
              <w:t>24.</w:t>
            </w:r>
          </w:p>
        </w:tc>
        <w:tc>
          <w:tcPr>
            <w:tcW w:w="630" w:type="dxa"/>
          </w:tcPr>
          <w:p w14:paraId="1204E5C3" w14:textId="77777777" w:rsidR="009427C6" w:rsidRDefault="009427C6">
            <w:pPr>
              <w:pStyle w:val="TableText"/>
              <w:rPr>
                <w:rFonts w:ascii="Arial" w:hAnsi="Arial"/>
                <w:sz w:val="20"/>
              </w:rPr>
            </w:pPr>
            <w:r>
              <w:rPr>
                <w:rFonts w:ascii="Arial" w:hAnsi="Arial"/>
                <w:sz w:val="20"/>
              </w:rPr>
              <w:t>92A</w:t>
            </w:r>
          </w:p>
        </w:tc>
        <w:tc>
          <w:tcPr>
            <w:tcW w:w="990" w:type="dxa"/>
          </w:tcPr>
          <w:p w14:paraId="60EF185E" w14:textId="77777777" w:rsidR="009427C6" w:rsidRDefault="009427C6">
            <w:pPr>
              <w:pStyle w:val="TableText"/>
              <w:rPr>
                <w:rFonts w:ascii="Arial" w:hAnsi="Arial"/>
                <w:sz w:val="20"/>
              </w:rPr>
            </w:pPr>
            <w:r>
              <w:rPr>
                <w:rFonts w:ascii="Arial" w:hAnsi="Arial"/>
                <w:sz w:val="20"/>
              </w:rPr>
              <w:t>INTR</w:t>
            </w:r>
          </w:p>
        </w:tc>
        <w:tc>
          <w:tcPr>
            <w:tcW w:w="3150" w:type="dxa"/>
          </w:tcPr>
          <w:p w14:paraId="4F86C6A2" w14:textId="77777777" w:rsidR="009427C6" w:rsidRDefault="009427C6">
            <w:pPr>
              <w:pStyle w:val="TableText"/>
              <w:rPr>
                <w:rFonts w:ascii="Arial" w:hAnsi="Arial"/>
                <w:sz w:val="20"/>
              </w:rPr>
            </w:pPr>
            <w:r>
              <w:rPr>
                <w:rFonts w:ascii="Arial" w:hAnsi="Arial"/>
                <w:sz w:val="20"/>
              </w:rPr>
              <w:t>Coupon Rate</w:t>
            </w:r>
          </w:p>
          <w:p w14:paraId="007F11B1" w14:textId="77777777" w:rsidR="009427C6" w:rsidRDefault="009427C6">
            <w:pPr>
              <w:pStyle w:val="TableText"/>
              <w:rPr>
                <w:rFonts w:ascii="Arial" w:hAnsi="Arial"/>
                <w:sz w:val="20"/>
              </w:rPr>
            </w:pPr>
            <w:r>
              <w:rPr>
                <w:rFonts w:ascii="Arial" w:hAnsi="Arial"/>
                <w:sz w:val="20"/>
              </w:rPr>
              <w:t>(Mandatory for Category 2, 3 &amp; 4)</w:t>
            </w:r>
          </w:p>
        </w:tc>
        <w:tc>
          <w:tcPr>
            <w:tcW w:w="630" w:type="dxa"/>
          </w:tcPr>
          <w:p w14:paraId="25D668CD" w14:textId="77777777" w:rsidR="009427C6" w:rsidRDefault="009427C6">
            <w:pPr>
              <w:pStyle w:val="TableText"/>
              <w:rPr>
                <w:rFonts w:ascii="Arial" w:hAnsi="Arial"/>
                <w:sz w:val="20"/>
              </w:rPr>
            </w:pPr>
            <w:r>
              <w:rPr>
                <w:rFonts w:ascii="Arial" w:hAnsi="Arial"/>
                <w:sz w:val="20"/>
              </w:rPr>
              <w:t>C</w:t>
            </w:r>
          </w:p>
        </w:tc>
        <w:tc>
          <w:tcPr>
            <w:tcW w:w="3150" w:type="dxa"/>
          </w:tcPr>
          <w:p w14:paraId="2D7F4E7A" w14:textId="77777777" w:rsidR="009427C6" w:rsidRDefault="009427C6">
            <w:pPr>
              <w:pStyle w:val="TableText"/>
              <w:rPr>
                <w:rFonts w:ascii="Arial" w:hAnsi="Arial"/>
                <w:sz w:val="20"/>
              </w:rPr>
            </w:pPr>
            <w:r>
              <w:rPr>
                <w:rFonts w:ascii="Arial" w:hAnsi="Arial"/>
                <w:sz w:val="20"/>
              </w:rPr>
              <w:t xml:space="preserve">//[N]15d(7,7 Decimals) </w:t>
            </w:r>
          </w:p>
        </w:tc>
      </w:tr>
      <w:tr w:rsidR="009427C6" w14:paraId="153F5D49" w14:textId="77777777">
        <w:tblPrEx>
          <w:tblCellMar>
            <w:top w:w="0" w:type="dxa"/>
            <w:bottom w:w="0" w:type="dxa"/>
          </w:tblCellMar>
        </w:tblPrEx>
        <w:tc>
          <w:tcPr>
            <w:tcW w:w="720" w:type="dxa"/>
          </w:tcPr>
          <w:p w14:paraId="7873671B" w14:textId="77777777" w:rsidR="009427C6" w:rsidRDefault="009427C6">
            <w:pPr>
              <w:pStyle w:val="TableText"/>
              <w:tabs>
                <w:tab w:val="num" w:pos="360"/>
              </w:tabs>
              <w:ind w:left="360" w:hanging="360"/>
              <w:rPr>
                <w:rFonts w:ascii="Arial" w:hAnsi="Arial"/>
                <w:sz w:val="20"/>
              </w:rPr>
            </w:pPr>
            <w:r>
              <w:rPr>
                <w:rFonts w:ascii="Arial" w:hAnsi="Arial"/>
                <w:sz w:val="20"/>
              </w:rPr>
              <w:t>25.</w:t>
            </w:r>
          </w:p>
        </w:tc>
        <w:tc>
          <w:tcPr>
            <w:tcW w:w="630" w:type="dxa"/>
          </w:tcPr>
          <w:p w14:paraId="7E477D57" w14:textId="77777777" w:rsidR="009427C6" w:rsidRDefault="009427C6">
            <w:pPr>
              <w:pStyle w:val="TableText"/>
              <w:rPr>
                <w:rFonts w:ascii="Arial" w:hAnsi="Arial"/>
                <w:sz w:val="20"/>
              </w:rPr>
            </w:pPr>
            <w:r>
              <w:rPr>
                <w:rFonts w:ascii="Arial" w:hAnsi="Arial"/>
                <w:sz w:val="20"/>
              </w:rPr>
              <w:t>16S</w:t>
            </w:r>
          </w:p>
        </w:tc>
        <w:tc>
          <w:tcPr>
            <w:tcW w:w="990" w:type="dxa"/>
          </w:tcPr>
          <w:p w14:paraId="17A064E0" w14:textId="77777777" w:rsidR="009427C6" w:rsidRDefault="009427C6">
            <w:pPr>
              <w:pStyle w:val="TableText"/>
              <w:rPr>
                <w:rFonts w:ascii="Arial" w:hAnsi="Arial"/>
                <w:sz w:val="20"/>
              </w:rPr>
            </w:pPr>
          </w:p>
        </w:tc>
        <w:tc>
          <w:tcPr>
            <w:tcW w:w="3150" w:type="dxa"/>
          </w:tcPr>
          <w:p w14:paraId="7F4A98FF" w14:textId="77777777" w:rsidR="009427C6" w:rsidRDefault="009427C6">
            <w:pPr>
              <w:pStyle w:val="TableText"/>
              <w:rPr>
                <w:rFonts w:ascii="Arial" w:hAnsi="Arial"/>
                <w:sz w:val="20"/>
              </w:rPr>
            </w:pPr>
            <w:r>
              <w:rPr>
                <w:rFonts w:ascii="Arial" w:hAnsi="Arial"/>
                <w:sz w:val="20"/>
              </w:rPr>
              <w:t>End of block</w:t>
            </w:r>
          </w:p>
          <w:p w14:paraId="6BDC749B" w14:textId="77777777" w:rsidR="009427C6" w:rsidRDefault="009427C6">
            <w:pPr>
              <w:pStyle w:val="TableText"/>
              <w:rPr>
                <w:rFonts w:ascii="Arial" w:hAnsi="Arial"/>
                <w:sz w:val="20"/>
              </w:rPr>
            </w:pPr>
            <w:r>
              <w:rPr>
                <w:rFonts w:ascii="Arial" w:hAnsi="Arial"/>
                <w:sz w:val="20"/>
              </w:rPr>
              <w:t>- Financial instrument attributes</w:t>
            </w:r>
          </w:p>
        </w:tc>
        <w:tc>
          <w:tcPr>
            <w:tcW w:w="630" w:type="dxa"/>
          </w:tcPr>
          <w:p w14:paraId="037255D3" w14:textId="77777777" w:rsidR="009427C6" w:rsidRDefault="009427C6">
            <w:pPr>
              <w:pStyle w:val="TableText"/>
              <w:rPr>
                <w:rFonts w:ascii="Arial" w:hAnsi="Arial"/>
                <w:sz w:val="20"/>
              </w:rPr>
            </w:pPr>
            <w:r>
              <w:rPr>
                <w:rFonts w:ascii="Arial" w:hAnsi="Arial"/>
                <w:sz w:val="20"/>
              </w:rPr>
              <w:t>M</w:t>
            </w:r>
          </w:p>
        </w:tc>
        <w:tc>
          <w:tcPr>
            <w:tcW w:w="3150" w:type="dxa"/>
          </w:tcPr>
          <w:p w14:paraId="54532856" w14:textId="77777777" w:rsidR="009427C6" w:rsidRDefault="009427C6">
            <w:pPr>
              <w:pStyle w:val="TableText"/>
              <w:rPr>
                <w:rFonts w:ascii="Arial" w:hAnsi="Arial"/>
                <w:sz w:val="20"/>
              </w:rPr>
            </w:pPr>
            <w:r>
              <w:rPr>
                <w:rFonts w:ascii="Arial" w:hAnsi="Arial"/>
                <w:sz w:val="20"/>
              </w:rPr>
              <w:t>FIA</w:t>
            </w:r>
          </w:p>
        </w:tc>
      </w:tr>
    </w:tbl>
    <w:p w14:paraId="3AEA7E87" w14:textId="77777777" w:rsidR="009427C6" w:rsidRDefault="009427C6">
      <w:pPr>
        <w:rPr>
          <w:rFonts w:ascii="Arial" w:hAnsi="Arial"/>
          <w:sz w:val="20"/>
        </w:rPr>
      </w:pPr>
      <w:r>
        <w:rPr>
          <w:rFonts w:ascii="Arial" w:hAnsi="Arial"/>
          <w:sz w:val="20"/>
        </w:rPr>
        <w:t xml:space="preserve">-----| </w:t>
      </w:r>
      <w:r>
        <w:rPr>
          <w:rFonts w:ascii="Arial" w:hAnsi="Arial"/>
          <w:b/>
          <w:sz w:val="20"/>
        </w:rPr>
        <w:t>End of Subsequence B1 Financial Instrument Attributes</w:t>
      </w:r>
      <w:r>
        <w:rPr>
          <w:rFonts w:ascii="Arial" w:hAnsi="Arial"/>
          <w:sz w:val="20"/>
        </w:rPr>
        <w:t xml:space="preserve"> </w:t>
      </w:r>
    </w:p>
    <w:p w14:paraId="5104E60C" w14:textId="77777777" w:rsidR="009427C6" w:rsidRDefault="009427C6">
      <w:pPr>
        <w:pStyle w:val="Header"/>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990"/>
        <w:gridCol w:w="3150"/>
        <w:gridCol w:w="630"/>
        <w:gridCol w:w="3150"/>
      </w:tblGrid>
      <w:tr w:rsidR="009427C6" w14:paraId="260BB3CE" w14:textId="77777777">
        <w:tblPrEx>
          <w:tblCellMar>
            <w:top w:w="0" w:type="dxa"/>
            <w:bottom w:w="0" w:type="dxa"/>
          </w:tblCellMar>
        </w:tblPrEx>
        <w:tc>
          <w:tcPr>
            <w:tcW w:w="720" w:type="dxa"/>
          </w:tcPr>
          <w:p w14:paraId="43FA2E81" w14:textId="77777777" w:rsidR="009427C6" w:rsidRDefault="009427C6">
            <w:pPr>
              <w:pStyle w:val="TableText"/>
              <w:tabs>
                <w:tab w:val="num" w:pos="360"/>
              </w:tabs>
              <w:ind w:left="360" w:hanging="360"/>
              <w:rPr>
                <w:rFonts w:ascii="Arial" w:hAnsi="Arial"/>
                <w:sz w:val="20"/>
              </w:rPr>
            </w:pPr>
            <w:r>
              <w:rPr>
                <w:rFonts w:ascii="Arial" w:hAnsi="Arial"/>
                <w:sz w:val="20"/>
              </w:rPr>
              <w:t>26.</w:t>
            </w:r>
          </w:p>
        </w:tc>
        <w:tc>
          <w:tcPr>
            <w:tcW w:w="630" w:type="dxa"/>
          </w:tcPr>
          <w:p w14:paraId="6FD6E406" w14:textId="77777777" w:rsidR="009427C6" w:rsidRDefault="009427C6">
            <w:pPr>
              <w:pStyle w:val="TableText"/>
              <w:rPr>
                <w:rFonts w:ascii="Arial" w:hAnsi="Arial"/>
                <w:sz w:val="20"/>
              </w:rPr>
            </w:pPr>
            <w:r>
              <w:rPr>
                <w:rFonts w:ascii="Arial" w:hAnsi="Arial"/>
                <w:sz w:val="20"/>
              </w:rPr>
              <w:t>16S</w:t>
            </w:r>
          </w:p>
        </w:tc>
        <w:tc>
          <w:tcPr>
            <w:tcW w:w="990" w:type="dxa"/>
          </w:tcPr>
          <w:p w14:paraId="21F6C03B" w14:textId="77777777" w:rsidR="009427C6" w:rsidRDefault="009427C6">
            <w:pPr>
              <w:pStyle w:val="TableText"/>
              <w:rPr>
                <w:rFonts w:ascii="Arial" w:hAnsi="Arial"/>
                <w:sz w:val="20"/>
              </w:rPr>
            </w:pPr>
          </w:p>
        </w:tc>
        <w:tc>
          <w:tcPr>
            <w:tcW w:w="3150" w:type="dxa"/>
          </w:tcPr>
          <w:p w14:paraId="12394944" w14:textId="77777777" w:rsidR="009427C6" w:rsidRDefault="009427C6">
            <w:pPr>
              <w:pStyle w:val="TableText"/>
              <w:rPr>
                <w:rFonts w:ascii="Arial" w:hAnsi="Arial"/>
                <w:sz w:val="20"/>
              </w:rPr>
            </w:pPr>
            <w:r>
              <w:rPr>
                <w:rFonts w:ascii="Arial" w:hAnsi="Arial"/>
                <w:sz w:val="20"/>
              </w:rPr>
              <w:t>End of block</w:t>
            </w:r>
          </w:p>
          <w:p w14:paraId="3ABC612A" w14:textId="77777777" w:rsidR="009427C6" w:rsidRDefault="009427C6">
            <w:pPr>
              <w:pStyle w:val="TableText"/>
              <w:rPr>
                <w:rFonts w:ascii="Arial" w:hAnsi="Arial"/>
                <w:sz w:val="20"/>
              </w:rPr>
            </w:pPr>
            <w:r>
              <w:rPr>
                <w:rFonts w:ascii="Arial" w:hAnsi="Arial"/>
                <w:sz w:val="20"/>
              </w:rPr>
              <w:t>- MMI Details</w:t>
            </w:r>
          </w:p>
        </w:tc>
        <w:tc>
          <w:tcPr>
            <w:tcW w:w="630" w:type="dxa"/>
          </w:tcPr>
          <w:p w14:paraId="67E84938" w14:textId="77777777" w:rsidR="009427C6" w:rsidRDefault="009427C6">
            <w:pPr>
              <w:pStyle w:val="TableText"/>
              <w:rPr>
                <w:rFonts w:ascii="Arial" w:hAnsi="Arial"/>
                <w:sz w:val="20"/>
              </w:rPr>
            </w:pPr>
            <w:r>
              <w:rPr>
                <w:rFonts w:ascii="Arial" w:hAnsi="Arial"/>
                <w:sz w:val="20"/>
              </w:rPr>
              <w:t>M</w:t>
            </w:r>
          </w:p>
        </w:tc>
        <w:tc>
          <w:tcPr>
            <w:tcW w:w="3150" w:type="dxa"/>
          </w:tcPr>
          <w:p w14:paraId="554DD5B0" w14:textId="77777777" w:rsidR="009427C6" w:rsidRDefault="009427C6">
            <w:pPr>
              <w:pStyle w:val="TableText"/>
              <w:rPr>
                <w:rFonts w:ascii="Arial" w:hAnsi="Arial"/>
                <w:sz w:val="20"/>
              </w:rPr>
            </w:pPr>
            <w:r>
              <w:rPr>
                <w:rFonts w:ascii="Arial" w:hAnsi="Arial"/>
                <w:sz w:val="20"/>
              </w:rPr>
              <w:t>MMID</w:t>
            </w:r>
          </w:p>
        </w:tc>
      </w:tr>
    </w:tbl>
    <w:p w14:paraId="29FDAAC6" w14:textId="77777777" w:rsidR="009427C6" w:rsidRDefault="009427C6">
      <w:pPr>
        <w:rPr>
          <w:rFonts w:ascii="Arial" w:hAnsi="Arial"/>
          <w:sz w:val="20"/>
        </w:rPr>
      </w:pPr>
      <w:r>
        <w:rPr>
          <w:rFonts w:ascii="Arial" w:hAnsi="Arial"/>
          <w:sz w:val="20"/>
        </w:rPr>
        <w:t xml:space="preserve">-----| </w:t>
      </w:r>
      <w:r>
        <w:rPr>
          <w:rFonts w:ascii="Arial" w:hAnsi="Arial"/>
          <w:b/>
          <w:sz w:val="20"/>
        </w:rPr>
        <w:t>End of Sequence B MMI Details</w:t>
      </w:r>
      <w:r>
        <w:rPr>
          <w:rFonts w:ascii="Arial" w:hAnsi="Arial"/>
          <w:sz w:val="20"/>
        </w:rPr>
        <w:t xml:space="preserve"> </w:t>
      </w:r>
    </w:p>
    <w:p w14:paraId="038D259B" w14:textId="77777777" w:rsidR="009427C6" w:rsidRDefault="009427C6">
      <w:pPr>
        <w:rPr>
          <w:rFonts w:ascii="Arial" w:hAnsi="Arial"/>
          <w:b/>
          <w:sz w:val="20"/>
          <w:u w:val="single"/>
        </w:rPr>
      </w:pPr>
    </w:p>
    <w:p w14:paraId="58E85D36" w14:textId="77777777" w:rsidR="009427C6" w:rsidRDefault="009427C6">
      <w:pPr>
        <w:rPr>
          <w:rFonts w:ascii="Arial" w:hAnsi="Arial"/>
          <w:b/>
          <w:sz w:val="20"/>
          <w:u w:val="single"/>
        </w:rPr>
      </w:pPr>
      <w:r>
        <w:rPr>
          <w:rFonts w:ascii="Arial" w:hAnsi="Arial"/>
          <w:b/>
          <w:sz w:val="20"/>
          <w:u w:val="single"/>
        </w:rPr>
        <w:t>Field Descriptions</w:t>
      </w:r>
    </w:p>
    <w:p w14:paraId="654CB968" w14:textId="77777777" w:rsidR="009427C6" w:rsidRDefault="009427C6">
      <w:pPr>
        <w:rPr>
          <w:rFonts w:ascii="Arial" w:hAnsi="Arial"/>
          <w:b/>
          <w:sz w:val="20"/>
          <w:u w:val="single"/>
        </w:rPr>
      </w:pPr>
    </w:p>
    <w:p w14:paraId="4B71ADFC" w14:textId="77777777" w:rsidR="009427C6" w:rsidRDefault="009427C6">
      <w:pPr>
        <w:tabs>
          <w:tab w:val="num" w:pos="360"/>
        </w:tabs>
        <w:ind w:left="360" w:hanging="360"/>
        <w:rPr>
          <w:rFonts w:ascii="Arial" w:hAnsi="Arial"/>
          <w:sz w:val="20"/>
        </w:rPr>
      </w:pPr>
      <w:r>
        <w:rPr>
          <w:rFonts w:ascii="Arial" w:hAnsi="Arial"/>
          <w:sz w:val="20"/>
        </w:rPr>
        <w:t>1.</w:t>
      </w:r>
      <w:r>
        <w:rPr>
          <w:rFonts w:ascii="Arial" w:hAnsi="Arial"/>
          <w:sz w:val="20"/>
        </w:rPr>
        <w:tab/>
        <w:t>Transaction reference (M): This field identifies the transaction reference of the message.</w:t>
      </w:r>
    </w:p>
    <w:p w14:paraId="632C8944" w14:textId="77777777" w:rsidR="009427C6" w:rsidRDefault="009427C6">
      <w:pPr>
        <w:rPr>
          <w:rFonts w:ascii="Arial" w:hAnsi="Arial"/>
          <w:sz w:val="20"/>
        </w:rPr>
      </w:pPr>
    </w:p>
    <w:p w14:paraId="3E9AE50C" w14:textId="77777777" w:rsidR="009427C6" w:rsidRDefault="009427C6">
      <w:pPr>
        <w:tabs>
          <w:tab w:val="num" w:pos="360"/>
        </w:tabs>
        <w:ind w:left="360" w:hanging="360"/>
        <w:rPr>
          <w:rFonts w:ascii="Arial" w:hAnsi="Arial"/>
          <w:sz w:val="20"/>
        </w:rPr>
      </w:pPr>
      <w:r>
        <w:rPr>
          <w:rFonts w:ascii="Arial" w:hAnsi="Arial"/>
          <w:sz w:val="20"/>
        </w:rPr>
        <w:t>2.</w:t>
      </w:r>
      <w:r>
        <w:rPr>
          <w:rFonts w:ascii="Arial" w:hAnsi="Arial"/>
          <w:sz w:val="20"/>
        </w:rPr>
        <w:tab/>
        <w:t>Sub-message Type (M): This field identifies the sub-message type involved in the proprietary message. The valid value is:</w:t>
      </w:r>
    </w:p>
    <w:p w14:paraId="5751D40D" w14:textId="77777777" w:rsidR="009427C6" w:rsidRDefault="009427C6">
      <w:pPr>
        <w:tabs>
          <w:tab w:val="num" w:pos="360"/>
          <w:tab w:val="num" w:pos="720"/>
        </w:tabs>
        <w:ind w:left="720" w:hanging="360"/>
        <w:rPr>
          <w:rFonts w:ascii="Arial" w:hAnsi="Arial"/>
          <w:sz w:val="20"/>
        </w:rPr>
      </w:pPr>
    </w:p>
    <w:p w14:paraId="7940D6A1" w14:textId="77777777" w:rsidR="009427C6" w:rsidRDefault="009427C6">
      <w:pPr>
        <w:numPr>
          <w:ilvl w:val="1"/>
          <w:numId w:val="10"/>
        </w:numPr>
        <w:tabs>
          <w:tab w:val="clear" w:pos="2210"/>
          <w:tab w:val="num" w:pos="720"/>
        </w:tabs>
        <w:ind w:hanging="1850"/>
        <w:rPr>
          <w:rFonts w:ascii="Arial" w:hAnsi="Arial"/>
          <w:sz w:val="20"/>
          <w:lang w:val="en-US"/>
        </w:rPr>
      </w:pPr>
      <w:r>
        <w:rPr>
          <w:rFonts w:ascii="Arial" w:hAnsi="Arial"/>
          <w:sz w:val="20"/>
        </w:rPr>
        <w:t xml:space="preserve">151 – ISIN Confirmation </w:t>
      </w:r>
    </w:p>
    <w:p w14:paraId="4776CB82" w14:textId="77777777" w:rsidR="009427C6" w:rsidRDefault="009427C6">
      <w:pPr>
        <w:tabs>
          <w:tab w:val="num" w:pos="1800"/>
        </w:tabs>
        <w:ind w:left="360"/>
        <w:rPr>
          <w:rFonts w:ascii="Arial" w:hAnsi="Arial"/>
          <w:sz w:val="20"/>
          <w:lang w:val="en-US"/>
        </w:rPr>
      </w:pPr>
    </w:p>
    <w:p w14:paraId="336A1F28" w14:textId="77777777" w:rsidR="009427C6" w:rsidRDefault="009427C6">
      <w:pPr>
        <w:tabs>
          <w:tab w:val="num" w:pos="360"/>
        </w:tabs>
        <w:ind w:left="360" w:hanging="360"/>
        <w:rPr>
          <w:rFonts w:ascii="Arial" w:hAnsi="Arial"/>
          <w:sz w:val="20"/>
        </w:rPr>
      </w:pPr>
      <w:r>
        <w:rPr>
          <w:rFonts w:ascii="Arial" w:hAnsi="Arial"/>
          <w:sz w:val="20"/>
        </w:rPr>
        <w:t>3.</w:t>
      </w:r>
      <w:r>
        <w:rPr>
          <w:rFonts w:ascii="Arial" w:hAnsi="Arial"/>
          <w:sz w:val="20"/>
        </w:rPr>
        <w:tab/>
        <w:t>Proprietary Message (M): This field identifies that this is a proprietary message. This should not have any contents.</w:t>
      </w:r>
      <w:r>
        <w:rPr>
          <w:rFonts w:ascii="Arial" w:hAnsi="Arial"/>
          <w:sz w:val="20"/>
        </w:rPr>
        <w:br/>
      </w:r>
    </w:p>
    <w:p w14:paraId="093A0EB6" w14:textId="77777777" w:rsidR="009427C6" w:rsidRDefault="009427C6">
      <w:pPr>
        <w:tabs>
          <w:tab w:val="num" w:pos="360"/>
        </w:tabs>
        <w:ind w:left="360" w:hanging="360"/>
        <w:rPr>
          <w:rFonts w:ascii="Arial" w:hAnsi="Arial"/>
          <w:sz w:val="20"/>
        </w:rPr>
      </w:pPr>
      <w:r>
        <w:rPr>
          <w:rFonts w:ascii="Arial" w:hAnsi="Arial"/>
          <w:sz w:val="20"/>
        </w:rPr>
        <w:t>4.</w:t>
      </w:r>
      <w:r>
        <w:rPr>
          <w:rFonts w:ascii="Arial" w:hAnsi="Arial"/>
          <w:sz w:val="20"/>
        </w:rPr>
        <w:tab/>
        <w:t>Start of GENL block (M): This field identifies the start of GENL block and it should have a value of GENL.</w:t>
      </w:r>
    </w:p>
    <w:p w14:paraId="1353130B" w14:textId="77777777" w:rsidR="009427C6" w:rsidRDefault="009427C6">
      <w:pPr>
        <w:rPr>
          <w:rFonts w:ascii="Arial" w:hAnsi="Arial"/>
          <w:sz w:val="20"/>
        </w:rPr>
      </w:pPr>
    </w:p>
    <w:p w14:paraId="750E45F0" w14:textId="77777777" w:rsidR="009427C6" w:rsidRDefault="009427C6">
      <w:pPr>
        <w:tabs>
          <w:tab w:val="num" w:pos="360"/>
        </w:tabs>
        <w:ind w:left="360" w:hanging="360"/>
        <w:rPr>
          <w:rFonts w:ascii="Arial" w:hAnsi="Arial"/>
          <w:sz w:val="20"/>
        </w:rPr>
      </w:pPr>
      <w:r>
        <w:rPr>
          <w:rFonts w:ascii="Arial" w:hAnsi="Arial"/>
          <w:sz w:val="20"/>
        </w:rPr>
        <w:t>5.</w:t>
      </w:r>
      <w:r>
        <w:rPr>
          <w:rFonts w:ascii="Arial" w:hAnsi="Arial"/>
          <w:sz w:val="20"/>
        </w:rPr>
        <w:tab/>
        <w:t>Function of the message (M): This field identifies the function of the message. The valid value is:</w:t>
      </w:r>
    </w:p>
    <w:p w14:paraId="3F9E0A30" w14:textId="77777777" w:rsidR="009427C6" w:rsidRDefault="009427C6">
      <w:pPr>
        <w:tabs>
          <w:tab w:val="num" w:pos="360"/>
        </w:tabs>
        <w:ind w:left="720" w:hanging="360"/>
        <w:rPr>
          <w:rFonts w:ascii="Arial" w:hAnsi="Arial"/>
          <w:sz w:val="20"/>
        </w:rPr>
      </w:pPr>
    </w:p>
    <w:p w14:paraId="2CF9B2F9" w14:textId="77777777" w:rsidR="009427C6" w:rsidRDefault="009427C6">
      <w:pPr>
        <w:numPr>
          <w:ilvl w:val="1"/>
          <w:numId w:val="10"/>
        </w:numPr>
        <w:tabs>
          <w:tab w:val="clear" w:pos="2210"/>
          <w:tab w:val="num" w:pos="900"/>
        </w:tabs>
        <w:ind w:hanging="1850"/>
        <w:rPr>
          <w:rFonts w:ascii="Arial" w:hAnsi="Arial"/>
          <w:sz w:val="20"/>
        </w:rPr>
      </w:pPr>
      <w:r>
        <w:rPr>
          <w:rFonts w:ascii="Arial" w:hAnsi="Arial"/>
          <w:sz w:val="20"/>
        </w:rPr>
        <w:t>NEWM – For new message.</w:t>
      </w:r>
    </w:p>
    <w:p w14:paraId="0253C4A4" w14:textId="77777777" w:rsidR="009427C6" w:rsidRDefault="009427C6">
      <w:pPr>
        <w:tabs>
          <w:tab w:val="num" w:pos="709"/>
        </w:tabs>
        <w:ind w:left="360"/>
        <w:rPr>
          <w:rFonts w:ascii="Arial" w:hAnsi="Arial"/>
          <w:sz w:val="20"/>
        </w:rPr>
      </w:pPr>
    </w:p>
    <w:p w14:paraId="62AB744F" w14:textId="77777777" w:rsidR="009427C6" w:rsidRDefault="009427C6">
      <w:pPr>
        <w:tabs>
          <w:tab w:val="num" w:pos="360"/>
        </w:tabs>
        <w:ind w:left="360" w:hanging="360"/>
        <w:rPr>
          <w:rFonts w:ascii="Arial" w:hAnsi="Arial"/>
          <w:sz w:val="20"/>
        </w:rPr>
      </w:pPr>
      <w:r>
        <w:rPr>
          <w:rFonts w:ascii="Arial" w:hAnsi="Arial"/>
          <w:sz w:val="20"/>
        </w:rPr>
        <w:t>6.</w:t>
      </w:r>
      <w:r>
        <w:rPr>
          <w:rFonts w:ascii="Arial" w:hAnsi="Arial"/>
          <w:sz w:val="20"/>
        </w:rPr>
        <w:tab/>
        <w:t>Preparation date and time (O): This field gives the preparation date and time of the message.</w:t>
      </w:r>
    </w:p>
    <w:p w14:paraId="6699E566" w14:textId="77777777" w:rsidR="009427C6" w:rsidRDefault="009427C6">
      <w:pPr>
        <w:rPr>
          <w:rFonts w:ascii="Arial" w:hAnsi="Arial"/>
          <w:sz w:val="20"/>
        </w:rPr>
      </w:pPr>
    </w:p>
    <w:p w14:paraId="39025DB6" w14:textId="77777777" w:rsidR="009427C6" w:rsidRDefault="009427C6">
      <w:pPr>
        <w:tabs>
          <w:tab w:val="num" w:pos="360"/>
        </w:tabs>
        <w:ind w:left="360" w:hanging="360"/>
        <w:rPr>
          <w:rFonts w:ascii="Arial" w:hAnsi="Arial"/>
          <w:sz w:val="20"/>
        </w:rPr>
      </w:pPr>
      <w:r>
        <w:rPr>
          <w:rFonts w:ascii="Arial" w:hAnsi="Arial"/>
          <w:sz w:val="20"/>
        </w:rPr>
        <w:t>7.</w:t>
      </w:r>
      <w:r>
        <w:rPr>
          <w:rFonts w:ascii="Arial" w:hAnsi="Arial"/>
          <w:sz w:val="20"/>
        </w:rPr>
        <w:tab/>
        <w:t>Type of confirmation indicator (M): This field identifies the instruction indicator. The valid value is:</w:t>
      </w:r>
    </w:p>
    <w:p w14:paraId="2AD1D8EC" w14:textId="77777777" w:rsidR="009427C6" w:rsidRDefault="009427C6">
      <w:pPr>
        <w:tabs>
          <w:tab w:val="num" w:pos="360"/>
        </w:tabs>
        <w:ind w:left="720" w:hanging="360"/>
        <w:rPr>
          <w:rFonts w:ascii="Arial" w:hAnsi="Arial"/>
          <w:sz w:val="20"/>
        </w:rPr>
      </w:pPr>
    </w:p>
    <w:p w14:paraId="4F7BAC5A" w14:textId="77777777" w:rsidR="009427C6" w:rsidRDefault="009427C6">
      <w:pPr>
        <w:numPr>
          <w:ilvl w:val="1"/>
          <w:numId w:val="10"/>
        </w:numPr>
        <w:tabs>
          <w:tab w:val="clear" w:pos="2210"/>
          <w:tab w:val="num" w:pos="900"/>
        </w:tabs>
        <w:ind w:hanging="1850"/>
        <w:rPr>
          <w:rFonts w:ascii="Arial" w:hAnsi="Arial"/>
          <w:sz w:val="20"/>
        </w:rPr>
      </w:pPr>
      <w:r>
        <w:rPr>
          <w:rFonts w:ascii="Arial" w:hAnsi="Arial"/>
          <w:sz w:val="20"/>
        </w:rPr>
        <w:t xml:space="preserve">ISSU –ISIN Issue Request.  </w:t>
      </w:r>
      <w:r>
        <w:rPr>
          <w:rFonts w:ascii="Arial" w:hAnsi="Arial"/>
          <w:sz w:val="20"/>
        </w:rPr>
        <w:br/>
      </w:r>
    </w:p>
    <w:p w14:paraId="568FD1A2" w14:textId="77777777" w:rsidR="009427C6" w:rsidRDefault="009427C6">
      <w:pPr>
        <w:tabs>
          <w:tab w:val="num" w:pos="360"/>
        </w:tabs>
        <w:ind w:left="360" w:hanging="360"/>
        <w:rPr>
          <w:rFonts w:ascii="Arial" w:hAnsi="Arial"/>
          <w:b/>
          <w:sz w:val="20"/>
        </w:rPr>
      </w:pPr>
      <w:r>
        <w:rPr>
          <w:rFonts w:ascii="Arial" w:hAnsi="Arial"/>
          <w:sz w:val="20"/>
        </w:rPr>
        <w:t>8.</w:t>
      </w:r>
      <w:r>
        <w:rPr>
          <w:rFonts w:ascii="Arial" w:hAnsi="Arial"/>
          <w:sz w:val="20"/>
        </w:rPr>
        <w:tab/>
        <w:t xml:space="preserve">Start of link block (M): This field identifies the start of linkage block and it should have a value of LINK. </w:t>
      </w:r>
      <w:r>
        <w:rPr>
          <w:rFonts w:ascii="Arial" w:hAnsi="Arial"/>
          <w:b/>
          <w:sz w:val="20"/>
        </w:rPr>
        <w:t>This block is mandatory for ISIN Confirmation</w:t>
      </w:r>
    </w:p>
    <w:p w14:paraId="666A24FE" w14:textId="77777777" w:rsidR="009427C6" w:rsidRDefault="009427C6">
      <w:pPr>
        <w:pStyle w:val="Header"/>
        <w:rPr>
          <w:lang w:val="en-GB"/>
        </w:rPr>
      </w:pPr>
    </w:p>
    <w:p w14:paraId="111A08C1" w14:textId="77777777" w:rsidR="009427C6" w:rsidRDefault="009427C6">
      <w:pPr>
        <w:tabs>
          <w:tab w:val="num" w:pos="360"/>
        </w:tabs>
        <w:ind w:left="360" w:hanging="360"/>
        <w:rPr>
          <w:rFonts w:ascii="Arial" w:hAnsi="Arial"/>
          <w:sz w:val="20"/>
        </w:rPr>
      </w:pPr>
      <w:r>
        <w:rPr>
          <w:rFonts w:ascii="Arial" w:hAnsi="Arial"/>
          <w:sz w:val="20"/>
        </w:rPr>
        <w:t>9.</w:t>
      </w:r>
      <w:r>
        <w:rPr>
          <w:rFonts w:ascii="Arial" w:hAnsi="Arial"/>
          <w:sz w:val="20"/>
        </w:rPr>
        <w:tab/>
        <w:t>Number Identification (M): This field identifies the Sub-Message Type of the linked transaction. The valid value is 150.</w:t>
      </w:r>
    </w:p>
    <w:p w14:paraId="2ECE9DD8" w14:textId="77777777" w:rsidR="009427C6" w:rsidRDefault="009427C6">
      <w:pPr>
        <w:rPr>
          <w:rFonts w:ascii="Arial" w:hAnsi="Arial"/>
          <w:sz w:val="20"/>
        </w:rPr>
      </w:pPr>
    </w:p>
    <w:p w14:paraId="478A371E" w14:textId="77777777" w:rsidR="009427C6" w:rsidRDefault="009427C6">
      <w:pPr>
        <w:tabs>
          <w:tab w:val="num" w:pos="360"/>
        </w:tabs>
        <w:ind w:left="360" w:hanging="360"/>
        <w:rPr>
          <w:rFonts w:ascii="Arial" w:hAnsi="Arial"/>
          <w:sz w:val="20"/>
        </w:rPr>
      </w:pPr>
      <w:r>
        <w:rPr>
          <w:rFonts w:ascii="Arial" w:hAnsi="Arial"/>
          <w:sz w:val="20"/>
        </w:rPr>
        <w:t>10.</w:t>
      </w:r>
      <w:r>
        <w:rPr>
          <w:rFonts w:ascii="Arial" w:hAnsi="Arial"/>
          <w:sz w:val="20"/>
        </w:rPr>
        <w:tab/>
        <w:t xml:space="preserve">Related Reference (M): This field identifies the transaction reference of the original message. </w:t>
      </w:r>
    </w:p>
    <w:p w14:paraId="1C7156F6" w14:textId="77777777" w:rsidR="009427C6" w:rsidRDefault="009427C6">
      <w:pPr>
        <w:rPr>
          <w:rFonts w:ascii="Arial" w:hAnsi="Arial"/>
          <w:sz w:val="20"/>
        </w:rPr>
      </w:pPr>
    </w:p>
    <w:p w14:paraId="4321E5C5" w14:textId="77777777" w:rsidR="009427C6" w:rsidRDefault="009427C6">
      <w:pPr>
        <w:tabs>
          <w:tab w:val="num" w:pos="360"/>
        </w:tabs>
        <w:ind w:left="360" w:hanging="360"/>
        <w:rPr>
          <w:rFonts w:ascii="Arial" w:hAnsi="Arial"/>
          <w:sz w:val="20"/>
        </w:rPr>
      </w:pPr>
      <w:r>
        <w:rPr>
          <w:rFonts w:ascii="Arial" w:hAnsi="Arial"/>
          <w:sz w:val="20"/>
        </w:rPr>
        <w:lastRenderedPageBreak/>
        <w:t>11.</w:t>
      </w:r>
      <w:r>
        <w:rPr>
          <w:rFonts w:ascii="Arial" w:hAnsi="Arial"/>
          <w:sz w:val="20"/>
        </w:rPr>
        <w:tab/>
        <w:t>End of link block (M): This field identifies the end of linkage block and it should have a value of LINK.</w:t>
      </w:r>
      <w:r>
        <w:rPr>
          <w:rFonts w:ascii="Arial" w:hAnsi="Arial"/>
          <w:sz w:val="20"/>
        </w:rPr>
        <w:br/>
      </w:r>
    </w:p>
    <w:p w14:paraId="06789E92" w14:textId="77777777" w:rsidR="009427C6" w:rsidRDefault="009427C6">
      <w:pPr>
        <w:tabs>
          <w:tab w:val="num" w:pos="360"/>
        </w:tabs>
        <w:ind w:left="360" w:hanging="360"/>
        <w:rPr>
          <w:rFonts w:ascii="Arial" w:hAnsi="Arial"/>
          <w:sz w:val="20"/>
        </w:rPr>
      </w:pPr>
      <w:r>
        <w:rPr>
          <w:rFonts w:ascii="Arial" w:hAnsi="Arial"/>
          <w:sz w:val="20"/>
        </w:rPr>
        <w:t>12.</w:t>
      </w:r>
      <w:r>
        <w:rPr>
          <w:rFonts w:ascii="Arial" w:hAnsi="Arial"/>
          <w:sz w:val="20"/>
        </w:rPr>
        <w:tab/>
        <w:t>End of GENL block (M): This field identifies the end of GENL block and it should have a value of GENL.</w:t>
      </w:r>
    </w:p>
    <w:p w14:paraId="5C67FF02" w14:textId="77777777" w:rsidR="009427C6" w:rsidRDefault="009427C6">
      <w:pPr>
        <w:rPr>
          <w:rFonts w:ascii="Arial" w:hAnsi="Arial"/>
          <w:sz w:val="20"/>
        </w:rPr>
      </w:pPr>
    </w:p>
    <w:p w14:paraId="1CAEE3DE" w14:textId="77777777" w:rsidR="009427C6" w:rsidRDefault="009427C6">
      <w:pPr>
        <w:tabs>
          <w:tab w:val="num" w:pos="360"/>
        </w:tabs>
        <w:ind w:left="360" w:hanging="360"/>
        <w:rPr>
          <w:rFonts w:ascii="Arial" w:hAnsi="Arial"/>
          <w:sz w:val="20"/>
        </w:rPr>
      </w:pPr>
      <w:r>
        <w:rPr>
          <w:rFonts w:ascii="Arial" w:hAnsi="Arial"/>
          <w:sz w:val="20"/>
        </w:rPr>
        <w:t>13.</w:t>
      </w:r>
      <w:r>
        <w:rPr>
          <w:rFonts w:ascii="Arial" w:hAnsi="Arial"/>
          <w:sz w:val="20"/>
        </w:rPr>
        <w:tab/>
        <w:t>Start of MMID block (M): This field identifies the start of the MMI Details block and it should have a value of MMID.</w:t>
      </w:r>
    </w:p>
    <w:p w14:paraId="7C6883F3" w14:textId="77777777" w:rsidR="009427C6" w:rsidRDefault="009427C6">
      <w:pPr>
        <w:rPr>
          <w:rFonts w:ascii="Arial" w:hAnsi="Arial"/>
          <w:sz w:val="20"/>
        </w:rPr>
      </w:pPr>
    </w:p>
    <w:p w14:paraId="509B0C58" w14:textId="77777777" w:rsidR="009427C6" w:rsidRDefault="009427C6">
      <w:pPr>
        <w:tabs>
          <w:tab w:val="num" w:pos="360"/>
        </w:tabs>
        <w:ind w:left="360" w:hanging="360"/>
        <w:rPr>
          <w:rFonts w:ascii="Arial" w:hAnsi="Arial"/>
          <w:sz w:val="20"/>
        </w:rPr>
      </w:pPr>
      <w:r>
        <w:rPr>
          <w:rFonts w:ascii="Arial" w:hAnsi="Arial"/>
          <w:sz w:val="20"/>
        </w:rPr>
        <w:t>14.</w:t>
      </w:r>
      <w:r>
        <w:rPr>
          <w:rFonts w:ascii="Arial" w:hAnsi="Arial"/>
          <w:sz w:val="20"/>
        </w:rPr>
        <w:tab/>
        <w:t>Issuer's Participant Code (M): This field identifies the Participant Code of the Issuer. This should match with the original MT598-150 sent by STRATE.</w:t>
      </w:r>
    </w:p>
    <w:p w14:paraId="67356A9A" w14:textId="77777777" w:rsidR="009427C6" w:rsidRDefault="009427C6">
      <w:pPr>
        <w:rPr>
          <w:rFonts w:ascii="Arial" w:hAnsi="Arial"/>
          <w:sz w:val="20"/>
        </w:rPr>
      </w:pPr>
    </w:p>
    <w:p w14:paraId="07477F99" w14:textId="77777777" w:rsidR="009427C6" w:rsidRDefault="009427C6">
      <w:pPr>
        <w:tabs>
          <w:tab w:val="num" w:pos="360"/>
        </w:tabs>
        <w:ind w:left="360" w:hanging="360"/>
        <w:rPr>
          <w:rFonts w:ascii="Arial" w:hAnsi="Arial"/>
          <w:sz w:val="20"/>
        </w:rPr>
      </w:pPr>
      <w:r>
        <w:rPr>
          <w:rFonts w:ascii="Arial" w:hAnsi="Arial"/>
          <w:sz w:val="20"/>
        </w:rPr>
        <w:t>15.</w:t>
      </w:r>
      <w:r>
        <w:rPr>
          <w:rFonts w:ascii="Arial" w:hAnsi="Arial"/>
          <w:sz w:val="20"/>
        </w:rPr>
        <w:tab/>
        <w:t xml:space="preserve">Identification of securities (M): This field identifies the ISIN information. </w:t>
      </w:r>
    </w:p>
    <w:p w14:paraId="5CF6C867" w14:textId="77777777" w:rsidR="009427C6" w:rsidRDefault="009427C6">
      <w:pPr>
        <w:tabs>
          <w:tab w:val="num" w:pos="360"/>
        </w:tabs>
        <w:ind w:left="720" w:hanging="360"/>
        <w:rPr>
          <w:rFonts w:ascii="Arial" w:hAnsi="Arial"/>
          <w:sz w:val="20"/>
        </w:rPr>
      </w:pPr>
    </w:p>
    <w:p w14:paraId="0272FDA0" w14:textId="77777777" w:rsidR="009427C6" w:rsidRDefault="009427C6">
      <w:pPr>
        <w:numPr>
          <w:ilvl w:val="1"/>
          <w:numId w:val="10"/>
        </w:numPr>
        <w:tabs>
          <w:tab w:val="clear" w:pos="2210"/>
        </w:tabs>
        <w:ind w:left="900" w:hanging="540"/>
        <w:rPr>
          <w:rFonts w:ascii="Arial" w:hAnsi="Arial"/>
          <w:sz w:val="20"/>
        </w:rPr>
      </w:pPr>
      <w:r>
        <w:rPr>
          <w:rFonts w:ascii="Arial" w:hAnsi="Arial"/>
          <w:sz w:val="20"/>
        </w:rPr>
        <w:t xml:space="preserve">Sub-field 1 is Mandatory, and will contain the newly assigned ISIN. </w:t>
      </w:r>
    </w:p>
    <w:p w14:paraId="10788D50" w14:textId="77777777" w:rsidR="009427C6" w:rsidRDefault="009427C6">
      <w:pPr>
        <w:numPr>
          <w:ilvl w:val="1"/>
          <w:numId w:val="10"/>
        </w:numPr>
        <w:tabs>
          <w:tab w:val="clear" w:pos="2210"/>
          <w:tab w:val="num" w:pos="720"/>
        </w:tabs>
        <w:ind w:hanging="1850"/>
        <w:rPr>
          <w:rFonts w:ascii="Arial" w:hAnsi="Arial"/>
          <w:sz w:val="20"/>
        </w:rPr>
      </w:pPr>
      <w:r>
        <w:rPr>
          <w:rFonts w:ascii="Arial" w:hAnsi="Arial"/>
          <w:sz w:val="20"/>
        </w:rPr>
        <w:t>Sub-field 2, if present, must match with the original MT598-150.</w:t>
      </w:r>
    </w:p>
    <w:p w14:paraId="7BD1F3A7" w14:textId="77777777" w:rsidR="009427C6" w:rsidRDefault="009427C6">
      <w:pPr>
        <w:tabs>
          <w:tab w:val="num" w:pos="709"/>
        </w:tabs>
        <w:ind w:left="360"/>
        <w:rPr>
          <w:rFonts w:ascii="Arial" w:hAnsi="Arial"/>
          <w:sz w:val="20"/>
        </w:rPr>
      </w:pPr>
    </w:p>
    <w:p w14:paraId="407D4A59" w14:textId="77777777" w:rsidR="009427C6" w:rsidRDefault="009427C6">
      <w:pPr>
        <w:tabs>
          <w:tab w:val="num" w:pos="360"/>
        </w:tabs>
        <w:ind w:left="360" w:hanging="360"/>
        <w:rPr>
          <w:rFonts w:ascii="Arial" w:hAnsi="Arial"/>
          <w:sz w:val="20"/>
        </w:rPr>
      </w:pPr>
      <w:r>
        <w:rPr>
          <w:rFonts w:ascii="Arial" w:hAnsi="Arial"/>
          <w:sz w:val="20"/>
        </w:rPr>
        <w:t>16.</w:t>
      </w:r>
      <w:r>
        <w:rPr>
          <w:rFonts w:ascii="Arial" w:hAnsi="Arial"/>
          <w:sz w:val="20"/>
        </w:rPr>
        <w:tab/>
        <w:t>Quantity Issued (M): This field identifies the Issued amount of a financial instrument. This should match with the original MT598-150 sent by STRATE. (Down to 3 Decimals)</w:t>
      </w:r>
    </w:p>
    <w:p w14:paraId="219A1BC4" w14:textId="77777777" w:rsidR="009427C6" w:rsidRDefault="009427C6">
      <w:pPr>
        <w:rPr>
          <w:rFonts w:ascii="Arial" w:hAnsi="Arial"/>
          <w:sz w:val="20"/>
        </w:rPr>
      </w:pPr>
    </w:p>
    <w:p w14:paraId="3027E31B" w14:textId="77777777" w:rsidR="009427C6" w:rsidRDefault="009427C6">
      <w:pPr>
        <w:tabs>
          <w:tab w:val="num" w:pos="360"/>
        </w:tabs>
        <w:ind w:left="360" w:hanging="360"/>
        <w:rPr>
          <w:rFonts w:ascii="Arial" w:hAnsi="Arial"/>
          <w:sz w:val="20"/>
        </w:rPr>
      </w:pPr>
      <w:r>
        <w:rPr>
          <w:rFonts w:ascii="Arial" w:hAnsi="Arial"/>
          <w:sz w:val="20"/>
        </w:rPr>
        <w:t>17.</w:t>
      </w:r>
      <w:r>
        <w:rPr>
          <w:rFonts w:ascii="Arial" w:hAnsi="Arial"/>
          <w:sz w:val="20"/>
        </w:rPr>
        <w:tab/>
        <w:t>Start of FIA block (M): This field identifies financial instrument attributes block and should have a value of FIA.</w:t>
      </w:r>
    </w:p>
    <w:p w14:paraId="05403F6E" w14:textId="77777777" w:rsidR="009427C6" w:rsidRDefault="009427C6">
      <w:pPr>
        <w:ind w:left="360"/>
        <w:rPr>
          <w:rFonts w:ascii="Arial" w:hAnsi="Arial"/>
          <w:sz w:val="20"/>
        </w:rPr>
      </w:pPr>
    </w:p>
    <w:p w14:paraId="0CCE106B" w14:textId="77777777" w:rsidR="009427C6" w:rsidRDefault="009427C6">
      <w:pPr>
        <w:tabs>
          <w:tab w:val="num" w:pos="360"/>
        </w:tabs>
        <w:ind w:left="360" w:hanging="360"/>
        <w:rPr>
          <w:rFonts w:ascii="Arial" w:hAnsi="Arial"/>
          <w:sz w:val="20"/>
        </w:rPr>
      </w:pPr>
      <w:r>
        <w:rPr>
          <w:rFonts w:ascii="Arial" w:hAnsi="Arial"/>
          <w:sz w:val="20"/>
        </w:rPr>
        <w:t>18.</w:t>
      </w:r>
      <w:r>
        <w:rPr>
          <w:rFonts w:ascii="Arial" w:hAnsi="Arial"/>
          <w:sz w:val="20"/>
        </w:rPr>
        <w:tab/>
        <w:t>Coupon Payment Frequency (C): This field identifies the Payment Frequency of the MMI.</w:t>
      </w:r>
      <w:r>
        <w:rPr>
          <w:rFonts w:ascii="Arial" w:hAnsi="Arial"/>
          <w:sz w:val="20"/>
        </w:rPr>
        <w:br/>
        <w:t>The valid values are:</w:t>
      </w:r>
      <w:r>
        <w:rPr>
          <w:rFonts w:ascii="Arial" w:hAnsi="Arial"/>
          <w:sz w:val="20"/>
        </w:rPr>
        <w:br/>
      </w:r>
    </w:p>
    <w:p w14:paraId="585887DA" w14:textId="77777777" w:rsidR="009427C6" w:rsidRDefault="009427C6">
      <w:pPr>
        <w:numPr>
          <w:ilvl w:val="0"/>
          <w:numId w:val="16"/>
        </w:numPr>
        <w:rPr>
          <w:rFonts w:ascii="Arial" w:hAnsi="Arial"/>
          <w:sz w:val="20"/>
        </w:rPr>
      </w:pPr>
      <w:r>
        <w:rPr>
          <w:rFonts w:ascii="Arial" w:hAnsi="Arial"/>
          <w:sz w:val="20"/>
        </w:rPr>
        <w:t>ANNU – Annually Payment Cycle</w:t>
      </w:r>
    </w:p>
    <w:p w14:paraId="57608BC3" w14:textId="77777777" w:rsidR="009427C6" w:rsidRDefault="009427C6">
      <w:pPr>
        <w:numPr>
          <w:ilvl w:val="0"/>
          <w:numId w:val="16"/>
        </w:numPr>
        <w:rPr>
          <w:rFonts w:ascii="Arial" w:hAnsi="Arial"/>
          <w:sz w:val="20"/>
        </w:rPr>
      </w:pPr>
      <w:r>
        <w:rPr>
          <w:rFonts w:ascii="Arial" w:hAnsi="Arial"/>
          <w:sz w:val="20"/>
        </w:rPr>
        <w:t>MNTH – Monthly Payment Cycle</w:t>
      </w:r>
    </w:p>
    <w:p w14:paraId="2DDEA250" w14:textId="77777777" w:rsidR="009427C6" w:rsidRDefault="009427C6">
      <w:pPr>
        <w:numPr>
          <w:ilvl w:val="0"/>
          <w:numId w:val="16"/>
        </w:numPr>
        <w:rPr>
          <w:rFonts w:ascii="Arial" w:hAnsi="Arial"/>
          <w:sz w:val="20"/>
        </w:rPr>
      </w:pPr>
      <w:r>
        <w:rPr>
          <w:rFonts w:ascii="Arial" w:hAnsi="Arial"/>
          <w:sz w:val="20"/>
        </w:rPr>
        <w:t>QUTR – Quarterly Payment Cycle</w:t>
      </w:r>
    </w:p>
    <w:p w14:paraId="5105B52C" w14:textId="77777777" w:rsidR="009427C6" w:rsidRDefault="009427C6">
      <w:pPr>
        <w:numPr>
          <w:ilvl w:val="0"/>
          <w:numId w:val="16"/>
        </w:numPr>
        <w:rPr>
          <w:rFonts w:ascii="Arial" w:hAnsi="Arial"/>
          <w:sz w:val="20"/>
        </w:rPr>
      </w:pPr>
      <w:r>
        <w:rPr>
          <w:rFonts w:ascii="Arial" w:hAnsi="Arial"/>
          <w:sz w:val="20"/>
        </w:rPr>
        <w:t>SEMI – Half Yearly Payment Cycle</w:t>
      </w:r>
    </w:p>
    <w:p w14:paraId="63043837" w14:textId="77777777" w:rsidR="009427C6" w:rsidRDefault="009427C6">
      <w:pPr>
        <w:numPr>
          <w:ilvl w:val="0"/>
          <w:numId w:val="16"/>
        </w:numPr>
        <w:rPr>
          <w:rFonts w:ascii="Arial" w:hAnsi="Arial"/>
          <w:sz w:val="20"/>
        </w:rPr>
      </w:pPr>
      <w:r>
        <w:rPr>
          <w:rFonts w:ascii="Arial" w:hAnsi="Arial"/>
          <w:sz w:val="20"/>
        </w:rPr>
        <w:t>TERM – on Maturity of the MMI</w:t>
      </w:r>
    </w:p>
    <w:p w14:paraId="33ED9104" w14:textId="77777777" w:rsidR="009427C6" w:rsidRDefault="009427C6">
      <w:pPr>
        <w:ind w:left="360"/>
        <w:rPr>
          <w:rFonts w:ascii="Arial" w:hAnsi="Arial"/>
          <w:b/>
          <w:sz w:val="20"/>
        </w:rPr>
      </w:pPr>
      <w:r>
        <w:rPr>
          <w:rFonts w:ascii="Arial" w:hAnsi="Arial"/>
          <w:sz w:val="20"/>
        </w:rPr>
        <w:br/>
      </w:r>
      <w:r>
        <w:rPr>
          <w:rFonts w:ascii="Arial" w:hAnsi="Arial"/>
          <w:b/>
          <w:sz w:val="20"/>
        </w:rPr>
        <w:t>(If present, this should match with the original MT598-150 sent by STRATE)(Mandatory for Category 2/3/4)</w:t>
      </w:r>
    </w:p>
    <w:p w14:paraId="3BE103AC" w14:textId="77777777" w:rsidR="009427C6" w:rsidRDefault="009427C6">
      <w:pPr>
        <w:rPr>
          <w:rFonts w:ascii="Arial" w:hAnsi="Arial"/>
          <w:sz w:val="20"/>
        </w:rPr>
      </w:pPr>
    </w:p>
    <w:p w14:paraId="4256A052" w14:textId="77777777" w:rsidR="009427C6" w:rsidRDefault="009427C6">
      <w:pPr>
        <w:tabs>
          <w:tab w:val="num" w:pos="360"/>
        </w:tabs>
        <w:ind w:left="360" w:hanging="360"/>
        <w:rPr>
          <w:del w:id="95" w:author="ganeshv" w:date="2004-02-11T11:12:00Z"/>
          <w:rFonts w:ascii="Arial" w:hAnsi="Arial"/>
          <w:sz w:val="20"/>
        </w:rPr>
      </w:pPr>
      <w:r>
        <w:rPr>
          <w:rFonts w:ascii="Arial" w:hAnsi="Arial"/>
          <w:sz w:val="20"/>
        </w:rPr>
        <w:t>19.</w:t>
      </w:r>
      <w:r>
        <w:rPr>
          <w:rFonts w:ascii="Arial" w:hAnsi="Arial"/>
          <w:sz w:val="20"/>
        </w:rPr>
        <w:tab/>
        <w:t>Coupon Payment Day (C): This field identifies the Coupon Payment Day of the MMI.</w:t>
      </w:r>
      <w:r>
        <w:rPr>
          <w:rFonts w:ascii="Arial" w:hAnsi="Arial"/>
          <w:sz w:val="20"/>
        </w:rPr>
        <w:br/>
        <w:t>The valid values are 01-31</w:t>
      </w:r>
      <w:r>
        <w:rPr>
          <w:rFonts w:ascii="Arial" w:hAnsi="Arial"/>
          <w:sz w:val="20"/>
        </w:rPr>
        <w:br/>
      </w:r>
    </w:p>
    <w:p w14:paraId="10514488" w14:textId="77777777" w:rsidR="009427C6" w:rsidRDefault="009427C6">
      <w:pPr>
        <w:tabs>
          <w:tab w:val="num" w:pos="360"/>
        </w:tabs>
        <w:ind w:left="360" w:hanging="360"/>
        <w:rPr>
          <w:rFonts w:ascii="Arial" w:hAnsi="Arial"/>
          <w:sz w:val="20"/>
        </w:rPr>
      </w:pPr>
      <w:r>
        <w:rPr>
          <w:rFonts w:ascii="Arial" w:hAnsi="Arial"/>
          <w:sz w:val="20"/>
        </w:rPr>
        <w:t>(Mandatory for Category 2/3/4)</w:t>
      </w:r>
    </w:p>
    <w:p w14:paraId="18BEC79C" w14:textId="77777777" w:rsidR="009427C6" w:rsidRDefault="009427C6">
      <w:pPr>
        <w:ind w:left="360"/>
        <w:rPr>
          <w:rFonts w:ascii="Arial" w:hAnsi="Arial"/>
          <w:sz w:val="20"/>
        </w:rPr>
      </w:pPr>
    </w:p>
    <w:p w14:paraId="69FC79F8" w14:textId="77777777" w:rsidR="009427C6" w:rsidRDefault="009427C6">
      <w:pPr>
        <w:ind w:left="360"/>
        <w:rPr>
          <w:rFonts w:ascii="Arial" w:hAnsi="Arial"/>
          <w:b/>
          <w:sz w:val="20"/>
        </w:rPr>
      </w:pPr>
      <w:r>
        <w:rPr>
          <w:rFonts w:ascii="Arial" w:hAnsi="Arial"/>
          <w:b/>
          <w:sz w:val="20"/>
        </w:rPr>
        <w:t>(If present, this should match with the original MT598-150 sent by STRATE)</w:t>
      </w:r>
    </w:p>
    <w:p w14:paraId="15E0182E" w14:textId="77777777" w:rsidR="009427C6" w:rsidRDefault="009427C6">
      <w:pPr>
        <w:rPr>
          <w:rFonts w:ascii="Arial" w:hAnsi="Arial"/>
          <w:sz w:val="20"/>
        </w:rPr>
      </w:pPr>
    </w:p>
    <w:p w14:paraId="510C6491" w14:textId="77777777" w:rsidR="009427C6" w:rsidRDefault="009427C6">
      <w:pPr>
        <w:rPr>
          <w:del w:id="96" w:author="jse" w:date="2004-03-23T10:57:00Z"/>
          <w:rFonts w:ascii="Arial" w:hAnsi="Arial"/>
          <w:sz w:val="20"/>
        </w:rPr>
      </w:pPr>
    </w:p>
    <w:p w14:paraId="637AEFEE" w14:textId="77777777" w:rsidR="009427C6" w:rsidRDefault="009427C6">
      <w:pPr>
        <w:tabs>
          <w:tab w:val="num" w:pos="1800"/>
        </w:tabs>
        <w:ind w:left="360"/>
        <w:rPr>
          <w:del w:id="97" w:author="jse" w:date="2004-03-23T10:57:00Z"/>
          <w:rFonts w:ascii="Arial" w:hAnsi="Arial"/>
          <w:sz w:val="20"/>
        </w:rPr>
      </w:pPr>
    </w:p>
    <w:p w14:paraId="7E5374D1" w14:textId="77777777" w:rsidR="009427C6" w:rsidRDefault="009427C6">
      <w:pPr>
        <w:ind w:left="360"/>
        <w:rPr>
          <w:rFonts w:ascii="Arial" w:hAnsi="Arial"/>
          <w:b/>
          <w:sz w:val="20"/>
        </w:rPr>
      </w:pPr>
    </w:p>
    <w:p w14:paraId="62B583B0" w14:textId="77777777" w:rsidR="009427C6" w:rsidRDefault="009427C6">
      <w:pPr>
        <w:pStyle w:val="TableofAuthorities"/>
        <w:tabs>
          <w:tab w:val="clear" w:pos="8640"/>
          <w:tab w:val="num" w:pos="1800"/>
        </w:tabs>
        <w:spacing w:after="0"/>
        <w:ind w:left="360" w:hanging="360"/>
        <w:rPr>
          <w:rFonts w:ascii="Arial" w:hAnsi="Arial"/>
          <w:lang w:val="en-AU"/>
        </w:rPr>
      </w:pPr>
      <w:r>
        <w:rPr>
          <w:rFonts w:ascii="Arial" w:hAnsi="Arial"/>
          <w:lang w:val="en-AU"/>
        </w:rPr>
        <w:t>20. Generic Category (M): This field identifies the Generic Category of the instrument. The valid values are:</w:t>
      </w:r>
    </w:p>
    <w:p w14:paraId="6889EA40" w14:textId="77777777" w:rsidR="009427C6" w:rsidRDefault="009427C6">
      <w:pPr>
        <w:pStyle w:val="TableofAuthorities"/>
        <w:tabs>
          <w:tab w:val="clear" w:pos="8640"/>
          <w:tab w:val="num" w:pos="1800"/>
        </w:tabs>
        <w:spacing w:after="0"/>
        <w:ind w:left="360" w:hanging="360"/>
        <w:rPr>
          <w:rFonts w:ascii="Arial" w:hAnsi="Arial"/>
          <w:lang w:val="en-AU"/>
        </w:rPr>
      </w:pPr>
      <w:r>
        <w:rPr>
          <w:rFonts w:ascii="Arial" w:hAnsi="Arial"/>
          <w:lang w:val="en-AU"/>
        </w:rPr>
        <w:tab/>
        <w:t>1 – Generic Category 1</w:t>
      </w:r>
    </w:p>
    <w:p w14:paraId="0DEC87FF" w14:textId="77777777" w:rsidR="009427C6" w:rsidRDefault="009427C6">
      <w:pPr>
        <w:pStyle w:val="TableofAuthorities"/>
        <w:tabs>
          <w:tab w:val="clear" w:pos="8640"/>
          <w:tab w:val="num" w:pos="1800"/>
        </w:tabs>
        <w:spacing w:after="0"/>
        <w:ind w:left="360" w:hanging="360"/>
        <w:rPr>
          <w:rFonts w:ascii="Arial" w:hAnsi="Arial"/>
          <w:lang w:val="en-AU"/>
        </w:rPr>
      </w:pPr>
      <w:r>
        <w:rPr>
          <w:rFonts w:ascii="Arial" w:hAnsi="Arial"/>
          <w:lang w:val="en-AU"/>
        </w:rPr>
        <w:tab/>
        <w:t>2 – Generic Category 2</w:t>
      </w:r>
    </w:p>
    <w:p w14:paraId="462A06F2" w14:textId="77777777" w:rsidR="009427C6" w:rsidRDefault="009427C6">
      <w:pPr>
        <w:pStyle w:val="TableofAuthorities"/>
        <w:tabs>
          <w:tab w:val="clear" w:pos="8640"/>
          <w:tab w:val="num" w:pos="1800"/>
        </w:tabs>
        <w:spacing w:after="0"/>
        <w:ind w:left="360" w:hanging="360"/>
        <w:rPr>
          <w:rFonts w:ascii="Arial" w:hAnsi="Arial"/>
          <w:lang w:val="en-AU"/>
        </w:rPr>
      </w:pPr>
      <w:r>
        <w:rPr>
          <w:rFonts w:ascii="Arial" w:hAnsi="Arial"/>
          <w:lang w:val="en-AU"/>
        </w:rPr>
        <w:tab/>
        <w:t>3 – Generic Category 3</w:t>
      </w:r>
    </w:p>
    <w:p w14:paraId="55594C6D" w14:textId="77777777" w:rsidR="009427C6" w:rsidRDefault="009427C6">
      <w:pPr>
        <w:pStyle w:val="TableofAuthorities"/>
        <w:tabs>
          <w:tab w:val="clear" w:pos="8640"/>
          <w:tab w:val="num" w:pos="1800"/>
        </w:tabs>
        <w:spacing w:after="0"/>
        <w:ind w:left="360" w:hanging="360"/>
        <w:rPr>
          <w:rFonts w:ascii="Arial" w:hAnsi="Arial"/>
          <w:lang w:val="en-AU"/>
        </w:rPr>
      </w:pPr>
      <w:r>
        <w:rPr>
          <w:rFonts w:ascii="Arial" w:hAnsi="Arial"/>
          <w:lang w:val="en-AU"/>
        </w:rPr>
        <w:tab/>
        <w:t>4 – Generic Category 4</w:t>
      </w:r>
    </w:p>
    <w:p w14:paraId="5DD5DB9F" w14:textId="77777777" w:rsidR="009427C6" w:rsidRDefault="009427C6">
      <w:pPr>
        <w:pStyle w:val="TableofAuthorities"/>
        <w:tabs>
          <w:tab w:val="clear" w:pos="8640"/>
          <w:tab w:val="num" w:pos="1800"/>
        </w:tabs>
        <w:spacing w:after="0"/>
        <w:rPr>
          <w:rFonts w:ascii="Arial" w:hAnsi="Arial"/>
          <w:lang w:val="en-AU"/>
        </w:rPr>
      </w:pPr>
    </w:p>
    <w:p w14:paraId="70573D6C" w14:textId="77777777" w:rsidR="009427C6" w:rsidRDefault="009427C6">
      <w:pPr>
        <w:pStyle w:val="TableofAuthorities"/>
        <w:tabs>
          <w:tab w:val="clear" w:pos="8640"/>
          <w:tab w:val="num" w:pos="1800"/>
        </w:tabs>
        <w:spacing w:after="0"/>
        <w:rPr>
          <w:rFonts w:ascii="Arial" w:hAnsi="Arial"/>
          <w:lang w:val="en-AU"/>
        </w:rPr>
      </w:pPr>
    </w:p>
    <w:p w14:paraId="5DDC5031" w14:textId="77777777" w:rsidR="009427C6" w:rsidRDefault="009427C6">
      <w:pPr>
        <w:pStyle w:val="TableofAuthorities"/>
        <w:tabs>
          <w:tab w:val="clear" w:pos="8640"/>
          <w:tab w:val="num" w:pos="1800"/>
        </w:tabs>
        <w:spacing w:after="0"/>
        <w:rPr>
          <w:rFonts w:ascii="Arial" w:hAnsi="Arial"/>
          <w:lang w:val="en-AU"/>
        </w:rPr>
      </w:pPr>
    </w:p>
    <w:p w14:paraId="67FD60A8" w14:textId="77777777" w:rsidR="009427C6" w:rsidRDefault="009427C6">
      <w:pPr>
        <w:pStyle w:val="TableofAuthorities"/>
        <w:tabs>
          <w:tab w:val="clear" w:pos="8640"/>
          <w:tab w:val="num" w:pos="1800"/>
        </w:tabs>
        <w:spacing w:after="0"/>
        <w:rPr>
          <w:rFonts w:ascii="Arial" w:hAnsi="Arial"/>
          <w:lang w:val="en-AU"/>
        </w:rPr>
      </w:pPr>
    </w:p>
    <w:p w14:paraId="7E720CB5" w14:textId="77777777" w:rsidR="009427C6" w:rsidRDefault="009427C6">
      <w:pPr>
        <w:pStyle w:val="TableofAuthorities"/>
        <w:tabs>
          <w:tab w:val="clear" w:pos="8640"/>
          <w:tab w:val="num" w:pos="1800"/>
        </w:tabs>
        <w:spacing w:after="0"/>
        <w:rPr>
          <w:rFonts w:ascii="Arial" w:hAnsi="Arial"/>
          <w:lang w:val="en-AU"/>
        </w:rPr>
      </w:pPr>
    </w:p>
    <w:p w14:paraId="785E695F" w14:textId="77777777" w:rsidR="009427C6" w:rsidRDefault="009427C6">
      <w:pPr>
        <w:pStyle w:val="TableofAuthorities"/>
        <w:tabs>
          <w:tab w:val="clear" w:pos="8640"/>
          <w:tab w:val="num" w:pos="1800"/>
        </w:tabs>
        <w:spacing w:after="0"/>
        <w:rPr>
          <w:rFonts w:ascii="Arial" w:hAnsi="Arial"/>
          <w:lang w:val="en-AU"/>
        </w:rPr>
      </w:pPr>
    </w:p>
    <w:p w14:paraId="58FD57D3" w14:textId="77777777" w:rsidR="009427C6" w:rsidRDefault="009427C6">
      <w:pPr>
        <w:pStyle w:val="TableofAuthorities"/>
        <w:tabs>
          <w:tab w:val="clear" w:pos="8640"/>
          <w:tab w:val="num" w:pos="1800"/>
        </w:tabs>
        <w:spacing w:after="0"/>
        <w:rPr>
          <w:rFonts w:ascii="Arial" w:hAnsi="Arial"/>
          <w:lang w:val="en-AU"/>
        </w:rPr>
      </w:pPr>
    </w:p>
    <w:p w14:paraId="0A1F0C4D" w14:textId="77777777" w:rsidR="009427C6" w:rsidRDefault="009427C6">
      <w:pPr>
        <w:pStyle w:val="TableofAuthorities"/>
        <w:tabs>
          <w:tab w:val="clear" w:pos="8640"/>
          <w:tab w:val="num" w:pos="1800"/>
        </w:tabs>
        <w:spacing w:after="0"/>
        <w:rPr>
          <w:rFonts w:ascii="Arial" w:hAnsi="Arial"/>
          <w:lang w:val="en-AU"/>
        </w:rPr>
      </w:pPr>
    </w:p>
    <w:p w14:paraId="6427A6DC" w14:textId="77777777" w:rsidR="009427C6" w:rsidRDefault="009427C6">
      <w:pPr>
        <w:pStyle w:val="TableofAuthorities"/>
        <w:tabs>
          <w:tab w:val="clear" w:pos="8640"/>
          <w:tab w:val="num" w:pos="1800"/>
        </w:tabs>
        <w:spacing w:after="0"/>
        <w:rPr>
          <w:rFonts w:ascii="Arial" w:hAnsi="Arial"/>
          <w:lang w:val="en-AU"/>
        </w:rPr>
      </w:pPr>
    </w:p>
    <w:p w14:paraId="60392B4C" w14:textId="77777777" w:rsidR="009427C6" w:rsidRDefault="009427C6">
      <w:pPr>
        <w:pStyle w:val="TableofAuthorities"/>
        <w:tabs>
          <w:tab w:val="clear" w:pos="8640"/>
          <w:tab w:val="num" w:pos="1800"/>
        </w:tabs>
        <w:spacing w:after="0"/>
        <w:rPr>
          <w:rFonts w:ascii="Arial" w:hAnsi="Arial"/>
          <w:lang w:val="en-AU"/>
        </w:rPr>
      </w:pPr>
    </w:p>
    <w:p w14:paraId="0C3EF999" w14:textId="77777777" w:rsidR="009427C6" w:rsidRDefault="009427C6">
      <w:pPr>
        <w:pStyle w:val="TableofAuthorities"/>
        <w:tabs>
          <w:tab w:val="clear" w:pos="8640"/>
          <w:tab w:val="num" w:pos="1800"/>
        </w:tabs>
        <w:spacing w:after="0"/>
        <w:rPr>
          <w:rFonts w:ascii="Arial" w:hAnsi="Arial"/>
          <w:lang w:val="en-AU"/>
        </w:rPr>
      </w:pPr>
    </w:p>
    <w:p w14:paraId="66FA2724" w14:textId="77777777" w:rsidR="009427C6" w:rsidRDefault="009427C6">
      <w:pPr>
        <w:pStyle w:val="TableofAuthorities"/>
        <w:tabs>
          <w:tab w:val="clear" w:pos="8640"/>
          <w:tab w:val="num" w:pos="1800"/>
        </w:tabs>
        <w:spacing w:after="0"/>
        <w:rPr>
          <w:rFonts w:ascii="Arial" w:hAnsi="Arial"/>
          <w:lang w:val="en-AU"/>
        </w:rPr>
      </w:pPr>
    </w:p>
    <w:p w14:paraId="25BC71A3" w14:textId="77777777" w:rsidR="009427C6" w:rsidRDefault="009427C6">
      <w:pPr>
        <w:pStyle w:val="TableofAuthorities"/>
        <w:tabs>
          <w:tab w:val="clear" w:pos="8640"/>
          <w:tab w:val="num" w:pos="1800"/>
        </w:tabs>
        <w:spacing w:after="0"/>
        <w:rPr>
          <w:rFonts w:ascii="Arial" w:hAnsi="Arial"/>
          <w:lang w:val="en-AU"/>
        </w:rPr>
      </w:pPr>
      <w:r>
        <w:rPr>
          <w:rFonts w:ascii="Arial" w:hAnsi="Arial"/>
          <w:lang w:val="en-AU"/>
        </w:rPr>
        <w:lastRenderedPageBreak/>
        <w:t>21. MMI Type (M): This field identifies the MMI Type. The valid values are:</w:t>
      </w:r>
    </w:p>
    <w:p w14:paraId="496040B9" w14:textId="77777777" w:rsidR="009427C6" w:rsidRDefault="009427C6">
      <w:pPr>
        <w:pStyle w:val="TableofAuthorities"/>
        <w:tabs>
          <w:tab w:val="clear" w:pos="8640"/>
          <w:tab w:val="num" w:pos="1800"/>
        </w:tabs>
        <w:spacing w:after="0"/>
        <w:rPr>
          <w:rFonts w:ascii="Arial" w:hAnsi="Arial"/>
          <w:lang w:val="en-AU"/>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0"/>
        <w:gridCol w:w="1024"/>
        <w:gridCol w:w="1024"/>
        <w:gridCol w:w="1024"/>
        <w:gridCol w:w="1024"/>
      </w:tblGrid>
      <w:tr w:rsidR="009427C6" w14:paraId="29D2AF85" w14:textId="77777777">
        <w:tblPrEx>
          <w:tblCellMar>
            <w:top w:w="0" w:type="dxa"/>
            <w:bottom w:w="0" w:type="dxa"/>
          </w:tblCellMar>
        </w:tblPrEx>
        <w:trPr>
          <w:tblHeader/>
        </w:trPr>
        <w:tc>
          <w:tcPr>
            <w:tcW w:w="3780" w:type="dxa"/>
            <w:shd w:val="clear" w:color="auto" w:fill="C0C0C0"/>
          </w:tcPr>
          <w:p w14:paraId="0C9FD021" w14:textId="77777777" w:rsidR="009427C6" w:rsidRDefault="009427C6">
            <w:pPr>
              <w:jc w:val="center"/>
              <w:rPr>
                <w:b/>
                <w:sz w:val="18"/>
              </w:rPr>
            </w:pPr>
          </w:p>
          <w:p w14:paraId="6A002A13" w14:textId="77777777" w:rsidR="009427C6" w:rsidRDefault="009427C6">
            <w:pPr>
              <w:jc w:val="center"/>
              <w:rPr>
                <w:b/>
                <w:sz w:val="18"/>
              </w:rPr>
            </w:pPr>
            <w:r>
              <w:rPr>
                <w:b/>
                <w:sz w:val="18"/>
              </w:rPr>
              <w:t>MMI Type Description</w:t>
            </w:r>
          </w:p>
        </w:tc>
        <w:tc>
          <w:tcPr>
            <w:tcW w:w="1024" w:type="dxa"/>
            <w:shd w:val="clear" w:color="auto" w:fill="C0C0C0"/>
          </w:tcPr>
          <w:p w14:paraId="235AFB90" w14:textId="77777777" w:rsidR="009427C6" w:rsidRDefault="009427C6">
            <w:pPr>
              <w:jc w:val="center"/>
              <w:rPr>
                <w:b/>
                <w:sz w:val="18"/>
              </w:rPr>
            </w:pPr>
            <w:r>
              <w:rPr>
                <w:b/>
                <w:sz w:val="18"/>
              </w:rPr>
              <w:t>MMI Type</w:t>
            </w:r>
          </w:p>
          <w:p w14:paraId="747182EC" w14:textId="77777777" w:rsidR="009427C6" w:rsidRDefault="009427C6">
            <w:pPr>
              <w:jc w:val="center"/>
              <w:rPr>
                <w:b/>
                <w:sz w:val="18"/>
              </w:rPr>
            </w:pPr>
            <w:r>
              <w:rPr>
                <w:b/>
                <w:sz w:val="18"/>
              </w:rPr>
              <w:t>Category 1</w:t>
            </w:r>
          </w:p>
        </w:tc>
        <w:tc>
          <w:tcPr>
            <w:tcW w:w="1024" w:type="dxa"/>
            <w:shd w:val="clear" w:color="auto" w:fill="C0C0C0"/>
          </w:tcPr>
          <w:p w14:paraId="41B8A01B" w14:textId="77777777" w:rsidR="009427C6" w:rsidRDefault="009427C6">
            <w:pPr>
              <w:jc w:val="center"/>
              <w:rPr>
                <w:b/>
                <w:sz w:val="18"/>
              </w:rPr>
            </w:pPr>
            <w:r>
              <w:rPr>
                <w:b/>
                <w:sz w:val="18"/>
              </w:rPr>
              <w:t>MMI Type</w:t>
            </w:r>
          </w:p>
          <w:p w14:paraId="62E2F5C3" w14:textId="77777777" w:rsidR="009427C6" w:rsidRDefault="009427C6">
            <w:pPr>
              <w:jc w:val="center"/>
              <w:rPr>
                <w:b/>
                <w:sz w:val="18"/>
              </w:rPr>
            </w:pPr>
            <w:r>
              <w:rPr>
                <w:b/>
                <w:sz w:val="18"/>
              </w:rPr>
              <w:t>Category 2</w:t>
            </w:r>
          </w:p>
        </w:tc>
        <w:tc>
          <w:tcPr>
            <w:tcW w:w="1024" w:type="dxa"/>
            <w:shd w:val="clear" w:color="auto" w:fill="C0C0C0"/>
          </w:tcPr>
          <w:p w14:paraId="37FB1E65" w14:textId="77777777" w:rsidR="009427C6" w:rsidRDefault="009427C6">
            <w:pPr>
              <w:jc w:val="center"/>
              <w:rPr>
                <w:b/>
                <w:sz w:val="18"/>
              </w:rPr>
            </w:pPr>
            <w:r>
              <w:rPr>
                <w:b/>
                <w:sz w:val="18"/>
              </w:rPr>
              <w:t>MMI Type</w:t>
            </w:r>
          </w:p>
          <w:p w14:paraId="37C9D964" w14:textId="77777777" w:rsidR="009427C6" w:rsidRDefault="009427C6">
            <w:pPr>
              <w:jc w:val="center"/>
              <w:rPr>
                <w:b/>
                <w:sz w:val="18"/>
              </w:rPr>
            </w:pPr>
            <w:r>
              <w:rPr>
                <w:b/>
                <w:sz w:val="18"/>
              </w:rPr>
              <w:t>Category 3</w:t>
            </w:r>
          </w:p>
        </w:tc>
        <w:tc>
          <w:tcPr>
            <w:tcW w:w="1024" w:type="dxa"/>
            <w:shd w:val="clear" w:color="auto" w:fill="C0C0C0"/>
          </w:tcPr>
          <w:p w14:paraId="55A59CDB" w14:textId="77777777" w:rsidR="009427C6" w:rsidRDefault="009427C6">
            <w:pPr>
              <w:jc w:val="center"/>
              <w:rPr>
                <w:b/>
                <w:sz w:val="18"/>
              </w:rPr>
            </w:pPr>
            <w:r>
              <w:rPr>
                <w:b/>
                <w:sz w:val="18"/>
              </w:rPr>
              <w:t>MMI Type</w:t>
            </w:r>
          </w:p>
          <w:p w14:paraId="4D7F5AFE" w14:textId="77777777" w:rsidR="009427C6" w:rsidRDefault="009427C6">
            <w:pPr>
              <w:jc w:val="center"/>
              <w:rPr>
                <w:b/>
                <w:sz w:val="18"/>
              </w:rPr>
            </w:pPr>
            <w:r>
              <w:rPr>
                <w:b/>
                <w:sz w:val="18"/>
              </w:rPr>
              <w:t>Category 4</w:t>
            </w:r>
          </w:p>
        </w:tc>
      </w:tr>
      <w:tr w:rsidR="009427C6" w14:paraId="1D4B3F16" w14:textId="77777777">
        <w:tblPrEx>
          <w:tblCellMar>
            <w:top w:w="0" w:type="dxa"/>
            <w:bottom w:w="0" w:type="dxa"/>
          </w:tblCellMar>
        </w:tblPrEx>
        <w:tc>
          <w:tcPr>
            <w:tcW w:w="3780" w:type="dxa"/>
          </w:tcPr>
          <w:p w14:paraId="12A454B7" w14:textId="77777777" w:rsidR="009427C6" w:rsidRDefault="009427C6">
            <w:pPr>
              <w:rPr>
                <w:sz w:val="18"/>
              </w:rPr>
            </w:pPr>
            <w:r>
              <w:rPr>
                <w:sz w:val="18"/>
              </w:rPr>
              <w:t>Bankers Acceptances</w:t>
            </w:r>
          </w:p>
        </w:tc>
        <w:tc>
          <w:tcPr>
            <w:tcW w:w="1024" w:type="dxa"/>
          </w:tcPr>
          <w:p w14:paraId="4552AA53" w14:textId="77777777" w:rsidR="009427C6" w:rsidRDefault="009427C6">
            <w:pPr>
              <w:rPr>
                <w:sz w:val="18"/>
              </w:rPr>
            </w:pPr>
            <w:r>
              <w:rPr>
                <w:sz w:val="18"/>
              </w:rPr>
              <w:t>EBA</w:t>
            </w:r>
          </w:p>
        </w:tc>
        <w:tc>
          <w:tcPr>
            <w:tcW w:w="1024" w:type="dxa"/>
          </w:tcPr>
          <w:p w14:paraId="0F5D14B0" w14:textId="77777777" w:rsidR="009427C6" w:rsidRDefault="009427C6">
            <w:pPr>
              <w:rPr>
                <w:sz w:val="18"/>
              </w:rPr>
            </w:pPr>
          </w:p>
        </w:tc>
        <w:tc>
          <w:tcPr>
            <w:tcW w:w="1024" w:type="dxa"/>
          </w:tcPr>
          <w:p w14:paraId="00EF51F3" w14:textId="77777777" w:rsidR="009427C6" w:rsidRDefault="009427C6">
            <w:pPr>
              <w:rPr>
                <w:sz w:val="18"/>
              </w:rPr>
            </w:pPr>
          </w:p>
        </w:tc>
        <w:tc>
          <w:tcPr>
            <w:tcW w:w="1024" w:type="dxa"/>
          </w:tcPr>
          <w:p w14:paraId="7827789E" w14:textId="77777777" w:rsidR="009427C6" w:rsidRDefault="009427C6">
            <w:pPr>
              <w:rPr>
                <w:sz w:val="18"/>
              </w:rPr>
            </w:pPr>
          </w:p>
        </w:tc>
      </w:tr>
      <w:tr w:rsidR="009427C6" w14:paraId="4B32E683" w14:textId="77777777">
        <w:tblPrEx>
          <w:tblCellMar>
            <w:top w:w="0" w:type="dxa"/>
            <w:bottom w:w="0" w:type="dxa"/>
          </w:tblCellMar>
        </w:tblPrEx>
        <w:tc>
          <w:tcPr>
            <w:tcW w:w="3780" w:type="dxa"/>
          </w:tcPr>
          <w:p w14:paraId="6ABFED68" w14:textId="77777777" w:rsidR="009427C6" w:rsidRDefault="009427C6">
            <w:pPr>
              <w:rPr>
                <w:sz w:val="18"/>
              </w:rPr>
            </w:pPr>
            <w:r>
              <w:rPr>
                <w:sz w:val="18"/>
              </w:rPr>
              <w:t>Bills</w:t>
            </w:r>
          </w:p>
        </w:tc>
        <w:tc>
          <w:tcPr>
            <w:tcW w:w="1024" w:type="dxa"/>
          </w:tcPr>
          <w:p w14:paraId="60039462" w14:textId="77777777" w:rsidR="009427C6" w:rsidRDefault="009427C6">
            <w:pPr>
              <w:rPr>
                <w:sz w:val="18"/>
              </w:rPr>
            </w:pPr>
            <w:r>
              <w:rPr>
                <w:sz w:val="18"/>
              </w:rPr>
              <w:t>EBL</w:t>
            </w:r>
          </w:p>
        </w:tc>
        <w:tc>
          <w:tcPr>
            <w:tcW w:w="1024" w:type="dxa"/>
          </w:tcPr>
          <w:p w14:paraId="04605922" w14:textId="77777777" w:rsidR="009427C6" w:rsidRDefault="009427C6">
            <w:pPr>
              <w:rPr>
                <w:sz w:val="18"/>
              </w:rPr>
            </w:pPr>
          </w:p>
        </w:tc>
        <w:tc>
          <w:tcPr>
            <w:tcW w:w="1024" w:type="dxa"/>
          </w:tcPr>
          <w:p w14:paraId="7F48258B" w14:textId="77777777" w:rsidR="009427C6" w:rsidRDefault="009427C6">
            <w:pPr>
              <w:rPr>
                <w:sz w:val="18"/>
              </w:rPr>
            </w:pPr>
          </w:p>
        </w:tc>
        <w:tc>
          <w:tcPr>
            <w:tcW w:w="1024" w:type="dxa"/>
          </w:tcPr>
          <w:p w14:paraId="0DD54E8B" w14:textId="77777777" w:rsidR="009427C6" w:rsidRDefault="009427C6">
            <w:pPr>
              <w:rPr>
                <w:sz w:val="18"/>
              </w:rPr>
            </w:pPr>
          </w:p>
        </w:tc>
      </w:tr>
      <w:tr w:rsidR="009427C6" w14:paraId="690BE75F" w14:textId="77777777">
        <w:tblPrEx>
          <w:tblCellMar>
            <w:top w:w="0" w:type="dxa"/>
            <w:bottom w:w="0" w:type="dxa"/>
          </w:tblCellMar>
        </w:tblPrEx>
        <w:tc>
          <w:tcPr>
            <w:tcW w:w="3780" w:type="dxa"/>
          </w:tcPr>
          <w:p w14:paraId="7AC21C62" w14:textId="77777777" w:rsidR="009427C6" w:rsidRDefault="009427C6">
            <w:pPr>
              <w:rPr>
                <w:sz w:val="18"/>
              </w:rPr>
            </w:pPr>
            <w:r>
              <w:rPr>
                <w:sz w:val="18"/>
              </w:rPr>
              <w:t>Commercial Paper Bills/Capital Project Bills</w:t>
            </w:r>
          </w:p>
        </w:tc>
        <w:tc>
          <w:tcPr>
            <w:tcW w:w="1024" w:type="dxa"/>
          </w:tcPr>
          <w:p w14:paraId="03C7D1EB" w14:textId="77777777" w:rsidR="009427C6" w:rsidRDefault="009427C6">
            <w:pPr>
              <w:rPr>
                <w:sz w:val="18"/>
              </w:rPr>
            </w:pPr>
            <w:r>
              <w:rPr>
                <w:sz w:val="18"/>
              </w:rPr>
              <w:t>ECPB</w:t>
            </w:r>
          </w:p>
        </w:tc>
        <w:tc>
          <w:tcPr>
            <w:tcW w:w="1024" w:type="dxa"/>
          </w:tcPr>
          <w:p w14:paraId="23CCD0A8" w14:textId="77777777" w:rsidR="009427C6" w:rsidRDefault="009427C6">
            <w:pPr>
              <w:rPr>
                <w:sz w:val="18"/>
              </w:rPr>
            </w:pPr>
          </w:p>
        </w:tc>
        <w:tc>
          <w:tcPr>
            <w:tcW w:w="1024" w:type="dxa"/>
          </w:tcPr>
          <w:p w14:paraId="036D7DEC" w14:textId="77777777" w:rsidR="009427C6" w:rsidRDefault="009427C6">
            <w:pPr>
              <w:rPr>
                <w:sz w:val="18"/>
              </w:rPr>
            </w:pPr>
          </w:p>
        </w:tc>
        <w:tc>
          <w:tcPr>
            <w:tcW w:w="1024" w:type="dxa"/>
          </w:tcPr>
          <w:p w14:paraId="1A8485C0" w14:textId="77777777" w:rsidR="009427C6" w:rsidRDefault="009427C6">
            <w:pPr>
              <w:rPr>
                <w:sz w:val="18"/>
              </w:rPr>
            </w:pPr>
          </w:p>
        </w:tc>
      </w:tr>
      <w:tr w:rsidR="009427C6" w14:paraId="50F2FAFD" w14:textId="77777777">
        <w:tblPrEx>
          <w:tblCellMar>
            <w:top w:w="0" w:type="dxa"/>
            <w:bottom w:w="0" w:type="dxa"/>
          </w:tblCellMar>
        </w:tblPrEx>
        <w:tc>
          <w:tcPr>
            <w:tcW w:w="3780" w:type="dxa"/>
          </w:tcPr>
          <w:p w14:paraId="08B81270" w14:textId="77777777" w:rsidR="009427C6" w:rsidRDefault="009427C6">
            <w:pPr>
              <w:rPr>
                <w:sz w:val="18"/>
              </w:rPr>
            </w:pPr>
            <w:r>
              <w:rPr>
                <w:sz w:val="18"/>
              </w:rPr>
              <w:t>Promissory Notes</w:t>
            </w:r>
          </w:p>
        </w:tc>
        <w:tc>
          <w:tcPr>
            <w:tcW w:w="1024" w:type="dxa"/>
          </w:tcPr>
          <w:p w14:paraId="18A80DE2" w14:textId="77777777" w:rsidR="009427C6" w:rsidRDefault="009427C6">
            <w:pPr>
              <w:rPr>
                <w:sz w:val="18"/>
              </w:rPr>
            </w:pPr>
            <w:r>
              <w:rPr>
                <w:sz w:val="18"/>
              </w:rPr>
              <w:t>EPN</w:t>
            </w:r>
          </w:p>
        </w:tc>
        <w:tc>
          <w:tcPr>
            <w:tcW w:w="1024" w:type="dxa"/>
          </w:tcPr>
          <w:p w14:paraId="02295D9D" w14:textId="77777777" w:rsidR="009427C6" w:rsidRDefault="009427C6">
            <w:pPr>
              <w:rPr>
                <w:sz w:val="18"/>
              </w:rPr>
            </w:pPr>
          </w:p>
        </w:tc>
        <w:tc>
          <w:tcPr>
            <w:tcW w:w="1024" w:type="dxa"/>
          </w:tcPr>
          <w:p w14:paraId="07F90098" w14:textId="77777777" w:rsidR="009427C6" w:rsidRDefault="009427C6">
            <w:pPr>
              <w:rPr>
                <w:sz w:val="18"/>
              </w:rPr>
            </w:pPr>
          </w:p>
        </w:tc>
        <w:tc>
          <w:tcPr>
            <w:tcW w:w="1024" w:type="dxa"/>
          </w:tcPr>
          <w:p w14:paraId="76986F4E" w14:textId="77777777" w:rsidR="009427C6" w:rsidRDefault="009427C6">
            <w:pPr>
              <w:rPr>
                <w:sz w:val="18"/>
              </w:rPr>
            </w:pPr>
          </w:p>
        </w:tc>
      </w:tr>
      <w:tr w:rsidR="009427C6" w14:paraId="7206AACD" w14:textId="77777777">
        <w:tblPrEx>
          <w:tblCellMar>
            <w:top w:w="0" w:type="dxa"/>
            <w:bottom w:w="0" w:type="dxa"/>
          </w:tblCellMar>
        </w:tblPrEx>
        <w:tc>
          <w:tcPr>
            <w:tcW w:w="3780" w:type="dxa"/>
          </w:tcPr>
          <w:p w14:paraId="1493899D" w14:textId="77777777" w:rsidR="009427C6" w:rsidRDefault="009427C6">
            <w:pPr>
              <w:rPr>
                <w:sz w:val="18"/>
              </w:rPr>
            </w:pPr>
            <w:r>
              <w:rPr>
                <w:sz w:val="18"/>
              </w:rPr>
              <w:t>Treasury Bills</w:t>
            </w:r>
          </w:p>
        </w:tc>
        <w:tc>
          <w:tcPr>
            <w:tcW w:w="1024" w:type="dxa"/>
          </w:tcPr>
          <w:p w14:paraId="7B130D5F" w14:textId="77777777" w:rsidR="009427C6" w:rsidRDefault="009427C6">
            <w:pPr>
              <w:rPr>
                <w:sz w:val="18"/>
              </w:rPr>
            </w:pPr>
            <w:r>
              <w:rPr>
                <w:sz w:val="18"/>
              </w:rPr>
              <w:t>ETB</w:t>
            </w:r>
          </w:p>
        </w:tc>
        <w:tc>
          <w:tcPr>
            <w:tcW w:w="1024" w:type="dxa"/>
          </w:tcPr>
          <w:p w14:paraId="24F4DE57" w14:textId="77777777" w:rsidR="009427C6" w:rsidRDefault="009427C6">
            <w:pPr>
              <w:rPr>
                <w:sz w:val="18"/>
              </w:rPr>
            </w:pPr>
          </w:p>
        </w:tc>
        <w:tc>
          <w:tcPr>
            <w:tcW w:w="1024" w:type="dxa"/>
          </w:tcPr>
          <w:p w14:paraId="61026793" w14:textId="77777777" w:rsidR="009427C6" w:rsidRDefault="009427C6">
            <w:pPr>
              <w:rPr>
                <w:sz w:val="18"/>
              </w:rPr>
            </w:pPr>
          </w:p>
        </w:tc>
        <w:tc>
          <w:tcPr>
            <w:tcW w:w="1024" w:type="dxa"/>
          </w:tcPr>
          <w:p w14:paraId="344C668B" w14:textId="77777777" w:rsidR="009427C6" w:rsidRDefault="009427C6">
            <w:pPr>
              <w:rPr>
                <w:sz w:val="18"/>
              </w:rPr>
            </w:pPr>
          </w:p>
        </w:tc>
      </w:tr>
      <w:tr w:rsidR="009427C6" w14:paraId="2737A881" w14:textId="77777777">
        <w:tblPrEx>
          <w:tblCellMar>
            <w:top w:w="0" w:type="dxa"/>
            <w:bottom w:w="0" w:type="dxa"/>
          </w:tblCellMar>
        </w:tblPrEx>
        <w:tc>
          <w:tcPr>
            <w:tcW w:w="3780" w:type="dxa"/>
          </w:tcPr>
          <w:p w14:paraId="04D35F2E" w14:textId="77777777" w:rsidR="009427C6" w:rsidRDefault="009427C6">
            <w:pPr>
              <w:rPr>
                <w:sz w:val="18"/>
              </w:rPr>
            </w:pPr>
            <w:r>
              <w:rPr>
                <w:sz w:val="18"/>
              </w:rPr>
              <w:t>Notes</w:t>
            </w:r>
          </w:p>
        </w:tc>
        <w:tc>
          <w:tcPr>
            <w:tcW w:w="1024" w:type="dxa"/>
          </w:tcPr>
          <w:p w14:paraId="3BF71FFC" w14:textId="77777777" w:rsidR="009427C6" w:rsidRDefault="009427C6">
            <w:pPr>
              <w:rPr>
                <w:sz w:val="18"/>
              </w:rPr>
            </w:pPr>
            <w:r>
              <w:rPr>
                <w:sz w:val="18"/>
              </w:rPr>
              <w:t>ENOT</w:t>
            </w:r>
          </w:p>
        </w:tc>
        <w:tc>
          <w:tcPr>
            <w:tcW w:w="1024" w:type="dxa"/>
          </w:tcPr>
          <w:p w14:paraId="1292C9D6" w14:textId="77777777" w:rsidR="009427C6" w:rsidRDefault="009427C6">
            <w:pPr>
              <w:rPr>
                <w:sz w:val="18"/>
              </w:rPr>
            </w:pPr>
            <w:r>
              <w:rPr>
                <w:sz w:val="18"/>
              </w:rPr>
              <w:t>NOT</w:t>
            </w:r>
          </w:p>
        </w:tc>
        <w:tc>
          <w:tcPr>
            <w:tcW w:w="1024" w:type="dxa"/>
          </w:tcPr>
          <w:p w14:paraId="2455CE91" w14:textId="77777777" w:rsidR="009427C6" w:rsidRDefault="009427C6">
            <w:pPr>
              <w:rPr>
                <w:sz w:val="18"/>
              </w:rPr>
            </w:pPr>
            <w:r>
              <w:rPr>
                <w:sz w:val="18"/>
              </w:rPr>
              <w:t>NOT</w:t>
            </w:r>
          </w:p>
        </w:tc>
        <w:tc>
          <w:tcPr>
            <w:tcW w:w="1024" w:type="dxa"/>
          </w:tcPr>
          <w:p w14:paraId="0AE25085" w14:textId="77777777" w:rsidR="009427C6" w:rsidRDefault="009427C6">
            <w:pPr>
              <w:rPr>
                <w:sz w:val="18"/>
              </w:rPr>
            </w:pPr>
          </w:p>
        </w:tc>
      </w:tr>
      <w:tr w:rsidR="009427C6" w14:paraId="452241EB" w14:textId="77777777">
        <w:tblPrEx>
          <w:tblCellMar>
            <w:top w:w="0" w:type="dxa"/>
            <w:bottom w:w="0" w:type="dxa"/>
          </w:tblCellMar>
        </w:tblPrEx>
        <w:tc>
          <w:tcPr>
            <w:tcW w:w="3780" w:type="dxa"/>
          </w:tcPr>
          <w:p w14:paraId="1D481A75" w14:textId="77777777" w:rsidR="009427C6" w:rsidRDefault="009427C6">
            <w:pPr>
              <w:rPr>
                <w:sz w:val="18"/>
              </w:rPr>
            </w:pPr>
            <w:r>
              <w:rPr>
                <w:sz w:val="18"/>
              </w:rPr>
              <w:t>Bridging Bonds</w:t>
            </w:r>
          </w:p>
        </w:tc>
        <w:tc>
          <w:tcPr>
            <w:tcW w:w="1024" w:type="dxa"/>
          </w:tcPr>
          <w:p w14:paraId="722BB9D1" w14:textId="77777777" w:rsidR="009427C6" w:rsidRDefault="009427C6">
            <w:pPr>
              <w:rPr>
                <w:sz w:val="18"/>
              </w:rPr>
            </w:pPr>
          </w:p>
        </w:tc>
        <w:tc>
          <w:tcPr>
            <w:tcW w:w="1024" w:type="dxa"/>
          </w:tcPr>
          <w:p w14:paraId="1284736D" w14:textId="77777777" w:rsidR="009427C6" w:rsidRDefault="009427C6">
            <w:pPr>
              <w:rPr>
                <w:sz w:val="18"/>
              </w:rPr>
            </w:pPr>
            <w:r>
              <w:rPr>
                <w:sz w:val="18"/>
              </w:rPr>
              <w:t>BB</w:t>
            </w:r>
          </w:p>
        </w:tc>
        <w:tc>
          <w:tcPr>
            <w:tcW w:w="1024" w:type="dxa"/>
          </w:tcPr>
          <w:p w14:paraId="7E4CD0AB" w14:textId="77777777" w:rsidR="009427C6" w:rsidRDefault="009427C6">
            <w:pPr>
              <w:rPr>
                <w:sz w:val="18"/>
              </w:rPr>
            </w:pPr>
          </w:p>
        </w:tc>
        <w:tc>
          <w:tcPr>
            <w:tcW w:w="1024" w:type="dxa"/>
          </w:tcPr>
          <w:p w14:paraId="63EE398A" w14:textId="77777777" w:rsidR="009427C6" w:rsidRDefault="009427C6">
            <w:pPr>
              <w:rPr>
                <w:sz w:val="18"/>
              </w:rPr>
            </w:pPr>
          </w:p>
        </w:tc>
      </w:tr>
      <w:tr w:rsidR="009427C6" w14:paraId="126BD6C3" w14:textId="77777777">
        <w:tblPrEx>
          <w:tblCellMar>
            <w:top w:w="0" w:type="dxa"/>
            <w:bottom w:w="0" w:type="dxa"/>
          </w:tblCellMar>
        </w:tblPrEx>
        <w:tc>
          <w:tcPr>
            <w:tcW w:w="3780" w:type="dxa"/>
          </w:tcPr>
          <w:p w14:paraId="4E47A598" w14:textId="77777777" w:rsidR="009427C6" w:rsidRDefault="009427C6">
            <w:pPr>
              <w:rPr>
                <w:sz w:val="18"/>
              </w:rPr>
            </w:pPr>
            <w:r>
              <w:rPr>
                <w:sz w:val="18"/>
              </w:rPr>
              <w:t>Debentures</w:t>
            </w:r>
          </w:p>
        </w:tc>
        <w:tc>
          <w:tcPr>
            <w:tcW w:w="1024" w:type="dxa"/>
          </w:tcPr>
          <w:p w14:paraId="2DA88E2A" w14:textId="77777777" w:rsidR="009427C6" w:rsidRDefault="009427C6">
            <w:pPr>
              <w:rPr>
                <w:sz w:val="18"/>
              </w:rPr>
            </w:pPr>
          </w:p>
        </w:tc>
        <w:tc>
          <w:tcPr>
            <w:tcW w:w="1024" w:type="dxa"/>
          </w:tcPr>
          <w:p w14:paraId="3662A1D9" w14:textId="77777777" w:rsidR="009427C6" w:rsidRDefault="009427C6">
            <w:pPr>
              <w:rPr>
                <w:sz w:val="18"/>
              </w:rPr>
            </w:pPr>
            <w:r>
              <w:rPr>
                <w:sz w:val="18"/>
              </w:rPr>
              <w:t>DEB</w:t>
            </w:r>
          </w:p>
        </w:tc>
        <w:tc>
          <w:tcPr>
            <w:tcW w:w="1024" w:type="dxa"/>
          </w:tcPr>
          <w:p w14:paraId="00E7CB57" w14:textId="77777777" w:rsidR="009427C6" w:rsidRDefault="009427C6">
            <w:pPr>
              <w:rPr>
                <w:sz w:val="18"/>
              </w:rPr>
            </w:pPr>
          </w:p>
        </w:tc>
        <w:tc>
          <w:tcPr>
            <w:tcW w:w="1024" w:type="dxa"/>
          </w:tcPr>
          <w:p w14:paraId="57708359" w14:textId="77777777" w:rsidR="009427C6" w:rsidRDefault="009427C6">
            <w:pPr>
              <w:rPr>
                <w:sz w:val="18"/>
              </w:rPr>
            </w:pPr>
          </w:p>
        </w:tc>
      </w:tr>
      <w:tr w:rsidR="009427C6" w14:paraId="4849C23F" w14:textId="77777777">
        <w:tblPrEx>
          <w:tblCellMar>
            <w:top w:w="0" w:type="dxa"/>
            <w:bottom w:w="0" w:type="dxa"/>
          </w:tblCellMar>
        </w:tblPrEx>
        <w:tc>
          <w:tcPr>
            <w:tcW w:w="3780" w:type="dxa"/>
          </w:tcPr>
          <w:p w14:paraId="4E1AA538" w14:textId="77777777" w:rsidR="009427C6" w:rsidRDefault="009427C6">
            <w:pPr>
              <w:rPr>
                <w:sz w:val="18"/>
              </w:rPr>
            </w:pPr>
            <w:r>
              <w:rPr>
                <w:sz w:val="18"/>
              </w:rPr>
              <w:t>Negotiable Certificates of Deposit</w:t>
            </w:r>
          </w:p>
        </w:tc>
        <w:tc>
          <w:tcPr>
            <w:tcW w:w="1024" w:type="dxa"/>
          </w:tcPr>
          <w:p w14:paraId="6F413FE4" w14:textId="77777777" w:rsidR="009427C6" w:rsidRDefault="009427C6">
            <w:pPr>
              <w:rPr>
                <w:sz w:val="18"/>
              </w:rPr>
            </w:pPr>
          </w:p>
        </w:tc>
        <w:tc>
          <w:tcPr>
            <w:tcW w:w="1024" w:type="dxa"/>
          </w:tcPr>
          <w:p w14:paraId="353CF2E8" w14:textId="77777777" w:rsidR="009427C6" w:rsidRDefault="009427C6">
            <w:pPr>
              <w:rPr>
                <w:sz w:val="18"/>
              </w:rPr>
            </w:pPr>
            <w:r>
              <w:rPr>
                <w:sz w:val="18"/>
              </w:rPr>
              <w:t>NCD</w:t>
            </w:r>
          </w:p>
        </w:tc>
        <w:tc>
          <w:tcPr>
            <w:tcW w:w="1024" w:type="dxa"/>
          </w:tcPr>
          <w:p w14:paraId="7E3F8977" w14:textId="77777777" w:rsidR="009427C6" w:rsidRDefault="009427C6">
            <w:pPr>
              <w:rPr>
                <w:sz w:val="18"/>
              </w:rPr>
            </w:pPr>
            <w:r>
              <w:rPr>
                <w:sz w:val="18"/>
              </w:rPr>
              <w:t>NCD</w:t>
            </w:r>
          </w:p>
        </w:tc>
        <w:tc>
          <w:tcPr>
            <w:tcW w:w="1024" w:type="dxa"/>
          </w:tcPr>
          <w:p w14:paraId="66899C9B" w14:textId="77777777" w:rsidR="009427C6" w:rsidRDefault="009427C6">
            <w:pPr>
              <w:rPr>
                <w:sz w:val="18"/>
              </w:rPr>
            </w:pPr>
            <w:r>
              <w:rPr>
                <w:sz w:val="18"/>
              </w:rPr>
              <w:t>NCD</w:t>
            </w:r>
          </w:p>
        </w:tc>
      </w:tr>
      <w:tr w:rsidR="009427C6" w14:paraId="3928B048" w14:textId="77777777">
        <w:tblPrEx>
          <w:tblCellMar>
            <w:top w:w="0" w:type="dxa"/>
            <w:bottom w:w="0" w:type="dxa"/>
          </w:tblCellMar>
        </w:tblPrEx>
        <w:tc>
          <w:tcPr>
            <w:tcW w:w="3780" w:type="dxa"/>
          </w:tcPr>
          <w:p w14:paraId="50ADBFDB" w14:textId="77777777" w:rsidR="009427C6" w:rsidRDefault="009427C6">
            <w:pPr>
              <w:rPr>
                <w:sz w:val="18"/>
              </w:rPr>
            </w:pPr>
            <w:r>
              <w:rPr>
                <w:sz w:val="18"/>
              </w:rPr>
              <w:t>Linked Negotiable Certificates of Deposit</w:t>
            </w:r>
          </w:p>
        </w:tc>
        <w:tc>
          <w:tcPr>
            <w:tcW w:w="1024" w:type="dxa"/>
          </w:tcPr>
          <w:p w14:paraId="34A60DA6" w14:textId="77777777" w:rsidR="009427C6" w:rsidRDefault="009427C6">
            <w:pPr>
              <w:rPr>
                <w:sz w:val="18"/>
              </w:rPr>
            </w:pPr>
          </w:p>
        </w:tc>
        <w:tc>
          <w:tcPr>
            <w:tcW w:w="1024" w:type="dxa"/>
          </w:tcPr>
          <w:p w14:paraId="61667205" w14:textId="77777777" w:rsidR="009427C6" w:rsidRDefault="009427C6">
            <w:pPr>
              <w:rPr>
                <w:sz w:val="18"/>
              </w:rPr>
            </w:pPr>
          </w:p>
        </w:tc>
        <w:tc>
          <w:tcPr>
            <w:tcW w:w="1024" w:type="dxa"/>
          </w:tcPr>
          <w:p w14:paraId="3231060E" w14:textId="77777777" w:rsidR="009427C6" w:rsidRDefault="009427C6">
            <w:pPr>
              <w:rPr>
                <w:sz w:val="18"/>
              </w:rPr>
            </w:pPr>
            <w:r>
              <w:rPr>
                <w:sz w:val="18"/>
              </w:rPr>
              <w:t>LNCD</w:t>
            </w:r>
          </w:p>
        </w:tc>
        <w:tc>
          <w:tcPr>
            <w:tcW w:w="1024" w:type="dxa"/>
          </w:tcPr>
          <w:p w14:paraId="1DC21191" w14:textId="77777777" w:rsidR="009427C6" w:rsidRDefault="009427C6">
            <w:pPr>
              <w:rPr>
                <w:sz w:val="18"/>
              </w:rPr>
            </w:pPr>
          </w:p>
        </w:tc>
      </w:tr>
      <w:tr w:rsidR="009427C6" w14:paraId="02F88A9D" w14:textId="77777777">
        <w:tblPrEx>
          <w:tblCellMar>
            <w:top w:w="0" w:type="dxa"/>
            <w:bottom w:w="0" w:type="dxa"/>
          </w:tblCellMar>
        </w:tblPrEx>
        <w:tc>
          <w:tcPr>
            <w:tcW w:w="3780" w:type="dxa"/>
          </w:tcPr>
          <w:p w14:paraId="68FF945E" w14:textId="77777777" w:rsidR="009427C6" w:rsidRDefault="009427C6">
            <w:pPr>
              <w:rPr>
                <w:sz w:val="18"/>
              </w:rPr>
            </w:pPr>
            <w:r>
              <w:rPr>
                <w:sz w:val="18"/>
              </w:rPr>
              <w:t>Credit Linked Notes</w:t>
            </w:r>
          </w:p>
        </w:tc>
        <w:tc>
          <w:tcPr>
            <w:tcW w:w="1024" w:type="dxa"/>
          </w:tcPr>
          <w:p w14:paraId="2FEBCEAA" w14:textId="77777777" w:rsidR="009427C6" w:rsidRDefault="009427C6">
            <w:pPr>
              <w:rPr>
                <w:sz w:val="18"/>
              </w:rPr>
            </w:pPr>
          </w:p>
        </w:tc>
        <w:tc>
          <w:tcPr>
            <w:tcW w:w="1024" w:type="dxa"/>
          </w:tcPr>
          <w:p w14:paraId="0464148C" w14:textId="77777777" w:rsidR="009427C6" w:rsidRDefault="009427C6">
            <w:pPr>
              <w:rPr>
                <w:sz w:val="18"/>
              </w:rPr>
            </w:pPr>
          </w:p>
        </w:tc>
        <w:tc>
          <w:tcPr>
            <w:tcW w:w="1024" w:type="dxa"/>
          </w:tcPr>
          <w:p w14:paraId="0E74E899" w14:textId="77777777" w:rsidR="009427C6" w:rsidRDefault="009427C6">
            <w:pPr>
              <w:rPr>
                <w:sz w:val="18"/>
              </w:rPr>
            </w:pPr>
            <w:r>
              <w:rPr>
                <w:sz w:val="18"/>
              </w:rPr>
              <w:t>CLN</w:t>
            </w:r>
          </w:p>
        </w:tc>
        <w:tc>
          <w:tcPr>
            <w:tcW w:w="1024" w:type="dxa"/>
          </w:tcPr>
          <w:p w14:paraId="360BEFBA" w14:textId="77777777" w:rsidR="009427C6" w:rsidRDefault="009427C6">
            <w:pPr>
              <w:rPr>
                <w:sz w:val="18"/>
              </w:rPr>
            </w:pPr>
          </w:p>
        </w:tc>
      </w:tr>
      <w:tr w:rsidR="009427C6" w14:paraId="714D390A" w14:textId="77777777">
        <w:tblPrEx>
          <w:tblCellMar>
            <w:top w:w="0" w:type="dxa"/>
            <w:bottom w:w="0" w:type="dxa"/>
          </w:tblCellMar>
        </w:tblPrEx>
        <w:tc>
          <w:tcPr>
            <w:tcW w:w="3780" w:type="dxa"/>
          </w:tcPr>
          <w:p w14:paraId="13EA6CEC" w14:textId="77777777" w:rsidR="009427C6" w:rsidRDefault="009427C6">
            <w:pPr>
              <w:rPr>
                <w:sz w:val="18"/>
              </w:rPr>
            </w:pPr>
            <w:r>
              <w:rPr>
                <w:sz w:val="18"/>
              </w:rPr>
              <w:t>Floating Rate Notes</w:t>
            </w:r>
          </w:p>
        </w:tc>
        <w:tc>
          <w:tcPr>
            <w:tcW w:w="1024" w:type="dxa"/>
          </w:tcPr>
          <w:p w14:paraId="236162F2" w14:textId="77777777" w:rsidR="009427C6" w:rsidRDefault="009427C6">
            <w:pPr>
              <w:rPr>
                <w:sz w:val="18"/>
              </w:rPr>
            </w:pPr>
          </w:p>
        </w:tc>
        <w:tc>
          <w:tcPr>
            <w:tcW w:w="1024" w:type="dxa"/>
          </w:tcPr>
          <w:p w14:paraId="6A1D93C9" w14:textId="77777777" w:rsidR="009427C6" w:rsidRDefault="009427C6">
            <w:pPr>
              <w:rPr>
                <w:sz w:val="18"/>
              </w:rPr>
            </w:pPr>
          </w:p>
        </w:tc>
        <w:tc>
          <w:tcPr>
            <w:tcW w:w="1024" w:type="dxa"/>
          </w:tcPr>
          <w:p w14:paraId="0BBB76DD" w14:textId="77777777" w:rsidR="009427C6" w:rsidRDefault="009427C6">
            <w:pPr>
              <w:rPr>
                <w:sz w:val="18"/>
              </w:rPr>
            </w:pPr>
            <w:r>
              <w:rPr>
                <w:sz w:val="18"/>
              </w:rPr>
              <w:t>FRN</w:t>
            </w:r>
          </w:p>
        </w:tc>
        <w:tc>
          <w:tcPr>
            <w:tcW w:w="1024" w:type="dxa"/>
          </w:tcPr>
          <w:p w14:paraId="31CBC4E4" w14:textId="77777777" w:rsidR="009427C6" w:rsidRDefault="009427C6">
            <w:pPr>
              <w:rPr>
                <w:sz w:val="18"/>
              </w:rPr>
            </w:pPr>
          </w:p>
        </w:tc>
      </w:tr>
      <w:tr w:rsidR="009427C6" w14:paraId="1D481917" w14:textId="77777777">
        <w:tblPrEx>
          <w:tblCellMar>
            <w:top w:w="0" w:type="dxa"/>
            <w:bottom w:w="0" w:type="dxa"/>
          </w:tblCellMar>
        </w:tblPrEx>
        <w:tc>
          <w:tcPr>
            <w:tcW w:w="3780" w:type="dxa"/>
          </w:tcPr>
          <w:p w14:paraId="3A922926" w14:textId="77777777" w:rsidR="009427C6" w:rsidRDefault="009427C6">
            <w:pPr>
              <w:rPr>
                <w:sz w:val="18"/>
              </w:rPr>
            </w:pPr>
            <w:r>
              <w:rPr>
                <w:sz w:val="18"/>
              </w:rPr>
              <w:t>Call Bonds</w:t>
            </w:r>
          </w:p>
        </w:tc>
        <w:tc>
          <w:tcPr>
            <w:tcW w:w="1024" w:type="dxa"/>
          </w:tcPr>
          <w:p w14:paraId="14415BAB" w14:textId="77777777" w:rsidR="009427C6" w:rsidRDefault="009427C6">
            <w:pPr>
              <w:rPr>
                <w:sz w:val="18"/>
              </w:rPr>
            </w:pPr>
          </w:p>
        </w:tc>
        <w:tc>
          <w:tcPr>
            <w:tcW w:w="1024" w:type="dxa"/>
          </w:tcPr>
          <w:p w14:paraId="2A665FD3" w14:textId="77777777" w:rsidR="009427C6" w:rsidRDefault="009427C6">
            <w:pPr>
              <w:rPr>
                <w:sz w:val="18"/>
              </w:rPr>
            </w:pPr>
          </w:p>
        </w:tc>
        <w:tc>
          <w:tcPr>
            <w:tcW w:w="1024" w:type="dxa"/>
          </w:tcPr>
          <w:p w14:paraId="3476FE0A" w14:textId="77777777" w:rsidR="009427C6" w:rsidRDefault="009427C6">
            <w:pPr>
              <w:rPr>
                <w:sz w:val="18"/>
              </w:rPr>
            </w:pPr>
          </w:p>
        </w:tc>
        <w:tc>
          <w:tcPr>
            <w:tcW w:w="1024" w:type="dxa"/>
          </w:tcPr>
          <w:p w14:paraId="53FC9E0C" w14:textId="77777777" w:rsidR="009427C6" w:rsidRDefault="009427C6">
            <w:pPr>
              <w:rPr>
                <w:sz w:val="18"/>
              </w:rPr>
            </w:pPr>
            <w:r>
              <w:rPr>
                <w:sz w:val="18"/>
              </w:rPr>
              <w:t>CB</w:t>
            </w:r>
          </w:p>
        </w:tc>
      </w:tr>
      <w:tr w:rsidR="009427C6" w14:paraId="418213FF" w14:textId="77777777">
        <w:tblPrEx>
          <w:tblCellMar>
            <w:top w:w="0" w:type="dxa"/>
            <w:bottom w:w="0" w:type="dxa"/>
          </w:tblCellMar>
        </w:tblPrEx>
        <w:tc>
          <w:tcPr>
            <w:tcW w:w="3780" w:type="dxa"/>
          </w:tcPr>
          <w:p w14:paraId="71F73BF4" w14:textId="77777777" w:rsidR="009427C6" w:rsidRDefault="009427C6">
            <w:pPr>
              <w:rPr>
                <w:sz w:val="18"/>
              </w:rPr>
            </w:pPr>
            <w:r>
              <w:rPr>
                <w:sz w:val="18"/>
              </w:rPr>
              <w:t>Zero Bonds</w:t>
            </w:r>
          </w:p>
        </w:tc>
        <w:tc>
          <w:tcPr>
            <w:tcW w:w="1024" w:type="dxa"/>
          </w:tcPr>
          <w:p w14:paraId="34C3ED1D" w14:textId="77777777" w:rsidR="009427C6" w:rsidRDefault="009427C6">
            <w:pPr>
              <w:rPr>
                <w:sz w:val="18"/>
              </w:rPr>
            </w:pPr>
          </w:p>
        </w:tc>
        <w:tc>
          <w:tcPr>
            <w:tcW w:w="1024" w:type="dxa"/>
          </w:tcPr>
          <w:p w14:paraId="5B6C338C" w14:textId="77777777" w:rsidR="009427C6" w:rsidRDefault="009427C6">
            <w:pPr>
              <w:rPr>
                <w:sz w:val="18"/>
              </w:rPr>
            </w:pPr>
            <w:r>
              <w:rPr>
                <w:sz w:val="18"/>
              </w:rPr>
              <w:t>ZB</w:t>
            </w:r>
          </w:p>
        </w:tc>
        <w:tc>
          <w:tcPr>
            <w:tcW w:w="1024" w:type="dxa"/>
          </w:tcPr>
          <w:p w14:paraId="61025CAC" w14:textId="77777777" w:rsidR="009427C6" w:rsidRDefault="009427C6">
            <w:pPr>
              <w:rPr>
                <w:sz w:val="18"/>
              </w:rPr>
            </w:pPr>
          </w:p>
        </w:tc>
        <w:tc>
          <w:tcPr>
            <w:tcW w:w="1024" w:type="dxa"/>
          </w:tcPr>
          <w:p w14:paraId="32AA1205" w14:textId="77777777" w:rsidR="009427C6" w:rsidRDefault="009427C6">
            <w:pPr>
              <w:rPr>
                <w:sz w:val="18"/>
              </w:rPr>
            </w:pPr>
          </w:p>
        </w:tc>
      </w:tr>
    </w:tbl>
    <w:p w14:paraId="3645F0BC" w14:textId="77777777" w:rsidR="009427C6" w:rsidRDefault="009427C6">
      <w:pPr>
        <w:pStyle w:val="TableofAuthorities"/>
        <w:tabs>
          <w:tab w:val="clear" w:pos="8640"/>
          <w:tab w:val="num" w:pos="1800"/>
        </w:tabs>
        <w:spacing w:after="0"/>
        <w:rPr>
          <w:rFonts w:ascii="Arial" w:hAnsi="Arial"/>
          <w:lang w:val="en-AU"/>
        </w:rPr>
      </w:pPr>
    </w:p>
    <w:p w14:paraId="343120A2" w14:textId="77777777" w:rsidR="009427C6" w:rsidRDefault="009427C6">
      <w:pPr>
        <w:tabs>
          <w:tab w:val="left" w:pos="1800"/>
        </w:tabs>
        <w:ind w:left="1800" w:hanging="540"/>
        <w:rPr>
          <w:rFonts w:ascii="Arial" w:hAnsi="Arial"/>
          <w:b/>
          <w:i/>
          <w:sz w:val="20"/>
        </w:rPr>
      </w:pPr>
      <w:r>
        <w:rPr>
          <w:rFonts w:ascii="Arial" w:hAnsi="Arial"/>
          <w:b/>
          <w:i/>
          <w:sz w:val="20"/>
          <w:u w:val="single"/>
        </w:rPr>
        <w:t>Note</w:t>
      </w:r>
      <w:r>
        <w:rPr>
          <w:rFonts w:ascii="Arial" w:hAnsi="Arial"/>
          <w:b/>
          <w:i/>
          <w:sz w:val="20"/>
        </w:rPr>
        <w:t>:</w:t>
      </w:r>
      <w:r>
        <w:rPr>
          <w:rFonts w:ascii="Arial" w:hAnsi="Arial"/>
          <w:b/>
          <w:i/>
          <w:sz w:val="20"/>
        </w:rPr>
        <w:tab/>
        <w:t>This field requires 4 alpha characters to be present. Where the MMI Type is less than 4 alpha characters, the spaces after the MMI Type must be filled with ‘X’s’. For example, NOT will be NOTX, ZB will be ZBXX, etc..</w:t>
      </w:r>
    </w:p>
    <w:p w14:paraId="5BBDB380" w14:textId="77777777" w:rsidR="009427C6" w:rsidRDefault="009427C6">
      <w:pPr>
        <w:pStyle w:val="TableofAuthorities"/>
        <w:tabs>
          <w:tab w:val="clear" w:pos="8640"/>
          <w:tab w:val="left" w:pos="1260"/>
          <w:tab w:val="left" w:pos="4680"/>
        </w:tabs>
        <w:spacing w:after="0"/>
        <w:ind w:left="4680" w:hanging="3780"/>
        <w:rPr>
          <w:rFonts w:ascii="Arial" w:hAnsi="Arial"/>
          <w:lang w:val="en-GB"/>
        </w:rPr>
      </w:pPr>
    </w:p>
    <w:p w14:paraId="179C2EBD" w14:textId="77777777" w:rsidR="009427C6" w:rsidRDefault="009427C6">
      <w:pPr>
        <w:ind w:left="360"/>
        <w:rPr>
          <w:rFonts w:ascii="Arial" w:hAnsi="Arial"/>
          <w:b/>
          <w:sz w:val="20"/>
        </w:rPr>
      </w:pPr>
    </w:p>
    <w:p w14:paraId="5DB9B817" w14:textId="77777777" w:rsidR="009427C6" w:rsidRDefault="009427C6">
      <w:pPr>
        <w:tabs>
          <w:tab w:val="num" w:pos="360"/>
        </w:tabs>
        <w:ind w:left="360" w:hanging="360"/>
        <w:rPr>
          <w:rFonts w:ascii="Arial" w:hAnsi="Arial"/>
          <w:sz w:val="20"/>
        </w:rPr>
      </w:pPr>
      <w:r>
        <w:rPr>
          <w:rFonts w:ascii="Arial" w:hAnsi="Arial"/>
          <w:sz w:val="20"/>
        </w:rPr>
        <w:t>22.</w:t>
      </w:r>
      <w:r>
        <w:rPr>
          <w:rFonts w:ascii="Arial" w:hAnsi="Arial"/>
          <w:sz w:val="20"/>
        </w:rPr>
        <w:tab/>
        <w:t>Maturity date (C): This field identifies the maturity date of a financial instrument. If present, this should match with the original MT598-150 sent by STRATE.</w:t>
      </w:r>
    </w:p>
    <w:p w14:paraId="38D8235F" w14:textId="77777777" w:rsidR="009427C6" w:rsidRDefault="009427C6">
      <w:pPr>
        <w:rPr>
          <w:rFonts w:ascii="Arial" w:hAnsi="Arial"/>
          <w:sz w:val="20"/>
        </w:rPr>
      </w:pPr>
    </w:p>
    <w:p w14:paraId="56D1C542" w14:textId="77777777" w:rsidR="009427C6" w:rsidRDefault="009427C6">
      <w:pPr>
        <w:tabs>
          <w:tab w:val="num" w:pos="360"/>
        </w:tabs>
        <w:ind w:left="360" w:hanging="360"/>
        <w:rPr>
          <w:rFonts w:ascii="Arial" w:hAnsi="Arial"/>
          <w:sz w:val="20"/>
        </w:rPr>
      </w:pPr>
      <w:r>
        <w:rPr>
          <w:rFonts w:ascii="Arial" w:hAnsi="Arial"/>
          <w:sz w:val="20"/>
        </w:rPr>
        <w:t>23.</w:t>
      </w:r>
      <w:r>
        <w:rPr>
          <w:rFonts w:ascii="Arial" w:hAnsi="Arial"/>
          <w:sz w:val="20"/>
        </w:rPr>
        <w:tab/>
        <w:t>Issue date (M): This field identifies the date of issue of a financial instrument. If present, this should match with the original MT598-150 sent by STRATE</w:t>
      </w:r>
    </w:p>
    <w:p w14:paraId="48895556" w14:textId="77777777" w:rsidR="009427C6" w:rsidRDefault="009427C6">
      <w:pPr>
        <w:rPr>
          <w:rFonts w:ascii="Arial" w:hAnsi="Arial"/>
          <w:sz w:val="20"/>
        </w:rPr>
      </w:pPr>
    </w:p>
    <w:p w14:paraId="579B8E58" w14:textId="77777777" w:rsidR="009427C6" w:rsidRDefault="009427C6">
      <w:pPr>
        <w:tabs>
          <w:tab w:val="num" w:pos="360"/>
        </w:tabs>
        <w:ind w:left="360" w:hanging="360"/>
        <w:rPr>
          <w:rFonts w:ascii="Arial" w:hAnsi="Arial"/>
          <w:sz w:val="20"/>
        </w:rPr>
      </w:pPr>
      <w:r>
        <w:rPr>
          <w:rFonts w:ascii="Arial" w:hAnsi="Arial"/>
          <w:sz w:val="20"/>
        </w:rPr>
        <w:t>24.</w:t>
      </w:r>
      <w:r>
        <w:rPr>
          <w:rFonts w:ascii="Arial" w:hAnsi="Arial"/>
          <w:sz w:val="20"/>
        </w:rPr>
        <w:tab/>
        <w:t>Coupon Rate (C): This field identifies the Coupon Rate of a financial instrument. It is optional for Category 1 but mandatory for Categories 2, 3 and 4. If present, this should match with the original MT598-150 sent by STRATE. (7,7 Decimals)</w:t>
      </w:r>
    </w:p>
    <w:p w14:paraId="05B0B877" w14:textId="77777777" w:rsidR="009427C6" w:rsidRDefault="009427C6">
      <w:pPr>
        <w:tabs>
          <w:tab w:val="num" w:pos="360"/>
        </w:tabs>
        <w:ind w:left="360" w:hanging="360"/>
        <w:rPr>
          <w:rFonts w:ascii="Arial" w:hAnsi="Arial"/>
          <w:sz w:val="20"/>
        </w:rPr>
      </w:pPr>
    </w:p>
    <w:p w14:paraId="67A14F52" w14:textId="77777777" w:rsidR="009427C6" w:rsidRDefault="009427C6">
      <w:pPr>
        <w:tabs>
          <w:tab w:val="num" w:pos="360"/>
        </w:tabs>
        <w:ind w:left="360" w:hanging="360"/>
        <w:rPr>
          <w:rFonts w:ascii="Arial" w:hAnsi="Arial"/>
          <w:sz w:val="20"/>
        </w:rPr>
      </w:pPr>
      <w:r>
        <w:rPr>
          <w:rFonts w:ascii="Arial" w:hAnsi="Arial"/>
          <w:sz w:val="20"/>
        </w:rPr>
        <w:t>25.</w:t>
      </w:r>
      <w:r>
        <w:rPr>
          <w:rFonts w:ascii="Arial" w:hAnsi="Arial"/>
          <w:sz w:val="20"/>
        </w:rPr>
        <w:tab/>
        <w:t>End of FIA block (M): This field identifies the end of financial instrument attributes block and should have a value of FIA.</w:t>
      </w:r>
    </w:p>
    <w:p w14:paraId="326CEF6E" w14:textId="77777777" w:rsidR="009427C6" w:rsidRDefault="009427C6">
      <w:pPr>
        <w:rPr>
          <w:rFonts w:ascii="Arial" w:hAnsi="Arial"/>
          <w:sz w:val="20"/>
        </w:rPr>
      </w:pPr>
    </w:p>
    <w:p w14:paraId="182A255B" w14:textId="77777777" w:rsidR="009427C6" w:rsidRDefault="009427C6">
      <w:pPr>
        <w:tabs>
          <w:tab w:val="num" w:pos="360"/>
        </w:tabs>
        <w:ind w:left="360" w:hanging="360"/>
        <w:rPr>
          <w:rFonts w:ascii="Arial" w:hAnsi="Arial"/>
          <w:sz w:val="20"/>
        </w:rPr>
      </w:pPr>
      <w:r>
        <w:rPr>
          <w:rFonts w:ascii="Arial" w:hAnsi="Arial"/>
          <w:sz w:val="20"/>
        </w:rPr>
        <w:t>26.</w:t>
      </w:r>
      <w:r>
        <w:rPr>
          <w:rFonts w:ascii="Arial" w:hAnsi="Arial"/>
          <w:sz w:val="20"/>
        </w:rPr>
        <w:tab/>
        <w:t>End of MMID block (M): This field identifies the end of the MMI Details block and should have a value of MMID.</w:t>
      </w:r>
    </w:p>
    <w:p w14:paraId="23E7D818" w14:textId="77777777" w:rsidR="009427C6" w:rsidRDefault="009427C6">
      <w:pPr>
        <w:rPr>
          <w:rFonts w:ascii="Arial" w:hAnsi="Arial"/>
          <w:sz w:val="20"/>
          <w:lang w:val="en-US"/>
        </w:rPr>
        <w:sectPr w:rsidR="009427C6">
          <w:pgSz w:w="11906" w:h="16838"/>
          <w:pgMar w:top="1440" w:right="1800" w:bottom="1440" w:left="1800" w:header="708" w:footer="708" w:gutter="0"/>
          <w:cols w:space="708"/>
          <w:docGrid w:linePitch="360"/>
        </w:sectPr>
      </w:pPr>
    </w:p>
    <w:p w14:paraId="1059E7DD" w14:textId="77777777" w:rsidR="009427C6" w:rsidRDefault="009427C6">
      <w:pPr>
        <w:rPr>
          <w:rFonts w:ascii="Arial" w:hAnsi="Arial"/>
          <w:sz w:val="20"/>
          <w:lang w:val="en-US"/>
        </w:rPr>
      </w:pPr>
    </w:p>
    <w:p w14:paraId="6420C646" w14:textId="77777777" w:rsidR="009427C6" w:rsidRDefault="009427C6">
      <w:pPr>
        <w:pStyle w:val="Heading1"/>
      </w:pPr>
      <w:bookmarkStart w:id="98" w:name="_Toc67810898"/>
      <w:r>
        <w:t>Appendix E ISIN Confirmation Rejection from STRATE</w:t>
      </w:r>
      <w:bookmarkEnd w:id="98"/>
    </w:p>
    <w:p w14:paraId="58636616" w14:textId="77777777" w:rsidR="009427C6" w:rsidRDefault="009427C6">
      <w:pPr>
        <w:rPr>
          <w:rFonts w:ascii="Arial" w:hAnsi="Arial"/>
          <w:sz w:val="20"/>
          <w:lang w:val="en-US"/>
        </w:rPr>
      </w:pPr>
    </w:p>
    <w:p w14:paraId="78504117" w14:textId="77777777" w:rsidR="009427C6" w:rsidRDefault="009427C6">
      <w:pPr>
        <w:pStyle w:val="Heading2"/>
      </w:pPr>
      <w:bookmarkStart w:id="99" w:name="_Toc67810899"/>
      <w:r>
        <w:t>ISIN Confirmation Rejection from STRATE</w:t>
      </w:r>
      <w:bookmarkEnd w:id="99"/>
    </w:p>
    <w:p w14:paraId="39DE0D29" w14:textId="77777777" w:rsidR="009427C6" w:rsidRDefault="009427C6">
      <w:pPr>
        <w:rPr>
          <w:rFonts w:ascii="Arial" w:hAnsi="Arial"/>
          <w:sz w:val="20"/>
        </w:rPr>
      </w:pPr>
    </w:p>
    <w:p w14:paraId="16ABB6D6" w14:textId="77777777" w:rsidR="009427C6" w:rsidRDefault="009427C6">
      <w:pPr>
        <w:rPr>
          <w:rFonts w:ascii="Arial" w:hAnsi="Arial"/>
          <w:sz w:val="20"/>
        </w:rPr>
      </w:pPr>
      <w:r>
        <w:rPr>
          <w:rFonts w:ascii="Arial" w:hAnsi="Arial"/>
          <w:sz w:val="20"/>
        </w:rPr>
        <w:t>The rejection from STRATE can be of two types:</w:t>
      </w:r>
    </w:p>
    <w:p w14:paraId="5491FA85" w14:textId="77777777" w:rsidR="009427C6" w:rsidRDefault="009427C6">
      <w:pPr>
        <w:rPr>
          <w:rFonts w:ascii="Arial" w:hAnsi="Arial"/>
          <w:sz w:val="20"/>
        </w:rPr>
      </w:pPr>
    </w:p>
    <w:p w14:paraId="7F44A4CB" w14:textId="77777777" w:rsidR="009427C6" w:rsidRDefault="009427C6">
      <w:pPr>
        <w:tabs>
          <w:tab w:val="num" w:pos="360"/>
        </w:tabs>
        <w:ind w:left="360" w:hanging="360"/>
        <w:rPr>
          <w:rFonts w:ascii="Arial" w:hAnsi="Arial"/>
          <w:sz w:val="20"/>
        </w:rPr>
      </w:pPr>
      <w:r>
        <w:rPr>
          <w:rFonts w:ascii="Arial" w:hAnsi="Arial"/>
          <w:sz w:val="20"/>
        </w:rPr>
        <w:t>Format Rejection (MT598-901).</w:t>
      </w:r>
    </w:p>
    <w:p w14:paraId="0772EFD8" w14:textId="77777777" w:rsidR="009427C6" w:rsidRDefault="009427C6">
      <w:pPr>
        <w:tabs>
          <w:tab w:val="num" w:pos="360"/>
        </w:tabs>
        <w:ind w:left="360" w:hanging="360"/>
        <w:rPr>
          <w:rFonts w:ascii="Arial" w:hAnsi="Arial"/>
          <w:sz w:val="20"/>
        </w:rPr>
      </w:pPr>
      <w:r>
        <w:rPr>
          <w:rFonts w:ascii="Arial" w:hAnsi="Arial"/>
          <w:sz w:val="20"/>
        </w:rPr>
        <w:t>Message Content Rejection (MT598-902).</w:t>
      </w:r>
    </w:p>
    <w:p w14:paraId="5F67DAC1" w14:textId="77777777" w:rsidR="009427C6" w:rsidRDefault="009427C6">
      <w:pPr>
        <w:rPr>
          <w:rFonts w:ascii="Arial" w:hAnsi="Arial"/>
          <w:sz w:val="20"/>
        </w:rPr>
      </w:pPr>
    </w:p>
    <w:p w14:paraId="2E3FFB2D" w14:textId="77777777" w:rsidR="009427C6" w:rsidRDefault="009427C6">
      <w:pPr>
        <w:pStyle w:val="Heading2"/>
      </w:pPr>
      <w:bookmarkStart w:id="100" w:name="_Toc67810900"/>
      <w:r>
        <w:t>Format Rejection – MT598-901</w:t>
      </w:r>
      <w:bookmarkEnd w:id="100"/>
    </w:p>
    <w:p w14:paraId="6793B7C0" w14:textId="77777777" w:rsidR="009427C6" w:rsidRDefault="009427C6">
      <w:pPr>
        <w:pStyle w:val="TableText"/>
        <w:rPr>
          <w:rFonts w:ascii="Arial" w:hAnsi="Arial"/>
          <w:spacing w:val="0"/>
          <w:sz w:val="20"/>
          <w:lang w:val="en-AU"/>
        </w:rPr>
      </w:pPr>
    </w:p>
    <w:p w14:paraId="28FD28C1" w14:textId="77777777" w:rsidR="009427C6" w:rsidRDefault="009427C6">
      <w:pPr>
        <w:rPr>
          <w:rFonts w:ascii="Arial" w:hAnsi="Arial"/>
          <w:b/>
          <w:sz w:val="20"/>
          <w:lang w:val="en-AU"/>
        </w:rPr>
      </w:pPr>
      <w:r>
        <w:rPr>
          <w:rFonts w:ascii="Arial" w:hAnsi="Arial"/>
          <w:sz w:val="20"/>
          <w:lang w:val="en-AU"/>
        </w:rPr>
        <w:t xml:space="preserve">On receipt of the message (MT598-151) from NNA, STRATE will perform basic validations. If the format of the message is not as per </w:t>
      </w:r>
      <w:r>
        <w:rPr>
          <w:rFonts w:ascii="Arial" w:hAnsi="Arial"/>
          <w:b/>
          <w:sz w:val="20"/>
          <w:lang w:val="en-AU"/>
        </w:rPr>
        <w:t>‘Interface Specification – Volume A’</w:t>
      </w:r>
      <w:r>
        <w:rPr>
          <w:rFonts w:ascii="Arial" w:hAnsi="Arial"/>
          <w:sz w:val="20"/>
          <w:lang w:val="en-AU"/>
        </w:rPr>
        <w:t xml:space="preserve">, then STRATE will generate a rejection message (MT598-901) to NNA. The layout of the MT598-901 is given in </w:t>
      </w:r>
      <w:r>
        <w:rPr>
          <w:rFonts w:ascii="Arial" w:hAnsi="Arial"/>
          <w:b/>
          <w:sz w:val="20"/>
          <w:lang w:val="en-AU"/>
        </w:rPr>
        <w:t>Appendix C.</w:t>
      </w:r>
    </w:p>
    <w:p w14:paraId="13112C16" w14:textId="77777777" w:rsidR="009427C6" w:rsidRDefault="009427C6">
      <w:pPr>
        <w:rPr>
          <w:rFonts w:ascii="Arial" w:hAnsi="Arial"/>
          <w:sz w:val="20"/>
          <w:lang w:val="en-AU"/>
        </w:rPr>
      </w:pPr>
    </w:p>
    <w:p w14:paraId="14D515C5" w14:textId="77777777" w:rsidR="009427C6" w:rsidRDefault="009427C6">
      <w:pPr>
        <w:pStyle w:val="Heading2"/>
      </w:pPr>
      <w:bookmarkStart w:id="101" w:name="_Toc67810901"/>
      <w:r>
        <w:t>Message Content Rejection – MT598-902</w:t>
      </w:r>
      <w:bookmarkEnd w:id="101"/>
    </w:p>
    <w:p w14:paraId="4DB0EEDF" w14:textId="77777777" w:rsidR="009427C6" w:rsidRDefault="009427C6">
      <w:pPr>
        <w:pStyle w:val="TableText"/>
        <w:rPr>
          <w:rFonts w:ascii="Arial" w:hAnsi="Arial"/>
          <w:spacing w:val="0"/>
          <w:sz w:val="20"/>
          <w:lang w:val="en-AU"/>
        </w:rPr>
      </w:pPr>
    </w:p>
    <w:p w14:paraId="17C8C5B8" w14:textId="77777777" w:rsidR="009427C6" w:rsidRDefault="009427C6">
      <w:pPr>
        <w:rPr>
          <w:rFonts w:ascii="Arial" w:hAnsi="Arial"/>
          <w:b/>
          <w:sz w:val="20"/>
          <w:lang w:val="en-AU"/>
        </w:rPr>
      </w:pPr>
      <w:r>
        <w:rPr>
          <w:rFonts w:ascii="Arial" w:hAnsi="Arial"/>
          <w:sz w:val="20"/>
          <w:lang w:val="en-AU"/>
        </w:rPr>
        <w:t xml:space="preserve">On receipt of the message (MT598-151) from NNA, STRATE will perform basic validations. If the validation is not successful, then STRATE will generate a rejection message (MT598-902) to NNA. The layout of the MT598-902 is given in </w:t>
      </w:r>
      <w:r>
        <w:rPr>
          <w:rFonts w:ascii="Arial" w:hAnsi="Arial"/>
          <w:b/>
          <w:sz w:val="20"/>
          <w:lang w:val="en-AU"/>
        </w:rPr>
        <w:t>Appendix C.</w:t>
      </w:r>
    </w:p>
    <w:p w14:paraId="0C55DC1E" w14:textId="77777777" w:rsidR="009427C6" w:rsidRDefault="009427C6">
      <w:pPr>
        <w:rPr>
          <w:rFonts w:ascii="Arial" w:hAnsi="Arial"/>
          <w:b/>
          <w:sz w:val="20"/>
          <w:lang w:val="en-AU"/>
        </w:rPr>
        <w:sectPr w:rsidR="009427C6">
          <w:pgSz w:w="11906" w:h="16838"/>
          <w:pgMar w:top="1440" w:right="1800" w:bottom="1440" w:left="1800" w:header="708" w:footer="708" w:gutter="0"/>
          <w:cols w:space="708"/>
          <w:docGrid w:linePitch="360"/>
        </w:sectPr>
      </w:pPr>
    </w:p>
    <w:p w14:paraId="54EA2E2F" w14:textId="77777777" w:rsidR="009427C6" w:rsidRDefault="009427C6">
      <w:pPr>
        <w:rPr>
          <w:rFonts w:ascii="Arial" w:hAnsi="Arial"/>
          <w:b/>
          <w:sz w:val="20"/>
          <w:lang w:val="en-AU"/>
        </w:rPr>
      </w:pPr>
    </w:p>
    <w:p w14:paraId="36FA9F43" w14:textId="77777777" w:rsidR="009427C6" w:rsidRDefault="009427C6">
      <w:pPr>
        <w:pStyle w:val="Heading1"/>
      </w:pPr>
      <w:bookmarkStart w:id="102" w:name="_Toc67810902"/>
      <w:r>
        <w:t>Appendix F Request for Cancellation/De-issue of ISIN</w:t>
      </w:r>
      <w:bookmarkEnd w:id="102"/>
    </w:p>
    <w:p w14:paraId="47BC8D2E" w14:textId="77777777" w:rsidR="009427C6" w:rsidRDefault="009427C6">
      <w:pPr>
        <w:rPr>
          <w:rFonts w:ascii="Arial" w:hAnsi="Arial"/>
          <w:sz w:val="20"/>
          <w:lang w:val="en-US"/>
        </w:rPr>
      </w:pPr>
    </w:p>
    <w:p w14:paraId="2780EE43" w14:textId="77777777" w:rsidR="009427C6" w:rsidRDefault="009427C6">
      <w:pPr>
        <w:pStyle w:val="Heading2"/>
      </w:pPr>
      <w:bookmarkStart w:id="103" w:name="_Toc51994469"/>
      <w:bookmarkStart w:id="104" w:name="_Toc52715375"/>
      <w:bookmarkStart w:id="105" w:name="_Toc67810903"/>
      <w:r>
        <w:t>ISIN Cancellation / De-Issue Request to NNA (MT598-150)</w:t>
      </w:r>
      <w:bookmarkEnd w:id="103"/>
      <w:bookmarkEnd w:id="104"/>
      <w:bookmarkEnd w:id="105"/>
    </w:p>
    <w:p w14:paraId="18413DEF" w14:textId="77777777" w:rsidR="009427C6" w:rsidRDefault="009427C6">
      <w:pPr>
        <w:rPr>
          <w:rFonts w:ascii="Arial" w:hAnsi="Arial"/>
          <w:sz w:val="20"/>
        </w:rPr>
      </w:pPr>
    </w:p>
    <w:p w14:paraId="19F1B924" w14:textId="77777777" w:rsidR="009427C6" w:rsidRDefault="009427C6">
      <w:pPr>
        <w:rPr>
          <w:rFonts w:ascii="Arial" w:hAnsi="Arial"/>
          <w:sz w:val="20"/>
        </w:rPr>
      </w:pPr>
      <w:r>
        <w:rPr>
          <w:rFonts w:ascii="Arial" w:hAnsi="Arial"/>
          <w:sz w:val="20"/>
        </w:rPr>
        <w:t xml:space="preserve">The MMI Engine will forward the </w:t>
      </w:r>
      <w:r>
        <w:rPr>
          <w:rFonts w:ascii="Arial" w:hAnsi="Arial"/>
          <w:b/>
          <w:sz w:val="20"/>
          <w:u w:val="single"/>
        </w:rPr>
        <w:t>validated</w:t>
      </w:r>
      <w:r>
        <w:rPr>
          <w:rFonts w:ascii="Arial" w:hAnsi="Arial"/>
          <w:sz w:val="20"/>
        </w:rPr>
        <w:t xml:space="preserve"> MMI Cancellation / De-Issue Request (MT598-150) to NNA. The layout of the MT598-150 for MMI Cancellation / De-Issue is given below:</w:t>
      </w:r>
    </w:p>
    <w:p w14:paraId="69586035" w14:textId="77777777" w:rsidR="009427C6" w:rsidRDefault="009427C6">
      <w:pPr>
        <w:rPr>
          <w:rFonts w:ascii="Arial" w:hAnsi="Arial"/>
          <w:sz w:val="20"/>
        </w:rPr>
      </w:pPr>
    </w:p>
    <w:p w14:paraId="7E6FD20D" w14:textId="77777777" w:rsidR="009427C6" w:rsidRDefault="009427C6">
      <w:pPr>
        <w:rPr>
          <w:rFonts w:ascii="Arial" w:hAnsi="Arial"/>
          <w:b/>
          <w:sz w:val="20"/>
        </w:rPr>
      </w:pPr>
      <w:r>
        <w:rPr>
          <w:rFonts w:ascii="Arial" w:hAnsi="Arial"/>
          <w:b/>
          <w:sz w:val="20"/>
        </w:rPr>
        <w:t>Format Specifications</w:t>
      </w:r>
    </w:p>
    <w:p w14:paraId="22DA4625" w14:textId="77777777" w:rsidR="009427C6" w:rsidRDefault="009427C6">
      <w:pPr>
        <w:rPr>
          <w:rFonts w:ascii="Arial" w:hAnsi="Arial"/>
          <w:b/>
          <w:sz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1080"/>
        <w:gridCol w:w="3060"/>
        <w:gridCol w:w="810"/>
        <w:gridCol w:w="2970"/>
      </w:tblGrid>
      <w:tr w:rsidR="009427C6" w14:paraId="0AAC6564" w14:textId="77777777">
        <w:tblPrEx>
          <w:tblCellMar>
            <w:top w:w="0" w:type="dxa"/>
            <w:bottom w:w="0" w:type="dxa"/>
          </w:tblCellMar>
        </w:tblPrEx>
        <w:trPr>
          <w:tblHeader/>
        </w:trPr>
        <w:tc>
          <w:tcPr>
            <w:tcW w:w="720" w:type="dxa"/>
            <w:shd w:val="pct25" w:color="auto" w:fill="auto"/>
          </w:tcPr>
          <w:p w14:paraId="2AC1B1DD" w14:textId="77777777" w:rsidR="009427C6" w:rsidRDefault="009427C6">
            <w:pPr>
              <w:pStyle w:val="TableText"/>
              <w:rPr>
                <w:rFonts w:ascii="Arial" w:hAnsi="Arial"/>
                <w:b/>
                <w:sz w:val="20"/>
              </w:rPr>
            </w:pPr>
            <w:r>
              <w:rPr>
                <w:rFonts w:ascii="Arial" w:hAnsi="Arial"/>
                <w:b/>
                <w:sz w:val="20"/>
              </w:rPr>
              <w:t>Sl. No</w:t>
            </w:r>
          </w:p>
        </w:tc>
        <w:tc>
          <w:tcPr>
            <w:tcW w:w="630" w:type="dxa"/>
            <w:shd w:val="pct25" w:color="auto" w:fill="auto"/>
          </w:tcPr>
          <w:p w14:paraId="63D13C81" w14:textId="77777777" w:rsidR="009427C6" w:rsidRDefault="009427C6">
            <w:pPr>
              <w:pStyle w:val="TableText"/>
              <w:rPr>
                <w:rFonts w:ascii="Arial" w:hAnsi="Arial"/>
                <w:b/>
                <w:sz w:val="20"/>
              </w:rPr>
            </w:pPr>
            <w:r>
              <w:rPr>
                <w:rFonts w:ascii="Arial" w:hAnsi="Arial"/>
                <w:b/>
                <w:sz w:val="20"/>
              </w:rPr>
              <w:t>Tag</w:t>
            </w:r>
          </w:p>
        </w:tc>
        <w:tc>
          <w:tcPr>
            <w:tcW w:w="1080" w:type="dxa"/>
            <w:shd w:val="pct25" w:color="auto" w:fill="auto"/>
          </w:tcPr>
          <w:p w14:paraId="6D0B1D2B" w14:textId="77777777" w:rsidR="009427C6" w:rsidRDefault="009427C6">
            <w:pPr>
              <w:pStyle w:val="TableText"/>
              <w:rPr>
                <w:rFonts w:ascii="Arial" w:hAnsi="Arial"/>
                <w:b/>
                <w:sz w:val="20"/>
              </w:rPr>
            </w:pPr>
            <w:r>
              <w:rPr>
                <w:rFonts w:ascii="Arial" w:hAnsi="Arial"/>
                <w:b/>
                <w:sz w:val="20"/>
              </w:rPr>
              <w:t>Qualifier</w:t>
            </w:r>
          </w:p>
        </w:tc>
        <w:tc>
          <w:tcPr>
            <w:tcW w:w="3060" w:type="dxa"/>
            <w:shd w:val="pct25" w:color="auto" w:fill="auto"/>
          </w:tcPr>
          <w:p w14:paraId="5E6AE192" w14:textId="77777777" w:rsidR="009427C6" w:rsidRDefault="009427C6">
            <w:pPr>
              <w:pStyle w:val="TableText"/>
              <w:rPr>
                <w:rFonts w:ascii="Arial" w:hAnsi="Arial"/>
                <w:b/>
                <w:sz w:val="20"/>
              </w:rPr>
            </w:pPr>
            <w:r>
              <w:rPr>
                <w:rFonts w:ascii="Arial" w:hAnsi="Arial"/>
                <w:b/>
                <w:sz w:val="20"/>
              </w:rPr>
              <w:t>Name</w:t>
            </w:r>
          </w:p>
        </w:tc>
        <w:tc>
          <w:tcPr>
            <w:tcW w:w="810" w:type="dxa"/>
            <w:shd w:val="pct25" w:color="auto" w:fill="auto"/>
          </w:tcPr>
          <w:p w14:paraId="455C8DE8" w14:textId="77777777" w:rsidR="009427C6" w:rsidRDefault="009427C6">
            <w:pPr>
              <w:pStyle w:val="TableText"/>
              <w:rPr>
                <w:rFonts w:ascii="Arial" w:hAnsi="Arial"/>
                <w:b/>
                <w:sz w:val="20"/>
              </w:rPr>
            </w:pPr>
            <w:r>
              <w:rPr>
                <w:rFonts w:ascii="Arial" w:hAnsi="Arial"/>
                <w:b/>
                <w:sz w:val="20"/>
              </w:rPr>
              <w:t>M/O</w:t>
            </w:r>
          </w:p>
        </w:tc>
        <w:tc>
          <w:tcPr>
            <w:tcW w:w="2970" w:type="dxa"/>
            <w:shd w:val="pct25" w:color="auto" w:fill="auto"/>
          </w:tcPr>
          <w:p w14:paraId="0ABCDE64" w14:textId="77777777" w:rsidR="009427C6" w:rsidRDefault="009427C6">
            <w:pPr>
              <w:pStyle w:val="TableText"/>
              <w:rPr>
                <w:rFonts w:ascii="Arial" w:hAnsi="Arial"/>
                <w:b/>
                <w:sz w:val="20"/>
              </w:rPr>
            </w:pPr>
            <w:r>
              <w:rPr>
                <w:rFonts w:ascii="Arial" w:hAnsi="Arial"/>
                <w:b/>
                <w:sz w:val="20"/>
              </w:rPr>
              <w:t xml:space="preserve">Options </w:t>
            </w:r>
          </w:p>
        </w:tc>
      </w:tr>
      <w:tr w:rsidR="009427C6" w14:paraId="4A4A54C6" w14:textId="77777777">
        <w:tblPrEx>
          <w:tblCellMar>
            <w:top w:w="0" w:type="dxa"/>
            <w:bottom w:w="0" w:type="dxa"/>
          </w:tblCellMar>
        </w:tblPrEx>
        <w:tc>
          <w:tcPr>
            <w:tcW w:w="720" w:type="dxa"/>
          </w:tcPr>
          <w:p w14:paraId="12BA769C" w14:textId="77777777" w:rsidR="009427C6" w:rsidRDefault="009427C6">
            <w:pPr>
              <w:pStyle w:val="TableText"/>
              <w:tabs>
                <w:tab w:val="num" w:pos="360"/>
              </w:tabs>
              <w:ind w:left="360" w:hanging="360"/>
              <w:rPr>
                <w:rFonts w:ascii="Arial" w:hAnsi="Arial"/>
                <w:sz w:val="20"/>
              </w:rPr>
            </w:pPr>
            <w:r>
              <w:rPr>
                <w:rFonts w:ascii="Arial" w:hAnsi="Arial"/>
                <w:sz w:val="20"/>
              </w:rPr>
              <w:t>1.</w:t>
            </w:r>
          </w:p>
        </w:tc>
        <w:tc>
          <w:tcPr>
            <w:tcW w:w="630" w:type="dxa"/>
          </w:tcPr>
          <w:p w14:paraId="16650AE0" w14:textId="77777777" w:rsidR="009427C6" w:rsidRDefault="009427C6">
            <w:pPr>
              <w:pStyle w:val="TableText"/>
              <w:rPr>
                <w:rFonts w:ascii="Arial" w:hAnsi="Arial"/>
                <w:sz w:val="20"/>
              </w:rPr>
            </w:pPr>
            <w:r>
              <w:rPr>
                <w:rFonts w:ascii="Arial" w:hAnsi="Arial"/>
                <w:sz w:val="20"/>
              </w:rPr>
              <w:t>20</w:t>
            </w:r>
          </w:p>
        </w:tc>
        <w:tc>
          <w:tcPr>
            <w:tcW w:w="1080" w:type="dxa"/>
          </w:tcPr>
          <w:p w14:paraId="3D5F02CD" w14:textId="77777777" w:rsidR="009427C6" w:rsidRDefault="009427C6">
            <w:pPr>
              <w:pStyle w:val="TableText"/>
              <w:rPr>
                <w:rFonts w:ascii="Arial" w:hAnsi="Arial"/>
                <w:sz w:val="20"/>
              </w:rPr>
            </w:pPr>
          </w:p>
        </w:tc>
        <w:tc>
          <w:tcPr>
            <w:tcW w:w="3060" w:type="dxa"/>
          </w:tcPr>
          <w:p w14:paraId="00FB3AA2" w14:textId="77777777" w:rsidR="009427C6" w:rsidRDefault="009427C6">
            <w:pPr>
              <w:pStyle w:val="TableText"/>
              <w:rPr>
                <w:rFonts w:ascii="Arial" w:hAnsi="Arial"/>
                <w:sz w:val="20"/>
              </w:rPr>
            </w:pPr>
            <w:r>
              <w:rPr>
                <w:rFonts w:ascii="Arial" w:hAnsi="Arial"/>
                <w:sz w:val="20"/>
              </w:rPr>
              <w:t>Transaction Reference</w:t>
            </w:r>
          </w:p>
        </w:tc>
        <w:tc>
          <w:tcPr>
            <w:tcW w:w="810" w:type="dxa"/>
          </w:tcPr>
          <w:p w14:paraId="41050941" w14:textId="77777777" w:rsidR="009427C6" w:rsidRDefault="009427C6">
            <w:pPr>
              <w:pStyle w:val="TableText"/>
              <w:rPr>
                <w:rFonts w:ascii="Arial" w:hAnsi="Arial"/>
                <w:sz w:val="20"/>
              </w:rPr>
            </w:pPr>
            <w:r>
              <w:rPr>
                <w:rFonts w:ascii="Arial" w:hAnsi="Arial"/>
                <w:sz w:val="20"/>
              </w:rPr>
              <w:t>M</w:t>
            </w:r>
          </w:p>
        </w:tc>
        <w:tc>
          <w:tcPr>
            <w:tcW w:w="2970" w:type="dxa"/>
          </w:tcPr>
          <w:p w14:paraId="7940E97D" w14:textId="77777777" w:rsidR="009427C6" w:rsidRDefault="009427C6">
            <w:pPr>
              <w:pStyle w:val="TableText"/>
              <w:rPr>
                <w:rFonts w:ascii="Arial" w:hAnsi="Arial"/>
                <w:sz w:val="20"/>
              </w:rPr>
            </w:pPr>
            <w:r>
              <w:rPr>
                <w:rFonts w:ascii="Arial" w:hAnsi="Arial"/>
                <w:sz w:val="20"/>
              </w:rPr>
              <w:t>16x</w:t>
            </w:r>
          </w:p>
        </w:tc>
      </w:tr>
      <w:tr w:rsidR="009427C6" w14:paraId="26034BE5" w14:textId="77777777">
        <w:tblPrEx>
          <w:tblCellMar>
            <w:top w:w="0" w:type="dxa"/>
            <w:bottom w:w="0" w:type="dxa"/>
          </w:tblCellMar>
        </w:tblPrEx>
        <w:tc>
          <w:tcPr>
            <w:tcW w:w="720" w:type="dxa"/>
          </w:tcPr>
          <w:p w14:paraId="20A30D38" w14:textId="77777777" w:rsidR="009427C6" w:rsidRDefault="009427C6">
            <w:pPr>
              <w:pStyle w:val="TableText"/>
              <w:tabs>
                <w:tab w:val="num" w:pos="360"/>
              </w:tabs>
              <w:ind w:left="360" w:hanging="360"/>
              <w:rPr>
                <w:rFonts w:ascii="Arial" w:hAnsi="Arial"/>
                <w:sz w:val="20"/>
              </w:rPr>
            </w:pPr>
            <w:r>
              <w:rPr>
                <w:rFonts w:ascii="Arial" w:hAnsi="Arial"/>
                <w:sz w:val="20"/>
              </w:rPr>
              <w:t>2.</w:t>
            </w:r>
          </w:p>
        </w:tc>
        <w:tc>
          <w:tcPr>
            <w:tcW w:w="630" w:type="dxa"/>
          </w:tcPr>
          <w:p w14:paraId="2A3ED64A" w14:textId="77777777" w:rsidR="009427C6" w:rsidRDefault="009427C6">
            <w:pPr>
              <w:pStyle w:val="TableText"/>
              <w:rPr>
                <w:rFonts w:ascii="Arial" w:hAnsi="Arial"/>
                <w:sz w:val="20"/>
              </w:rPr>
            </w:pPr>
            <w:r>
              <w:rPr>
                <w:rFonts w:ascii="Arial" w:hAnsi="Arial"/>
                <w:sz w:val="20"/>
              </w:rPr>
              <w:t>12</w:t>
            </w:r>
          </w:p>
        </w:tc>
        <w:tc>
          <w:tcPr>
            <w:tcW w:w="1080" w:type="dxa"/>
          </w:tcPr>
          <w:p w14:paraId="47AFB085" w14:textId="77777777" w:rsidR="009427C6" w:rsidRDefault="009427C6">
            <w:pPr>
              <w:pStyle w:val="TableText"/>
              <w:rPr>
                <w:rFonts w:ascii="Arial" w:hAnsi="Arial"/>
                <w:sz w:val="20"/>
              </w:rPr>
            </w:pPr>
          </w:p>
        </w:tc>
        <w:tc>
          <w:tcPr>
            <w:tcW w:w="3060" w:type="dxa"/>
          </w:tcPr>
          <w:p w14:paraId="3A13BDC7" w14:textId="77777777" w:rsidR="009427C6" w:rsidRDefault="009427C6">
            <w:pPr>
              <w:pStyle w:val="TableText"/>
              <w:rPr>
                <w:rFonts w:ascii="Arial" w:hAnsi="Arial"/>
                <w:sz w:val="20"/>
              </w:rPr>
            </w:pPr>
            <w:r>
              <w:rPr>
                <w:rFonts w:ascii="Arial" w:hAnsi="Arial"/>
                <w:sz w:val="20"/>
              </w:rPr>
              <w:t>Sub-Message Type</w:t>
            </w:r>
          </w:p>
        </w:tc>
        <w:tc>
          <w:tcPr>
            <w:tcW w:w="810" w:type="dxa"/>
          </w:tcPr>
          <w:p w14:paraId="22643E81" w14:textId="77777777" w:rsidR="009427C6" w:rsidRDefault="009427C6">
            <w:pPr>
              <w:pStyle w:val="TableText"/>
              <w:rPr>
                <w:rFonts w:ascii="Arial" w:hAnsi="Arial"/>
                <w:sz w:val="20"/>
              </w:rPr>
            </w:pPr>
            <w:r>
              <w:rPr>
                <w:rFonts w:ascii="Arial" w:hAnsi="Arial"/>
                <w:sz w:val="20"/>
              </w:rPr>
              <w:t>M</w:t>
            </w:r>
          </w:p>
        </w:tc>
        <w:tc>
          <w:tcPr>
            <w:tcW w:w="2970" w:type="dxa"/>
          </w:tcPr>
          <w:p w14:paraId="7ABEB214" w14:textId="77777777" w:rsidR="009427C6" w:rsidRDefault="009427C6">
            <w:pPr>
              <w:pStyle w:val="TableText"/>
              <w:rPr>
                <w:rFonts w:ascii="Arial" w:hAnsi="Arial"/>
                <w:sz w:val="20"/>
              </w:rPr>
            </w:pPr>
            <w:r>
              <w:rPr>
                <w:rFonts w:ascii="Arial" w:hAnsi="Arial"/>
                <w:sz w:val="20"/>
              </w:rPr>
              <w:t>3!n</w:t>
            </w:r>
          </w:p>
          <w:p w14:paraId="00C29398" w14:textId="77777777" w:rsidR="009427C6" w:rsidRDefault="009427C6">
            <w:pPr>
              <w:pStyle w:val="TableText"/>
              <w:rPr>
                <w:rFonts w:ascii="Arial" w:hAnsi="Arial"/>
                <w:sz w:val="20"/>
              </w:rPr>
            </w:pPr>
            <w:r>
              <w:rPr>
                <w:rFonts w:ascii="Arial" w:hAnsi="Arial"/>
                <w:sz w:val="20"/>
              </w:rPr>
              <w:t>Valid Value is:</w:t>
            </w:r>
          </w:p>
          <w:p w14:paraId="43A4D81B" w14:textId="77777777" w:rsidR="009427C6" w:rsidRDefault="009427C6">
            <w:pPr>
              <w:pStyle w:val="TableText"/>
              <w:rPr>
                <w:rFonts w:ascii="Arial" w:hAnsi="Arial"/>
                <w:sz w:val="20"/>
              </w:rPr>
            </w:pPr>
            <w:r>
              <w:rPr>
                <w:rFonts w:ascii="Arial" w:hAnsi="Arial"/>
                <w:sz w:val="20"/>
              </w:rPr>
              <w:t>150</w:t>
            </w:r>
          </w:p>
        </w:tc>
      </w:tr>
      <w:tr w:rsidR="009427C6" w14:paraId="7D00D6E0" w14:textId="77777777">
        <w:tblPrEx>
          <w:tblCellMar>
            <w:top w:w="0" w:type="dxa"/>
            <w:bottom w:w="0" w:type="dxa"/>
          </w:tblCellMar>
        </w:tblPrEx>
        <w:tc>
          <w:tcPr>
            <w:tcW w:w="720" w:type="dxa"/>
          </w:tcPr>
          <w:p w14:paraId="67834517" w14:textId="77777777" w:rsidR="009427C6" w:rsidRDefault="009427C6">
            <w:pPr>
              <w:pStyle w:val="TableText"/>
              <w:tabs>
                <w:tab w:val="num" w:pos="360"/>
              </w:tabs>
              <w:ind w:left="360" w:hanging="360"/>
              <w:rPr>
                <w:rFonts w:ascii="Arial" w:hAnsi="Arial"/>
                <w:sz w:val="20"/>
              </w:rPr>
            </w:pPr>
            <w:r>
              <w:rPr>
                <w:rFonts w:ascii="Arial" w:hAnsi="Arial"/>
                <w:sz w:val="20"/>
              </w:rPr>
              <w:t>3.</w:t>
            </w:r>
          </w:p>
        </w:tc>
        <w:tc>
          <w:tcPr>
            <w:tcW w:w="630" w:type="dxa"/>
          </w:tcPr>
          <w:p w14:paraId="31FE6656" w14:textId="77777777" w:rsidR="009427C6" w:rsidRDefault="009427C6">
            <w:pPr>
              <w:pStyle w:val="TableText"/>
              <w:rPr>
                <w:rFonts w:ascii="Arial" w:hAnsi="Arial"/>
                <w:sz w:val="20"/>
              </w:rPr>
            </w:pPr>
            <w:r>
              <w:rPr>
                <w:rFonts w:ascii="Arial" w:hAnsi="Arial"/>
                <w:sz w:val="20"/>
              </w:rPr>
              <w:t>77E</w:t>
            </w:r>
          </w:p>
        </w:tc>
        <w:tc>
          <w:tcPr>
            <w:tcW w:w="1080" w:type="dxa"/>
          </w:tcPr>
          <w:p w14:paraId="07A8C910" w14:textId="77777777" w:rsidR="009427C6" w:rsidRDefault="009427C6">
            <w:pPr>
              <w:pStyle w:val="TableText"/>
              <w:rPr>
                <w:rFonts w:ascii="Arial" w:hAnsi="Arial"/>
                <w:sz w:val="20"/>
              </w:rPr>
            </w:pPr>
          </w:p>
        </w:tc>
        <w:tc>
          <w:tcPr>
            <w:tcW w:w="3060" w:type="dxa"/>
          </w:tcPr>
          <w:p w14:paraId="713619CA" w14:textId="77777777" w:rsidR="009427C6" w:rsidRDefault="009427C6">
            <w:pPr>
              <w:pStyle w:val="TableText"/>
              <w:rPr>
                <w:rFonts w:ascii="Arial" w:hAnsi="Arial"/>
                <w:sz w:val="20"/>
              </w:rPr>
            </w:pPr>
            <w:r>
              <w:rPr>
                <w:rFonts w:ascii="Arial" w:hAnsi="Arial"/>
                <w:sz w:val="20"/>
              </w:rPr>
              <w:t>Proprietary Message</w:t>
            </w:r>
          </w:p>
        </w:tc>
        <w:tc>
          <w:tcPr>
            <w:tcW w:w="810" w:type="dxa"/>
          </w:tcPr>
          <w:p w14:paraId="43885650" w14:textId="77777777" w:rsidR="009427C6" w:rsidRDefault="009427C6">
            <w:pPr>
              <w:pStyle w:val="TableText"/>
              <w:rPr>
                <w:rFonts w:ascii="Arial" w:hAnsi="Arial"/>
                <w:sz w:val="20"/>
              </w:rPr>
            </w:pPr>
            <w:r>
              <w:rPr>
                <w:rFonts w:ascii="Arial" w:hAnsi="Arial"/>
                <w:sz w:val="20"/>
              </w:rPr>
              <w:t>M</w:t>
            </w:r>
          </w:p>
        </w:tc>
        <w:tc>
          <w:tcPr>
            <w:tcW w:w="2970" w:type="dxa"/>
          </w:tcPr>
          <w:p w14:paraId="60642589" w14:textId="77777777" w:rsidR="009427C6" w:rsidRDefault="009427C6">
            <w:pPr>
              <w:pStyle w:val="TableText"/>
              <w:rPr>
                <w:rFonts w:ascii="Arial" w:hAnsi="Arial"/>
                <w:sz w:val="20"/>
              </w:rPr>
            </w:pPr>
          </w:p>
        </w:tc>
      </w:tr>
    </w:tbl>
    <w:p w14:paraId="244054F9" w14:textId="77777777" w:rsidR="009427C6" w:rsidRDefault="009427C6">
      <w:pPr>
        <w:rPr>
          <w:rFonts w:ascii="Arial" w:hAnsi="Arial"/>
          <w:sz w:val="20"/>
        </w:rPr>
      </w:pPr>
    </w:p>
    <w:p w14:paraId="5308A933" w14:textId="77777777" w:rsidR="009427C6" w:rsidRDefault="009427C6">
      <w:pPr>
        <w:rPr>
          <w:rFonts w:ascii="Arial" w:hAnsi="Arial"/>
          <w:b/>
          <w:sz w:val="20"/>
        </w:rPr>
      </w:pPr>
      <w:r>
        <w:rPr>
          <w:rFonts w:ascii="Arial" w:hAnsi="Arial"/>
          <w:b/>
          <w:sz w:val="20"/>
        </w:rPr>
        <w:t>Mandatory Sequence A General Information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1080"/>
        <w:gridCol w:w="3060"/>
        <w:gridCol w:w="810"/>
        <w:gridCol w:w="2970"/>
      </w:tblGrid>
      <w:tr w:rsidR="009427C6" w14:paraId="4D4F77F8" w14:textId="77777777">
        <w:tblPrEx>
          <w:tblCellMar>
            <w:top w:w="0" w:type="dxa"/>
            <w:bottom w:w="0" w:type="dxa"/>
          </w:tblCellMar>
        </w:tblPrEx>
        <w:tc>
          <w:tcPr>
            <w:tcW w:w="720" w:type="dxa"/>
          </w:tcPr>
          <w:p w14:paraId="0E4FF414" w14:textId="77777777" w:rsidR="009427C6" w:rsidRDefault="009427C6">
            <w:pPr>
              <w:pStyle w:val="TableText"/>
              <w:tabs>
                <w:tab w:val="num" w:pos="360"/>
              </w:tabs>
              <w:ind w:left="360" w:hanging="360"/>
              <w:rPr>
                <w:rFonts w:ascii="Arial" w:hAnsi="Arial"/>
                <w:sz w:val="20"/>
              </w:rPr>
            </w:pPr>
            <w:r>
              <w:rPr>
                <w:rFonts w:ascii="Arial" w:hAnsi="Arial"/>
                <w:sz w:val="20"/>
              </w:rPr>
              <w:t>4.</w:t>
            </w:r>
          </w:p>
        </w:tc>
        <w:tc>
          <w:tcPr>
            <w:tcW w:w="630" w:type="dxa"/>
          </w:tcPr>
          <w:p w14:paraId="2C5361FB" w14:textId="77777777" w:rsidR="009427C6" w:rsidRDefault="009427C6">
            <w:pPr>
              <w:pStyle w:val="TableText"/>
              <w:rPr>
                <w:rFonts w:ascii="Arial" w:hAnsi="Arial"/>
                <w:sz w:val="20"/>
              </w:rPr>
            </w:pPr>
            <w:r>
              <w:rPr>
                <w:rFonts w:ascii="Arial" w:hAnsi="Arial"/>
                <w:sz w:val="20"/>
              </w:rPr>
              <w:t>16R</w:t>
            </w:r>
          </w:p>
        </w:tc>
        <w:tc>
          <w:tcPr>
            <w:tcW w:w="1080" w:type="dxa"/>
          </w:tcPr>
          <w:p w14:paraId="15E2B54D" w14:textId="77777777" w:rsidR="009427C6" w:rsidRDefault="009427C6">
            <w:pPr>
              <w:pStyle w:val="TableText"/>
              <w:rPr>
                <w:rFonts w:ascii="Arial" w:hAnsi="Arial"/>
                <w:sz w:val="20"/>
              </w:rPr>
            </w:pPr>
          </w:p>
        </w:tc>
        <w:tc>
          <w:tcPr>
            <w:tcW w:w="3060" w:type="dxa"/>
          </w:tcPr>
          <w:p w14:paraId="3551F9A7" w14:textId="77777777" w:rsidR="009427C6" w:rsidRDefault="009427C6">
            <w:pPr>
              <w:pStyle w:val="TableText"/>
              <w:rPr>
                <w:rFonts w:ascii="Arial" w:hAnsi="Arial"/>
                <w:sz w:val="20"/>
              </w:rPr>
            </w:pPr>
            <w:r>
              <w:rPr>
                <w:rFonts w:ascii="Arial" w:hAnsi="Arial"/>
                <w:sz w:val="20"/>
              </w:rPr>
              <w:t>Start of block</w:t>
            </w:r>
          </w:p>
          <w:p w14:paraId="24E35BBA" w14:textId="77777777" w:rsidR="009427C6" w:rsidRDefault="009427C6">
            <w:pPr>
              <w:pStyle w:val="TableText"/>
              <w:rPr>
                <w:rFonts w:ascii="Arial" w:hAnsi="Arial"/>
                <w:sz w:val="20"/>
              </w:rPr>
            </w:pPr>
            <w:r>
              <w:rPr>
                <w:rFonts w:ascii="Arial" w:hAnsi="Arial"/>
                <w:sz w:val="20"/>
              </w:rPr>
              <w:t>- General</w:t>
            </w:r>
          </w:p>
        </w:tc>
        <w:tc>
          <w:tcPr>
            <w:tcW w:w="810" w:type="dxa"/>
          </w:tcPr>
          <w:p w14:paraId="4142C32A" w14:textId="77777777" w:rsidR="009427C6" w:rsidRDefault="009427C6">
            <w:pPr>
              <w:pStyle w:val="TableText"/>
              <w:rPr>
                <w:rFonts w:ascii="Arial" w:hAnsi="Arial"/>
                <w:sz w:val="20"/>
              </w:rPr>
            </w:pPr>
            <w:r>
              <w:rPr>
                <w:rFonts w:ascii="Arial" w:hAnsi="Arial"/>
                <w:sz w:val="20"/>
              </w:rPr>
              <w:t>M</w:t>
            </w:r>
          </w:p>
        </w:tc>
        <w:tc>
          <w:tcPr>
            <w:tcW w:w="2970" w:type="dxa"/>
          </w:tcPr>
          <w:p w14:paraId="3945FEDF" w14:textId="77777777" w:rsidR="009427C6" w:rsidRDefault="009427C6">
            <w:pPr>
              <w:pStyle w:val="TableText"/>
              <w:rPr>
                <w:rFonts w:ascii="Arial" w:hAnsi="Arial"/>
                <w:sz w:val="20"/>
              </w:rPr>
            </w:pPr>
            <w:r>
              <w:rPr>
                <w:rFonts w:ascii="Arial" w:hAnsi="Arial"/>
                <w:sz w:val="20"/>
              </w:rPr>
              <w:t>GENL</w:t>
            </w:r>
          </w:p>
        </w:tc>
      </w:tr>
      <w:tr w:rsidR="009427C6" w14:paraId="7F4859AC" w14:textId="77777777">
        <w:tblPrEx>
          <w:tblCellMar>
            <w:top w:w="0" w:type="dxa"/>
            <w:bottom w:w="0" w:type="dxa"/>
          </w:tblCellMar>
        </w:tblPrEx>
        <w:tc>
          <w:tcPr>
            <w:tcW w:w="720" w:type="dxa"/>
          </w:tcPr>
          <w:p w14:paraId="7CBA3F74" w14:textId="77777777" w:rsidR="009427C6" w:rsidRDefault="009427C6">
            <w:pPr>
              <w:pStyle w:val="TableText"/>
              <w:tabs>
                <w:tab w:val="num" w:pos="360"/>
              </w:tabs>
              <w:ind w:left="360" w:hanging="360"/>
              <w:rPr>
                <w:rFonts w:ascii="Arial" w:hAnsi="Arial"/>
                <w:sz w:val="20"/>
              </w:rPr>
            </w:pPr>
            <w:r>
              <w:rPr>
                <w:rFonts w:ascii="Arial" w:hAnsi="Arial"/>
                <w:sz w:val="20"/>
              </w:rPr>
              <w:t>5.</w:t>
            </w:r>
          </w:p>
        </w:tc>
        <w:tc>
          <w:tcPr>
            <w:tcW w:w="630" w:type="dxa"/>
          </w:tcPr>
          <w:p w14:paraId="10214798" w14:textId="77777777" w:rsidR="009427C6" w:rsidRDefault="009427C6">
            <w:pPr>
              <w:pStyle w:val="TableText"/>
              <w:rPr>
                <w:rFonts w:ascii="Arial" w:hAnsi="Arial"/>
                <w:sz w:val="20"/>
              </w:rPr>
            </w:pPr>
            <w:r>
              <w:rPr>
                <w:rFonts w:ascii="Arial" w:hAnsi="Arial"/>
                <w:sz w:val="20"/>
              </w:rPr>
              <w:t>23G</w:t>
            </w:r>
          </w:p>
        </w:tc>
        <w:tc>
          <w:tcPr>
            <w:tcW w:w="1080" w:type="dxa"/>
          </w:tcPr>
          <w:p w14:paraId="67C44ED5" w14:textId="77777777" w:rsidR="009427C6" w:rsidRDefault="009427C6">
            <w:pPr>
              <w:pStyle w:val="TableText"/>
              <w:rPr>
                <w:rFonts w:ascii="Arial" w:hAnsi="Arial"/>
                <w:sz w:val="20"/>
              </w:rPr>
            </w:pPr>
          </w:p>
        </w:tc>
        <w:tc>
          <w:tcPr>
            <w:tcW w:w="3060" w:type="dxa"/>
          </w:tcPr>
          <w:p w14:paraId="71113F8E" w14:textId="77777777" w:rsidR="009427C6" w:rsidRDefault="009427C6">
            <w:pPr>
              <w:pStyle w:val="TableText"/>
              <w:rPr>
                <w:rFonts w:ascii="Arial" w:hAnsi="Arial"/>
                <w:sz w:val="20"/>
              </w:rPr>
            </w:pPr>
            <w:r>
              <w:rPr>
                <w:rFonts w:ascii="Arial" w:hAnsi="Arial"/>
                <w:sz w:val="20"/>
              </w:rPr>
              <w:t>Function of the message</w:t>
            </w:r>
          </w:p>
        </w:tc>
        <w:tc>
          <w:tcPr>
            <w:tcW w:w="810" w:type="dxa"/>
          </w:tcPr>
          <w:p w14:paraId="3DC0264B" w14:textId="77777777" w:rsidR="009427C6" w:rsidRDefault="009427C6">
            <w:pPr>
              <w:pStyle w:val="TableText"/>
              <w:rPr>
                <w:rFonts w:ascii="Arial" w:hAnsi="Arial"/>
                <w:sz w:val="20"/>
              </w:rPr>
            </w:pPr>
            <w:r>
              <w:rPr>
                <w:rFonts w:ascii="Arial" w:hAnsi="Arial"/>
                <w:sz w:val="20"/>
              </w:rPr>
              <w:t>M</w:t>
            </w:r>
          </w:p>
        </w:tc>
        <w:tc>
          <w:tcPr>
            <w:tcW w:w="2970" w:type="dxa"/>
          </w:tcPr>
          <w:p w14:paraId="0F89E0E4" w14:textId="77777777" w:rsidR="009427C6" w:rsidRDefault="009427C6">
            <w:pPr>
              <w:pStyle w:val="TableText"/>
              <w:rPr>
                <w:rFonts w:ascii="Arial" w:hAnsi="Arial"/>
                <w:sz w:val="20"/>
              </w:rPr>
            </w:pPr>
            <w:r>
              <w:rPr>
                <w:rFonts w:ascii="Arial" w:hAnsi="Arial"/>
                <w:sz w:val="20"/>
              </w:rPr>
              <w:t>4!c</w:t>
            </w:r>
          </w:p>
          <w:p w14:paraId="378555E8" w14:textId="77777777" w:rsidR="009427C6" w:rsidRDefault="009427C6">
            <w:pPr>
              <w:pStyle w:val="TableText"/>
              <w:rPr>
                <w:rFonts w:ascii="Arial" w:hAnsi="Arial"/>
                <w:sz w:val="20"/>
              </w:rPr>
            </w:pPr>
            <w:r>
              <w:rPr>
                <w:rFonts w:ascii="Arial" w:hAnsi="Arial"/>
                <w:sz w:val="20"/>
              </w:rPr>
              <w:t>Values:</w:t>
            </w:r>
          </w:p>
          <w:p w14:paraId="113D7F46" w14:textId="77777777" w:rsidR="009427C6" w:rsidRDefault="009427C6">
            <w:pPr>
              <w:pStyle w:val="TableText"/>
              <w:rPr>
                <w:rFonts w:ascii="Arial" w:hAnsi="Arial"/>
                <w:sz w:val="20"/>
              </w:rPr>
            </w:pPr>
            <w:r>
              <w:rPr>
                <w:rFonts w:ascii="Arial" w:hAnsi="Arial"/>
                <w:sz w:val="20"/>
              </w:rPr>
              <w:t>NEWM – New Message</w:t>
            </w:r>
          </w:p>
        </w:tc>
      </w:tr>
      <w:tr w:rsidR="009427C6" w14:paraId="14E0ED6D" w14:textId="77777777">
        <w:tblPrEx>
          <w:tblCellMar>
            <w:top w:w="0" w:type="dxa"/>
            <w:bottom w:w="0" w:type="dxa"/>
          </w:tblCellMar>
        </w:tblPrEx>
        <w:tc>
          <w:tcPr>
            <w:tcW w:w="720" w:type="dxa"/>
          </w:tcPr>
          <w:p w14:paraId="15A512FF" w14:textId="77777777" w:rsidR="009427C6" w:rsidRDefault="009427C6">
            <w:pPr>
              <w:pStyle w:val="TableText"/>
              <w:tabs>
                <w:tab w:val="num" w:pos="360"/>
              </w:tabs>
              <w:ind w:left="360" w:hanging="360"/>
              <w:rPr>
                <w:rFonts w:ascii="Arial" w:hAnsi="Arial"/>
                <w:sz w:val="20"/>
              </w:rPr>
            </w:pPr>
            <w:r>
              <w:rPr>
                <w:rFonts w:ascii="Arial" w:hAnsi="Arial"/>
                <w:sz w:val="20"/>
              </w:rPr>
              <w:t>6.</w:t>
            </w:r>
          </w:p>
        </w:tc>
        <w:tc>
          <w:tcPr>
            <w:tcW w:w="630" w:type="dxa"/>
          </w:tcPr>
          <w:p w14:paraId="78D68FAF" w14:textId="77777777" w:rsidR="009427C6" w:rsidRDefault="009427C6">
            <w:pPr>
              <w:pStyle w:val="TableText"/>
              <w:rPr>
                <w:rFonts w:ascii="Arial" w:hAnsi="Arial"/>
                <w:sz w:val="20"/>
              </w:rPr>
            </w:pPr>
            <w:r>
              <w:rPr>
                <w:rFonts w:ascii="Arial" w:hAnsi="Arial"/>
                <w:sz w:val="20"/>
              </w:rPr>
              <w:t>98C</w:t>
            </w:r>
          </w:p>
        </w:tc>
        <w:tc>
          <w:tcPr>
            <w:tcW w:w="1080" w:type="dxa"/>
          </w:tcPr>
          <w:p w14:paraId="5A531E9D" w14:textId="77777777" w:rsidR="009427C6" w:rsidRDefault="009427C6">
            <w:pPr>
              <w:pStyle w:val="TableText"/>
              <w:rPr>
                <w:rFonts w:ascii="Arial" w:hAnsi="Arial"/>
                <w:sz w:val="20"/>
              </w:rPr>
            </w:pPr>
            <w:r>
              <w:rPr>
                <w:rFonts w:ascii="Arial" w:hAnsi="Arial"/>
                <w:sz w:val="20"/>
              </w:rPr>
              <w:t>PREP</w:t>
            </w:r>
          </w:p>
        </w:tc>
        <w:tc>
          <w:tcPr>
            <w:tcW w:w="3060" w:type="dxa"/>
          </w:tcPr>
          <w:p w14:paraId="41CA5868" w14:textId="77777777" w:rsidR="009427C6" w:rsidRDefault="009427C6">
            <w:pPr>
              <w:pStyle w:val="TableText"/>
              <w:rPr>
                <w:rFonts w:ascii="Arial" w:hAnsi="Arial"/>
                <w:sz w:val="20"/>
              </w:rPr>
            </w:pPr>
            <w:r>
              <w:rPr>
                <w:rFonts w:ascii="Arial" w:hAnsi="Arial"/>
                <w:sz w:val="20"/>
              </w:rPr>
              <w:t>Preparation date and time</w:t>
            </w:r>
          </w:p>
        </w:tc>
        <w:tc>
          <w:tcPr>
            <w:tcW w:w="810" w:type="dxa"/>
          </w:tcPr>
          <w:p w14:paraId="0AAE72CA" w14:textId="77777777" w:rsidR="009427C6" w:rsidRDefault="009427C6">
            <w:pPr>
              <w:pStyle w:val="TableText"/>
              <w:rPr>
                <w:rFonts w:ascii="Arial" w:hAnsi="Arial"/>
                <w:sz w:val="20"/>
              </w:rPr>
            </w:pPr>
            <w:r>
              <w:rPr>
                <w:rFonts w:ascii="Arial" w:hAnsi="Arial"/>
                <w:sz w:val="20"/>
              </w:rPr>
              <w:t>O</w:t>
            </w:r>
          </w:p>
        </w:tc>
        <w:tc>
          <w:tcPr>
            <w:tcW w:w="2970" w:type="dxa"/>
          </w:tcPr>
          <w:p w14:paraId="61765D2A" w14:textId="77777777" w:rsidR="009427C6" w:rsidRDefault="009427C6">
            <w:pPr>
              <w:pStyle w:val="TableText"/>
              <w:rPr>
                <w:rFonts w:ascii="Arial" w:hAnsi="Arial"/>
                <w:sz w:val="20"/>
              </w:rPr>
            </w:pPr>
            <w:r>
              <w:rPr>
                <w:rFonts w:ascii="Arial" w:hAnsi="Arial"/>
                <w:sz w:val="20"/>
              </w:rPr>
              <w:t>//8!n6!n</w:t>
            </w:r>
          </w:p>
        </w:tc>
      </w:tr>
      <w:tr w:rsidR="009427C6" w14:paraId="0CDCB6E8" w14:textId="77777777">
        <w:tblPrEx>
          <w:tblCellMar>
            <w:top w:w="0" w:type="dxa"/>
            <w:bottom w:w="0" w:type="dxa"/>
          </w:tblCellMar>
        </w:tblPrEx>
        <w:tc>
          <w:tcPr>
            <w:tcW w:w="720" w:type="dxa"/>
          </w:tcPr>
          <w:p w14:paraId="140127EC" w14:textId="77777777" w:rsidR="009427C6" w:rsidRDefault="009427C6">
            <w:pPr>
              <w:pStyle w:val="TableText"/>
              <w:tabs>
                <w:tab w:val="num" w:pos="360"/>
              </w:tabs>
              <w:ind w:left="360" w:hanging="360"/>
              <w:rPr>
                <w:rFonts w:ascii="Arial" w:hAnsi="Arial"/>
                <w:sz w:val="20"/>
              </w:rPr>
            </w:pPr>
            <w:r>
              <w:rPr>
                <w:rFonts w:ascii="Arial" w:hAnsi="Arial"/>
                <w:sz w:val="20"/>
              </w:rPr>
              <w:t>7.</w:t>
            </w:r>
          </w:p>
        </w:tc>
        <w:tc>
          <w:tcPr>
            <w:tcW w:w="630" w:type="dxa"/>
          </w:tcPr>
          <w:p w14:paraId="0B653A7E" w14:textId="77777777" w:rsidR="009427C6" w:rsidRDefault="009427C6">
            <w:pPr>
              <w:pStyle w:val="TableText"/>
              <w:rPr>
                <w:rFonts w:ascii="Arial" w:hAnsi="Arial"/>
                <w:sz w:val="20"/>
              </w:rPr>
            </w:pPr>
            <w:r>
              <w:rPr>
                <w:rFonts w:ascii="Arial" w:hAnsi="Arial"/>
                <w:sz w:val="20"/>
              </w:rPr>
              <w:t>22F</w:t>
            </w:r>
          </w:p>
        </w:tc>
        <w:tc>
          <w:tcPr>
            <w:tcW w:w="1080" w:type="dxa"/>
          </w:tcPr>
          <w:p w14:paraId="45819843" w14:textId="77777777" w:rsidR="009427C6" w:rsidRDefault="009427C6">
            <w:pPr>
              <w:pStyle w:val="TableText"/>
              <w:rPr>
                <w:rFonts w:ascii="Arial" w:hAnsi="Arial"/>
                <w:sz w:val="20"/>
              </w:rPr>
            </w:pPr>
            <w:r>
              <w:rPr>
                <w:rFonts w:ascii="Arial" w:hAnsi="Arial"/>
                <w:sz w:val="20"/>
              </w:rPr>
              <w:t>INST</w:t>
            </w:r>
          </w:p>
        </w:tc>
        <w:tc>
          <w:tcPr>
            <w:tcW w:w="3060" w:type="dxa"/>
          </w:tcPr>
          <w:p w14:paraId="17BB2DCA" w14:textId="77777777" w:rsidR="009427C6" w:rsidRDefault="009427C6">
            <w:pPr>
              <w:pStyle w:val="TableText"/>
              <w:rPr>
                <w:rFonts w:ascii="Arial" w:hAnsi="Arial"/>
                <w:sz w:val="20"/>
              </w:rPr>
            </w:pPr>
            <w:r>
              <w:rPr>
                <w:rFonts w:ascii="Arial" w:hAnsi="Arial"/>
                <w:sz w:val="20"/>
              </w:rPr>
              <w:t>Type of instruction indicator</w:t>
            </w:r>
          </w:p>
        </w:tc>
        <w:tc>
          <w:tcPr>
            <w:tcW w:w="810" w:type="dxa"/>
          </w:tcPr>
          <w:p w14:paraId="02D863FF" w14:textId="77777777" w:rsidR="009427C6" w:rsidRDefault="009427C6">
            <w:pPr>
              <w:pStyle w:val="TableText"/>
              <w:rPr>
                <w:rFonts w:ascii="Arial" w:hAnsi="Arial"/>
                <w:sz w:val="20"/>
              </w:rPr>
            </w:pPr>
            <w:r>
              <w:rPr>
                <w:rFonts w:ascii="Arial" w:hAnsi="Arial"/>
                <w:sz w:val="20"/>
              </w:rPr>
              <w:t>M</w:t>
            </w:r>
          </w:p>
        </w:tc>
        <w:tc>
          <w:tcPr>
            <w:tcW w:w="2970" w:type="dxa"/>
          </w:tcPr>
          <w:p w14:paraId="4280D74C" w14:textId="77777777" w:rsidR="009427C6" w:rsidRDefault="009427C6">
            <w:pPr>
              <w:pStyle w:val="TableText"/>
              <w:rPr>
                <w:rFonts w:ascii="Arial" w:hAnsi="Arial"/>
                <w:sz w:val="20"/>
              </w:rPr>
            </w:pPr>
            <w:r>
              <w:rPr>
                <w:rFonts w:ascii="Arial" w:hAnsi="Arial"/>
                <w:sz w:val="20"/>
              </w:rPr>
              <w:t>/STRA/4!c</w:t>
            </w:r>
          </w:p>
          <w:p w14:paraId="63D05826" w14:textId="77777777" w:rsidR="009427C6" w:rsidRDefault="009427C6">
            <w:pPr>
              <w:pStyle w:val="TableText"/>
              <w:rPr>
                <w:rFonts w:ascii="Arial" w:hAnsi="Arial"/>
                <w:sz w:val="20"/>
              </w:rPr>
            </w:pPr>
            <w:r>
              <w:rPr>
                <w:rFonts w:ascii="Arial" w:hAnsi="Arial"/>
                <w:sz w:val="20"/>
              </w:rPr>
              <w:t>Values:</w:t>
            </w:r>
          </w:p>
          <w:p w14:paraId="4AD29CF8" w14:textId="77777777" w:rsidR="009427C6" w:rsidRDefault="009427C6">
            <w:pPr>
              <w:pStyle w:val="TableText"/>
              <w:rPr>
                <w:rFonts w:ascii="Arial" w:hAnsi="Arial"/>
                <w:sz w:val="20"/>
              </w:rPr>
            </w:pPr>
            <w:r>
              <w:rPr>
                <w:rFonts w:ascii="Arial" w:hAnsi="Arial"/>
                <w:sz w:val="20"/>
              </w:rPr>
              <w:t>DISS – De-Issue</w:t>
            </w:r>
          </w:p>
        </w:tc>
      </w:tr>
    </w:tbl>
    <w:p w14:paraId="0A618979" w14:textId="77777777" w:rsidR="009427C6" w:rsidRDefault="009427C6">
      <w:pPr>
        <w:rPr>
          <w:rFonts w:ascii="Arial" w:hAnsi="Arial"/>
          <w:sz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1080"/>
        <w:gridCol w:w="3060"/>
        <w:gridCol w:w="630"/>
        <w:gridCol w:w="3150"/>
      </w:tblGrid>
      <w:tr w:rsidR="009427C6" w14:paraId="3EB46C97" w14:textId="77777777">
        <w:tblPrEx>
          <w:tblCellMar>
            <w:top w:w="0" w:type="dxa"/>
            <w:bottom w:w="0" w:type="dxa"/>
          </w:tblCellMar>
        </w:tblPrEx>
        <w:tc>
          <w:tcPr>
            <w:tcW w:w="720" w:type="dxa"/>
          </w:tcPr>
          <w:p w14:paraId="5AE39A5B" w14:textId="77777777" w:rsidR="009427C6" w:rsidRDefault="009427C6">
            <w:pPr>
              <w:pStyle w:val="TableText"/>
              <w:tabs>
                <w:tab w:val="num" w:pos="360"/>
              </w:tabs>
              <w:ind w:left="360" w:hanging="360"/>
              <w:rPr>
                <w:rFonts w:ascii="Arial" w:hAnsi="Arial"/>
                <w:sz w:val="20"/>
              </w:rPr>
            </w:pPr>
            <w:r>
              <w:rPr>
                <w:rFonts w:ascii="Arial" w:hAnsi="Arial"/>
                <w:sz w:val="20"/>
              </w:rPr>
              <w:t>8.</w:t>
            </w:r>
          </w:p>
        </w:tc>
        <w:tc>
          <w:tcPr>
            <w:tcW w:w="630" w:type="dxa"/>
          </w:tcPr>
          <w:p w14:paraId="68A58620" w14:textId="77777777" w:rsidR="009427C6" w:rsidRDefault="009427C6">
            <w:pPr>
              <w:pStyle w:val="TableText"/>
              <w:rPr>
                <w:rFonts w:ascii="Arial" w:hAnsi="Arial"/>
                <w:sz w:val="20"/>
              </w:rPr>
            </w:pPr>
            <w:r>
              <w:rPr>
                <w:rFonts w:ascii="Arial" w:hAnsi="Arial"/>
                <w:sz w:val="20"/>
              </w:rPr>
              <w:t>16S</w:t>
            </w:r>
          </w:p>
        </w:tc>
        <w:tc>
          <w:tcPr>
            <w:tcW w:w="1080" w:type="dxa"/>
          </w:tcPr>
          <w:p w14:paraId="31175723" w14:textId="77777777" w:rsidR="009427C6" w:rsidRDefault="009427C6">
            <w:pPr>
              <w:pStyle w:val="TableText"/>
              <w:rPr>
                <w:rFonts w:ascii="Arial" w:hAnsi="Arial"/>
                <w:sz w:val="20"/>
              </w:rPr>
            </w:pPr>
          </w:p>
        </w:tc>
        <w:tc>
          <w:tcPr>
            <w:tcW w:w="3060" w:type="dxa"/>
          </w:tcPr>
          <w:p w14:paraId="6776A790" w14:textId="77777777" w:rsidR="009427C6" w:rsidRDefault="009427C6">
            <w:pPr>
              <w:pStyle w:val="TableText"/>
              <w:rPr>
                <w:rFonts w:ascii="Arial" w:hAnsi="Arial"/>
                <w:sz w:val="20"/>
              </w:rPr>
            </w:pPr>
            <w:r>
              <w:rPr>
                <w:rFonts w:ascii="Arial" w:hAnsi="Arial"/>
                <w:sz w:val="20"/>
              </w:rPr>
              <w:t>End of block</w:t>
            </w:r>
          </w:p>
          <w:p w14:paraId="4E0734F3" w14:textId="77777777" w:rsidR="009427C6" w:rsidRDefault="009427C6">
            <w:pPr>
              <w:pStyle w:val="TableText"/>
              <w:rPr>
                <w:rFonts w:ascii="Arial" w:hAnsi="Arial"/>
                <w:sz w:val="20"/>
              </w:rPr>
            </w:pPr>
            <w:r>
              <w:rPr>
                <w:rFonts w:ascii="Arial" w:hAnsi="Arial"/>
                <w:sz w:val="20"/>
              </w:rPr>
              <w:t>- General</w:t>
            </w:r>
          </w:p>
        </w:tc>
        <w:tc>
          <w:tcPr>
            <w:tcW w:w="630" w:type="dxa"/>
          </w:tcPr>
          <w:p w14:paraId="05872EDD" w14:textId="77777777" w:rsidR="009427C6" w:rsidRDefault="009427C6">
            <w:pPr>
              <w:pStyle w:val="TableText"/>
              <w:rPr>
                <w:rFonts w:ascii="Arial" w:hAnsi="Arial"/>
                <w:sz w:val="20"/>
              </w:rPr>
            </w:pPr>
            <w:r>
              <w:rPr>
                <w:rFonts w:ascii="Arial" w:hAnsi="Arial"/>
                <w:sz w:val="20"/>
              </w:rPr>
              <w:t>M</w:t>
            </w:r>
          </w:p>
        </w:tc>
        <w:tc>
          <w:tcPr>
            <w:tcW w:w="3150" w:type="dxa"/>
          </w:tcPr>
          <w:p w14:paraId="2E1D8CEF" w14:textId="77777777" w:rsidR="009427C6" w:rsidRDefault="009427C6">
            <w:pPr>
              <w:pStyle w:val="TableText"/>
              <w:rPr>
                <w:rFonts w:ascii="Arial" w:hAnsi="Arial"/>
                <w:sz w:val="20"/>
              </w:rPr>
            </w:pPr>
            <w:r>
              <w:rPr>
                <w:rFonts w:ascii="Arial" w:hAnsi="Arial"/>
                <w:sz w:val="20"/>
              </w:rPr>
              <w:t>GENL</w:t>
            </w:r>
          </w:p>
        </w:tc>
      </w:tr>
    </w:tbl>
    <w:p w14:paraId="2AB6A670" w14:textId="77777777" w:rsidR="009427C6" w:rsidRDefault="009427C6">
      <w:pPr>
        <w:rPr>
          <w:rFonts w:ascii="Arial" w:hAnsi="Arial"/>
          <w:b/>
          <w:sz w:val="20"/>
        </w:rPr>
      </w:pPr>
      <w:r>
        <w:rPr>
          <w:rFonts w:ascii="Arial" w:hAnsi="Arial"/>
          <w:b/>
          <w:sz w:val="20"/>
        </w:rPr>
        <w:t>End of Sequence A General Information</w:t>
      </w:r>
    </w:p>
    <w:p w14:paraId="3C1BD866" w14:textId="77777777" w:rsidR="009427C6" w:rsidRDefault="009427C6">
      <w:pPr>
        <w:pStyle w:val="Header"/>
        <w:rPr>
          <w:lang w:val="en-GB"/>
        </w:rPr>
      </w:pPr>
    </w:p>
    <w:p w14:paraId="1349A65C" w14:textId="77777777" w:rsidR="009427C6" w:rsidRDefault="009427C6">
      <w:pPr>
        <w:rPr>
          <w:rFonts w:ascii="Arial" w:hAnsi="Arial"/>
          <w:sz w:val="20"/>
        </w:rPr>
      </w:pPr>
      <w:r>
        <w:rPr>
          <w:rFonts w:ascii="Arial" w:hAnsi="Arial"/>
          <w:b/>
          <w:sz w:val="20"/>
        </w:rPr>
        <w:t>Mandatory Sequence B MMI Details</w:t>
      </w:r>
      <w:r>
        <w:rPr>
          <w:rFonts w:ascii="Arial" w:hAnsi="Arial"/>
          <w:sz w:val="20"/>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990"/>
        <w:gridCol w:w="3150"/>
        <w:gridCol w:w="630"/>
        <w:gridCol w:w="3150"/>
      </w:tblGrid>
      <w:tr w:rsidR="009427C6" w14:paraId="4E28BD83" w14:textId="77777777">
        <w:tblPrEx>
          <w:tblCellMar>
            <w:top w:w="0" w:type="dxa"/>
            <w:bottom w:w="0" w:type="dxa"/>
          </w:tblCellMar>
        </w:tblPrEx>
        <w:tc>
          <w:tcPr>
            <w:tcW w:w="720" w:type="dxa"/>
          </w:tcPr>
          <w:p w14:paraId="0B7FE114" w14:textId="77777777" w:rsidR="009427C6" w:rsidRDefault="009427C6">
            <w:pPr>
              <w:pStyle w:val="TableText"/>
              <w:tabs>
                <w:tab w:val="num" w:pos="360"/>
              </w:tabs>
              <w:ind w:left="360" w:hanging="360"/>
              <w:rPr>
                <w:rFonts w:ascii="Arial" w:hAnsi="Arial"/>
                <w:sz w:val="20"/>
              </w:rPr>
            </w:pPr>
            <w:r>
              <w:rPr>
                <w:rFonts w:ascii="Arial" w:hAnsi="Arial"/>
                <w:sz w:val="20"/>
              </w:rPr>
              <w:t>9.</w:t>
            </w:r>
          </w:p>
        </w:tc>
        <w:tc>
          <w:tcPr>
            <w:tcW w:w="630" w:type="dxa"/>
          </w:tcPr>
          <w:p w14:paraId="43EA84F2" w14:textId="77777777" w:rsidR="009427C6" w:rsidRDefault="009427C6">
            <w:pPr>
              <w:pStyle w:val="TableText"/>
              <w:rPr>
                <w:rFonts w:ascii="Arial" w:hAnsi="Arial"/>
                <w:sz w:val="20"/>
              </w:rPr>
            </w:pPr>
            <w:r>
              <w:rPr>
                <w:rFonts w:ascii="Arial" w:hAnsi="Arial"/>
                <w:sz w:val="20"/>
              </w:rPr>
              <w:t>16R</w:t>
            </w:r>
          </w:p>
        </w:tc>
        <w:tc>
          <w:tcPr>
            <w:tcW w:w="990" w:type="dxa"/>
          </w:tcPr>
          <w:p w14:paraId="16FB1919" w14:textId="77777777" w:rsidR="009427C6" w:rsidRDefault="009427C6">
            <w:pPr>
              <w:pStyle w:val="TableText"/>
              <w:rPr>
                <w:rFonts w:ascii="Arial" w:hAnsi="Arial"/>
                <w:sz w:val="20"/>
              </w:rPr>
            </w:pPr>
          </w:p>
        </w:tc>
        <w:tc>
          <w:tcPr>
            <w:tcW w:w="3150" w:type="dxa"/>
          </w:tcPr>
          <w:p w14:paraId="39FE9E1D" w14:textId="77777777" w:rsidR="009427C6" w:rsidRDefault="009427C6">
            <w:pPr>
              <w:pStyle w:val="TableText"/>
              <w:rPr>
                <w:rFonts w:ascii="Arial" w:hAnsi="Arial"/>
                <w:sz w:val="20"/>
              </w:rPr>
            </w:pPr>
            <w:r>
              <w:rPr>
                <w:rFonts w:ascii="Arial" w:hAnsi="Arial"/>
                <w:sz w:val="20"/>
              </w:rPr>
              <w:t>Start of block</w:t>
            </w:r>
          </w:p>
          <w:p w14:paraId="780483B1" w14:textId="77777777" w:rsidR="009427C6" w:rsidRDefault="009427C6">
            <w:pPr>
              <w:pStyle w:val="TableText"/>
              <w:rPr>
                <w:rFonts w:ascii="Arial" w:hAnsi="Arial"/>
                <w:sz w:val="20"/>
              </w:rPr>
            </w:pPr>
            <w:r>
              <w:rPr>
                <w:rFonts w:ascii="Arial" w:hAnsi="Arial"/>
                <w:sz w:val="20"/>
              </w:rPr>
              <w:t>- MMI Details</w:t>
            </w:r>
          </w:p>
        </w:tc>
        <w:tc>
          <w:tcPr>
            <w:tcW w:w="630" w:type="dxa"/>
          </w:tcPr>
          <w:p w14:paraId="603D103D" w14:textId="77777777" w:rsidR="009427C6" w:rsidRDefault="009427C6">
            <w:pPr>
              <w:pStyle w:val="TableText"/>
              <w:rPr>
                <w:rFonts w:ascii="Arial" w:hAnsi="Arial"/>
                <w:sz w:val="20"/>
              </w:rPr>
            </w:pPr>
            <w:r>
              <w:rPr>
                <w:rFonts w:ascii="Arial" w:hAnsi="Arial"/>
                <w:sz w:val="20"/>
              </w:rPr>
              <w:t>M</w:t>
            </w:r>
          </w:p>
        </w:tc>
        <w:tc>
          <w:tcPr>
            <w:tcW w:w="3150" w:type="dxa"/>
          </w:tcPr>
          <w:p w14:paraId="21A4E66E" w14:textId="77777777" w:rsidR="009427C6" w:rsidRDefault="009427C6">
            <w:pPr>
              <w:pStyle w:val="TableText"/>
              <w:rPr>
                <w:rFonts w:ascii="Arial" w:hAnsi="Arial"/>
                <w:sz w:val="20"/>
              </w:rPr>
            </w:pPr>
            <w:r>
              <w:rPr>
                <w:rFonts w:ascii="Arial" w:hAnsi="Arial"/>
                <w:sz w:val="20"/>
              </w:rPr>
              <w:t>MMID</w:t>
            </w:r>
          </w:p>
        </w:tc>
      </w:tr>
      <w:tr w:rsidR="009427C6" w14:paraId="542920D6" w14:textId="77777777">
        <w:tblPrEx>
          <w:tblCellMar>
            <w:top w:w="0" w:type="dxa"/>
            <w:bottom w:w="0" w:type="dxa"/>
          </w:tblCellMar>
        </w:tblPrEx>
        <w:tc>
          <w:tcPr>
            <w:tcW w:w="720" w:type="dxa"/>
          </w:tcPr>
          <w:p w14:paraId="0BFB233C" w14:textId="77777777" w:rsidR="009427C6" w:rsidRDefault="009427C6">
            <w:pPr>
              <w:pStyle w:val="TableText"/>
              <w:tabs>
                <w:tab w:val="num" w:pos="360"/>
              </w:tabs>
              <w:ind w:left="360" w:hanging="360"/>
              <w:rPr>
                <w:rFonts w:ascii="Arial" w:hAnsi="Arial"/>
                <w:sz w:val="20"/>
              </w:rPr>
            </w:pPr>
            <w:r>
              <w:rPr>
                <w:rFonts w:ascii="Arial" w:hAnsi="Arial"/>
                <w:sz w:val="20"/>
              </w:rPr>
              <w:t>10.</w:t>
            </w:r>
          </w:p>
        </w:tc>
        <w:tc>
          <w:tcPr>
            <w:tcW w:w="630" w:type="dxa"/>
          </w:tcPr>
          <w:p w14:paraId="3C8363B4" w14:textId="77777777" w:rsidR="009427C6" w:rsidRDefault="009427C6">
            <w:pPr>
              <w:pStyle w:val="TableText"/>
              <w:rPr>
                <w:rFonts w:ascii="Arial" w:hAnsi="Arial"/>
                <w:sz w:val="20"/>
              </w:rPr>
            </w:pPr>
            <w:r>
              <w:rPr>
                <w:rFonts w:ascii="Arial" w:hAnsi="Arial"/>
                <w:sz w:val="20"/>
              </w:rPr>
              <w:t>95R</w:t>
            </w:r>
          </w:p>
        </w:tc>
        <w:tc>
          <w:tcPr>
            <w:tcW w:w="990" w:type="dxa"/>
          </w:tcPr>
          <w:p w14:paraId="1794BEFE" w14:textId="77777777" w:rsidR="009427C6" w:rsidRDefault="009427C6">
            <w:pPr>
              <w:pStyle w:val="TableText"/>
              <w:rPr>
                <w:rFonts w:ascii="Arial" w:hAnsi="Arial"/>
                <w:sz w:val="20"/>
              </w:rPr>
            </w:pPr>
            <w:r>
              <w:rPr>
                <w:rFonts w:ascii="Arial" w:hAnsi="Arial"/>
                <w:sz w:val="20"/>
              </w:rPr>
              <w:t>ISSR</w:t>
            </w:r>
          </w:p>
        </w:tc>
        <w:tc>
          <w:tcPr>
            <w:tcW w:w="3150" w:type="dxa"/>
          </w:tcPr>
          <w:p w14:paraId="406FDE81" w14:textId="77777777" w:rsidR="009427C6" w:rsidRDefault="009427C6">
            <w:pPr>
              <w:pStyle w:val="TableText"/>
              <w:rPr>
                <w:rFonts w:ascii="Arial" w:hAnsi="Arial"/>
                <w:sz w:val="20"/>
              </w:rPr>
            </w:pPr>
            <w:r>
              <w:rPr>
                <w:rFonts w:ascii="Arial" w:hAnsi="Arial"/>
                <w:sz w:val="20"/>
              </w:rPr>
              <w:t>Issuer's Participant Code</w:t>
            </w:r>
          </w:p>
          <w:p w14:paraId="1EB7D89A" w14:textId="77777777" w:rsidR="009427C6" w:rsidRDefault="009427C6">
            <w:pPr>
              <w:pStyle w:val="TableText"/>
              <w:rPr>
                <w:rFonts w:ascii="Arial" w:hAnsi="Arial"/>
                <w:sz w:val="20"/>
              </w:rPr>
            </w:pPr>
            <w:r>
              <w:rPr>
                <w:rFonts w:ascii="Arial" w:hAnsi="Arial"/>
                <w:sz w:val="20"/>
              </w:rPr>
              <w:t>(Issuer)</w:t>
            </w:r>
          </w:p>
        </w:tc>
        <w:tc>
          <w:tcPr>
            <w:tcW w:w="630" w:type="dxa"/>
          </w:tcPr>
          <w:p w14:paraId="0DFD4857" w14:textId="77777777" w:rsidR="009427C6" w:rsidRDefault="009427C6">
            <w:pPr>
              <w:pStyle w:val="TableText"/>
              <w:rPr>
                <w:rFonts w:ascii="Arial" w:hAnsi="Arial"/>
                <w:sz w:val="20"/>
              </w:rPr>
            </w:pPr>
            <w:r>
              <w:rPr>
                <w:rFonts w:ascii="Arial" w:hAnsi="Arial"/>
                <w:sz w:val="20"/>
              </w:rPr>
              <w:t>M</w:t>
            </w:r>
          </w:p>
        </w:tc>
        <w:tc>
          <w:tcPr>
            <w:tcW w:w="3150" w:type="dxa"/>
          </w:tcPr>
          <w:p w14:paraId="48CCF484" w14:textId="77777777" w:rsidR="009427C6" w:rsidRDefault="009427C6">
            <w:pPr>
              <w:pStyle w:val="TableText"/>
              <w:rPr>
                <w:rFonts w:ascii="Arial" w:hAnsi="Arial"/>
                <w:sz w:val="20"/>
              </w:rPr>
            </w:pPr>
            <w:r>
              <w:rPr>
                <w:rFonts w:ascii="Arial" w:hAnsi="Arial"/>
                <w:sz w:val="20"/>
              </w:rPr>
              <w:t>/STRA/2!a6!n</w:t>
            </w:r>
          </w:p>
          <w:p w14:paraId="79CD4DA8" w14:textId="77777777" w:rsidR="009427C6" w:rsidRDefault="009427C6">
            <w:pPr>
              <w:pStyle w:val="TableText"/>
              <w:rPr>
                <w:rFonts w:ascii="Arial" w:hAnsi="Arial"/>
                <w:sz w:val="20"/>
              </w:rPr>
            </w:pPr>
            <w:r>
              <w:rPr>
                <w:rFonts w:ascii="Arial" w:hAnsi="Arial"/>
                <w:sz w:val="20"/>
              </w:rPr>
              <w:t>(Issuer’s Participant Code)</w:t>
            </w:r>
          </w:p>
        </w:tc>
      </w:tr>
      <w:tr w:rsidR="009427C6" w14:paraId="719EF543" w14:textId="77777777">
        <w:tblPrEx>
          <w:tblCellMar>
            <w:top w:w="0" w:type="dxa"/>
            <w:bottom w:w="0" w:type="dxa"/>
          </w:tblCellMar>
        </w:tblPrEx>
        <w:tc>
          <w:tcPr>
            <w:tcW w:w="720" w:type="dxa"/>
          </w:tcPr>
          <w:p w14:paraId="48DDA6DB" w14:textId="77777777" w:rsidR="009427C6" w:rsidRDefault="009427C6">
            <w:pPr>
              <w:pStyle w:val="TableText"/>
              <w:tabs>
                <w:tab w:val="num" w:pos="360"/>
              </w:tabs>
              <w:ind w:left="360" w:hanging="360"/>
              <w:rPr>
                <w:rFonts w:ascii="Arial" w:hAnsi="Arial"/>
                <w:sz w:val="20"/>
              </w:rPr>
            </w:pPr>
            <w:r>
              <w:rPr>
                <w:rFonts w:ascii="Arial" w:hAnsi="Arial"/>
                <w:sz w:val="20"/>
              </w:rPr>
              <w:t>11.</w:t>
            </w:r>
          </w:p>
        </w:tc>
        <w:tc>
          <w:tcPr>
            <w:tcW w:w="630" w:type="dxa"/>
          </w:tcPr>
          <w:p w14:paraId="7A56F5B9" w14:textId="77777777" w:rsidR="009427C6" w:rsidRDefault="009427C6">
            <w:pPr>
              <w:pStyle w:val="TableText"/>
              <w:rPr>
                <w:rFonts w:ascii="Arial" w:hAnsi="Arial"/>
                <w:sz w:val="20"/>
              </w:rPr>
            </w:pPr>
            <w:r>
              <w:rPr>
                <w:rFonts w:ascii="Arial" w:hAnsi="Arial"/>
                <w:sz w:val="20"/>
              </w:rPr>
              <w:t>35B</w:t>
            </w:r>
          </w:p>
        </w:tc>
        <w:tc>
          <w:tcPr>
            <w:tcW w:w="990" w:type="dxa"/>
          </w:tcPr>
          <w:p w14:paraId="751DB610" w14:textId="77777777" w:rsidR="009427C6" w:rsidRDefault="009427C6">
            <w:pPr>
              <w:pStyle w:val="TableText"/>
              <w:rPr>
                <w:rFonts w:ascii="Arial" w:hAnsi="Arial"/>
                <w:sz w:val="20"/>
              </w:rPr>
            </w:pPr>
          </w:p>
        </w:tc>
        <w:tc>
          <w:tcPr>
            <w:tcW w:w="3150" w:type="dxa"/>
          </w:tcPr>
          <w:p w14:paraId="0FDE6765" w14:textId="77777777" w:rsidR="009427C6" w:rsidRDefault="009427C6">
            <w:pPr>
              <w:pStyle w:val="TableText"/>
              <w:rPr>
                <w:rFonts w:ascii="Arial" w:hAnsi="Arial"/>
                <w:sz w:val="20"/>
              </w:rPr>
            </w:pPr>
            <w:r>
              <w:rPr>
                <w:rFonts w:ascii="Arial" w:hAnsi="Arial"/>
                <w:sz w:val="20"/>
              </w:rPr>
              <w:t>Identification of securities</w:t>
            </w:r>
          </w:p>
          <w:p w14:paraId="6231509A" w14:textId="77777777" w:rsidR="009427C6" w:rsidRDefault="009427C6">
            <w:pPr>
              <w:pStyle w:val="TableText"/>
              <w:rPr>
                <w:rFonts w:ascii="Arial" w:hAnsi="Arial"/>
                <w:sz w:val="20"/>
              </w:rPr>
            </w:pPr>
            <w:r>
              <w:rPr>
                <w:rFonts w:ascii="Arial" w:hAnsi="Arial"/>
                <w:sz w:val="20"/>
              </w:rPr>
              <w:t>(ISIN)</w:t>
            </w:r>
          </w:p>
        </w:tc>
        <w:tc>
          <w:tcPr>
            <w:tcW w:w="630" w:type="dxa"/>
          </w:tcPr>
          <w:p w14:paraId="18EE05A8" w14:textId="77777777" w:rsidR="009427C6" w:rsidRDefault="009427C6">
            <w:pPr>
              <w:pStyle w:val="TableText"/>
              <w:rPr>
                <w:rFonts w:ascii="Arial" w:hAnsi="Arial"/>
                <w:sz w:val="20"/>
              </w:rPr>
            </w:pPr>
            <w:r>
              <w:rPr>
                <w:rFonts w:ascii="Arial" w:hAnsi="Arial"/>
                <w:sz w:val="20"/>
              </w:rPr>
              <w:t>M</w:t>
            </w:r>
          </w:p>
        </w:tc>
        <w:tc>
          <w:tcPr>
            <w:tcW w:w="3150" w:type="dxa"/>
          </w:tcPr>
          <w:p w14:paraId="7E5BAC1C" w14:textId="77777777" w:rsidR="009427C6" w:rsidRDefault="009427C6">
            <w:pPr>
              <w:pStyle w:val="TableText"/>
              <w:rPr>
                <w:rFonts w:ascii="Arial" w:hAnsi="Arial"/>
                <w:sz w:val="20"/>
              </w:rPr>
            </w:pPr>
            <w:r>
              <w:rPr>
                <w:rFonts w:ascii="Arial" w:hAnsi="Arial"/>
                <w:sz w:val="20"/>
              </w:rPr>
              <w:t>[ISIN1!e12!c]</w:t>
            </w:r>
          </w:p>
          <w:p w14:paraId="1DE6A336" w14:textId="77777777" w:rsidR="009427C6" w:rsidRDefault="009427C6">
            <w:pPr>
              <w:pStyle w:val="TableText"/>
              <w:rPr>
                <w:rFonts w:ascii="Arial" w:hAnsi="Arial"/>
                <w:sz w:val="20"/>
              </w:rPr>
            </w:pPr>
            <w:r>
              <w:rPr>
                <w:rFonts w:ascii="Arial" w:hAnsi="Arial"/>
                <w:sz w:val="20"/>
              </w:rPr>
              <w:t>[4*35x]</w:t>
            </w:r>
          </w:p>
          <w:p w14:paraId="34101DD1" w14:textId="77777777" w:rsidR="009427C6" w:rsidRDefault="009427C6">
            <w:pPr>
              <w:pStyle w:val="TableText"/>
              <w:rPr>
                <w:rFonts w:ascii="Arial" w:hAnsi="Arial"/>
                <w:sz w:val="20"/>
              </w:rPr>
            </w:pPr>
            <w:r>
              <w:rPr>
                <w:rFonts w:ascii="Arial" w:hAnsi="Arial"/>
                <w:sz w:val="20"/>
              </w:rPr>
              <w:t>Sub-field 1 is Mandatory</w:t>
            </w:r>
          </w:p>
          <w:p w14:paraId="6954B48A" w14:textId="77777777" w:rsidR="009427C6" w:rsidRDefault="009427C6">
            <w:pPr>
              <w:pStyle w:val="TableText"/>
              <w:rPr>
                <w:rFonts w:ascii="Arial" w:hAnsi="Arial"/>
                <w:sz w:val="20"/>
              </w:rPr>
            </w:pPr>
            <w:r>
              <w:rPr>
                <w:rFonts w:ascii="Arial" w:hAnsi="Arial"/>
                <w:sz w:val="20"/>
              </w:rPr>
              <w:t>Sub-field 2 is Optional</w:t>
            </w:r>
          </w:p>
        </w:tc>
      </w:tr>
      <w:tr w:rsidR="009427C6" w14:paraId="400DD5DC" w14:textId="77777777">
        <w:tblPrEx>
          <w:tblCellMar>
            <w:top w:w="0" w:type="dxa"/>
            <w:bottom w:w="0" w:type="dxa"/>
          </w:tblCellMar>
        </w:tblPrEx>
        <w:tc>
          <w:tcPr>
            <w:tcW w:w="720" w:type="dxa"/>
          </w:tcPr>
          <w:p w14:paraId="7A33F117" w14:textId="77777777" w:rsidR="009427C6" w:rsidRDefault="009427C6">
            <w:pPr>
              <w:pStyle w:val="TableText"/>
              <w:tabs>
                <w:tab w:val="num" w:pos="360"/>
              </w:tabs>
              <w:ind w:left="360" w:hanging="360"/>
              <w:rPr>
                <w:rFonts w:ascii="Arial" w:hAnsi="Arial"/>
                <w:sz w:val="20"/>
              </w:rPr>
            </w:pPr>
            <w:r>
              <w:rPr>
                <w:rFonts w:ascii="Arial" w:hAnsi="Arial"/>
                <w:sz w:val="20"/>
              </w:rPr>
              <w:t>12.</w:t>
            </w:r>
          </w:p>
        </w:tc>
        <w:tc>
          <w:tcPr>
            <w:tcW w:w="630" w:type="dxa"/>
          </w:tcPr>
          <w:p w14:paraId="35B4F2D2" w14:textId="77777777" w:rsidR="009427C6" w:rsidRDefault="009427C6">
            <w:pPr>
              <w:pStyle w:val="TableText"/>
              <w:rPr>
                <w:rFonts w:ascii="Arial" w:hAnsi="Arial"/>
                <w:sz w:val="20"/>
              </w:rPr>
            </w:pPr>
            <w:r>
              <w:rPr>
                <w:rFonts w:ascii="Arial" w:hAnsi="Arial"/>
                <w:sz w:val="20"/>
              </w:rPr>
              <w:t>36B</w:t>
            </w:r>
          </w:p>
        </w:tc>
        <w:tc>
          <w:tcPr>
            <w:tcW w:w="990" w:type="dxa"/>
          </w:tcPr>
          <w:p w14:paraId="79D438AE" w14:textId="77777777" w:rsidR="009427C6" w:rsidRDefault="009427C6">
            <w:pPr>
              <w:pStyle w:val="TableText"/>
              <w:rPr>
                <w:rFonts w:ascii="Arial" w:hAnsi="Arial"/>
                <w:sz w:val="20"/>
              </w:rPr>
            </w:pPr>
            <w:r>
              <w:rPr>
                <w:rFonts w:ascii="Arial" w:hAnsi="Arial"/>
                <w:sz w:val="20"/>
              </w:rPr>
              <w:t xml:space="preserve"> QISS</w:t>
            </w:r>
          </w:p>
        </w:tc>
        <w:tc>
          <w:tcPr>
            <w:tcW w:w="3150" w:type="dxa"/>
          </w:tcPr>
          <w:p w14:paraId="5D8F559C" w14:textId="77777777" w:rsidR="009427C6" w:rsidRDefault="009427C6">
            <w:pPr>
              <w:pStyle w:val="TableText"/>
              <w:rPr>
                <w:rFonts w:ascii="Arial" w:hAnsi="Arial"/>
                <w:sz w:val="20"/>
              </w:rPr>
            </w:pPr>
            <w:r>
              <w:rPr>
                <w:rFonts w:ascii="Arial" w:hAnsi="Arial"/>
                <w:sz w:val="20"/>
              </w:rPr>
              <w:t xml:space="preserve">Quantity Issued </w:t>
            </w:r>
          </w:p>
          <w:p w14:paraId="5ED418D0" w14:textId="77777777" w:rsidR="009427C6" w:rsidRDefault="009427C6">
            <w:pPr>
              <w:pStyle w:val="TableText"/>
              <w:rPr>
                <w:rFonts w:ascii="Arial" w:hAnsi="Arial"/>
                <w:sz w:val="20"/>
              </w:rPr>
            </w:pPr>
            <w:r>
              <w:rPr>
                <w:rFonts w:ascii="Arial" w:hAnsi="Arial"/>
                <w:sz w:val="20"/>
              </w:rPr>
              <w:t>(Issued Amount)</w:t>
            </w:r>
          </w:p>
        </w:tc>
        <w:tc>
          <w:tcPr>
            <w:tcW w:w="630" w:type="dxa"/>
          </w:tcPr>
          <w:p w14:paraId="09C8C6EC" w14:textId="77777777" w:rsidR="009427C6" w:rsidRDefault="009427C6">
            <w:pPr>
              <w:pStyle w:val="TableText"/>
              <w:rPr>
                <w:rFonts w:ascii="Arial" w:hAnsi="Arial"/>
                <w:sz w:val="20"/>
              </w:rPr>
            </w:pPr>
            <w:r>
              <w:rPr>
                <w:rFonts w:ascii="Arial" w:hAnsi="Arial"/>
                <w:sz w:val="20"/>
              </w:rPr>
              <w:t>M</w:t>
            </w:r>
          </w:p>
        </w:tc>
        <w:tc>
          <w:tcPr>
            <w:tcW w:w="3150" w:type="dxa"/>
          </w:tcPr>
          <w:p w14:paraId="7683F9AA" w14:textId="77777777" w:rsidR="009427C6" w:rsidRDefault="009427C6">
            <w:pPr>
              <w:pStyle w:val="TableText"/>
              <w:rPr>
                <w:rFonts w:ascii="Arial" w:hAnsi="Arial"/>
                <w:sz w:val="20"/>
              </w:rPr>
            </w:pPr>
            <w:r>
              <w:rPr>
                <w:rFonts w:ascii="Arial" w:hAnsi="Arial"/>
                <w:sz w:val="20"/>
              </w:rPr>
              <w:t>//FAMT/15d</w:t>
            </w:r>
            <w:r>
              <w:rPr>
                <w:rFonts w:ascii="Arial" w:hAnsi="Arial"/>
                <w:b/>
                <w:sz w:val="20"/>
              </w:rPr>
              <w:t>(To match with the original default amount notified by STRATE)(Down to 3 Decimals)</w:t>
            </w:r>
          </w:p>
        </w:tc>
      </w:tr>
    </w:tbl>
    <w:p w14:paraId="6DD2305C" w14:textId="77777777" w:rsidR="009427C6" w:rsidRDefault="009427C6">
      <w:pPr>
        <w:rPr>
          <w:del w:id="106" w:author="jse" w:date="2004-03-23T10:36:00Z"/>
          <w:rFonts w:ascii="Arial" w:hAnsi="Arial"/>
          <w:sz w:val="20"/>
        </w:rPr>
      </w:pPr>
    </w:p>
    <w:p w14:paraId="339638A7" w14:textId="77777777" w:rsidR="009427C6" w:rsidRDefault="009427C6">
      <w:pPr>
        <w:pStyle w:val="Header"/>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990"/>
        <w:gridCol w:w="3150"/>
        <w:gridCol w:w="630"/>
        <w:gridCol w:w="3150"/>
      </w:tblGrid>
      <w:tr w:rsidR="009427C6" w14:paraId="4C0C56C1" w14:textId="77777777">
        <w:tblPrEx>
          <w:tblCellMar>
            <w:top w:w="0" w:type="dxa"/>
            <w:bottom w:w="0" w:type="dxa"/>
          </w:tblCellMar>
        </w:tblPrEx>
        <w:tc>
          <w:tcPr>
            <w:tcW w:w="720" w:type="dxa"/>
          </w:tcPr>
          <w:p w14:paraId="2508227B" w14:textId="77777777" w:rsidR="009427C6" w:rsidRDefault="009427C6">
            <w:pPr>
              <w:pStyle w:val="TableText"/>
              <w:tabs>
                <w:tab w:val="num" w:pos="360"/>
              </w:tabs>
              <w:ind w:left="360" w:hanging="360"/>
              <w:rPr>
                <w:rFonts w:ascii="Arial" w:hAnsi="Arial"/>
                <w:sz w:val="20"/>
              </w:rPr>
            </w:pPr>
            <w:r>
              <w:rPr>
                <w:rFonts w:ascii="Arial" w:hAnsi="Arial"/>
                <w:sz w:val="20"/>
              </w:rPr>
              <w:t>13.</w:t>
            </w:r>
          </w:p>
        </w:tc>
        <w:tc>
          <w:tcPr>
            <w:tcW w:w="630" w:type="dxa"/>
          </w:tcPr>
          <w:p w14:paraId="441F8AEC" w14:textId="77777777" w:rsidR="009427C6" w:rsidRDefault="009427C6">
            <w:pPr>
              <w:pStyle w:val="TableText"/>
              <w:rPr>
                <w:rFonts w:ascii="Arial" w:hAnsi="Arial"/>
                <w:sz w:val="20"/>
              </w:rPr>
            </w:pPr>
            <w:r>
              <w:rPr>
                <w:rFonts w:ascii="Arial" w:hAnsi="Arial"/>
                <w:sz w:val="20"/>
              </w:rPr>
              <w:t>16S</w:t>
            </w:r>
          </w:p>
        </w:tc>
        <w:tc>
          <w:tcPr>
            <w:tcW w:w="990" w:type="dxa"/>
          </w:tcPr>
          <w:p w14:paraId="09214918" w14:textId="77777777" w:rsidR="009427C6" w:rsidRDefault="009427C6">
            <w:pPr>
              <w:pStyle w:val="TableText"/>
              <w:rPr>
                <w:rFonts w:ascii="Arial" w:hAnsi="Arial"/>
                <w:sz w:val="20"/>
              </w:rPr>
            </w:pPr>
          </w:p>
        </w:tc>
        <w:tc>
          <w:tcPr>
            <w:tcW w:w="3150" w:type="dxa"/>
          </w:tcPr>
          <w:p w14:paraId="5CFDCA86" w14:textId="77777777" w:rsidR="009427C6" w:rsidRDefault="009427C6">
            <w:pPr>
              <w:pStyle w:val="TableText"/>
              <w:rPr>
                <w:rFonts w:ascii="Arial" w:hAnsi="Arial"/>
                <w:sz w:val="20"/>
              </w:rPr>
            </w:pPr>
            <w:r>
              <w:rPr>
                <w:rFonts w:ascii="Arial" w:hAnsi="Arial"/>
                <w:sz w:val="20"/>
              </w:rPr>
              <w:t>End of block</w:t>
            </w:r>
          </w:p>
          <w:p w14:paraId="0F4F6859" w14:textId="77777777" w:rsidR="009427C6" w:rsidRDefault="009427C6">
            <w:pPr>
              <w:pStyle w:val="TableText"/>
              <w:rPr>
                <w:rFonts w:ascii="Arial" w:hAnsi="Arial"/>
                <w:sz w:val="20"/>
              </w:rPr>
            </w:pPr>
            <w:r>
              <w:rPr>
                <w:rFonts w:ascii="Arial" w:hAnsi="Arial"/>
                <w:sz w:val="20"/>
              </w:rPr>
              <w:t>- MMI Details</w:t>
            </w:r>
          </w:p>
        </w:tc>
        <w:tc>
          <w:tcPr>
            <w:tcW w:w="630" w:type="dxa"/>
          </w:tcPr>
          <w:p w14:paraId="7462E6DC" w14:textId="77777777" w:rsidR="009427C6" w:rsidRDefault="009427C6">
            <w:pPr>
              <w:pStyle w:val="TableText"/>
              <w:rPr>
                <w:rFonts w:ascii="Arial" w:hAnsi="Arial"/>
                <w:sz w:val="20"/>
              </w:rPr>
            </w:pPr>
            <w:r>
              <w:rPr>
                <w:rFonts w:ascii="Arial" w:hAnsi="Arial"/>
                <w:sz w:val="20"/>
              </w:rPr>
              <w:t>M</w:t>
            </w:r>
          </w:p>
        </w:tc>
        <w:tc>
          <w:tcPr>
            <w:tcW w:w="3150" w:type="dxa"/>
          </w:tcPr>
          <w:p w14:paraId="113F7F89" w14:textId="77777777" w:rsidR="009427C6" w:rsidRDefault="009427C6">
            <w:pPr>
              <w:pStyle w:val="TableText"/>
              <w:rPr>
                <w:rFonts w:ascii="Arial" w:hAnsi="Arial"/>
                <w:sz w:val="20"/>
              </w:rPr>
            </w:pPr>
            <w:r>
              <w:rPr>
                <w:rFonts w:ascii="Arial" w:hAnsi="Arial"/>
                <w:sz w:val="20"/>
              </w:rPr>
              <w:t>MMID</w:t>
            </w:r>
          </w:p>
        </w:tc>
      </w:tr>
    </w:tbl>
    <w:p w14:paraId="1068F57F" w14:textId="77777777" w:rsidR="009427C6" w:rsidRDefault="009427C6">
      <w:pPr>
        <w:rPr>
          <w:rFonts w:ascii="Arial" w:hAnsi="Arial"/>
          <w:sz w:val="20"/>
        </w:rPr>
      </w:pPr>
      <w:r>
        <w:rPr>
          <w:rFonts w:ascii="Arial" w:hAnsi="Arial"/>
          <w:sz w:val="20"/>
        </w:rPr>
        <w:t xml:space="preserve">-----| </w:t>
      </w:r>
      <w:r>
        <w:rPr>
          <w:rFonts w:ascii="Arial" w:hAnsi="Arial"/>
          <w:b/>
          <w:sz w:val="20"/>
        </w:rPr>
        <w:t>End of Sequence B MMI Details</w:t>
      </w:r>
      <w:r>
        <w:rPr>
          <w:rFonts w:ascii="Arial" w:hAnsi="Arial"/>
          <w:sz w:val="20"/>
        </w:rPr>
        <w:t xml:space="preserve"> </w:t>
      </w:r>
    </w:p>
    <w:p w14:paraId="259EB246" w14:textId="77777777" w:rsidR="009427C6" w:rsidRDefault="009427C6">
      <w:pPr>
        <w:rPr>
          <w:rFonts w:ascii="Arial" w:hAnsi="Arial"/>
          <w:b/>
          <w:sz w:val="20"/>
          <w:u w:val="single"/>
        </w:rPr>
      </w:pPr>
    </w:p>
    <w:p w14:paraId="5429F68E" w14:textId="77777777" w:rsidR="009427C6" w:rsidRDefault="009427C6">
      <w:pPr>
        <w:rPr>
          <w:rFonts w:ascii="Arial" w:hAnsi="Arial"/>
          <w:b/>
          <w:sz w:val="20"/>
          <w:u w:val="single"/>
        </w:rPr>
      </w:pPr>
      <w:r>
        <w:rPr>
          <w:rFonts w:ascii="Arial" w:hAnsi="Arial"/>
          <w:b/>
          <w:sz w:val="20"/>
          <w:u w:val="single"/>
        </w:rPr>
        <w:t>Field Descriptions</w:t>
      </w:r>
    </w:p>
    <w:p w14:paraId="68E4783B" w14:textId="77777777" w:rsidR="009427C6" w:rsidRDefault="009427C6">
      <w:pPr>
        <w:rPr>
          <w:rFonts w:ascii="Arial" w:hAnsi="Arial"/>
          <w:b/>
          <w:sz w:val="20"/>
          <w:u w:val="single"/>
        </w:rPr>
      </w:pPr>
    </w:p>
    <w:p w14:paraId="1FE556B0" w14:textId="77777777" w:rsidR="009427C6" w:rsidRDefault="009427C6">
      <w:pPr>
        <w:tabs>
          <w:tab w:val="num" w:pos="360"/>
        </w:tabs>
        <w:ind w:left="360" w:hanging="360"/>
        <w:rPr>
          <w:rFonts w:ascii="Arial" w:hAnsi="Arial"/>
          <w:sz w:val="20"/>
        </w:rPr>
      </w:pPr>
      <w:r>
        <w:rPr>
          <w:rFonts w:ascii="Arial" w:hAnsi="Arial"/>
          <w:sz w:val="20"/>
        </w:rPr>
        <w:t>1.</w:t>
      </w:r>
      <w:r>
        <w:rPr>
          <w:rFonts w:ascii="Arial" w:hAnsi="Arial"/>
          <w:sz w:val="20"/>
        </w:rPr>
        <w:tab/>
        <w:t>Transaction reference (M): This field identifies the transaction reference of the message.</w:t>
      </w:r>
    </w:p>
    <w:p w14:paraId="3C3B5CF4" w14:textId="77777777" w:rsidR="009427C6" w:rsidRDefault="009427C6">
      <w:pPr>
        <w:rPr>
          <w:rFonts w:ascii="Arial" w:hAnsi="Arial"/>
          <w:sz w:val="20"/>
        </w:rPr>
      </w:pPr>
    </w:p>
    <w:p w14:paraId="4C69CD43" w14:textId="77777777" w:rsidR="009427C6" w:rsidRDefault="009427C6">
      <w:pPr>
        <w:tabs>
          <w:tab w:val="num" w:pos="360"/>
        </w:tabs>
        <w:ind w:left="360" w:hanging="360"/>
        <w:rPr>
          <w:rFonts w:ascii="Arial" w:hAnsi="Arial"/>
          <w:sz w:val="20"/>
        </w:rPr>
      </w:pPr>
      <w:r>
        <w:rPr>
          <w:rFonts w:ascii="Arial" w:hAnsi="Arial"/>
          <w:sz w:val="20"/>
        </w:rPr>
        <w:t>2.</w:t>
      </w:r>
      <w:r>
        <w:rPr>
          <w:rFonts w:ascii="Arial" w:hAnsi="Arial"/>
          <w:sz w:val="20"/>
        </w:rPr>
        <w:tab/>
        <w:t>Sub-message Type (M): This field identifies the sub-message type involved in the proprietary message. The valid value is:</w:t>
      </w:r>
    </w:p>
    <w:p w14:paraId="11F46E44" w14:textId="77777777" w:rsidR="009427C6" w:rsidRDefault="009427C6">
      <w:pPr>
        <w:tabs>
          <w:tab w:val="num" w:pos="360"/>
          <w:tab w:val="num" w:pos="720"/>
        </w:tabs>
        <w:rPr>
          <w:rFonts w:ascii="Arial" w:hAnsi="Arial"/>
          <w:sz w:val="20"/>
        </w:rPr>
      </w:pPr>
    </w:p>
    <w:p w14:paraId="6936E1E5" w14:textId="77777777" w:rsidR="009427C6" w:rsidRDefault="009427C6">
      <w:pPr>
        <w:numPr>
          <w:ilvl w:val="0"/>
          <w:numId w:val="19"/>
        </w:numPr>
        <w:rPr>
          <w:rFonts w:ascii="Arial" w:hAnsi="Arial"/>
          <w:sz w:val="20"/>
          <w:lang w:val="en-US"/>
        </w:rPr>
      </w:pPr>
      <w:r>
        <w:rPr>
          <w:rFonts w:ascii="Arial" w:hAnsi="Arial"/>
          <w:sz w:val="20"/>
        </w:rPr>
        <w:t>150 – ISIN Cancellation / De-Issue Request</w:t>
      </w:r>
    </w:p>
    <w:p w14:paraId="7984FB0F" w14:textId="77777777" w:rsidR="009427C6" w:rsidRDefault="009427C6">
      <w:pPr>
        <w:tabs>
          <w:tab w:val="num" w:pos="1800"/>
        </w:tabs>
        <w:ind w:left="360"/>
        <w:rPr>
          <w:rFonts w:ascii="Arial" w:hAnsi="Arial"/>
          <w:sz w:val="20"/>
          <w:lang w:val="en-US"/>
        </w:rPr>
      </w:pPr>
    </w:p>
    <w:p w14:paraId="7DA06BBA" w14:textId="77777777" w:rsidR="009427C6" w:rsidRDefault="009427C6">
      <w:pPr>
        <w:tabs>
          <w:tab w:val="num" w:pos="360"/>
        </w:tabs>
        <w:ind w:left="360" w:hanging="360"/>
        <w:rPr>
          <w:rFonts w:ascii="Arial" w:hAnsi="Arial"/>
          <w:sz w:val="20"/>
        </w:rPr>
      </w:pPr>
      <w:r>
        <w:rPr>
          <w:rFonts w:ascii="Arial" w:hAnsi="Arial"/>
          <w:sz w:val="20"/>
        </w:rPr>
        <w:t>3.</w:t>
      </w:r>
      <w:r>
        <w:rPr>
          <w:rFonts w:ascii="Arial" w:hAnsi="Arial"/>
          <w:sz w:val="20"/>
        </w:rPr>
        <w:tab/>
        <w:t>Proprietary Message (M): This field identifies that this is a proprietary message. This should not have any contents.</w:t>
      </w:r>
      <w:r>
        <w:rPr>
          <w:rFonts w:ascii="Arial" w:hAnsi="Arial"/>
          <w:sz w:val="20"/>
        </w:rPr>
        <w:br/>
      </w:r>
    </w:p>
    <w:p w14:paraId="0E51B363" w14:textId="77777777" w:rsidR="009427C6" w:rsidRDefault="009427C6">
      <w:pPr>
        <w:tabs>
          <w:tab w:val="num" w:pos="360"/>
        </w:tabs>
        <w:ind w:left="360" w:hanging="360"/>
        <w:rPr>
          <w:rFonts w:ascii="Arial" w:hAnsi="Arial"/>
          <w:sz w:val="20"/>
        </w:rPr>
      </w:pPr>
      <w:r>
        <w:rPr>
          <w:rFonts w:ascii="Arial" w:hAnsi="Arial"/>
          <w:sz w:val="20"/>
        </w:rPr>
        <w:t>4.</w:t>
      </w:r>
      <w:r>
        <w:rPr>
          <w:rFonts w:ascii="Arial" w:hAnsi="Arial"/>
          <w:sz w:val="20"/>
        </w:rPr>
        <w:tab/>
        <w:t>Start of GENL block (M): This field identifies the start of GENL block and it should have a value of GENL.</w:t>
      </w:r>
    </w:p>
    <w:p w14:paraId="6F5B9755" w14:textId="77777777" w:rsidR="009427C6" w:rsidRDefault="009427C6">
      <w:pPr>
        <w:rPr>
          <w:rFonts w:ascii="Arial" w:hAnsi="Arial"/>
          <w:sz w:val="20"/>
        </w:rPr>
      </w:pPr>
    </w:p>
    <w:p w14:paraId="27C984D4" w14:textId="77777777" w:rsidR="009427C6" w:rsidRDefault="009427C6">
      <w:pPr>
        <w:tabs>
          <w:tab w:val="num" w:pos="360"/>
        </w:tabs>
        <w:ind w:left="360" w:hanging="360"/>
        <w:rPr>
          <w:rFonts w:ascii="Arial" w:hAnsi="Arial"/>
          <w:sz w:val="20"/>
        </w:rPr>
      </w:pPr>
      <w:r>
        <w:rPr>
          <w:rFonts w:ascii="Arial" w:hAnsi="Arial"/>
          <w:sz w:val="20"/>
        </w:rPr>
        <w:t>5.</w:t>
      </w:r>
      <w:r>
        <w:rPr>
          <w:rFonts w:ascii="Arial" w:hAnsi="Arial"/>
          <w:sz w:val="20"/>
        </w:rPr>
        <w:tab/>
        <w:t>Function of the message (M): This field identifies the function of the message. The valid value is:</w:t>
      </w:r>
    </w:p>
    <w:p w14:paraId="78F97089" w14:textId="77777777" w:rsidR="009427C6" w:rsidRDefault="009427C6">
      <w:pPr>
        <w:tabs>
          <w:tab w:val="num" w:pos="360"/>
        </w:tabs>
        <w:rPr>
          <w:rFonts w:ascii="Arial" w:hAnsi="Arial"/>
          <w:sz w:val="20"/>
        </w:rPr>
      </w:pPr>
    </w:p>
    <w:p w14:paraId="145F2877" w14:textId="77777777" w:rsidR="009427C6" w:rsidRDefault="009427C6">
      <w:pPr>
        <w:numPr>
          <w:ilvl w:val="0"/>
          <w:numId w:val="19"/>
        </w:numPr>
        <w:rPr>
          <w:rFonts w:ascii="Arial" w:hAnsi="Arial"/>
          <w:sz w:val="20"/>
        </w:rPr>
      </w:pPr>
      <w:r>
        <w:rPr>
          <w:rFonts w:ascii="Arial" w:hAnsi="Arial"/>
          <w:sz w:val="20"/>
        </w:rPr>
        <w:t>NEWM – New Message.</w:t>
      </w:r>
    </w:p>
    <w:p w14:paraId="21A017E7" w14:textId="77777777" w:rsidR="009427C6" w:rsidRDefault="009427C6">
      <w:pPr>
        <w:tabs>
          <w:tab w:val="num" w:pos="709"/>
        </w:tabs>
        <w:ind w:left="360"/>
        <w:rPr>
          <w:rFonts w:ascii="Arial" w:hAnsi="Arial"/>
          <w:sz w:val="20"/>
        </w:rPr>
      </w:pPr>
    </w:p>
    <w:p w14:paraId="15C1B503" w14:textId="77777777" w:rsidR="009427C6" w:rsidRDefault="009427C6">
      <w:pPr>
        <w:tabs>
          <w:tab w:val="num" w:pos="360"/>
        </w:tabs>
        <w:ind w:left="360" w:hanging="360"/>
        <w:rPr>
          <w:rFonts w:ascii="Arial" w:hAnsi="Arial"/>
          <w:sz w:val="20"/>
        </w:rPr>
      </w:pPr>
      <w:r>
        <w:rPr>
          <w:rFonts w:ascii="Arial" w:hAnsi="Arial"/>
          <w:sz w:val="20"/>
        </w:rPr>
        <w:t>6.</w:t>
      </w:r>
      <w:r>
        <w:rPr>
          <w:rFonts w:ascii="Arial" w:hAnsi="Arial"/>
          <w:sz w:val="20"/>
        </w:rPr>
        <w:tab/>
        <w:t>Preparation date and time (O): This field gives the preparation date and time of the message.</w:t>
      </w:r>
    </w:p>
    <w:p w14:paraId="434A017E" w14:textId="77777777" w:rsidR="009427C6" w:rsidRDefault="009427C6">
      <w:pPr>
        <w:rPr>
          <w:rFonts w:ascii="Arial" w:hAnsi="Arial"/>
          <w:sz w:val="20"/>
        </w:rPr>
      </w:pPr>
    </w:p>
    <w:p w14:paraId="09280A9B" w14:textId="77777777" w:rsidR="009427C6" w:rsidRDefault="009427C6">
      <w:pPr>
        <w:tabs>
          <w:tab w:val="num" w:pos="360"/>
        </w:tabs>
        <w:ind w:left="360" w:hanging="360"/>
        <w:rPr>
          <w:rFonts w:ascii="Arial" w:hAnsi="Arial"/>
          <w:sz w:val="20"/>
        </w:rPr>
      </w:pPr>
      <w:r>
        <w:rPr>
          <w:rFonts w:ascii="Arial" w:hAnsi="Arial"/>
          <w:sz w:val="20"/>
        </w:rPr>
        <w:t>7.</w:t>
      </w:r>
      <w:r>
        <w:rPr>
          <w:rFonts w:ascii="Arial" w:hAnsi="Arial"/>
          <w:sz w:val="20"/>
        </w:rPr>
        <w:tab/>
        <w:t>Type of instruction indicator (M): This field identifies the instruction indicator. The valid value is:</w:t>
      </w:r>
    </w:p>
    <w:p w14:paraId="602B88E4" w14:textId="77777777" w:rsidR="009427C6" w:rsidRDefault="009427C6">
      <w:pPr>
        <w:tabs>
          <w:tab w:val="num" w:pos="360"/>
        </w:tabs>
        <w:rPr>
          <w:rFonts w:ascii="Arial" w:hAnsi="Arial"/>
          <w:sz w:val="20"/>
        </w:rPr>
      </w:pPr>
    </w:p>
    <w:p w14:paraId="012F6F98" w14:textId="77777777" w:rsidR="009427C6" w:rsidRDefault="009427C6">
      <w:pPr>
        <w:numPr>
          <w:ilvl w:val="0"/>
          <w:numId w:val="19"/>
        </w:numPr>
        <w:rPr>
          <w:rFonts w:ascii="Arial" w:hAnsi="Arial"/>
          <w:sz w:val="20"/>
        </w:rPr>
      </w:pPr>
      <w:r>
        <w:rPr>
          <w:rFonts w:ascii="Arial" w:hAnsi="Arial"/>
          <w:sz w:val="20"/>
        </w:rPr>
        <w:t>DISS –De-Issue of ISIN.</w:t>
      </w:r>
    </w:p>
    <w:p w14:paraId="13D8C8C1" w14:textId="77777777" w:rsidR="009427C6" w:rsidRDefault="009427C6">
      <w:pPr>
        <w:rPr>
          <w:rFonts w:ascii="Arial" w:hAnsi="Arial"/>
          <w:sz w:val="20"/>
        </w:rPr>
      </w:pPr>
    </w:p>
    <w:p w14:paraId="7E9A3FDE" w14:textId="77777777" w:rsidR="009427C6" w:rsidRDefault="009427C6">
      <w:pPr>
        <w:tabs>
          <w:tab w:val="num" w:pos="360"/>
        </w:tabs>
        <w:ind w:left="360" w:hanging="360"/>
        <w:rPr>
          <w:rFonts w:ascii="Arial" w:hAnsi="Arial"/>
          <w:sz w:val="20"/>
        </w:rPr>
      </w:pPr>
      <w:r>
        <w:rPr>
          <w:rFonts w:ascii="Arial" w:hAnsi="Arial"/>
          <w:sz w:val="20"/>
        </w:rPr>
        <w:t>8.</w:t>
      </w:r>
      <w:r>
        <w:rPr>
          <w:rFonts w:ascii="Arial" w:hAnsi="Arial"/>
          <w:sz w:val="20"/>
        </w:rPr>
        <w:tab/>
        <w:t>End of GENL block (M): This field identifies the end of GENL block and it should have a value of GENL.</w:t>
      </w:r>
    </w:p>
    <w:p w14:paraId="7E913659" w14:textId="77777777" w:rsidR="009427C6" w:rsidRDefault="009427C6">
      <w:pPr>
        <w:rPr>
          <w:rFonts w:ascii="Arial" w:hAnsi="Arial"/>
          <w:sz w:val="20"/>
        </w:rPr>
      </w:pPr>
    </w:p>
    <w:p w14:paraId="23DEDECF" w14:textId="77777777" w:rsidR="009427C6" w:rsidRDefault="009427C6">
      <w:pPr>
        <w:tabs>
          <w:tab w:val="num" w:pos="360"/>
        </w:tabs>
        <w:ind w:left="360" w:hanging="360"/>
        <w:rPr>
          <w:rFonts w:ascii="Arial" w:hAnsi="Arial"/>
          <w:sz w:val="20"/>
        </w:rPr>
      </w:pPr>
      <w:r>
        <w:rPr>
          <w:rFonts w:ascii="Arial" w:hAnsi="Arial"/>
          <w:sz w:val="20"/>
        </w:rPr>
        <w:t>9.</w:t>
      </w:r>
      <w:r>
        <w:rPr>
          <w:rFonts w:ascii="Arial" w:hAnsi="Arial"/>
          <w:sz w:val="20"/>
        </w:rPr>
        <w:tab/>
        <w:t>Start of MMID block (M): This field identifies the start of the MMI Details block and it should have a value of MMID.</w:t>
      </w:r>
    </w:p>
    <w:p w14:paraId="38166306" w14:textId="77777777" w:rsidR="009427C6" w:rsidRDefault="009427C6">
      <w:pPr>
        <w:rPr>
          <w:rFonts w:ascii="Arial" w:hAnsi="Arial"/>
          <w:sz w:val="20"/>
        </w:rPr>
      </w:pPr>
    </w:p>
    <w:p w14:paraId="4DE19D05" w14:textId="77777777" w:rsidR="009427C6" w:rsidRDefault="009427C6">
      <w:pPr>
        <w:tabs>
          <w:tab w:val="num" w:pos="360"/>
        </w:tabs>
        <w:ind w:left="360" w:hanging="360"/>
        <w:rPr>
          <w:rFonts w:ascii="Arial" w:hAnsi="Arial"/>
          <w:sz w:val="20"/>
        </w:rPr>
      </w:pPr>
      <w:r>
        <w:rPr>
          <w:rFonts w:ascii="Arial" w:hAnsi="Arial"/>
          <w:sz w:val="20"/>
        </w:rPr>
        <w:t>10.</w:t>
      </w:r>
      <w:r>
        <w:rPr>
          <w:rFonts w:ascii="Arial" w:hAnsi="Arial"/>
          <w:sz w:val="20"/>
        </w:rPr>
        <w:tab/>
        <w:t xml:space="preserve">Issuer's Participant Code (M): This field identifies the Participant Code of the Issuer. </w:t>
      </w:r>
    </w:p>
    <w:p w14:paraId="6351995D" w14:textId="77777777" w:rsidR="009427C6" w:rsidRDefault="009427C6">
      <w:pPr>
        <w:rPr>
          <w:rFonts w:ascii="Arial" w:hAnsi="Arial"/>
          <w:sz w:val="20"/>
        </w:rPr>
      </w:pPr>
    </w:p>
    <w:p w14:paraId="4C7568BD" w14:textId="77777777" w:rsidR="009427C6" w:rsidRDefault="009427C6">
      <w:pPr>
        <w:tabs>
          <w:tab w:val="num" w:pos="360"/>
        </w:tabs>
        <w:ind w:left="360" w:hanging="360"/>
        <w:rPr>
          <w:rFonts w:ascii="Arial" w:hAnsi="Arial"/>
          <w:sz w:val="20"/>
        </w:rPr>
      </w:pPr>
      <w:r>
        <w:rPr>
          <w:rFonts w:ascii="Arial" w:hAnsi="Arial"/>
          <w:sz w:val="20"/>
        </w:rPr>
        <w:t>11.</w:t>
      </w:r>
      <w:r>
        <w:rPr>
          <w:rFonts w:ascii="Arial" w:hAnsi="Arial"/>
          <w:sz w:val="20"/>
        </w:rPr>
        <w:tab/>
        <w:t xml:space="preserve">Identification of securities (M): This field identifies the ISIN information. </w:t>
      </w:r>
    </w:p>
    <w:p w14:paraId="4F400056" w14:textId="77777777" w:rsidR="009427C6" w:rsidRDefault="009427C6">
      <w:pPr>
        <w:tabs>
          <w:tab w:val="num" w:pos="360"/>
        </w:tabs>
        <w:rPr>
          <w:rFonts w:ascii="Arial" w:hAnsi="Arial"/>
          <w:sz w:val="20"/>
        </w:rPr>
      </w:pPr>
    </w:p>
    <w:p w14:paraId="6559CFBD" w14:textId="77777777" w:rsidR="009427C6" w:rsidRDefault="009427C6">
      <w:pPr>
        <w:numPr>
          <w:ilvl w:val="0"/>
          <w:numId w:val="19"/>
        </w:numPr>
        <w:rPr>
          <w:rFonts w:ascii="Arial" w:hAnsi="Arial"/>
          <w:sz w:val="20"/>
        </w:rPr>
      </w:pPr>
      <w:r>
        <w:rPr>
          <w:rFonts w:ascii="Arial" w:hAnsi="Arial"/>
          <w:sz w:val="20"/>
        </w:rPr>
        <w:t>Sub-Field 1 is Mandatory.</w:t>
      </w:r>
    </w:p>
    <w:p w14:paraId="41836019" w14:textId="77777777" w:rsidR="009427C6" w:rsidRDefault="009427C6">
      <w:pPr>
        <w:numPr>
          <w:ilvl w:val="0"/>
          <w:numId w:val="19"/>
        </w:numPr>
        <w:rPr>
          <w:rFonts w:ascii="Arial" w:hAnsi="Arial"/>
          <w:sz w:val="20"/>
        </w:rPr>
      </w:pPr>
      <w:r>
        <w:rPr>
          <w:rFonts w:ascii="Arial" w:hAnsi="Arial"/>
          <w:sz w:val="20"/>
        </w:rPr>
        <w:t>Sub-Field 2 is Optional.</w:t>
      </w:r>
    </w:p>
    <w:p w14:paraId="680A8223" w14:textId="77777777" w:rsidR="009427C6" w:rsidRDefault="009427C6">
      <w:pPr>
        <w:tabs>
          <w:tab w:val="num" w:pos="709"/>
        </w:tabs>
        <w:ind w:left="360"/>
        <w:rPr>
          <w:rFonts w:ascii="Arial" w:hAnsi="Arial"/>
          <w:sz w:val="20"/>
        </w:rPr>
      </w:pPr>
    </w:p>
    <w:p w14:paraId="762F577F" w14:textId="77777777" w:rsidR="009427C6" w:rsidRDefault="009427C6">
      <w:pPr>
        <w:tabs>
          <w:tab w:val="num" w:pos="360"/>
        </w:tabs>
        <w:ind w:left="360" w:hanging="360"/>
        <w:rPr>
          <w:rFonts w:ascii="Arial" w:hAnsi="Arial"/>
          <w:sz w:val="20"/>
        </w:rPr>
      </w:pPr>
      <w:r>
        <w:rPr>
          <w:rFonts w:ascii="Arial" w:hAnsi="Arial"/>
          <w:sz w:val="20"/>
        </w:rPr>
        <w:t>12.</w:t>
      </w:r>
      <w:r>
        <w:rPr>
          <w:rFonts w:ascii="Arial" w:hAnsi="Arial"/>
          <w:sz w:val="20"/>
        </w:rPr>
        <w:tab/>
        <w:t>Quantity Cancelled / De-Issued (M): This field identifies the cancelled / De-Issued amount of a financial instrument.</w:t>
      </w:r>
      <w:r>
        <w:rPr>
          <w:rFonts w:ascii="Arial" w:hAnsi="Arial"/>
          <w:b/>
          <w:sz w:val="20"/>
        </w:rPr>
        <w:t xml:space="preserve"> (To match with the original default amount notified by STRATE)(Down to 3 Decimals)</w:t>
      </w:r>
    </w:p>
    <w:p w14:paraId="113C9ABA" w14:textId="77777777" w:rsidR="009427C6" w:rsidRDefault="009427C6">
      <w:pPr>
        <w:rPr>
          <w:rFonts w:ascii="Arial" w:hAnsi="Arial"/>
          <w:sz w:val="20"/>
        </w:rPr>
      </w:pPr>
    </w:p>
    <w:p w14:paraId="5D088126" w14:textId="77777777" w:rsidR="009427C6" w:rsidRDefault="009427C6">
      <w:pPr>
        <w:tabs>
          <w:tab w:val="num" w:pos="360"/>
        </w:tabs>
        <w:ind w:left="360" w:hanging="360"/>
        <w:rPr>
          <w:rFonts w:ascii="Arial" w:hAnsi="Arial"/>
          <w:sz w:val="20"/>
        </w:rPr>
      </w:pPr>
      <w:r>
        <w:rPr>
          <w:rFonts w:ascii="Arial" w:hAnsi="Arial"/>
          <w:sz w:val="20"/>
        </w:rPr>
        <w:t>13.</w:t>
      </w:r>
      <w:r>
        <w:rPr>
          <w:rFonts w:ascii="Arial" w:hAnsi="Arial"/>
          <w:sz w:val="20"/>
        </w:rPr>
        <w:tab/>
        <w:t>End of MMID block (M): This field identifies the end of the MMI Details block and should have a value of MMID.</w:t>
      </w:r>
    </w:p>
    <w:p w14:paraId="2A4F75C2" w14:textId="77777777" w:rsidR="009427C6" w:rsidRDefault="009427C6">
      <w:pPr>
        <w:rPr>
          <w:rFonts w:ascii="Arial" w:hAnsi="Arial"/>
          <w:sz w:val="20"/>
        </w:rPr>
      </w:pPr>
    </w:p>
    <w:p w14:paraId="45655CFB" w14:textId="77777777" w:rsidR="009427C6" w:rsidRDefault="009427C6">
      <w:pPr>
        <w:rPr>
          <w:rFonts w:ascii="Arial" w:hAnsi="Arial"/>
          <w:sz w:val="20"/>
        </w:rPr>
        <w:sectPr w:rsidR="009427C6">
          <w:pgSz w:w="11906" w:h="16838"/>
          <w:pgMar w:top="1440" w:right="1800" w:bottom="1440" w:left="1800" w:header="708" w:footer="708" w:gutter="0"/>
          <w:cols w:space="708"/>
          <w:docGrid w:linePitch="360"/>
        </w:sectPr>
      </w:pPr>
    </w:p>
    <w:p w14:paraId="5CACEA4A" w14:textId="77777777" w:rsidR="009427C6" w:rsidRDefault="009427C6">
      <w:pPr>
        <w:pStyle w:val="Heading1"/>
      </w:pPr>
      <w:bookmarkStart w:id="107" w:name="_Toc67810904"/>
      <w:r>
        <w:lastRenderedPageBreak/>
        <w:t>Appendix G ISIN Cancellation/De-issue Request Rejection from NNA</w:t>
      </w:r>
      <w:bookmarkEnd w:id="107"/>
    </w:p>
    <w:p w14:paraId="70A5024E" w14:textId="77777777" w:rsidR="009427C6" w:rsidRDefault="009427C6">
      <w:pPr>
        <w:rPr>
          <w:rFonts w:ascii="Arial" w:hAnsi="Arial"/>
          <w:sz w:val="20"/>
          <w:lang w:val="en-US"/>
        </w:rPr>
      </w:pPr>
    </w:p>
    <w:p w14:paraId="055659FC" w14:textId="77777777" w:rsidR="009427C6" w:rsidRDefault="009427C6">
      <w:pPr>
        <w:pStyle w:val="Heading2"/>
      </w:pPr>
      <w:bookmarkStart w:id="108" w:name="_Toc67810905"/>
      <w:r>
        <w:t>ISIN Cancellation Request Rejection from NNA</w:t>
      </w:r>
      <w:bookmarkEnd w:id="108"/>
      <w:r>
        <w:t xml:space="preserve"> </w:t>
      </w:r>
    </w:p>
    <w:p w14:paraId="5CC6BE62" w14:textId="77777777" w:rsidR="009427C6" w:rsidRDefault="009427C6">
      <w:pPr>
        <w:rPr>
          <w:rFonts w:ascii="Arial" w:hAnsi="Arial"/>
          <w:sz w:val="20"/>
        </w:rPr>
      </w:pPr>
    </w:p>
    <w:p w14:paraId="4F82AB63" w14:textId="77777777" w:rsidR="009427C6" w:rsidRDefault="009427C6">
      <w:pPr>
        <w:rPr>
          <w:rFonts w:ascii="Arial" w:hAnsi="Arial"/>
          <w:sz w:val="20"/>
        </w:rPr>
      </w:pPr>
      <w:r>
        <w:rPr>
          <w:rFonts w:ascii="Arial" w:hAnsi="Arial"/>
          <w:sz w:val="20"/>
        </w:rPr>
        <w:t>The rejection from NNA can be of two types:</w:t>
      </w:r>
    </w:p>
    <w:p w14:paraId="62F5E37B" w14:textId="77777777" w:rsidR="009427C6" w:rsidRDefault="009427C6">
      <w:pPr>
        <w:rPr>
          <w:rFonts w:ascii="Arial" w:hAnsi="Arial"/>
          <w:sz w:val="20"/>
        </w:rPr>
      </w:pPr>
    </w:p>
    <w:p w14:paraId="0E24E2D1" w14:textId="77777777" w:rsidR="009427C6" w:rsidRDefault="009427C6">
      <w:pPr>
        <w:tabs>
          <w:tab w:val="num" w:pos="360"/>
        </w:tabs>
        <w:ind w:left="360" w:hanging="360"/>
        <w:rPr>
          <w:rFonts w:ascii="Arial" w:hAnsi="Arial"/>
          <w:sz w:val="20"/>
        </w:rPr>
      </w:pPr>
      <w:r>
        <w:rPr>
          <w:rFonts w:ascii="Arial" w:hAnsi="Arial"/>
          <w:sz w:val="20"/>
        </w:rPr>
        <w:t>Format Rejection (MT598-901).</w:t>
      </w:r>
    </w:p>
    <w:p w14:paraId="381E2C71" w14:textId="77777777" w:rsidR="009427C6" w:rsidRDefault="009427C6">
      <w:pPr>
        <w:tabs>
          <w:tab w:val="num" w:pos="360"/>
        </w:tabs>
        <w:ind w:left="360" w:hanging="360"/>
        <w:rPr>
          <w:rFonts w:ascii="Arial" w:hAnsi="Arial"/>
          <w:sz w:val="20"/>
        </w:rPr>
      </w:pPr>
      <w:r>
        <w:rPr>
          <w:rFonts w:ascii="Arial" w:hAnsi="Arial"/>
          <w:sz w:val="20"/>
        </w:rPr>
        <w:t>Message Content Rejection (MT598-902).</w:t>
      </w:r>
    </w:p>
    <w:p w14:paraId="789BAD95" w14:textId="77777777" w:rsidR="009427C6" w:rsidRDefault="009427C6">
      <w:pPr>
        <w:rPr>
          <w:rFonts w:ascii="Arial" w:hAnsi="Arial"/>
          <w:sz w:val="20"/>
        </w:rPr>
      </w:pPr>
    </w:p>
    <w:p w14:paraId="075F38B9" w14:textId="77777777" w:rsidR="009427C6" w:rsidRDefault="009427C6">
      <w:pPr>
        <w:pStyle w:val="Heading2"/>
      </w:pPr>
      <w:bookmarkStart w:id="109" w:name="_Toc67810906"/>
      <w:r>
        <w:t>Format Rejection – MT598-901</w:t>
      </w:r>
      <w:bookmarkEnd w:id="109"/>
    </w:p>
    <w:p w14:paraId="6B0FD3F7" w14:textId="77777777" w:rsidR="009427C6" w:rsidRDefault="009427C6">
      <w:pPr>
        <w:pStyle w:val="TableText"/>
        <w:rPr>
          <w:rFonts w:ascii="Arial" w:hAnsi="Arial"/>
          <w:spacing w:val="0"/>
          <w:sz w:val="20"/>
          <w:lang w:val="en-AU"/>
        </w:rPr>
      </w:pPr>
    </w:p>
    <w:p w14:paraId="5943A4DD" w14:textId="77777777" w:rsidR="009427C6" w:rsidRDefault="009427C6">
      <w:pPr>
        <w:rPr>
          <w:rFonts w:ascii="Arial" w:hAnsi="Arial"/>
          <w:b/>
          <w:sz w:val="20"/>
          <w:lang w:val="en-AU"/>
        </w:rPr>
      </w:pPr>
      <w:r>
        <w:rPr>
          <w:rFonts w:ascii="Arial" w:hAnsi="Arial"/>
          <w:sz w:val="20"/>
          <w:lang w:val="en-AU"/>
        </w:rPr>
        <w:t xml:space="preserve">On receipt of the message (MT598-150) from STRATE, NNA will perform basic validations. If the format of the message is not as per </w:t>
      </w:r>
      <w:r>
        <w:rPr>
          <w:rFonts w:ascii="Arial" w:hAnsi="Arial"/>
          <w:b/>
          <w:sz w:val="20"/>
          <w:lang w:val="en-AU"/>
        </w:rPr>
        <w:t>‘Interface Specification – Volume A’</w:t>
      </w:r>
      <w:r>
        <w:rPr>
          <w:rFonts w:ascii="Arial" w:hAnsi="Arial"/>
          <w:sz w:val="20"/>
          <w:lang w:val="en-AU"/>
        </w:rPr>
        <w:t xml:space="preserve">, then NNA will generate a rejection message (MT598-901) to STRATE. The layout of the MT598-901 is given in </w:t>
      </w:r>
      <w:r>
        <w:rPr>
          <w:rFonts w:ascii="Arial" w:hAnsi="Arial"/>
          <w:b/>
          <w:sz w:val="20"/>
          <w:lang w:val="en-AU"/>
        </w:rPr>
        <w:t>Appendix C.</w:t>
      </w:r>
    </w:p>
    <w:p w14:paraId="13188EF9" w14:textId="77777777" w:rsidR="009427C6" w:rsidRDefault="009427C6">
      <w:pPr>
        <w:rPr>
          <w:rFonts w:ascii="Arial" w:hAnsi="Arial"/>
          <w:sz w:val="20"/>
          <w:lang w:val="en-AU"/>
        </w:rPr>
      </w:pPr>
    </w:p>
    <w:p w14:paraId="3031B462" w14:textId="77777777" w:rsidR="009427C6" w:rsidRDefault="009427C6">
      <w:pPr>
        <w:pStyle w:val="Heading2"/>
      </w:pPr>
      <w:bookmarkStart w:id="110" w:name="_Toc67810907"/>
      <w:r>
        <w:t>Message Content Rejection – MT598-902</w:t>
      </w:r>
      <w:bookmarkEnd w:id="110"/>
    </w:p>
    <w:p w14:paraId="7DE1E9D7" w14:textId="77777777" w:rsidR="009427C6" w:rsidRDefault="009427C6">
      <w:pPr>
        <w:pStyle w:val="TableText"/>
        <w:rPr>
          <w:rFonts w:ascii="Arial" w:hAnsi="Arial"/>
          <w:spacing w:val="0"/>
          <w:sz w:val="20"/>
          <w:lang w:val="en-AU"/>
        </w:rPr>
      </w:pPr>
    </w:p>
    <w:p w14:paraId="5ED4DFEE" w14:textId="77777777" w:rsidR="009427C6" w:rsidRDefault="009427C6">
      <w:pPr>
        <w:rPr>
          <w:rFonts w:ascii="Arial" w:hAnsi="Arial"/>
          <w:sz w:val="20"/>
        </w:rPr>
      </w:pPr>
      <w:r>
        <w:rPr>
          <w:rFonts w:ascii="Arial" w:hAnsi="Arial"/>
          <w:sz w:val="20"/>
          <w:lang w:val="en-AU"/>
        </w:rPr>
        <w:t xml:space="preserve">On receipt of the message (MT598-150) from STRATE, NNA will perform basic validations. If the validation is not successful, then NNA will generate a rejection message (MT598-902) to STRATE. The layout of the MT598-902 is given in </w:t>
      </w:r>
      <w:r>
        <w:rPr>
          <w:rFonts w:ascii="Arial" w:hAnsi="Arial"/>
          <w:b/>
          <w:sz w:val="20"/>
          <w:lang w:val="en-AU"/>
        </w:rPr>
        <w:t>Appendix C.</w:t>
      </w:r>
    </w:p>
    <w:p w14:paraId="279F8CD9" w14:textId="77777777" w:rsidR="009427C6" w:rsidRDefault="009427C6">
      <w:pPr>
        <w:rPr>
          <w:rFonts w:ascii="Arial" w:hAnsi="Arial"/>
          <w:sz w:val="20"/>
          <w:lang w:val="en-US"/>
        </w:rPr>
      </w:pPr>
    </w:p>
    <w:p w14:paraId="2EEB1D13" w14:textId="77777777" w:rsidR="009427C6" w:rsidRDefault="009427C6">
      <w:pPr>
        <w:rPr>
          <w:rFonts w:ascii="Arial" w:hAnsi="Arial"/>
          <w:sz w:val="20"/>
          <w:lang w:val="en-US"/>
        </w:rPr>
        <w:sectPr w:rsidR="009427C6">
          <w:pgSz w:w="11906" w:h="16838"/>
          <w:pgMar w:top="1440" w:right="1800" w:bottom="1440" w:left="1800" w:header="708" w:footer="708" w:gutter="0"/>
          <w:cols w:space="708"/>
          <w:docGrid w:linePitch="360"/>
        </w:sectPr>
      </w:pPr>
    </w:p>
    <w:p w14:paraId="0CC73D3E" w14:textId="77777777" w:rsidR="009427C6" w:rsidRDefault="009427C6">
      <w:pPr>
        <w:pStyle w:val="Heading1"/>
      </w:pPr>
      <w:bookmarkStart w:id="111" w:name="_Toc67810908"/>
      <w:r>
        <w:lastRenderedPageBreak/>
        <w:t>Appendix H ISIN Cancellation/De-issue Confirmation from NNA</w:t>
      </w:r>
      <w:bookmarkEnd w:id="111"/>
    </w:p>
    <w:p w14:paraId="5285371C" w14:textId="77777777" w:rsidR="009427C6" w:rsidRDefault="009427C6">
      <w:pPr>
        <w:rPr>
          <w:rFonts w:ascii="Arial" w:hAnsi="Arial"/>
          <w:sz w:val="20"/>
          <w:lang w:val="en-US"/>
        </w:rPr>
      </w:pPr>
    </w:p>
    <w:p w14:paraId="5BA000DE" w14:textId="77777777" w:rsidR="009427C6" w:rsidRDefault="009427C6">
      <w:pPr>
        <w:pStyle w:val="Heading2"/>
      </w:pPr>
      <w:bookmarkStart w:id="112" w:name="_Toc52715382"/>
      <w:bookmarkStart w:id="113" w:name="_Toc67810909"/>
      <w:r>
        <w:t>ISIN Cancellation/De-issue Confirmation from NNA</w:t>
      </w:r>
      <w:bookmarkEnd w:id="112"/>
      <w:bookmarkEnd w:id="113"/>
    </w:p>
    <w:p w14:paraId="244E1A5E" w14:textId="77777777" w:rsidR="009427C6" w:rsidRDefault="009427C6">
      <w:pPr>
        <w:rPr>
          <w:rFonts w:ascii="Arial" w:hAnsi="Arial"/>
          <w:sz w:val="20"/>
          <w:lang w:val="en-US"/>
        </w:rPr>
      </w:pPr>
    </w:p>
    <w:p w14:paraId="63565A31" w14:textId="77777777" w:rsidR="009427C6" w:rsidRDefault="009427C6">
      <w:pPr>
        <w:rPr>
          <w:rFonts w:ascii="Arial" w:hAnsi="Arial"/>
          <w:sz w:val="20"/>
        </w:rPr>
      </w:pPr>
      <w:r>
        <w:rPr>
          <w:rFonts w:ascii="Arial" w:hAnsi="Arial"/>
          <w:sz w:val="20"/>
        </w:rPr>
        <w:t>On receipt of the message (MT598-150) from the MMI Engine, NNA will perform the basic validations. If the validation is successful, then NNA will cancel the ISIN in question and generate an ISIN Cancellation Confirmation message (MT598-151) to the MMI Engine. The layout of the MT598-151 is given below:</w:t>
      </w:r>
    </w:p>
    <w:p w14:paraId="02CF0609" w14:textId="77777777" w:rsidR="009427C6" w:rsidRDefault="009427C6">
      <w:pPr>
        <w:rPr>
          <w:rFonts w:ascii="Arial" w:hAnsi="Arial"/>
          <w:sz w:val="20"/>
        </w:rPr>
      </w:pPr>
    </w:p>
    <w:p w14:paraId="5B2740E3" w14:textId="77777777" w:rsidR="009427C6" w:rsidRDefault="009427C6">
      <w:pPr>
        <w:rPr>
          <w:rFonts w:ascii="Arial" w:hAnsi="Arial"/>
          <w:b/>
          <w:sz w:val="20"/>
        </w:rPr>
      </w:pPr>
      <w:r>
        <w:rPr>
          <w:rFonts w:ascii="Arial" w:hAnsi="Arial"/>
          <w:b/>
          <w:sz w:val="20"/>
        </w:rPr>
        <w:t>Format Specifications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1080"/>
        <w:gridCol w:w="3060"/>
        <w:gridCol w:w="810"/>
        <w:gridCol w:w="2970"/>
      </w:tblGrid>
      <w:tr w:rsidR="009427C6" w14:paraId="4370900C" w14:textId="77777777">
        <w:tblPrEx>
          <w:tblCellMar>
            <w:top w:w="0" w:type="dxa"/>
            <w:bottom w:w="0" w:type="dxa"/>
          </w:tblCellMar>
        </w:tblPrEx>
        <w:trPr>
          <w:tblHeader/>
        </w:trPr>
        <w:tc>
          <w:tcPr>
            <w:tcW w:w="720" w:type="dxa"/>
            <w:shd w:val="pct25" w:color="auto" w:fill="auto"/>
          </w:tcPr>
          <w:p w14:paraId="0BF13876" w14:textId="77777777" w:rsidR="009427C6" w:rsidRDefault="009427C6">
            <w:pPr>
              <w:pStyle w:val="TableText"/>
              <w:rPr>
                <w:rFonts w:ascii="Arial" w:hAnsi="Arial"/>
                <w:b/>
                <w:sz w:val="20"/>
              </w:rPr>
            </w:pPr>
            <w:r>
              <w:rPr>
                <w:rFonts w:ascii="Arial" w:hAnsi="Arial"/>
                <w:b/>
                <w:sz w:val="20"/>
              </w:rPr>
              <w:t>Sl. No</w:t>
            </w:r>
          </w:p>
        </w:tc>
        <w:tc>
          <w:tcPr>
            <w:tcW w:w="630" w:type="dxa"/>
            <w:shd w:val="pct25" w:color="auto" w:fill="auto"/>
          </w:tcPr>
          <w:p w14:paraId="400FB1E0" w14:textId="77777777" w:rsidR="009427C6" w:rsidRDefault="009427C6">
            <w:pPr>
              <w:pStyle w:val="TableText"/>
              <w:rPr>
                <w:rFonts w:ascii="Arial" w:hAnsi="Arial"/>
                <w:b/>
                <w:sz w:val="20"/>
              </w:rPr>
            </w:pPr>
            <w:r>
              <w:rPr>
                <w:rFonts w:ascii="Arial" w:hAnsi="Arial"/>
                <w:b/>
                <w:sz w:val="20"/>
              </w:rPr>
              <w:t>Tag</w:t>
            </w:r>
          </w:p>
        </w:tc>
        <w:tc>
          <w:tcPr>
            <w:tcW w:w="1080" w:type="dxa"/>
            <w:shd w:val="pct25" w:color="auto" w:fill="auto"/>
          </w:tcPr>
          <w:p w14:paraId="3527C241" w14:textId="77777777" w:rsidR="009427C6" w:rsidRDefault="009427C6">
            <w:pPr>
              <w:pStyle w:val="TableText"/>
              <w:rPr>
                <w:rFonts w:ascii="Arial" w:hAnsi="Arial"/>
                <w:b/>
                <w:sz w:val="20"/>
              </w:rPr>
            </w:pPr>
            <w:r>
              <w:rPr>
                <w:rFonts w:ascii="Arial" w:hAnsi="Arial"/>
                <w:b/>
                <w:sz w:val="20"/>
              </w:rPr>
              <w:t>Qualifier</w:t>
            </w:r>
          </w:p>
        </w:tc>
        <w:tc>
          <w:tcPr>
            <w:tcW w:w="3060" w:type="dxa"/>
            <w:shd w:val="pct25" w:color="auto" w:fill="auto"/>
          </w:tcPr>
          <w:p w14:paraId="51541652" w14:textId="77777777" w:rsidR="009427C6" w:rsidRDefault="009427C6">
            <w:pPr>
              <w:pStyle w:val="TableText"/>
              <w:rPr>
                <w:rFonts w:ascii="Arial" w:hAnsi="Arial"/>
                <w:b/>
                <w:sz w:val="20"/>
              </w:rPr>
            </w:pPr>
            <w:r>
              <w:rPr>
                <w:rFonts w:ascii="Arial" w:hAnsi="Arial"/>
                <w:b/>
                <w:sz w:val="20"/>
              </w:rPr>
              <w:t>Name</w:t>
            </w:r>
          </w:p>
        </w:tc>
        <w:tc>
          <w:tcPr>
            <w:tcW w:w="810" w:type="dxa"/>
            <w:shd w:val="pct25" w:color="auto" w:fill="auto"/>
          </w:tcPr>
          <w:p w14:paraId="21E93869" w14:textId="77777777" w:rsidR="009427C6" w:rsidRDefault="009427C6">
            <w:pPr>
              <w:pStyle w:val="TableText"/>
              <w:rPr>
                <w:rFonts w:ascii="Arial" w:hAnsi="Arial"/>
                <w:b/>
                <w:sz w:val="20"/>
              </w:rPr>
            </w:pPr>
            <w:r>
              <w:rPr>
                <w:rFonts w:ascii="Arial" w:hAnsi="Arial"/>
                <w:b/>
                <w:sz w:val="20"/>
              </w:rPr>
              <w:t>M/O</w:t>
            </w:r>
          </w:p>
        </w:tc>
        <w:tc>
          <w:tcPr>
            <w:tcW w:w="2970" w:type="dxa"/>
            <w:shd w:val="pct25" w:color="auto" w:fill="auto"/>
          </w:tcPr>
          <w:p w14:paraId="0B25C7D9" w14:textId="77777777" w:rsidR="009427C6" w:rsidRDefault="009427C6">
            <w:pPr>
              <w:pStyle w:val="TableText"/>
              <w:rPr>
                <w:rFonts w:ascii="Arial" w:hAnsi="Arial"/>
                <w:b/>
                <w:sz w:val="20"/>
              </w:rPr>
            </w:pPr>
            <w:r>
              <w:rPr>
                <w:rFonts w:ascii="Arial" w:hAnsi="Arial"/>
                <w:b/>
                <w:sz w:val="20"/>
              </w:rPr>
              <w:t xml:space="preserve">Options </w:t>
            </w:r>
          </w:p>
        </w:tc>
      </w:tr>
      <w:tr w:rsidR="009427C6" w14:paraId="419928D0" w14:textId="77777777">
        <w:tblPrEx>
          <w:tblCellMar>
            <w:top w:w="0" w:type="dxa"/>
            <w:bottom w:w="0" w:type="dxa"/>
          </w:tblCellMar>
        </w:tblPrEx>
        <w:tc>
          <w:tcPr>
            <w:tcW w:w="720" w:type="dxa"/>
          </w:tcPr>
          <w:p w14:paraId="5052E963" w14:textId="77777777" w:rsidR="009427C6" w:rsidRDefault="009427C6">
            <w:pPr>
              <w:pStyle w:val="TableText"/>
              <w:tabs>
                <w:tab w:val="num" w:pos="360"/>
              </w:tabs>
              <w:ind w:left="360" w:hanging="360"/>
              <w:rPr>
                <w:rFonts w:ascii="Arial" w:hAnsi="Arial"/>
                <w:sz w:val="20"/>
              </w:rPr>
            </w:pPr>
            <w:r>
              <w:rPr>
                <w:rFonts w:ascii="Arial" w:hAnsi="Arial"/>
                <w:sz w:val="20"/>
              </w:rPr>
              <w:t>1.</w:t>
            </w:r>
          </w:p>
        </w:tc>
        <w:tc>
          <w:tcPr>
            <w:tcW w:w="630" w:type="dxa"/>
          </w:tcPr>
          <w:p w14:paraId="17D04A51" w14:textId="77777777" w:rsidR="009427C6" w:rsidRDefault="009427C6">
            <w:pPr>
              <w:pStyle w:val="TableText"/>
              <w:rPr>
                <w:rFonts w:ascii="Arial" w:hAnsi="Arial"/>
                <w:sz w:val="20"/>
              </w:rPr>
            </w:pPr>
            <w:r>
              <w:rPr>
                <w:rFonts w:ascii="Arial" w:hAnsi="Arial"/>
                <w:sz w:val="20"/>
              </w:rPr>
              <w:t>20</w:t>
            </w:r>
          </w:p>
        </w:tc>
        <w:tc>
          <w:tcPr>
            <w:tcW w:w="1080" w:type="dxa"/>
          </w:tcPr>
          <w:p w14:paraId="2CBFC69D" w14:textId="77777777" w:rsidR="009427C6" w:rsidRDefault="009427C6">
            <w:pPr>
              <w:pStyle w:val="TableText"/>
              <w:rPr>
                <w:rFonts w:ascii="Arial" w:hAnsi="Arial"/>
                <w:sz w:val="20"/>
              </w:rPr>
            </w:pPr>
          </w:p>
        </w:tc>
        <w:tc>
          <w:tcPr>
            <w:tcW w:w="3060" w:type="dxa"/>
          </w:tcPr>
          <w:p w14:paraId="54334FEC" w14:textId="77777777" w:rsidR="009427C6" w:rsidRDefault="009427C6">
            <w:pPr>
              <w:pStyle w:val="TableText"/>
              <w:rPr>
                <w:rFonts w:ascii="Arial" w:hAnsi="Arial"/>
                <w:sz w:val="20"/>
              </w:rPr>
            </w:pPr>
            <w:r>
              <w:rPr>
                <w:rFonts w:ascii="Arial" w:hAnsi="Arial"/>
                <w:sz w:val="20"/>
              </w:rPr>
              <w:t>Transaction Reference</w:t>
            </w:r>
          </w:p>
        </w:tc>
        <w:tc>
          <w:tcPr>
            <w:tcW w:w="810" w:type="dxa"/>
          </w:tcPr>
          <w:p w14:paraId="4F8DF73C" w14:textId="77777777" w:rsidR="009427C6" w:rsidRDefault="009427C6">
            <w:pPr>
              <w:pStyle w:val="TableText"/>
              <w:rPr>
                <w:rFonts w:ascii="Arial" w:hAnsi="Arial"/>
                <w:sz w:val="20"/>
              </w:rPr>
            </w:pPr>
            <w:r>
              <w:rPr>
                <w:rFonts w:ascii="Arial" w:hAnsi="Arial"/>
                <w:sz w:val="20"/>
              </w:rPr>
              <w:t>M</w:t>
            </w:r>
          </w:p>
        </w:tc>
        <w:tc>
          <w:tcPr>
            <w:tcW w:w="2970" w:type="dxa"/>
          </w:tcPr>
          <w:p w14:paraId="1452A539" w14:textId="77777777" w:rsidR="009427C6" w:rsidRDefault="009427C6">
            <w:pPr>
              <w:pStyle w:val="TableText"/>
              <w:rPr>
                <w:rFonts w:ascii="Arial" w:hAnsi="Arial"/>
                <w:sz w:val="20"/>
              </w:rPr>
            </w:pPr>
            <w:r>
              <w:rPr>
                <w:rFonts w:ascii="Arial" w:hAnsi="Arial"/>
                <w:sz w:val="20"/>
              </w:rPr>
              <w:t>16x</w:t>
            </w:r>
          </w:p>
        </w:tc>
      </w:tr>
      <w:tr w:rsidR="009427C6" w14:paraId="2A0FA18F" w14:textId="77777777">
        <w:tblPrEx>
          <w:tblCellMar>
            <w:top w:w="0" w:type="dxa"/>
            <w:bottom w:w="0" w:type="dxa"/>
          </w:tblCellMar>
        </w:tblPrEx>
        <w:tc>
          <w:tcPr>
            <w:tcW w:w="720" w:type="dxa"/>
          </w:tcPr>
          <w:p w14:paraId="2BBF9ABE" w14:textId="77777777" w:rsidR="009427C6" w:rsidRDefault="009427C6">
            <w:pPr>
              <w:pStyle w:val="TableText"/>
              <w:tabs>
                <w:tab w:val="num" w:pos="360"/>
              </w:tabs>
              <w:ind w:left="360" w:hanging="360"/>
              <w:rPr>
                <w:rFonts w:ascii="Arial" w:hAnsi="Arial"/>
                <w:sz w:val="20"/>
              </w:rPr>
            </w:pPr>
            <w:r>
              <w:rPr>
                <w:rFonts w:ascii="Arial" w:hAnsi="Arial"/>
                <w:sz w:val="20"/>
              </w:rPr>
              <w:t>2.</w:t>
            </w:r>
          </w:p>
        </w:tc>
        <w:tc>
          <w:tcPr>
            <w:tcW w:w="630" w:type="dxa"/>
          </w:tcPr>
          <w:p w14:paraId="70A02311" w14:textId="77777777" w:rsidR="009427C6" w:rsidRDefault="009427C6">
            <w:pPr>
              <w:pStyle w:val="TableText"/>
              <w:rPr>
                <w:rFonts w:ascii="Arial" w:hAnsi="Arial"/>
                <w:sz w:val="20"/>
              </w:rPr>
            </w:pPr>
            <w:r>
              <w:rPr>
                <w:rFonts w:ascii="Arial" w:hAnsi="Arial"/>
                <w:sz w:val="20"/>
              </w:rPr>
              <w:t>12</w:t>
            </w:r>
          </w:p>
        </w:tc>
        <w:tc>
          <w:tcPr>
            <w:tcW w:w="1080" w:type="dxa"/>
          </w:tcPr>
          <w:p w14:paraId="4A6E3E48" w14:textId="77777777" w:rsidR="009427C6" w:rsidRDefault="009427C6">
            <w:pPr>
              <w:pStyle w:val="TableText"/>
              <w:rPr>
                <w:rFonts w:ascii="Arial" w:hAnsi="Arial"/>
                <w:sz w:val="20"/>
              </w:rPr>
            </w:pPr>
          </w:p>
        </w:tc>
        <w:tc>
          <w:tcPr>
            <w:tcW w:w="3060" w:type="dxa"/>
          </w:tcPr>
          <w:p w14:paraId="02583AC9" w14:textId="77777777" w:rsidR="009427C6" w:rsidRDefault="009427C6">
            <w:pPr>
              <w:pStyle w:val="TableText"/>
              <w:rPr>
                <w:rFonts w:ascii="Arial" w:hAnsi="Arial"/>
                <w:sz w:val="20"/>
              </w:rPr>
            </w:pPr>
            <w:r>
              <w:rPr>
                <w:rFonts w:ascii="Arial" w:hAnsi="Arial"/>
                <w:sz w:val="20"/>
              </w:rPr>
              <w:t>Sub-Message Type</w:t>
            </w:r>
          </w:p>
        </w:tc>
        <w:tc>
          <w:tcPr>
            <w:tcW w:w="810" w:type="dxa"/>
          </w:tcPr>
          <w:p w14:paraId="0DD3D058" w14:textId="77777777" w:rsidR="009427C6" w:rsidRDefault="009427C6">
            <w:pPr>
              <w:pStyle w:val="TableText"/>
              <w:rPr>
                <w:rFonts w:ascii="Arial" w:hAnsi="Arial"/>
                <w:sz w:val="20"/>
              </w:rPr>
            </w:pPr>
            <w:r>
              <w:rPr>
                <w:rFonts w:ascii="Arial" w:hAnsi="Arial"/>
                <w:sz w:val="20"/>
              </w:rPr>
              <w:t>M</w:t>
            </w:r>
          </w:p>
        </w:tc>
        <w:tc>
          <w:tcPr>
            <w:tcW w:w="2970" w:type="dxa"/>
          </w:tcPr>
          <w:p w14:paraId="11EC709A" w14:textId="77777777" w:rsidR="009427C6" w:rsidRDefault="009427C6">
            <w:pPr>
              <w:pStyle w:val="TableText"/>
              <w:rPr>
                <w:rFonts w:ascii="Arial" w:hAnsi="Arial"/>
                <w:sz w:val="20"/>
              </w:rPr>
            </w:pPr>
            <w:r>
              <w:rPr>
                <w:rFonts w:ascii="Arial" w:hAnsi="Arial"/>
                <w:sz w:val="20"/>
              </w:rPr>
              <w:t>3!n</w:t>
            </w:r>
          </w:p>
          <w:p w14:paraId="36A88A01" w14:textId="77777777" w:rsidR="009427C6" w:rsidRDefault="009427C6">
            <w:pPr>
              <w:pStyle w:val="TableText"/>
              <w:rPr>
                <w:rFonts w:ascii="Arial" w:hAnsi="Arial"/>
                <w:sz w:val="20"/>
              </w:rPr>
            </w:pPr>
            <w:r>
              <w:rPr>
                <w:rFonts w:ascii="Arial" w:hAnsi="Arial"/>
                <w:sz w:val="20"/>
              </w:rPr>
              <w:t>Valid Value is:</w:t>
            </w:r>
          </w:p>
          <w:p w14:paraId="7AC31BD5" w14:textId="77777777" w:rsidR="009427C6" w:rsidRDefault="009427C6">
            <w:pPr>
              <w:pStyle w:val="TableText"/>
              <w:rPr>
                <w:rFonts w:ascii="Arial" w:hAnsi="Arial"/>
                <w:sz w:val="20"/>
              </w:rPr>
            </w:pPr>
            <w:r>
              <w:rPr>
                <w:rFonts w:ascii="Arial" w:hAnsi="Arial"/>
                <w:sz w:val="20"/>
              </w:rPr>
              <w:t>151</w:t>
            </w:r>
          </w:p>
        </w:tc>
      </w:tr>
      <w:tr w:rsidR="009427C6" w14:paraId="5BEF9A77" w14:textId="77777777">
        <w:tblPrEx>
          <w:tblCellMar>
            <w:top w:w="0" w:type="dxa"/>
            <w:bottom w:w="0" w:type="dxa"/>
          </w:tblCellMar>
        </w:tblPrEx>
        <w:tc>
          <w:tcPr>
            <w:tcW w:w="720" w:type="dxa"/>
          </w:tcPr>
          <w:p w14:paraId="34B5A312" w14:textId="77777777" w:rsidR="009427C6" w:rsidRDefault="009427C6">
            <w:pPr>
              <w:pStyle w:val="TableText"/>
              <w:tabs>
                <w:tab w:val="num" w:pos="360"/>
              </w:tabs>
              <w:ind w:left="360" w:hanging="360"/>
              <w:rPr>
                <w:rFonts w:ascii="Arial" w:hAnsi="Arial"/>
                <w:sz w:val="20"/>
              </w:rPr>
            </w:pPr>
            <w:r>
              <w:rPr>
                <w:rFonts w:ascii="Arial" w:hAnsi="Arial"/>
                <w:sz w:val="20"/>
              </w:rPr>
              <w:t>3.</w:t>
            </w:r>
          </w:p>
        </w:tc>
        <w:tc>
          <w:tcPr>
            <w:tcW w:w="630" w:type="dxa"/>
          </w:tcPr>
          <w:p w14:paraId="373DC541" w14:textId="77777777" w:rsidR="009427C6" w:rsidRDefault="009427C6">
            <w:pPr>
              <w:pStyle w:val="TableText"/>
              <w:rPr>
                <w:rFonts w:ascii="Arial" w:hAnsi="Arial"/>
                <w:sz w:val="20"/>
              </w:rPr>
            </w:pPr>
            <w:r>
              <w:rPr>
                <w:rFonts w:ascii="Arial" w:hAnsi="Arial"/>
                <w:sz w:val="20"/>
              </w:rPr>
              <w:t>77E</w:t>
            </w:r>
          </w:p>
        </w:tc>
        <w:tc>
          <w:tcPr>
            <w:tcW w:w="1080" w:type="dxa"/>
          </w:tcPr>
          <w:p w14:paraId="57C50EAD" w14:textId="77777777" w:rsidR="009427C6" w:rsidRDefault="009427C6">
            <w:pPr>
              <w:pStyle w:val="TableText"/>
              <w:rPr>
                <w:rFonts w:ascii="Arial" w:hAnsi="Arial"/>
                <w:sz w:val="20"/>
              </w:rPr>
            </w:pPr>
          </w:p>
        </w:tc>
        <w:tc>
          <w:tcPr>
            <w:tcW w:w="3060" w:type="dxa"/>
          </w:tcPr>
          <w:p w14:paraId="3DD0E84D" w14:textId="77777777" w:rsidR="009427C6" w:rsidRDefault="009427C6">
            <w:pPr>
              <w:pStyle w:val="TableText"/>
              <w:rPr>
                <w:rFonts w:ascii="Arial" w:hAnsi="Arial"/>
                <w:sz w:val="20"/>
              </w:rPr>
            </w:pPr>
            <w:r>
              <w:rPr>
                <w:rFonts w:ascii="Arial" w:hAnsi="Arial"/>
                <w:sz w:val="20"/>
              </w:rPr>
              <w:t>Proprietary Message</w:t>
            </w:r>
          </w:p>
        </w:tc>
        <w:tc>
          <w:tcPr>
            <w:tcW w:w="810" w:type="dxa"/>
          </w:tcPr>
          <w:p w14:paraId="126CA991" w14:textId="77777777" w:rsidR="009427C6" w:rsidRDefault="009427C6">
            <w:pPr>
              <w:pStyle w:val="TableText"/>
              <w:rPr>
                <w:rFonts w:ascii="Arial" w:hAnsi="Arial"/>
                <w:sz w:val="20"/>
              </w:rPr>
            </w:pPr>
            <w:r>
              <w:rPr>
                <w:rFonts w:ascii="Arial" w:hAnsi="Arial"/>
                <w:sz w:val="20"/>
              </w:rPr>
              <w:t>M</w:t>
            </w:r>
          </w:p>
        </w:tc>
        <w:tc>
          <w:tcPr>
            <w:tcW w:w="2970" w:type="dxa"/>
          </w:tcPr>
          <w:p w14:paraId="6DB1E01D" w14:textId="77777777" w:rsidR="009427C6" w:rsidRDefault="009427C6">
            <w:pPr>
              <w:pStyle w:val="TableText"/>
              <w:rPr>
                <w:rFonts w:ascii="Arial" w:hAnsi="Arial"/>
                <w:sz w:val="20"/>
              </w:rPr>
            </w:pPr>
          </w:p>
        </w:tc>
      </w:tr>
    </w:tbl>
    <w:p w14:paraId="1205B0A8" w14:textId="77777777" w:rsidR="009427C6" w:rsidRDefault="009427C6">
      <w:pPr>
        <w:rPr>
          <w:rFonts w:ascii="Arial" w:hAnsi="Arial"/>
          <w:sz w:val="20"/>
        </w:rPr>
      </w:pPr>
    </w:p>
    <w:p w14:paraId="7F56E64F" w14:textId="77777777" w:rsidR="009427C6" w:rsidRDefault="009427C6">
      <w:pPr>
        <w:rPr>
          <w:rFonts w:ascii="Arial" w:hAnsi="Arial"/>
          <w:b/>
          <w:sz w:val="20"/>
        </w:rPr>
      </w:pPr>
      <w:r>
        <w:rPr>
          <w:rFonts w:ascii="Arial" w:hAnsi="Arial"/>
          <w:b/>
          <w:sz w:val="20"/>
        </w:rPr>
        <w:t>Mandatory Sequence A General Information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1080"/>
        <w:gridCol w:w="3060"/>
        <w:gridCol w:w="810"/>
        <w:gridCol w:w="2970"/>
      </w:tblGrid>
      <w:tr w:rsidR="009427C6" w14:paraId="2B718D82" w14:textId="77777777">
        <w:tblPrEx>
          <w:tblCellMar>
            <w:top w:w="0" w:type="dxa"/>
            <w:bottom w:w="0" w:type="dxa"/>
          </w:tblCellMar>
        </w:tblPrEx>
        <w:tc>
          <w:tcPr>
            <w:tcW w:w="720" w:type="dxa"/>
          </w:tcPr>
          <w:p w14:paraId="43CE5744" w14:textId="77777777" w:rsidR="009427C6" w:rsidRDefault="009427C6">
            <w:pPr>
              <w:pStyle w:val="TableText"/>
              <w:tabs>
                <w:tab w:val="num" w:pos="360"/>
              </w:tabs>
              <w:ind w:left="360" w:hanging="360"/>
              <w:rPr>
                <w:rFonts w:ascii="Arial" w:hAnsi="Arial"/>
                <w:sz w:val="20"/>
              </w:rPr>
            </w:pPr>
            <w:r>
              <w:rPr>
                <w:rFonts w:ascii="Arial" w:hAnsi="Arial"/>
                <w:sz w:val="20"/>
              </w:rPr>
              <w:t>4.</w:t>
            </w:r>
          </w:p>
        </w:tc>
        <w:tc>
          <w:tcPr>
            <w:tcW w:w="630" w:type="dxa"/>
          </w:tcPr>
          <w:p w14:paraId="5DF69B33" w14:textId="77777777" w:rsidR="009427C6" w:rsidRDefault="009427C6">
            <w:pPr>
              <w:pStyle w:val="TableText"/>
              <w:rPr>
                <w:rFonts w:ascii="Arial" w:hAnsi="Arial"/>
                <w:sz w:val="20"/>
              </w:rPr>
            </w:pPr>
            <w:r>
              <w:rPr>
                <w:rFonts w:ascii="Arial" w:hAnsi="Arial"/>
                <w:sz w:val="20"/>
              </w:rPr>
              <w:t>16R</w:t>
            </w:r>
          </w:p>
        </w:tc>
        <w:tc>
          <w:tcPr>
            <w:tcW w:w="1080" w:type="dxa"/>
          </w:tcPr>
          <w:p w14:paraId="58ACE904" w14:textId="77777777" w:rsidR="009427C6" w:rsidRDefault="009427C6">
            <w:pPr>
              <w:pStyle w:val="TableText"/>
              <w:rPr>
                <w:rFonts w:ascii="Arial" w:hAnsi="Arial"/>
                <w:sz w:val="20"/>
              </w:rPr>
            </w:pPr>
          </w:p>
        </w:tc>
        <w:tc>
          <w:tcPr>
            <w:tcW w:w="3060" w:type="dxa"/>
          </w:tcPr>
          <w:p w14:paraId="7C741118" w14:textId="77777777" w:rsidR="009427C6" w:rsidRDefault="009427C6">
            <w:pPr>
              <w:pStyle w:val="TableText"/>
              <w:rPr>
                <w:rFonts w:ascii="Arial" w:hAnsi="Arial"/>
                <w:sz w:val="20"/>
              </w:rPr>
            </w:pPr>
            <w:r>
              <w:rPr>
                <w:rFonts w:ascii="Arial" w:hAnsi="Arial"/>
                <w:sz w:val="20"/>
              </w:rPr>
              <w:t>Start of block</w:t>
            </w:r>
          </w:p>
          <w:p w14:paraId="0BC0D356" w14:textId="77777777" w:rsidR="009427C6" w:rsidRDefault="009427C6">
            <w:pPr>
              <w:pStyle w:val="TableText"/>
              <w:rPr>
                <w:rFonts w:ascii="Arial" w:hAnsi="Arial"/>
                <w:sz w:val="20"/>
              </w:rPr>
            </w:pPr>
            <w:r>
              <w:rPr>
                <w:rFonts w:ascii="Arial" w:hAnsi="Arial"/>
                <w:sz w:val="20"/>
              </w:rPr>
              <w:t>- General</w:t>
            </w:r>
          </w:p>
        </w:tc>
        <w:tc>
          <w:tcPr>
            <w:tcW w:w="810" w:type="dxa"/>
          </w:tcPr>
          <w:p w14:paraId="7F784941" w14:textId="77777777" w:rsidR="009427C6" w:rsidRDefault="009427C6">
            <w:pPr>
              <w:pStyle w:val="TableText"/>
              <w:rPr>
                <w:rFonts w:ascii="Arial" w:hAnsi="Arial"/>
                <w:sz w:val="20"/>
              </w:rPr>
            </w:pPr>
            <w:r>
              <w:rPr>
                <w:rFonts w:ascii="Arial" w:hAnsi="Arial"/>
                <w:sz w:val="20"/>
              </w:rPr>
              <w:t>M</w:t>
            </w:r>
          </w:p>
        </w:tc>
        <w:tc>
          <w:tcPr>
            <w:tcW w:w="2970" w:type="dxa"/>
          </w:tcPr>
          <w:p w14:paraId="449F3999" w14:textId="77777777" w:rsidR="009427C6" w:rsidRDefault="009427C6">
            <w:pPr>
              <w:pStyle w:val="TableText"/>
              <w:rPr>
                <w:rFonts w:ascii="Arial" w:hAnsi="Arial"/>
                <w:sz w:val="20"/>
              </w:rPr>
            </w:pPr>
            <w:r>
              <w:rPr>
                <w:rFonts w:ascii="Arial" w:hAnsi="Arial"/>
                <w:sz w:val="20"/>
              </w:rPr>
              <w:t>GENL</w:t>
            </w:r>
          </w:p>
        </w:tc>
      </w:tr>
      <w:tr w:rsidR="009427C6" w14:paraId="6BCE51CD" w14:textId="77777777">
        <w:tblPrEx>
          <w:tblCellMar>
            <w:top w:w="0" w:type="dxa"/>
            <w:bottom w:w="0" w:type="dxa"/>
          </w:tblCellMar>
        </w:tblPrEx>
        <w:tc>
          <w:tcPr>
            <w:tcW w:w="720" w:type="dxa"/>
          </w:tcPr>
          <w:p w14:paraId="3E4E6F6C" w14:textId="77777777" w:rsidR="009427C6" w:rsidRDefault="009427C6">
            <w:pPr>
              <w:pStyle w:val="TableText"/>
              <w:tabs>
                <w:tab w:val="num" w:pos="360"/>
              </w:tabs>
              <w:ind w:left="360" w:hanging="360"/>
              <w:rPr>
                <w:rFonts w:ascii="Arial" w:hAnsi="Arial"/>
                <w:sz w:val="20"/>
              </w:rPr>
            </w:pPr>
            <w:r>
              <w:rPr>
                <w:rFonts w:ascii="Arial" w:hAnsi="Arial"/>
                <w:sz w:val="20"/>
              </w:rPr>
              <w:t>5.</w:t>
            </w:r>
          </w:p>
        </w:tc>
        <w:tc>
          <w:tcPr>
            <w:tcW w:w="630" w:type="dxa"/>
          </w:tcPr>
          <w:p w14:paraId="621548BD" w14:textId="77777777" w:rsidR="009427C6" w:rsidRDefault="009427C6">
            <w:pPr>
              <w:pStyle w:val="TableText"/>
              <w:rPr>
                <w:rFonts w:ascii="Arial" w:hAnsi="Arial"/>
                <w:sz w:val="20"/>
              </w:rPr>
            </w:pPr>
            <w:r>
              <w:rPr>
                <w:rFonts w:ascii="Arial" w:hAnsi="Arial"/>
                <w:sz w:val="20"/>
              </w:rPr>
              <w:t>23G</w:t>
            </w:r>
          </w:p>
        </w:tc>
        <w:tc>
          <w:tcPr>
            <w:tcW w:w="1080" w:type="dxa"/>
          </w:tcPr>
          <w:p w14:paraId="659477F0" w14:textId="77777777" w:rsidR="009427C6" w:rsidRDefault="009427C6">
            <w:pPr>
              <w:pStyle w:val="TableText"/>
              <w:rPr>
                <w:rFonts w:ascii="Arial" w:hAnsi="Arial"/>
                <w:sz w:val="20"/>
              </w:rPr>
            </w:pPr>
          </w:p>
        </w:tc>
        <w:tc>
          <w:tcPr>
            <w:tcW w:w="3060" w:type="dxa"/>
          </w:tcPr>
          <w:p w14:paraId="0BCA2701" w14:textId="77777777" w:rsidR="009427C6" w:rsidRDefault="009427C6">
            <w:pPr>
              <w:pStyle w:val="TableText"/>
              <w:rPr>
                <w:rFonts w:ascii="Arial" w:hAnsi="Arial"/>
                <w:sz w:val="20"/>
              </w:rPr>
            </w:pPr>
            <w:r>
              <w:rPr>
                <w:rFonts w:ascii="Arial" w:hAnsi="Arial"/>
                <w:sz w:val="20"/>
              </w:rPr>
              <w:t>Function of the message</w:t>
            </w:r>
          </w:p>
        </w:tc>
        <w:tc>
          <w:tcPr>
            <w:tcW w:w="810" w:type="dxa"/>
          </w:tcPr>
          <w:p w14:paraId="65470BA8" w14:textId="77777777" w:rsidR="009427C6" w:rsidRDefault="009427C6">
            <w:pPr>
              <w:pStyle w:val="TableText"/>
              <w:rPr>
                <w:rFonts w:ascii="Arial" w:hAnsi="Arial"/>
                <w:sz w:val="20"/>
              </w:rPr>
            </w:pPr>
            <w:r>
              <w:rPr>
                <w:rFonts w:ascii="Arial" w:hAnsi="Arial"/>
                <w:sz w:val="20"/>
              </w:rPr>
              <w:t>M</w:t>
            </w:r>
          </w:p>
        </w:tc>
        <w:tc>
          <w:tcPr>
            <w:tcW w:w="2970" w:type="dxa"/>
          </w:tcPr>
          <w:p w14:paraId="71971202" w14:textId="77777777" w:rsidR="009427C6" w:rsidRDefault="009427C6">
            <w:pPr>
              <w:pStyle w:val="TableText"/>
              <w:rPr>
                <w:rFonts w:ascii="Arial" w:hAnsi="Arial"/>
                <w:sz w:val="20"/>
              </w:rPr>
            </w:pPr>
            <w:r>
              <w:rPr>
                <w:rFonts w:ascii="Arial" w:hAnsi="Arial"/>
                <w:sz w:val="20"/>
              </w:rPr>
              <w:t>4!c</w:t>
            </w:r>
          </w:p>
          <w:p w14:paraId="4B9AB8BB" w14:textId="77777777" w:rsidR="009427C6" w:rsidRDefault="009427C6">
            <w:pPr>
              <w:pStyle w:val="TableText"/>
              <w:rPr>
                <w:rFonts w:ascii="Arial" w:hAnsi="Arial"/>
                <w:sz w:val="20"/>
              </w:rPr>
            </w:pPr>
            <w:r>
              <w:rPr>
                <w:rFonts w:ascii="Arial" w:hAnsi="Arial"/>
                <w:sz w:val="20"/>
              </w:rPr>
              <w:t>Values:</w:t>
            </w:r>
          </w:p>
          <w:p w14:paraId="09ADCE41" w14:textId="77777777" w:rsidR="009427C6" w:rsidRDefault="009427C6">
            <w:pPr>
              <w:pStyle w:val="TableText"/>
              <w:rPr>
                <w:rFonts w:ascii="Arial" w:hAnsi="Arial"/>
                <w:sz w:val="20"/>
              </w:rPr>
            </w:pPr>
            <w:r>
              <w:rPr>
                <w:rFonts w:ascii="Arial" w:hAnsi="Arial"/>
                <w:sz w:val="20"/>
              </w:rPr>
              <w:t xml:space="preserve">NEWM – New Message </w:t>
            </w:r>
          </w:p>
        </w:tc>
      </w:tr>
      <w:tr w:rsidR="009427C6" w14:paraId="4A73F634" w14:textId="77777777">
        <w:tblPrEx>
          <w:tblCellMar>
            <w:top w:w="0" w:type="dxa"/>
            <w:bottom w:w="0" w:type="dxa"/>
          </w:tblCellMar>
        </w:tblPrEx>
        <w:tc>
          <w:tcPr>
            <w:tcW w:w="720" w:type="dxa"/>
          </w:tcPr>
          <w:p w14:paraId="65251C88" w14:textId="77777777" w:rsidR="009427C6" w:rsidRDefault="009427C6">
            <w:pPr>
              <w:pStyle w:val="TableText"/>
              <w:tabs>
                <w:tab w:val="num" w:pos="360"/>
              </w:tabs>
              <w:ind w:left="360" w:hanging="360"/>
              <w:rPr>
                <w:rFonts w:ascii="Arial" w:hAnsi="Arial"/>
                <w:sz w:val="20"/>
              </w:rPr>
            </w:pPr>
            <w:r>
              <w:rPr>
                <w:rFonts w:ascii="Arial" w:hAnsi="Arial"/>
                <w:sz w:val="20"/>
              </w:rPr>
              <w:t>6.</w:t>
            </w:r>
          </w:p>
        </w:tc>
        <w:tc>
          <w:tcPr>
            <w:tcW w:w="630" w:type="dxa"/>
          </w:tcPr>
          <w:p w14:paraId="5BC47F5F" w14:textId="77777777" w:rsidR="009427C6" w:rsidRDefault="009427C6">
            <w:pPr>
              <w:pStyle w:val="TableText"/>
              <w:rPr>
                <w:rFonts w:ascii="Arial" w:hAnsi="Arial"/>
                <w:sz w:val="20"/>
              </w:rPr>
            </w:pPr>
            <w:r>
              <w:rPr>
                <w:rFonts w:ascii="Arial" w:hAnsi="Arial"/>
                <w:sz w:val="20"/>
              </w:rPr>
              <w:t>98C</w:t>
            </w:r>
          </w:p>
        </w:tc>
        <w:tc>
          <w:tcPr>
            <w:tcW w:w="1080" w:type="dxa"/>
          </w:tcPr>
          <w:p w14:paraId="1C5743EB" w14:textId="77777777" w:rsidR="009427C6" w:rsidRDefault="009427C6">
            <w:pPr>
              <w:pStyle w:val="TableText"/>
              <w:rPr>
                <w:rFonts w:ascii="Arial" w:hAnsi="Arial"/>
                <w:sz w:val="20"/>
              </w:rPr>
            </w:pPr>
            <w:r>
              <w:rPr>
                <w:rFonts w:ascii="Arial" w:hAnsi="Arial"/>
                <w:sz w:val="20"/>
              </w:rPr>
              <w:t>PREP</w:t>
            </w:r>
          </w:p>
        </w:tc>
        <w:tc>
          <w:tcPr>
            <w:tcW w:w="3060" w:type="dxa"/>
          </w:tcPr>
          <w:p w14:paraId="5AD55122" w14:textId="77777777" w:rsidR="009427C6" w:rsidRDefault="009427C6">
            <w:pPr>
              <w:pStyle w:val="TableText"/>
              <w:rPr>
                <w:rFonts w:ascii="Arial" w:hAnsi="Arial"/>
                <w:sz w:val="20"/>
              </w:rPr>
            </w:pPr>
            <w:r>
              <w:rPr>
                <w:rFonts w:ascii="Arial" w:hAnsi="Arial"/>
                <w:sz w:val="20"/>
              </w:rPr>
              <w:t>Preparation date and time</w:t>
            </w:r>
          </w:p>
        </w:tc>
        <w:tc>
          <w:tcPr>
            <w:tcW w:w="810" w:type="dxa"/>
          </w:tcPr>
          <w:p w14:paraId="4496591F" w14:textId="77777777" w:rsidR="009427C6" w:rsidRDefault="009427C6">
            <w:pPr>
              <w:pStyle w:val="TableText"/>
              <w:rPr>
                <w:rFonts w:ascii="Arial" w:hAnsi="Arial"/>
                <w:sz w:val="20"/>
              </w:rPr>
            </w:pPr>
            <w:r>
              <w:rPr>
                <w:rFonts w:ascii="Arial" w:hAnsi="Arial"/>
                <w:sz w:val="20"/>
              </w:rPr>
              <w:t>O</w:t>
            </w:r>
          </w:p>
        </w:tc>
        <w:tc>
          <w:tcPr>
            <w:tcW w:w="2970" w:type="dxa"/>
          </w:tcPr>
          <w:p w14:paraId="56E5D6F2" w14:textId="77777777" w:rsidR="009427C6" w:rsidRDefault="009427C6">
            <w:pPr>
              <w:pStyle w:val="TableText"/>
              <w:rPr>
                <w:rFonts w:ascii="Arial" w:hAnsi="Arial"/>
                <w:sz w:val="20"/>
              </w:rPr>
            </w:pPr>
            <w:r>
              <w:rPr>
                <w:rFonts w:ascii="Arial" w:hAnsi="Arial"/>
                <w:sz w:val="20"/>
              </w:rPr>
              <w:t>//8!n6!n</w:t>
            </w:r>
          </w:p>
        </w:tc>
      </w:tr>
      <w:tr w:rsidR="009427C6" w14:paraId="004B2DBD" w14:textId="77777777">
        <w:tblPrEx>
          <w:tblCellMar>
            <w:top w:w="0" w:type="dxa"/>
            <w:bottom w:w="0" w:type="dxa"/>
          </w:tblCellMar>
        </w:tblPrEx>
        <w:tc>
          <w:tcPr>
            <w:tcW w:w="720" w:type="dxa"/>
          </w:tcPr>
          <w:p w14:paraId="5DB8FF22" w14:textId="77777777" w:rsidR="009427C6" w:rsidRDefault="009427C6">
            <w:pPr>
              <w:pStyle w:val="TableText"/>
              <w:tabs>
                <w:tab w:val="num" w:pos="360"/>
              </w:tabs>
              <w:ind w:left="360" w:hanging="360"/>
              <w:rPr>
                <w:rFonts w:ascii="Arial" w:hAnsi="Arial"/>
                <w:sz w:val="20"/>
              </w:rPr>
            </w:pPr>
            <w:r>
              <w:rPr>
                <w:rFonts w:ascii="Arial" w:hAnsi="Arial"/>
                <w:sz w:val="20"/>
              </w:rPr>
              <w:t>7.</w:t>
            </w:r>
          </w:p>
        </w:tc>
        <w:tc>
          <w:tcPr>
            <w:tcW w:w="630" w:type="dxa"/>
          </w:tcPr>
          <w:p w14:paraId="1D2097D1" w14:textId="77777777" w:rsidR="009427C6" w:rsidRDefault="009427C6">
            <w:pPr>
              <w:pStyle w:val="TableText"/>
              <w:rPr>
                <w:rFonts w:ascii="Arial" w:hAnsi="Arial"/>
                <w:sz w:val="20"/>
              </w:rPr>
            </w:pPr>
            <w:r>
              <w:rPr>
                <w:rFonts w:ascii="Arial" w:hAnsi="Arial"/>
                <w:sz w:val="20"/>
              </w:rPr>
              <w:t>22F</w:t>
            </w:r>
          </w:p>
        </w:tc>
        <w:tc>
          <w:tcPr>
            <w:tcW w:w="1080" w:type="dxa"/>
          </w:tcPr>
          <w:p w14:paraId="066CE5F3" w14:textId="77777777" w:rsidR="009427C6" w:rsidRDefault="009427C6">
            <w:pPr>
              <w:pStyle w:val="TableText"/>
              <w:rPr>
                <w:rFonts w:ascii="Arial" w:hAnsi="Arial"/>
                <w:sz w:val="20"/>
              </w:rPr>
            </w:pPr>
            <w:r>
              <w:rPr>
                <w:rFonts w:ascii="Arial" w:hAnsi="Arial"/>
                <w:sz w:val="20"/>
              </w:rPr>
              <w:t>CONF</w:t>
            </w:r>
          </w:p>
        </w:tc>
        <w:tc>
          <w:tcPr>
            <w:tcW w:w="3060" w:type="dxa"/>
          </w:tcPr>
          <w:p w14:paraId="1ABE5786" w14:textId="77777777" w:rsidR="009427C6" w:rsidRDefault="009427C6">
            <w:pPr>
              <w:pStyle w:val="TableText"/>
              <w:rPr>
                <w:rFonts w:ascii="Arial" w:hAnsi="Arial"/>
                <w:sz w:val="20"/>
              </w:rPr>
            </w:pPr>
            <w:r>
              <w:rPr>
                <w:rFonts w:ascii="Arial" w:hAnsi="Arial"/>
                <w:sz w:val="20"/>
              </w:rPr>
              <w:t>Type of Confirmation Indicator</w:t>
            </w:r>
          </w:p>
        </w:tc>
        <w:tc>
          <w:tcPr>
            <w:tcW w:w="810" w:type="dxa"/>
          </w:tcPr>
          <w:p w14:paraId="133064A8" w14:textId="77777777" w:rsidR="009427C6" w:rsidRDefault="009427C6">
            <w:pPr>
              <w:pStyle w:val="TableText"/>
              <w:rPr>
                <w:rFonts w:ascii="Arial" w:hAnsi="Arial"/>
                <w:sz w:val="20"/>
              </w:rPr>
            </w:pPr>
            <w:r>
              <w:rPr>
                <w:rFonts w:ascii="Arial" w:hAnsi="Arial"/>
                <w:sz w:val="20"/>
              </w:rPr>
              <w:t>M</w:t>
            </w:r>
          </w:p>
        </w:tc>
        <w:tc>
          <w:tcPr>
            <w:tcW w:w="2970" w:type="dxa"/>
          </w:tcPr>
          <w:p w14:paraId="4292449E" w14:textId="77777777" w:rsidR="009427C6" w:rsidRDefault="009427C6">
            <w:pPr>
              <w:pStyle w:val="TableText"/>
              <w:rPr>
                <w:rFonts w:ascii="Arial" w:hAnsi="Arial"/>
                <w:sz w:val="20"/>
              </w:rPr>
            </w:pPr>
            <w:r>
              <w:rPr>
                <w:rFonts w:ascii="Arial" w:hAnsi="Arial"/>
                <w:sz w:val="20"/>
              </w:rPr>
              <w:t>/STRA/4!c</w:t>
            </w:r>
          </w:p>
          <w:p w14:paraId="005F3519" w14:textId="77777777" w:rsidR="009427C6" w:rsidRDefault="009427C6">
            <w:pPr>
              <w:pStyle w:val="TableText"/>
              <w:rPr>
                <w:rFonts w:ascii="Arial" w:hAnsi="Arial"/>
                <w:sz w:val="20"/>
              </w:rPr>
            </w:pPr>
            <w:r>
              <w:rPr>
                <w:rFonts w:ascii="Arial" w:hAnsi="Arial"/>
                <w:sz w:val="20"/>
              </w:rPr>
              <w:t>Values:</w:t>
            </w:r>
          </w:p>
          <w:p w14:paraId="5F84AF6F" w14:textId="77777777" w:rsidR="009427C6" w:rsidRDefault="009427C6">
            <w:pPr>
              <w:pStyle w:val="TableText"/>
              <w:rPr>
                <w:rFonts w:ascii="Arial" w:hAnsi="Arial"/>
                <w:sz w:val="20"/>
              </w:rPr>
            </w:pPr>
            <w:r>
              <w:rPr>
                <w:rFonts w:ascii="Arial" w:hAnsi="Arial"/>
                <w:sz w:val="20"/>
              </w:rPr>
              <w:t>DISS –De-Issue</w:t>
            </w:r>
          </w:p>
        </w:tc>
      </w:tr>
    </w:tbl>
    <w:p w14:paraId="5F26698D" w14:textId="77777777" w:rsidR="009427C6" w:rsidRDefault="009427C6">
      <w:pPr>
        <w:rPr>
          <w:rFonts w:ascii="Arial" w:hAnsi="Arial"/>
          <w:sz w:val="20"/>
        </w:rPr>
      </w:pPr>
    </w:p>
    <w:p w14:paraId="5FAC2169" w14:textId="77777777" w:rsidR="009427C6" w:rsidRDefault="009427C6">
      <w:pPr>
        <w:rPr>
          <w:rFonts w:ascii="Arial" w:hAnsi="Arial"/>
          <w:sz w:val="20"/>
        </w:rPr>
      </w:pPr>
      <w:r>
        <w:rPr>
          <w:rFonts w:ascii="Arial" w:hAnsi="Arial"/>
          <w:b/>
          <w:sz w:val="20"/>
        </w:rPr>
        <w:t>Repetitive Mandatory Subsequence A1 Linkages</w:t>
      </w:r>
      <w:r>
        <w:rPr>
          <w:rFonts w:ascii="Arial" w:hAnsi="Arial"/>
          <w:sz w:val="20"/>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990"/>
        <w:gridCol w:w="3150"/>
        <w:gridCol w:w="630"/>
        <w:gridCol w:w="3150"/>
      </w:tblGrid>
      <w:tr w:rsidR="009427C6" w14:paraId="6C324815" w14:textId="77777777">
        <w:tblPrEx>
          <w:tblCellMar>
            <w:top w:w="0" w:type="dxa"/>
            <w:bottom w:w="0" w:type="dxa"/>
          </w:tblCellMar>
        </w:tblPrEx>
        <w:tc>
          <w:tcPr>
            <w:tcW w:w="720" w:type="dxa"/>
          </w:tcPr>
          <w:p w14:paraId="698AA38A" w14:textId="77777777" w:rsidR="009427C6" w:rsidRDefault="009427C6">
            <w:pPr>
              <w:pStyle w:val="TableText"/>
              <w:tabs>
                <w:tab w:val="num" w:pos="360"/>
              </w:tabs>
              <w:ind w:left="360" w:hanging="360"/>
              <w:rPr>
                <w:rFonts w:ascii="Arial" w:hAnsi="Arial"/>
                <w:sz w:val="20"/>
              </w:rPr>
            </w:pPr>
            <w:r>
              <w:rPr>
                <w:rFonts w:ascii="Arial" w:hAnsi="Arial"/>
                <w:sz w:val="20"/>
              </w:rPr>
              <w:t>8.</w:t>
            </w:r>
          </w:p>
        </w:tc>
        <w:tc>
          <w:tcPr>
            <w:tcW w:w="630" w:type="dxa"/>
          </w:tcPr>
          <w:p w14:paraId="06B0E2A4" w14:textId="77777777" w:rsidR="009427C6" w:rsidRDefault="009427C6">
            <w:pPr>
              <w:pStyle w:val="TableText"/>
              <w:rPr>
                <w:rFonts w:ascii="Arial" w:hAnsi="Arial"/>
                <w:sz w:val="20"/>
              </w:rPr>
            </w:pPr>
            <w:r>
              <w:rPr>
                <w:rFonts w:ascii="Arial" w:hAnsi="Arial"/>
                <w:sz w:val="20"/>
              </w:rPr>
              <w:t>16R</w:t>
            </w:r>
          </w:p>
        </w:tc>
        <w:tc>
          <w:tcPr>
            <w:tcW w:w="990" w:type="dxa"/>
          </w:tcPr>
          <w:p w14:paraId="4AF36A92" w14:textId="77777777" w:rsidR="009427C6" w:rsidRDefault="009427C6">
            <w:pPr>
              <w:pStyle w:val="TableText"/>
              <w:rPr>
                <w:rFonts w:ascii="Arial" w:hAnsi="Arial"/>
                <w:sz w:val="20"/>
              </w:rPr>
            </w:pPr>
          </w:p>
        </w:tc>
        <w:tc>
          <w:tcPr>
            <w:tcW w:w="3150" w:type="dxa"/>
          </w:tcPr>
          <w:p w14:paraId="774C3755" w14:textId="77777777" w:rsidR="009427C6" w:rsidRDefault="009427C6">
            <w:pPr>
              <w:pStyle w:val="TableText"/>
              <w:rPr>
                <w:rFonts w:ascii="Arial" w:hAnsi="Arial"/>
                <w:sz w:val="20"/>
              </w:rPr>
            </w:pPr>
            <w:r>
              <w:rPr>
                <w:rFonts w:ascii="Arial" w:hAnsi="Arial"/>
                <w:sz w:val="20"/>
              </w:rPr>
              <w:t>Start of block</w:t>
            </w:r>
          </w:p>
          <w:p w14:paraId="41F39EFB" w14:textId="77777777" w:rsidR="009427C6" w:rsidRDefault="009427C6">
            <w:pPr>
              <w:pStyle w:val="TableText"/>
              <w:rPr>
                <w:rFonts w:ascii="Arial" w:hAnsi="Arial"/>
                <w:sz w:val="20"/>
              </w:rPr>
            </w:pPr>
            <w:r>
              <w:rPr>
                <w:rFonts w:ascii="Arial" w:hAnsi="Arial"/>
                <w:sz w:val="20"/>
              </w:rPr>
              <w:t>- Link Block</w:t>
            </w:r>
          </w:p>
        </w:tc>
        <w:tc>
          <w:tcPr>
            <w:tcW w:w="630" w:type="dxa"/>
          </w:tcPr>
          <w:p w14:paraId="3A26DAA0" w14:textId="77777777" w:rsidR="009427C6" w:rsidRDefault="009427C6">
            <w:pPr>
              <w:pStyle w:val="TableText"/>
              <w:rPr>
                <w:rFonts w:ascii="Arial" w:hAnsi="Arial"/>
                <w:sz w:val="20"/>
              </w:rPr>
            </w:pPr>
            <w:r>
              <w:rPr>
                <w:rFonts w:ascii="Arial" w:hAnsi="Arial"/>
                <w:sz w:val="20"/>
              </w:rPr>
              <w:t>M</w:t>
            </w:r>
          </w:p>
        </w:tc>
        <w:tc>
          <w:tcPr>
            <w:tcW w:w="3150" w:type="dxa"/>
          </w:tcPr>
          <w:p w14:paraId="7F9E04FD" w14:textId="77777777" w:rsidR="009427C6" w:rsidRDefault="009427C6">
            <w:pPr>
              <w:pStyle w:val="TableText"/>
              <w:rPr>
                <w:rFonts w:ascii="Arial" w:hAnsi="Arial"/>
                <w:sz w:val="20"/>
              </w:rPr>
            </w:pPr>
            <w:r>
              <w:rPr>
                <w:rFonts w:ascii="Arial" w:hAnsi="Arial"/>
                <w:sz w:val="20"/>
              </w:rPr>
              <w:t>LINK</w:t>
            </w:r>
          </w:p>
        </w:tc>
      </w:tr>
      <w:tr w:rsidR="009427C6" w14:paraId="7FA9F12D" w14:textId="77777777">
        <w:tblPrEx>
          <w:tblCellMar>
            <w:top w:w="0" w:type="dxa"/>
            <w:bottom w:w="0" w:type="dxa"/>
          </w:tblCellMar>
        </w:tblPrEx>
        <w:tc>
          <w:tcPr>
            <w:tcW w:w="720" w:type="dxa"/>
          </w:tcPr>
          <w:p w14:paraId="6004364D" w14:textId="77777777" w:rsidR="009427C6" w:rsidRDefault="009427C6">
            <w:pPr>
              <w:pStyle w:val="TableText"/>
              <w:tabs>
                <w:tab w:val="num" w:pos="360"/>
              </w:tabs>
              <w:ind w:left="360" w:hanging="360"/>
              <w:rPr>
                <w:rFonts w:ascii="Arial" w:hAnsi="Arial"/>
                <w:sz w:val="20"/>
              </w:rPr>
            </w:pPr>
            <w:r>
              <w:rPr>
                <w:rFonts w:ascii="Arial" w:hAnsi="Arial"/>
                <w:sz w:val="20"/>
              </w:rPr>
              <w:t>9.</w:t>
            </w:r>
          </w:p>
        </w:tc>
        <w:tc>
          <w:tcPr>
            <w:tcW w:w="630" w:type="dxa"/>
          </w:tcPr>
          <w:p w14:paraId="1CA41EBD" w14:textId="77777777" w:rsidR="009427C6" w:rsidRDefault="009427C6">
            <w:pPr>
              <w:pStyle w:val="TableText"/>
              <w:rPr>
                <w:rFonts w:ascii="Arial" w:hAnsi="Arial"/>
                <w:sz w:val="20"/>
              </w:rPr>
            </w:pPr>
            <w:r>
              <w:rPr>
                <w:rFonts w:ascii="Arial" w:hAnsi="Arial"/>
                <w:sz w:val="20"/>
              </w:rPr>
              <w:t>13A</w:t>
            </w:r>
          </w:p>
        </w:tc>
        <w:tc>
          <w:tcPr>
            <w:tcW w:w="990" w:type="dxa"/>
          </w:tcPr>
          <w:p w14:paraId="5F3BE850" w14:textId="77777777" w:rsidR="009427C6" w:rsidRDefault="009427C6">
            <w:pPr>
              <w:pStyle w:val="TableText"/>
              <w:rPr>
                <w:rFonts w:ascii="Arial" w:hAnsi="Arial"/>
                <w:sz w:val="20"/>
              </w:rPr>
            </w:pPr>
            <w:r>
              <w:rPr>
                <w:rFonts w:ascii="Arial" w:hAnsi="Arial"/>
                <w:sz w:val="20"/>
              </w:rPr>
              <w:t>LINK</w:t>
            </w:r>
          </w:p>
        </w:tc>
        <w:tc>
          <w:tcPr>
            <w:tcW w:w="3150" w:type="dxa"/>
          </w:tcPr>
          <w:p w14:paraId="184C32FC" w14:textId="77777777" w:rsidR="009427C6" w:rsidRDefault="009427C6">
            <w:pPr>
              <w:pStyle w:val="TableText"/>
              <w:rPr>
                <w:rFonts w:ascii="Arial" w:hAnsi="Arial"/>
                <w:sz w:val="20"/>
              </w:rPr>
            </w:pPr>
            <w:r>
              <w:rPr>
                <w:rFonts w:ascii="Arial" w:hAnsi="Arial"/>
                <w:sz w:val="20"/>
              </w:rPr>
              <w:t>Number Identification</w:t>
            </w:r>
          </w:p>
        </w:tc>
        <w:tc>
          <w:tcPr>
            <w:tcW w:w="630" w:type="dxa"/>
          </w:tcPr>
          <w:p w14:paraId="3E4CB2EE" w14:textId="77777777" w:rsidR="009427C6" w:rsidRDefault="009427C6">
            <w:pPr>
              <w:pStyle w:val="TableText"/>
              <w:rPr>
                <w:rFonts w:ascii="Arial" w:hAnsi="Arial"/>
                <w:sz w:val="20"/>
              </w:rPr>
            </w:pPr>
            <w:r>
              <w:rPr>
                <w:rFonts w:ascii="Arial" w:hAnsi="Arial"/>
                <w:sz w:val="20"/>
              </w:rPr>
              <w:t>M</w:t>
            </w:r>
          </w:p>
        </w:tc>
        <w:tc>
          <w:tcPr>
            <w:tcW w:w="3150" w:type="dxa"/>
          </w:tcPr>
          <w:p w14:paraId="1F7935F2" w14:textId="77777777" w:rsidR="009427C6" w:rsidRDefault="009427C6">
            <w:pPr>
              <w:pStyle w:val="TableText"/>
              <w:rPr>
                <w:rFonts w:ascii="Arial" w:hAnsi="Arial"/>
                <w:sz w:val="20"/>
              </w:rPr>
            </w:pPr>
            <w:r>
              <w:rPr>
                <w:rFonts w:ascii="Arial" w:hAnsi="Arial"/>
                <w:sz w:val="20"/>
              </w:rPr>
              <w:t>//3!c</w:t>
            </w:r>
          </w:p>
          <w:p w14:paraId="08174475" w14:textId="77777777" w:rsidR="009427C6" w:rsidRDefault="009427C6">
            <w:pPr>
              <w:pStyle w:val="TableText"/>
              <w:rPr>
                <w:rFonts w:ascii="Arial" w:hAnsi="Arial"/>
                <w:sz w:val="20"/>
              </w:rPr>
            </w:pPr>
            <w:r>
              <w:rPr>
                <w:rFonts w:ascii="Arial" w:hAnsi="Arial"/>
                <w:sz w:val="20"/>
              </w:rPr>
              <w:t>(Sub-message Type of the linked transaction; i.e. 150)</w:t>
            </w:r>
          </w:p>
        </w:tc>
      </w:tr>
      <w:tr w:rsidR="009427C6" w14:paraId="7377D60B" w14:textId="77777777">
        <w:tblPrEx>
          <w:tblCellMar>
            <w:top w:w="0" w:type="dxa"/>
            <w:bottom w:w="0" w:type="dxa"/>
          </w:tblCellMar>
        </w:tblPrEx>
        <w:tc>
          <w:tcPr>
            <w:tcW w:w="720" w:type="dxa"/>
          </w:tcPr>
          <w:p w14:paraId="35963FCA" w14:textId="77777777" w:rsidR="009427C6" w:rsidRDefault="009427C6">
            <w:pPr>
              <w:pStyle w:val="TableText"/>
              <w:tabs>
                <w:tab w:val="num" w:pos="360"/>
              </w:tabs>
              <w:ind w:left="360" w:hanging="360"/>
              <w:rPr>
                <w:rFonts w:ascii="Arial" w:hAnsi="Arial"/>
                <w:sz w:val="20"/>
              </w:rPr>
            </w:pPr>
            <w:r>
              <w:rPr>
                <w:rFonts w:ascii="Arial" w:hAnsi="Arial"/>
                <w:sz w:val="20"/>
              </w:rPr>
              <w:t>10.</w:t>
            </w:r>
          </w:p>
        </w:tc>
        <w:tc>
          <w:tcPr>
            <w:tcW w:w="630" w:type="dxa"/>
          </w:tcPr>
          <w:p w14:paraId="6019E632" w14:textId="77777777" w:rsidR="009427C6" w:rsidRDefault="009427C6">
            <w:pPr>
              <w:pStyle w:val="TableText"/>
              <w:rPr>
                <w:rFonts w:ascii="Arial" w:hAnsi="Arial"/>
                <w:sz w:val="20"/>
              </w:rPr>
            </w:pPr>
            <w:r>
              <w:rPr>
                <w:rFonts w:ascii="Arial" w:hAnsi="Arial"/>
                <w:sz w:val="20"/>
              </w:rPr>
              <w:t>20C</w:t>
            </w:r>
          </w:p>
        </w:tc>
        <w:tc>
          <w:tcPr>
            <w:tcW w:w="990" w:type="dxa"/>
          </w:tcPr>
          <w:p w14:paraId="5CA106BF" w14:textId="77777777" w:rsidR="009427C6" w:rsidRDefault="009427C6">
            <w:pPr>
              <w:pStyle w:val="TableText"/>
              <w:rPr>
                <w:rFonts w:ascii="Arial" w:hAnsi="Arial"/>
                <w:sz w:val="20"/>
              </w:rPr>
            </w:pPr>
            <w:r>
              <w:rPr>
                <w:rFonts w:ascii="Arial" w:hAnsi="Arial"/>
                <w:sz w:val="20"/>
              </w:rPr>
              <w:t>RELA</w:t>
            </w:r>
          </w:p>
        </w:tc>
        <w:tc>
          <w:tcPr>
            <w:tcW w:w="3150" w:type="dxa"/>
          </w:tcPr>
          <w:p w14:paraId="288CAD85" w14:textId="77777777" w:rsidR="009427C6" w:rsidRDefault="009427C6">
            <w:pPr>
              <w:pStyle w:val="TableText"/>
              <w:rPr>
                <w:rFonts w:ascii="Arial" w:hAnsi="Arial"/>
                <w:sz w:val="20"/>
              </w:rPr>
            </w:pPr>
            <w:r>
              <w:rPr>
                <w:rFonts w:ascii="Arial" w:hAnsi="Arial"/>
                <w:sz w:val="20"/>
              </w:rPr>
              <w:t>Related Reference</w:t>
            </w:r>
          </w:p>
        </w:tc>
        <w:tc>
          <w:tcPr>
            <w:tcW w:w="630" w:type="dxa"/>
          </w:tcPr>
          <w:p w14:paraId="37E9A2E1" w14:textId="77777777" w:rsidR="009427C6" w:rsidRDefault="009427C6">
            <w:pPr>
              <w:pStyle w:val="TableText"/>
              <w:rPr>
                <w:rFonts w:ascii="Arial" w:hAnsi="Arial"/>
                <w:sz w:val="20"/>
              </w:rPr>
            </w:pPr>
            <w:r>
              <w:rPr>
                <w:rFonts w:ascii="Arial" w:hAnsi="Arial"/>
                <w:sz w:val="20"/>
              </w:rPr>
              <w:t>M</w:t>
            </w:r>
          </w:p>
        </w:tc>
        <w:tc>
          <w:tcPr>
            <w:tcW w:w="3150" w:type="dxa"/>
          </w:tcPr>
          <w:p w14:paraId="191A6A3B" w14:textId="77777777" w:rsidR="009427C6" w:rsidRDefault="009427C6">
            <w:pPr>
              <w:pStyle w:val="TableText"/>
              <w:rPr>
                <w:rFonts w:ascii="Arial" w:hAnsi="Arial"/>
                <w:sz w:val="20"/>
              </w:rPr>
            </w:pPr>
            <w:r>
              <w:rPr>
                <w:rFonts w:ascii="Arial" w:hAnsi="Arial"/>
                <w:sz w:val="20"/>
              </w:rPr>
              <w:t>//16x</w:t>
            </w:r>
          </w:p>
          <w:p w14:paraId="256A20C4" w14:textId="77777777" w:rsidR="009427C6" w:rsidRDefault="009427C6">
            <w:pPr>
              <w:pStyle w:val="TableText"/>
              <w:rPr>
                <w:rFonts w:ascii="Arial" w:hAnsi="Arial"/>
                <w:sz w:val="20"/>
              </w:rPr>
            </w:pPr>
            <w:r>
              <w:rPr>
                <w:rFonts w:ascii="Arial" w:hAnsi="Arial"/>
                <w:sz w:val="20"/>
              </w:rPr>
              <w:t>(Tag 20 of the original MT598-150)</w:t>
            </w:r>
          </w:p>
        </w:tc>
      </w:tr>
      <w:tr w:rsidR="009427C6" w14:paraId="26DAA46E" w14:textId="77777777">
        <w:tblPrEx>
          <w:tblCellMar>
            <w:top w:w="0" w:type="dxa"/>
            <w:bottom w:w="0" w:type="dxa"/>
          </w:tblCellMar>
        </w:tblPrEx>
        <w:tc>
          <w:tcPr>
            <w:tcW w:w="720" w:type="dxa"/>
          </w:tcPr>
          <w:p w14:paraId="575B51D7" w14:textId="77777777" w:rsidR="009427C6" w:rsidRDefault="009427C6">
            <w:pPr>
              <w:pStyle w:val="TableText"/>
              <w:tabs>
                <w:tab w:val="num" w:pos="360"/>
              </w:tabs>
              <w:ind w:left="360" w:hanging="360"/>
              <w:rPr>
                <w:rFonts w:ascii="Arial" w:hAnsi="Arial"/>
                <w:sz w:val="20"/>
              </w:rPr>
            </w:pPr>
            <w:r>
              <w:rPr>
                <w:rFonts w:ascii="Arial" w:hAnsi="Arial"/>
                <w:sz w:val="20"/>
              </w:rPr>
              <w:t>11.</w:t>
            </w:r>
          </w:p>
        </w:tc>
        <w:tc>
          <w:tcPr>
            <w:tcW w:w="630" w:type="dxa"/>
          </w:tcPr>
          <w:p w14:paraId="655F89E2" w14:textId="77777777" w:rsidR="009427C6" w:rsidRDefault="009427C6">
            <w:pPr>
              <w:pStyle w:val="TableText"/>
              <w:rPr>
                <w:rFonts w:ascii="Arial" w:hAnsi="Arial"/>
                <w:sz w:val="20"/>
              </w:rPr>
            </w:pPr>
            <w:r>
              <w:rPr>
                <w:rFonts w:ascii="Arial" w:hAnsi="Arial"/>
                <w:sz w:val="20"/>
              </w:rPr>
              <w:t>16S</w:t>
            </w:r>
          </w:p>
        </w:tc>
        <w:tc>
          <w:tcPr>
            <w:tcW w:w="990" w:type="dxa"/>
          </w:tcPr>
          <w:p w14:paraId="1D3988B5" w14:textId="77777777" w:rsidR="009427C6" w:rsidRDefault="009427C6">
            <w:pPr>
              <w:pStyle w:val="TableText"/>
              <w:rPr>
                <w:rFonts w:ascii="Arial" w:hAnsi="Arial"/>
                <w:sz w:val="20"/>
              </w:rPr>
            </w:pPr>
          </w:p>
        </w:tc>
        <w:tc>
          <w:tcPr>
            <w:tcW w:w="3150" w:type="dxa"/>
          </w:tcPr>
          <w:p w14:paraId="433E46EB" w14:textId="77777777" w:rsidR="009427C6" w:rsidRDefault="009427C6">
            <w:pPr>
              <w:pStyle w:val="TableText"/>
              <w:rPr>
                <w:rFonts w:ascii="Arial" w:hAnsi="Arial"/>
                <w:sz w:val="20"/>
              </w:rPr>
            </w:pPr>
            <w:r>
              <w:rPr>
                <w:rFonts w:ascii="Arial" w:hAnsi="Arial"/>
                <w:sz w:val="20"/>
              </w:rPr>
              <w:t>End of block</w:t>
            </w:r>
          </w:p>
          <w:p w14:paraId="473383EE" w14:textId="77777777" w:rsidR="009427C6" w:rsidRDefault="009427C6">
            <w:pPr>
              <w:pStyle w:val="TableText"/>
              <w:rPr>
                <w:rFonts w:ascii="Arial" w:hAnsi="Arial"/>
                <w:sz w:val="20"/>
              </w:rPr>
            </w:pPr>
            <w:r>
              <w:rPr>
                <w:rFonts w:ascii="Arial" w:hAnsi="Arial"/>
                <w:sz w:val="20"/>
              </w:rPr>
              <w:t>- Link Block</w:t>
            </w:r>
          </w:p>
        </w:tc>
        <w:tc>
          <w:tcPr>
            <w:tcW w:w="630" w:type="dxa"/>
          </w:tcPr>
          <w:p w14:paraId="1E592425" w14:textId="77777777" w:rsidR="009427C6" w:rsidRDefault="009427C6">
            <w:pPr>
              <w:pStyle w:val="TableText"/>
              <w:rPr>
                <w:rFonts w:ascii="Arial" w:hAnsi="Arial"/>
                <w:sz w:val="20"/>
              </w:rPr>
            </w:pPr>
            <w:r>
              <w:rPr>
                <w:rFonts w:ascii="Arial" w:hAnsi="Arial"/>
                <w:sz w:val="20"/>
              </w:rPr>
              <w:t>M</w:t>
            </w:r>
          </w:p>
        </w:tc>
        <w:tc>
          <w:tcPr>
            <w:tcW w:w="3150" w:type="dxa"/>
          </w:tcPr>
          <w:p w14:paraId="5CCC5B62" w14:textId="77777777" w:rsidR="009427C6" w:rsidRDefault="009427C6">
            <w:pPr>
              <w:pStyle w:val="TableText"/>
              <w:rPr>
                <w:rFonts w:ascii="Arial" w:hAnsi="Arial"/>
                <w:sz w:val="20"/>
              </w:rPr>
            </w:pPr>
            <w:r>
              <w:rPr>
                <w:rFonts w:ascii="Arial" w:hAnsi="Arial"/>
                <w:sz w:val="20"/>
              </w:rPr>
              <w:t>LINK</w:t>
            </w:r>
          </w:p>
        </w:tc>
      </w:tr>
    </w:tbl>
    <w:p w14:paraId="2CE2E408" w14:textId="77777777" w:rsidR="009427C6" w:rsidRDefault="009427C6">
      <w:pPr>
        <w:rPr>
          <w:rFonts w:ascii="Arial" w:hAnsi="Arial"/>
          <w:b/>
          <w:sz w:val="20"/>
        </w:rPr>
      </w:pPr>
      <w:r>
        <w:rPr>
          <w:rFonts w:ascii="Arial" w:hAnsi="Arial"/>
          <w:sz w:val="20"/>
        </w:rPr>
        <w:t xml:space="preserve">-----| </w:t>
      </w:r>
      <w:r>
        <w:rPr>
          <w:rFonts w:ascii="Arial" w:hAnsi="Arial"/>
          <w:b/>
          <w:sz w:val="20"/>
        </w:rPr>
        <w:t>End of Mandatory Subsequence A1 Linkages</w:t>
      </w:r>
    </w:p>
    <w:p w14:paraId="1752D91B" w14:textId="77777777" w:rsidR="009427C6" w:rsidRDefault="009427C6">
      <w:pPr>
        <w:rPr>
          <w:rFonts w:ascii="Arial" w:hAnsi="Arial"/>
          <w:sz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1080"/>
        <w:gridCol w:w="3060"/>
        <w:gridCol w:w="630"/>
        <w:gridCol w:w="3150"/>
      </w:tblGrid>
      <w:tr w:rsidR="009427C6" w14:paraId="187B055F" w14:textId="77777777">
        <w:tblPrEx>
          <w:tblCellMar>
            <w:top w:w="0" w:type="dxa"/>
            <w:bottom w:w="0" w:type="dxa"/>
          </w:tblCellMar>
        </w:tblPrEx>
        <w:tc>
          <w:tcPr>
            <w:tcW w:w="720" w:type="dxa"/>
          </w:tcPr>
          <w:p w14:paraId="605F9E40" w14:textId="77777777" w:rsidR="009427C6" w:rsidRDefault="009427C6">
            <w:pPr>
              <w:pStyle w:val="TableText"/>
              <w:tabs>
                <w:tab w:val="num" w:pos="360"/>
              </w:tabs>
              <w:ind w:left="360" w:hanging="360"/>
              <w:rPr>
                <w:rFonts w:ascii="Arial" w:hAnsi="Arial"/>
                <w:sz w:val="20"/>
              </w:rPr>
            </w:pPr>
            <w:r>
              <w:rPr>
                <w:rFonts w:ascii="Arial" w:hAnsi="Arial"/>
                <w:sz w:val="20"/>
              </w:rPr>
              <w:t>12.</w:t>
            </w:r>
          </w:p>
        </w:tc>
        <w:tc>
          <w:tcPr>
            <w:tcW w:w="630" w:type="dxa"/>
          </w:tcPr>
          <w:p w14:paraId="4F46D4FE" w14:textId="77777777" w:rsidR="009427C6" w:rsidRDefault="009427C6">
            <w:pPr>
              <w:pStyle w:val="TableText"/>
              <w:rPr>
                <w:rFonts w:ascii="Arial" w:hAnsi="Arial"/>
                <w:sz w:val="20"/>
              </w:rPr>
            </w:pPr>
            <w:r>
              <w:rPr>
                <w:rFonts w:ascii="Arial" w:hAnsi="Arial"/>
                <w:sz w:val="20"/>
              </w:rPr>
              <w:t>16S</w:t>
            </w:r>
          </w:p>
        </w:tc>
        <w:tc>
          <w:tcPr>
            <w:tcW w:w="1080" w:type="dxa"/>
          </w:tcPr>
          <w:p w14:paraId="6B65E2A5" w14:textId="77777777" w:rsidR="009427C6" w:rsidRDefault="009427C6">
            <w:pPr>
              <w:pStyle w:val="TableText"/>
              <w:rPr>
                <w:rFonts w:ascii="Arial" w:hAnsi="Arial"/>
                <w:sz w:val="20"/>
              </w:rPr>
            </w:pPr>
          </w:p>
        </w:tc>
        <w:tc>
          <w:tcPr>
            <w:tcW w:w="3060" w:type="dxa"/>
          </w:tcPr>
          <w:p w14:paraId="3EB4D3FF" w14:textId="77777777" w:rsidR="009427C6" w:rsidRDefault="009427C6">
            <w:pPr>
              <w:pStyle w:val="TableText"/>
              <w:rPr>
                <w:rFonts w:ascii="Arial" w:hAnsi="Arial"/>
                <w:sz w:val="20"/>
              </w:rPr>
            </w:pPr>
            <w:r>
              <w:rPr>
                <w:rFonts w:ascii="Arial" w:hAnsi="Arial"/>
                <w:sz w:val="20"/>
              </w:rPr>
              <w:t>End of block</w:t>
            </w:r>
          </w:p>
          <w:p w14:paraId="3A35A173" w14:textId="77777777" w:rsidR="009427C6" w:rsidRDefault="009427C6">
            <w:pPr>
              <w:pStyle w:val="TableText"/>
              <w:rPr>
                <w:rFonts w:ascii="Arial" w:hAnsi="Arial"/>
                <w:sz w:val="20"/>
              </w:rPr>
            </w:pPr>
            <w:r>
              <w:rPr>
                <w:rFonts w:ascii="Arial" w:hAnsi="Arial"/>
                <w:sz w:val="20"/>
              </w:rPr>
              <w:t>- General</w:t>
            </w:r>
          </w:p>
        </w:tc>
        <w:tc>
          <w:tcPr>
            <w:tcW w:w="630" w:type="dxa"/>
          </w:tcPr>
          <w:p w14:paraId="367F7B04" w14:textId="77777777" w:rsidR="009427C6" w:rsidRDefault="009427C6">
            <w:pPr>
              <w:pStyle w:val="TableText"/>
              <w:rPr>
                <w:rFonts w:ascii="Arial" w:hAnsi="Arial"/>
                <w:sz w:val="20"/>
              </w:rPr>
            </w:pPr>
            <w:r>
              <w:rPr>
                <w:rFonts w:ascii="Arial" w:hAnsi="Arial"/>
                <w:sz w:val="20"/>
              </w:rPr>
              <w:t>M</w:t>
            </w:r>
          </w:p>
        </w:tc>
        <w:tc>
          <w:tcPr>
            <w:tcW w:w="3150" w:type="dxa"/>
          </w:tcPr>
          <w:p w14:paraId="539F11CF" w14:textId="77777777" w:rsidR="009427C6" w:rsidRDefault="009427C6">
            <w:pPr>
              <w:pStyle w:val="TableText"/>
              <w:rPr>
                <w:rFonts w:ascii="Arial" w:hAnsi="Arial"/>
                <w:sz w:val="20"/>
              </w:rPr>
            </w:pPr>
            <w:r>
              <w:rPr>
                <w:rFonts w:ascii="Arial" w:hAnsi="Arial"/>
                <w:sz w:val="20"/>
              </w:rPr>
              <w:t>GENL</w:t>
            </w:r>
          </w:p>
        </w:tc>
      </w:tr>
    </w:tbl>
    <w:p w14:paraId="4289D8D1" w14:textId="77777777" w:rsidR="009427C6" w:rsidRDefault="009427C6">
      <w:pPr>
        <w:rPr>
          <w:rFonts w:ascii="Arial" w:hAnsi="Arial"/>
          <w:b/>
          <w:sz w:val="20"/>
        </w:rPr>
      </w:pPr>
      <w:r>
        <w:rPr>
          <w:rFonts w:ascii="Arial" w:hAnsi="Arial"/>
          <w:b/>
          <w:sz w:val="20"/>
        </w:rPr>
        <w:t>End of Sequence A General Information</w:t>
      </w:r>
    </w:p>
    <w:p w14:paraId="3D4F9275" w14:textId="77777777" w:rsidR="009427C6" w:rsidRDefault="009427C6">
      <w:pPr>
        <w:pStyle w:val="Header"/>
        <w:rPr>
          <w:lang w:val="en-GB"/>
        </w:rPr>
      </w:pPr>
    </w:p>
    <w:p w14:paraId="30B265C0" w14:textId="77777777" w:rsidR="009427C6" w:rsidRDefault="009427C6">
      <w:pPr>
        <w:rPr>
          <w:rFonts w:ascii="Arial" w:hAnsi="Arial"/>
          <w:sz w:val="20"/>
        </w:rPr>
      </w:pPr>
      <w:r>
        <w:rPr>
          <w:rFonts w:ascii="Arial" w:hAnsi="Arial"/>
          <w:b/>
          <w:sz w:val="20"/>
        </w:rPr>
        <w:t>Mandatory Sequence B MMI Details</w:t>
      </w:r>
      <w:r>
        <w:rPr>
          <w:rFonts w:ascii="Arial" w:hAnsi="Arial"/>
          <w:sz w:val="20"/>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990"/>
        <w:gridCol w:w="3150"/>
        <w:gridCol w:w="630"/>
        <w:gridCol w:w="3150"/>
      </w:tblGrid>
      <w:tr w:rsidR="009427C6" w14:paraId="0FA079D7" w14:textId="77777777">
        <w:tblPrEx>
          <w:tblCellMar>
            <w:top w:w="0" w:type="dxa"/>
            <w:bottom w:w="0" w:type="dxa"/>
          </w:tblCellMar>
        </w:tblPrEx>
        <w:tc>
          <w:tcPr>
            <w:tcW w:w="720" w:type="dxa"/>
          </w:tcPr>
          <w:p w14:paraId="46F64905" w14:textId="77777777" w:rsidR="009427C6" w:rsidRDefault="009427C6">
            <w:pPr>
              <w:pStyle w:val="TableText"/>
              <w:tabs>
                <w:tab w:val="num" w:pos="360"/>
              </w:tabs>
              <w:ind w:left="360" w:hanging="360"/>
              <w:rPr>
                <w:rFonts w:ascii="Arial" w:hAnsi="Arial"/>
                <w:sz w:val="20"/>
              </w:rPr>
            </w:pPr>
            <w:r>
              <w:rPr>
                <w:rFonts w:ascii="Arial" w:hAnsi="Arial"/>
                <w:sz w:val="20"/>
              </w:rPr>
              <w:t>13.</w:t>
            </w:r>
          </w:p>
        </w:tc>
        <w:tc>
          <w:tcPr>
            <w:tcW w:w="630" w:type="dxa"/>
          </w:tcPr>
          <w:p w14:paraId="715C2F96" w14:textId="77777777" w:rsidR="009427C6" w:rsidRDefault="009427C6">
            <w:pPr>
              <w:pStyle w:val="TableText"/>
              <w:rPr>
                <w:rFonts w:ascii="Arial" w:hAnsi="Arial"/>
                <w:sz w:val="20"/>
              </w:rPr>
            </w:pPr>
            <w:r>
              <w:rPr>
                <w:rFonts w:ascii="Arial" w:hAnsi="Arial"/>
                <w:sz w:val="20"/>
              </w:rPr>
              <w:t>16R</w:t>
            </w:r>
          </w:p>
        </w:tc>
        <w:tc>
          <w:tcPr>
            <w:tcW w:w="990" w:type="dxa"/>
          </w:tcPr>
          <w:p w14:paraId="789A8779" w14:textId="77777777" w:rsidR="009427C6" w:rsidRDefault="009427C6">
            <w:pPr>
              <w:pStyle w:val="TableText"/>
              <w:rPr>
                <w:rFonts w:ascii="Arial" w:hAnsi="Arial"/>
                <w:sz w:val="20"/>
              </w:rPr>
            </w:pPr>
          </w:p>
        </w:tc>
        <w:tc>
          <w:tcPr>
            <w:tcW w:w="3150" w:type="dxa"/>
          </w:tcPr>
          <w:p w14:paraId="5B4C2212" w14:textId="77777777" w:rsidR="009427C6" w:rsidRDefault="009427C6">
            <w:pPr>
              <w:pStyle w:val="TableText"/>
              <w:rPr>
                <w:rFonts w:ascii="Arial" w:hAnsi="Arial"/>
                <w:sz w:val="20"/>
              </w:rPr>
            </w:pPr>
            <w:r>
              <w:rPr>
                <w:rFonts w:ascii="Arial" w:hAnsi="Arial"/>
                <w:sz w:val="20"/>
              </w:rPr>
              <w:t>Start of block</w:t>
            </w:r>
          </w:p>
          <w:p w14:paraId="12C3E2C9" w14:textId="77777777" w:rsidR="009427C6" w:rsidRDefault="009427C6">
            <w:pPr>
              <w:pStyle w:val="TableText"/>
              <w:rPr>
                <w:rFonts w:ascii="Arial" w:hAnsi="Arial"/>
                <w:sz w:val="20"/>
              </w:rPr>
            </w:pPr>
            <w:r>
              <w:rPr>
                <w:rFonts w:ascii="Arial" w:hAnsi="Arial"/>
                <w:sz w:val="20"/>
              </w:rPr>
              <w:t>- MMI Details</w:t>
            </w:r>
          </w:p>
        </w:tc>
        <w:tc>
          <w:tcPr>
            <w:tcW w:w="630" w:type="dxa"/>
          </w:tcPr>
          <w:p w14:paraId="7FDFEF1D" w14:textId="77777777" w:rsidR="009427C6" w:rsidRDefault="009427C6">
            <w:pPr>
              <w:pStyle w:val="TableText"/>
              <w:rPr>
                <w:rFonts w:ascii="Arial" w:hAnsi="Arial"/>
                <w:sz w:val="20"/>
              </w:rPr>
            </w:pPr>
            <w:r>
              <w:rPr>
                <w:rFonts w:ascii="Arial" w:hAnsi="Arial"/>
                <w:sz w:val="20"/>
              </w:rPr>
              <w:t>M</w:t>
            </w:r>
          </w:p>
        </w:tc>
        <w:tc>
          <w:tcPr>
            <w:tcW w:w="3150" w:type="dxa"/>
          </w:tcPr>
          <w:p w14:paraId="4CE53148" w14:textId="77777777" w:rsidR="009427C6" w:rsidRDefault="009427C6">
            <w:pPr>
              <w:pStyle w:val="TableText"/>
              <w:rPr>
                <w:rFonts w:ascii="Arial" w:hAnsi="Arial"/>
                <w:sz w:val="20"/>
              </w:rPr>
            </w:pPr>
            <w:r>
              <w:rPr>
                <w:rFonts w:ascii="Arial" w:hAnsi="Arial"/>
                <w:sz w:val="20"/>
              </w:rPr>
              <w:t>MMID</w:t>
            </w:r>
          </w:p>
        </w:tc>
      </w:tr>
      <w:tr w:rsidR="009427C6" w14:paraId="7B122948" w14:textId="77777777">
        <w:tblPrEx>
          <w:tblCellMar>
            <w:top w:w="0" w:type="dxa"/>
            <w:bottom w:w="0" w:type="dxa"/>
          </w:tblCellMar>
        </w:tblPrEx>
        <w:tc>
          <w:tcPr>
            <w:tcW w:w="720" w:type="dxa"/>
          </w:tcPr>
          <w:p w14:paraId="1A6EE90D" w14:textId="77777777" w:rsidR="009427C6" w:rsidRDefault="009427C6">
            <w:pPr>
              <w:pStyle w:val="TableText"/>
              <w:tabs>
                <w:tab w:val="num" w:pos="360"/>
              </w:tabs>
              <w:ind w:left="360" w:hanging="360"/>
              <w:rPr>
                <w:rFonts w:ascii="Arial" w:hAnsi="Arial"/>
                <w:sz w:val="20"/>
              </w:rPr>
            </w:pPr>
            <w:r>
              <w:rPr>
                <w:rFonts w:ascii="Arial" w:hAnsi="Arial"/>
                <w:sz w:val="20"/>
              </w:rPr>
              <w:t>14.</w:t>
            </w:r>
          </w:p>
        </w:tc>
        <w:tc>
          <w:tcPr>
            <w:tcW w:w="630" w:type="dxa"/>
          </w:tcPr>
          <w:p w14:paraId="2BEF5730" w14:textId="77777777" w:rsidR="009427C6" w:rsidRDefault="009427C6">
            <w:pPr>
              <w:pStyle w:val="TableText"/>
              <w:rPr>
                <w:rFonts w:ascii="Arial" w:hAnsi="Arial"/>
                <w:sz w:val="20"/>
              </w:rPr>
            </w:pPr>
            <w:r>
              <w:rPr>
                <w:rFonts w:ascii="Arial" w:hAnsi="Arial"/>
                <w:sz w:val="20"/>
              </w:rPr>
              <w:t>95R</w:t>
            </w:r>
          </w:p>
        </w:tc>
        <w:tc>
          <w:tcPr>
            <w:tcW w:w="990" w:type="dxa"/>
          </w:tcPr>
          <w:p w14:paraId="17F0A083" w14:textId="77777777" w:rsidR="009427C6" w:rsidRDefault="009427C6">
            <w:pPr>
              <w:pStyle w:val="TableText"/>
              <w:rPr>
                <w:rFonts w:ascii="Arial" w:hAnsi="Arial"/>
                <w:sz w:val="20"/>
              </w:rPr>
            </w:pPr>
            <w:r>
              <w:rPr>
                <w:rFonts w:ascii="Arial" w:hAnsi="Arial"/>
                <w:sz w:val="20"/>
              </w:rPr>
              <w:t>ISSR</w:t>
            </w:r>
          </w:p>
        </w:tc>
        <w:tc>
          <w:tcPr>
            <w:tcW w:w="3150" w:type="dxa"/>
          </w:tcPr>
          <w:p w14:paraId="054A6D6D" w14:textId="77777777" w:rsidR="009427C6" w:rsidRDefault="009427C6">
            <w:pPr>
              <w:pStyle w:val="TableText"/>
              <w:rPr>
                <w:rFonts w:ascii="Arial" w:hAnsi="Arial"/>
                <w:sz w:val="20"/>
              </w:rPr>
            </w:pPr>
            <w:r>
              <w:rPr>
                <w:rFonts w:ascii="Arial" w:hAnsi="Arial"/>
                <w:sz w:val="20"/>
              </w:rPr>
              <w:t>Issuer's Participant Code</w:t>
            </w:r>
          </w:p>
          <w:p w14:paraId="1354AC0B" w14:textId="77777777" w:rsidR="009427C6" w:rsidRDefault="009427C6">
            <w:pPr>
              <w:pStyle w:val="TableText"/>
              <w:rPr>
                <w:rFonts w:ascii="Arial" w:hAnsi="Arial"/>
                <w:sz w:val="20"/>
              </w:rPr>
            </w:pPr>
            <w:r>
              <w:rPr>
                <w:rFonts w:ascii="Arial" w:hAnsi="Arial"/>
                <w:sz w:val="20"/>
              </w:rPr>
              <w:t>(Issuer)</w:t>
            </w:r>
          </w:p>
        </w:tc>
        <w:tc>
          <w:tcPr>
            <w:tcW w:w="630" w:type="dxa"/>
          </w:tcPr>
          <w:p w14:paraId="3258D360" w14:textId="77777777" w:rsidR="009427C6" w:rsidRDefault="009427C6">
            <w:pPr>
              <w:pStyle w:val="TableText"/>
              <w:rPr>
                <w:rFonts w:ascii="Arial" w:hAnsi="Arial"/>
                <w:sz w:val="20"/>
              </w:rPr>
            </w:pPr>
            <w:r>
              <w:rPr>
                <w:rFonts w:ascii="Arial" w:hAnsi="Arial"/>
                <w:sz w:val="20"/>
              </w:rPr>
              <w:t>M</w:t>
            </w:r>
          </w:p>
        </w:tc>
        <w:tc>
          <w:tcPr>
            <w:tcW w:w="3150" w:type="dxa"/>
          </w:tcPr>
          <w:p w14:paraId="14B1D841" w14:textId="77777777" w:rsidR="009427C6" w:rsidRDefault="009427C6">
            <w:pPr>
              <w:pStyle w:val="TableText"/>
              <w:rPr>
                <w:rFonts w:ascii="Arial" w:hAnsi="Arial"/>
                <w:sz w:val="20"/>
              </w:rPr>
            </w:pPr>
            <w:r>
              <w:rPr>
                <w:rFonts w:ascii="Arial" w:hAnsi="Arial"/>
                <w:sz w:val="20"/>
              </w:rPr>
              <w:t>/STRA/2!a6!n</w:t>
            </w:r>
          </w:p>
          <w:p w14:paraId="05C1E8F1" w14:textId="77777777" w:rsidR="009427C6" w:rsidRDefault="009427C6">
            <w:pPr>
              <w:pStyle w:val="TableText"/>
              <w:rPr>
                <w:rFonts w:ascii="Arial" w:hAnsi="Arial"/>
                <w:sz w:val="20"/>
              </w:rPr>
            </w:pPr>
            <w:r>
              <w:rPr>
                <w:rFonts w:ascii="Arial" w:hAnsi="Arial"/>
                <w:sz w:val="20"/>
              </w:rPr>
              <w:t>(Issuer’s Participant Code)</w:t>
            </w:r>
          </w:p>
        </w:tc>
      </w:tr>
      <w:tr w:rsidR="009427C6" w14:paraId="0FB9E015" w14:textId="77777777">
        <w:tblPrEx>
          <w:tblCellMar>
            <w:top w:w="0" w:type="dxa"/>
            <w:bottom w:w="0" w:type="dxa"/>
          </w:tblCellMar>
        </w:tblPrEx>
        <w:tc>
          <w:tcPr>
            <w:tcW w:w="720" w:type="dxa"/>
          </w:tcPr>
          <w:p w14:paraId="02C6B728" w14:textId="77777777" w:rsidR="009427C6" w:rsidRDefault="009427C6">
            <w:pPr>
              <w:pStyle w:val="TableText"/>
              <w:tabs>
                <w:tab w:val="num" w:pos="360"/>
              </w:tabs>
              <w:ind w:left="360" w:hanging="360"/>
              <w:rPr>
                <w:rFonts w:ascii="Arial" w:hAnsi="Arial"/>
                <w:sz w:val="20"/>
              </w:rPr>
            </w:pPr>
            <w:r>
              <w:rPr>
                <w:rFonts w:ascii="Arial" w:hAnsi="Arial"/>
                <w:sz w:val="20"/>
              </w:rPr>
              <w:t>15.</w:t>
            </w:r>
          </w:p>
        </w:tc>
        <w:tc>
          <w:tcPr>
            <w:tcW w:w="630" w:type="dxa"/>
          </w:tcPr>
          <w:p w14:paraId="1C6D20B9" w14:textId="77777777" w:rsidR="009427C6" w:rsidRDefault="009427C6">
            <w:pPr>
              <w:pStyle w:val="TableText"/>
              <w:rPr>
                <w:rFonts w:ascii="Arial" w:hAnsi="Arial"/>
                <w:sz w:val="20"/>
              </w:rPr>
            </w:pPr>
            <w:r>
              <w:rPr>
                <w:rFonts w:ascii="Arial" w:hAnsi="Arial"/>
                <w:sz w:val="20"/>
              </w:rPr>
              <w:t>35B</w:t>
            </w:r>
          </w:p>
        </w:tc>
        <w:tc>
          <w:tcPr>
            <w:tcW w:w="990" w:type="dxa"/>
          </w:tcPr>
          <w:p w14:paraId="218D0C9D" w14:textId="77777777" w:rsidR="009427C6" w:rsidRDefault="009427C6">
            <w:pPr>
              <w:pStyle w:val="TableText"/>
              <w:rPr>
                <w:rFonts w:ascii="Arial" w:hAnsi="Arial"/>
                <w:sz w:val="20"/>
              </w:rPr>
            </w:pPr>
          </w:p>
        </w:tc>
        <w:tc>
          <w:tcPr>
            <w:tcW w:w="3150" w:type="dxa"/>
          </w:tcPr>
          <w:p w14:paraId="3B299E61" w14:textId="77777777" w:rsidR="009427C6" w:rsidRDefault="009427C6">
            <w:pPr>
              <w:pStyle w:val="TableText"/>
              <w:rPr>
                <w:rFonts w:ascii="Arial" w:hAnsi="Arial"/>
                <w:sz w:val="20"/>
              </w:rPr>
            </w:pPr>
            <w:r>
              <w:rPr>
                <w:rFonts w:ascii="Arial" w:hAnsi="Arial"/>
                <w:sz w:val="20"/>
              </w:rPr>
              <w:t>Identification of securities</w:t>
            </w:r>
          </w:p>
          <w:p w14:paraId="46ADC3AF" w14:textId="77777777" w:rsidR="009427C6" w:rsidRDefault="009427C6">
            <w:pPr>
              <w:pStyle w:val="TableText"/>
              <w:rPr>
                <w:rFonts w:ascii="Arial" w:hAnsi="Arial"/>
                <w:sz w:val="20"/>
              </w:rPr>
            </w:pPr>
            <w:r>
              <w:rPr>
                <w:rFonts w:ascii="Arial" w:hAnsi="Arial"/>
                <w:sz w:val="20"/>
              </w:rPr>
              <w:t>(ISIN)</w:t>
            </w:r>
          </w:p>
        </w:tc>
        <w:tc>
          <w:tcPr>
            <w:tcW w:w="630" w:type="dxa"/>
          </w:tcPr>
          <w:p w14:paraId="1338DF41" w14:textId="77777777" w:rsidR="009427C6" w:rsidRDefault="009427C6">
            <w:pPr>
              <w:pStyle w:val="TableText"/>
              <w:rPr>
                <w:rFonts w:ascii="Arial" w:hAnsi="Arial"/>
                <w:sz w:val="20"/>
              </w:rPr>
            </w:pPr>
            <w:r>
              <w:rPr>
                <w:rFonts w:ascii="Arial" w:hAnsi="Arial"/>
                <w:sz w:val="20"/>
              </w:rPr>
              <w:t>M</w:t>
            </w:r>
          </w:p>
        </w:tc>
        <w:tc>
          <w:tcPr>
            <w:tcW w:w="3150" w:type="dxa"/>
          </w:tcPr>
          <w:p w14:paraId="07D96974" w14:textId="77777777" w:rsidR="009427C6" w:rsidRDefault="009427C6">
            <w:pPr>
              <w:pStyle w:val="TableText"/>
              <w:rPr>
                <w:rFonts w:ascii="Arial" w:hAnsi="Arial"/>
                <w:sz w:val="20"/>
              </w:rPr>
            </w:pPr>
            <w:r>
              <w:rPr>
                <w:rFonts w:ascii="Arial" w:hAnsi="Arial"/>
                <w:sz w:val="20"/>
              </w:rPr>
              <w:t>[ISIN1!e12!c]</w:t>
            </w:r>
          </w:p>
          <w:p w14:paraId="3AAF3A64" w14:textId="77777777" w:rsidR="009427C6" w:rsidRDefault="009427C6">
            <w:pPr>
              <w:pStyle w:val="TableText"/>
              <w:rPr>
                <w:rFonts w:ascii="Arial" w:hAnsi="Arial"/>
                <w:sz w:val="20"/>
              </w:rPr>
            </w:pPr>
            <w:r>
              <w:rPr>
                <w:rFonts w:ascii="Arial" w:hAnsi="Arial"/>
                <w:sz w:val="20"/>
              </w:rPr>
              <w:t>[4*35x]</w:t>
            </w:r>
          </w:p>
          <w:p w14:paraId="6F5FF175" w14:textId="77777777" w:rsidR="009427C6" w:rsidRDefault="009427C6">
            <w:pPr>
              <w:pStyle w:val="TableText"/>
              <w:rPr>
                <w:rFonts w:ascii="Arial" w:hAnsi="Arial"/>
                <w:sz w:val="20"/>
              </w:rPr>
            </w:pPr>
            <w:r>
              <w:rPr>
                <w:rFonts w:ascii="Arial" w:hAnsi="Arial"/>
                <w:sz w:val="20"/>
              </w:rPr>
              <w:t>Sub-field 1 is Mandatory</w:t>
            </w:r>
          </w:p>
          <w:p w14:paraId="4EBEFB42" w14:textId="77777777" w:rsidR="009427C6" w:rsidRDefault="009427C6">
            <w:pPr>
              <w:pStyle w:val="TableText"/>
              <w:rPr>
                <w:rFonts w:ascii="Arial" w:hAnsi="Arial"/>
                <w:sz w:val="20"/>
              </w:rPr>
            </w:pPr>
            <w:r>
              <w:rPr>
                <w:rFonts w:ascii="Arial" w:hAnsi="Arial"/>
                <w:sz w:val="20"/>
              </w:rPr>
              <w:t>Sub-field 2 is Optional</w:t>
            </w:r>
          </w:p>
        </w:tc>
      </w:tr>
      <w:tr w:rsidR="009427C6" w14:paraId="434845E8" w14:textId="77777777">
        <w:tblPrEx>
          <w:tblCellMar>
            <w:top w:w="0" w:type="dxa"/>
            <w:bottom w:w="0" w:type="dxa"/>
          </w:tblCellMar>
        </w:tblPrEx>
        <w:tc>
          <w:tcPr>
            <w:tcW w:w="720" w:type="dxa"/>
          </w:tcPr>
          <w:p w14:paraId="68D63595" w14:textId="77777777" w:rsidR="009427C6" w:rsidRDefault="009427C6">
            <w:pPr>
              <w:pStyle w:val="TableText"/>
              <w:tabs>
                <w:tab w:val="num" w:pos="360"/>
              </w:tabs>
              <w:ind w:left="360" w:hanging="360"/>
              <w:rPr>
                <w:rFonts w:ascii="Arial" w:hAnsi="Arial"/>
                <w:sz w:val="20"/>
              </w:rPr>
            </w:pPr>
            <w:r>
              <w:rPr>
                <w:rFonts w:ascii="Arial" w:hAnsi="Arial"/>
                <w:sz w:val="20"/>
              </w:rPr>
              <w:t>16.</w:t>
            </w:r>
          </w:p>
        </w:tc>
        <w:tc>
          <w:tcPr>
            <w:tcW w:w="630" w:type="dxa"/>
          </w:tcPr>
          <w:p w14:paraId="7CD2788E" w14:textId="77777777" w:rsidR="009427C6" w:rsidRDefault="009427C6">
            <w:pPr>
              <w:pStyle w:val="TableText"/>
              <w:rPr>
                <w:rFonts w:ascii="Arial" w:hAnsi="Arial"/>
                <w:sz w:val="20"/>
              </w:rPr>
            </w:pPr>
            <w:r>
              <w:rPr>
                <w:rFonts w:ascii="Arial" w:hAnsi="Arial"/>
                <w:sz w:val="20"/>
              </w:rPr>
              <w:t>36B</w:t>
            </w:r>
          </w:p>
        </w:tc>
        <w:tc>
          <w:tcPr>
            <w:tcW w:w="990" w:type="dxa"/>
          </w:tcPr>
          <w:p w14:paraId="3167E137" w14:textId="77777777" w:rsidR="009427C6" w:rsidRDefault="009427C6">
            <w:pPr>
              <w:pStyle w:val="TableText"/>
              <w:rPr>
                <w:rFonts w:ascii="Arial" w:hAnsi="Arial"/>
                <w:sz w:val="20"/>
              </w:rPr>
            </w:pPr>
          </w:p>
          <w:p w14:paraId="7937B798" w14:textId="77777777" w:rsidR="009427C6" w:rsidRDefault="009427C6">
            <w:pPr>
              <w:pStyle w:val="TableText"/>
              <w:rPr>
                <w:rFonts w:ascii="Arial" w:hAnsi="Arial"/>
                <w:sz w:val="20"/>
              </w:rPr>
            </w:pPr>
            <w:r>
              <w:rPr>
                <w:rFonts w:ascii="Arial" w:hAnsi="Arial"/>
                <w:sz w:val="20"/>
              </w:rPr>
              <w:t>QISS</w:t>
            </w:r>
          </w:p>
        </w:tc>
        <w:tc>
          <w:tcPr>
            <w:tcW w:w="3150" w:type="dxa"/>
          </w:tcPr>
          <w:p w14:paraId="698B4065" w14:textId="77777777" w:rsidR="009427C6" w:rsidRDefault="009427C6">
            <w:pPr>
              <w:pStyle w:val="TableText"/>
              <w:rPr>
                <w:rFonts w:ascii="Arial" w:hAnsi="Arial"/>
                <w:sz w:val="20"/>
              </w:rPr>
            </w:pPr>
            <w:r>
              <w:rPr>
                <w:rFonts w:ascii="Arial" w:hAnsi="Arial"/>
                <w:sz w:val="20"/>
              </w:rPr>
              <w:t>Quantity Issued</w:t>
            </w:r>
          </w:p>
          <w:p w14:paraId="1E325E67" w14:textId="77777777" w:rsidR="009427C6" w:rsidRDefault="009427C6">
            <w:pPr>
              <w:pStyle w:val="TableText"/>
              <w:rPr>
                <w:rFonts w:ascii="Arial" w:hAnsi="Arial"/>
                <w:sz w:val="20"/>
              </w:rPr>
            </w:pPr>
            <w:r>
              <w:rPr>
                <w:rFonts w:ascii="Arial" w:hAnsi="Arial"/>
                <w:sz w:val="20"/>
              </w:rPr>
              <w:t>(Issued Amount)</w:t>
            </w:r>
          </w:p>
        </w:tc>
        <w:tc>
          <w:tcPr>
            <w:tcW w:w="630" w:type="dxa"/>
          </w:tcPr>
          <w:p w14:paraId="0D5C44A0" w14:textId="77777777" w:rsidR="009427C6" w:rsidRDefault="009427C6">
            <w:pPr>
              <w:pStyle w:val="TableText"/>
              <w:rPr>
                <w:rFonts w:ascii="Arial" w:hAnsi="Arial"/>
                <w:sz w:val="20"/>
              </w:rPr>
            </w:pPr>
            <w:r>
              <w:rPr>
                <w:rFonts w:ascii="Arial" w:hAnsi="Arial"/>
                <w:sz w:val="20"/>
              </w:rPr>
              <w:t>M</w:t>
            </w:r>
          </w:p>
        </w:tc>
        <w:tc>
          <w:tcPr>
            <w:tcW w:w="3150" w:type="dxa"/>
          </w:tcPr>
          <w:p w14:paraId="27C1723D" w14:textId="77777777" w:rsidR="009427C6" w:rsidRDefault="009427C6">
            <w:pPr>
              <w:pStyle w:val="TableText"/>
              <w:rPr>
                <w:rFonts w:ascii="Arial" w:hAnsi="Arial"/>
                <w:sz w:val="20"/>
              </w:rPr>
            </w:pPr>
            <w:r>
              <w:rPr>
                <w:rFonts w:ascii="Arial" w:hAnsi="Arial"/>
                <w:sz w:val="20"/>
              </w:rPr>
              <w:t>//FAMT/15d(Down to 3 Decimals)</w:t>
            </w:r>
          </w:p>
        </w:tc>
      </w:tr>
    </w:tbl>
    <w:p w14:paraId="46AEB484" w14:textId="77777777" w:rsidR="009427C6" w:rsidRDefault="009427C6">
      <w:pPr>
        <w:pStyle w:val="Header"/>
        <w:rPr>
          <w:lang w:val="en-GB"/>
        </w:rPr>
      </w:pPr>
    </w:p>
    <w:p w14:paraId="3750009F" w14:textId="77777777" w:rsidR="009427C6" w:rsidRDefault="009427C6">
      <w:pPr>
        <w:rPr>
          <w:rFonts w:ascii="Arial" w:hAnsi="Arial"/>
          <w:sz w:val="20"/>
        </w:rPr>
      </w:pPr>
      <w:r>
        <w:rPr>
          <w:rFonts w:ascii="Arial" w:hAnsi="Arial"/>
          <w:sz w:val="20"/>
        </w:rPr>
        <w:t xml:space="preserve"> </w:t>
      </w:r>
    </w:p>
    <w:p w14:paraId="1334B758" w14:textId="77777777" w:rsidR="009427C6" w:rsidRDefault="009427C6">
      <w:pPr>
        <w:pStyle w:val="Header"/>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990"/>
        <w:gridCol w:w="3150"/>
        <w:gridCol w:w="630"/>
        <w:gridCol w:w="3150"/>
      </w:tblGrid>
      <w:tr w:rsidR="009427C6" w14:paraId="545C93FE" w14:textId="77777777">
        <w:tblPrEx>
          <w:tblCellMar>
            <w:top w:w="0" w:type="dxa"/>
            <w:bottom w:w="0" w:type="dxa"/>
          </w:tblCellMar>
        </w:tblPrEx>
        <w:tc>
          <w:tcPr>
            <w:tcW w:w="720" w:type="dxa"/>
          </w:tcPr>
          <w:p w14:paraId="686A6DCD" w14:textId="77777777" w:rsidR="009427C6" w:rsidRDefault="009427C6">
            <w:pPr>
              <w:pStyle w:val="TableText"/>
              <w:tabs>
                <w:tab w:val="num" w:pos="360"/>
              </w:tabs>
              <w:ind w:left="360" w:hanging="360"/>
              <w:rPr>
                <w:rFonts w:ascii="Arial" w:hAnsi="Arial"/>
                <w:sz w:val="20"/>
              </w:rPr>
            </w:pPr>
            <w:r>
              <w:rPr>
                <w:rFonts w:ascii="Arial" w:hAnsi="Arial"/>
                <w:sz w:val="20"/>
              </w:rPr>
              <w:lastRenderedPageBreak/>
              <w:t>17.</w:t>
            </w:r>
          </w:p>
        </w:tc>
        <w:tc>
          <w:tcPr>
            <w:tcW w:w="630" w:type="dxa"/>
          </w:tcPr>
          <w:p w14:paraId="56035293" w14:textId="77777777" w:rsidR="009427C6" w:rsidRDefault="009427C6">
            <w:pPr>
              <w:pStyle w:val="TableText"/>
              <w:rPr>
                <w:rFonts w:ascii="Arial" w:hAnsi="Arial"/>
                <w:sz w:val="20"/>
              </w:rPr>
            </w:pPr>
            <w:r>
              <w:rPr>
                <w:rFonts w:ascii="Arial" w:hAnsi="Arial"/>
                <w:sz w:val="20"/>
              </w:rPr>
              <w:t>16S</w:t>
            </w:r>
          </w:p>
        </w:tc>
        <w:tc>
          <w:tcPr>
            <w:tcW w:w="990" w:type="dxa"/>
          </w:tcPr>
          <w:p w14:paraId="5883A9F7" w14:textId="77777777" w:rsidR="009427C6" w:rsidRDefault="009427C6">
            <w:pPr>
              <w:pStyle w:val="TableText"/>
              <w:rPr>
                <w:rFonts w:ascii="Arial" w:hAnsi="Arial"/>
                <w:sz w:val="20"/>
              </w:rPr>
            </w:pPr>
          </w:p>
        </w:tc>
        <w:tc>
          <w:tcPr>
            <w:tcW w:w="3150" w:type="dxa"/>
          </w:tcPr>
          <w:p w14:paraId="4E1C5D65" w14:textId="77777777" w:rsidR="009427C6" w:rsidRDefault="009427C6">
            <w:pPr>
              <w:pStyle w:val="TableText"/>
              <w:rPr>
                <w:rFonts w:ascii="Arial" w:hAnsi="Arial"/>
                <w:sz w:val="20"/>
              </w:rPr>
            </w:pPr>
            <w:r>
              <w:rPr>
                <w:rFonts w:ascii="Arial" w:hAnsi="Arial"/>
                <w:sz w:val="20"/>
              </w:rPr>
              <w:t>End of block</w:t>
            </w:r>
          </w:p>
          <w:p w14:paraId="3137BE6A" w14:textId="77777777" w:rsidR="009427C6" w:rsidRDefault="009427C6">
            <w:pPr>
              <w:pStyle w:val="TableText"/>
              <w:rPr>
                <w:rFonts w:ascii="Arial" w:hAnsi="Arial"/>
                <w:sz w:val="20"/>
              </w:rPr>
            </w:pPr>
            <w:r>
              <w:rPr>
                <w:rFonts w:ascii="Arial" w:hAnsi="Arial"/>
                <w:sz w:val="20"/>
              </w:rPr>
              <w:t>- MMI Details</w:t>
            </w:r>
          </w:p>
        </w:tc>
        <w:tc>
          <w:tcPr>
            <w:tcW w:w="630" w:type="dxa"/>
          </w:tcPr>
          <w:p w14:paraId="4290B05D" w14:textId="77777777" w:rsidR="009427C6" w:rsidRDefault="009427C6">
            <w:pPr>
              <w:pStyle w:val="TableText"/>
              <w:rPr>
                <w:rFonts w:ascii="Arial" w:hAnsi="Arial"/>
                <w:sz w:val="20"/>
              </w:rPr>
            </w:pPr>
            <w:r>
              <w:rPr>
                <w:rFonts w:ascii="Arial" w:hAnsi="Arial"/>
                <w:sz w:val="20"/>
              </w:rPr>
              <w:t>M</w:t>
            </w:r>
          </w:p>
        </w:tc>
        <w:tc>
          <w:tcPr>
            <w:tcW w:w="3150" w:type="dxa"/>
          </w:tcPr>
          <w:p w14:paraId="43CAC10B" w14:textId="77777777" w:rsidR="009427C6" w:rsidRDefault="009427C6">
            <w:pPr>
              <w:pStyle w:val="TableText"/>
              <w:rPr>
                <w:rFonts w:ascii="Arial" w:hAnsi="Arial"/>
                <w:sz w:val="20"/>
              </w:rPr>
            </w:pPr>
            <w:r>
              <w:rPr>
                <w:rFonts w:ascii="Arial" w:hAnsi="Arial"/>
                <w:sz w:val="20"/>
              </w:rPr>
              <w:t>MMID</w:t>
            </w:r>
          </w:p>
        </w:tc>
      </w:tr>
    </w:tbl>
    <w:p w14:paraId="7EA65EAC" w14:textId="77777777" w:rsidR="009427C6" w:rsidRDefault="009427C6">
      <w:pPr>
        <w:rPr>
          <w:rFonts w:ascii="Arial" w:hAnsi="Arial"/>
          <w:sz w:val="20"/>
        </w:rPr>
      </w:pPr>
      <w:r>
        <w:rPr>
          <w:rFonts w:ascii="Arial" w:hAnsi="Arial"/>
          <w:sz w:val="20"/>
        </w:rPr>
        <w:t xml:space="preserve">-----| </w:t>
      </w:r>
      <w:r>
        <w:rPr>
          <w:rFonts w:ascii="Arial" w:hAnsi="Arial"/>
          <w:b/>
          <w:sz w:val="20"/>
        </w:rPr>
        <w:t>End of Sequence B MMI Details</w:t>
      </w:r>
      <w:r>
        <w:rPr>
          <w:rFonts w:ascii="Arial" w:hAnsi="Arial"/>
          <w:sz w:val="20"/>
        </w:rPr>
        <w:t xml:space="preserve"> </w:t>
      </w:r>
    </w:p>
    <w:p w14:paraId="4F8ADFCC" w14:textId="77777777" w:rsidR="009427C6" w:rsidRDefault="009427C6">
      <w:pPr>
        <w:rPr>
          <w:rFonts w:ascii="Arial" w:hAnsi="Arial"/>
          <w:b/>
          <w:sz w:val="20"/>
          <w:u w:val="single"/>
        </w:rPr>
      </w:pPr>
    </w:p>
    <w:p w14:paraId="1DB883EE" w14:textId="77777777" w:rsidR="009427C6" w:rsidRDefault="009427C6">
      <w:pPr>
        <w:rPr>
          <w:rFonts w:ascii="Arial" w:hAnsi="Arial"/>
          <w:b/>
          <w:sz w:val="20"/>
          <w:u w:val="single"/>
        </w:rPr>
      </w:pPr>
      <w:r>
        <w:rPr>
          <w:rFonts w:ascii="Arial" w:hAnsi="Arial"/>
          <w:b/>
          <w:sz w:val="20"/>
          <w:u w:val="single"/>
        </w:rPr>
        <w:t>Field Descriptions</w:t>
      </w:r>
    </w:p>
    <w:p w14:paraId="4AAA0DBD" w14:textId="77777777" w:rsidR="009427C6" w:rsidRDefault="009427C6">
      <w:pPr>
        <w:rPr>
          <w:rFonts w:ascii="Arial" w:hAnsi="Arial"/>
          <w:b/>
          <w:sz w:val="20"/>
          <w:u w:val="single"/>
        </w:rPr>
      </w:pPr>
    </w:p>
    <w:p w14:paraId="78DDE20D" w14:textId="77777777" w:rsidR="009427C6" w:rsidRDefault="009427C6">
      <w:pPr>
        <w:tabs>
          <w:tab w:val="num" w:pos="360"/>
        </w:tabs>
        <w:ind w:left="360" w:hanging="360"/>
        <w:rPr>
          <w:rFonts w:ascii="Arial" w:hAnsi="Arial"/>
          <w:sz w:val="20"/>
        </w:rPr>
      </w:pPr>
      <w:r>
        <w:rPr>
          <w:rFonts w:ascii="Arial" w:hAnsi="Arial"/>
          <w:sz w:val="20"/>
        </w:rPr>
        <w:t>1.</w:t>
      </w:r>
      <w:r>
        <w:rPr>
          <w:rFonts w:ascii="Arial" w:hAnsi="Arial"/>
          <w:sz w:val="20"/>
        </w:rPr>
        <w:tab/>
        <w:t>Transaction reference (M): This field identifies the transaction reference of the message.</w:t>
      </w:r>
    </w:p>
    <w:p w14:paraId="7335F71E" w14:textId="77777777" w:rsidR="009427C6" w:rsidRDefault="009427C6">
      <w:pPr>
        <w:rPr>
          <w:rFonts w:ascii="Arial" w:hAnsi="Arial"/>
          <w:sz w:val="20"/>
        </w:rPr>
      </w:pPr>
    </w:p>
    <w:p w14:paraId="78563766" w14:textId="77777777" w:rsidR="009427C6" w:rsidRDefault="009427C6">
      <w:pPr>
        <w:tabs>
          <w:tab w:val="num" w:pos="360"/>
        </w:tabs>
        <w:ind w:left="360" w:hanging="360"/>
        <w:rPr>
          <w:rFonts w:ascii="Arial" w:hAnsi="Arial"/>
          <w:sz w:val="20"/>
        </w:rPr>
      </w:pPr>
      <w:r>
        <w:rPr>
          <w:rFonts w:ascii="Arial" w:hAnsi="Arial"/>
          <w:sz w:val="20"/>
        </w:rPr>
        <w:t>2.</w:t>
      </w:r>
      <w:r>
        <w:rPr>
          <w:rFonts w:ascii="Arial" w:hAnsi="Arial"/>
          <w:sz w:val="20"/>
        </w:rPr>
        <w:tab/>
        <w:t>Sub-message Type (M): This field identifies the sub-message type involved in the proprietary message. The valid value is:</w:t>
      </w:r>
    </w:p>
    <w:p w14:paraId="1E984DDA" w14:textId="77777777" w:rsidR="009427C6" w:rsidRDefault="009427C6">
      <w:pPr>
        <w:tabs>
          <w:tab w:val="num" w:pos="360"/>
          <w:tab w:val="num" w:pos="720"/>
        </w:tabs>
        <w:rPr>
          <w:rFonts w:ascii="Arial" w:hAnsi="Arial"/>
          <w:sz w:val="20"/>
        </w:rPr>
      </w:pPr>
    </w:p>
    <w:p w14:paraId="53EF592B" w14:textId="77777777" w:rsidR="009427C6" w:rsidRDefault="009427C6">
      <w:pPr>
        <w:numPr>
          <w:ilvl w:val="0"/>
          <w:numId w:val="23"/>
        </w:numPr>
        <w:rPr>
          <w:rFonts w:ascii="Arial" w:hAnsi="Arial"/>
          <w:sz w:val="20"/>
          <w:lang w:val="en-US"/>
        </w:rPr>
      </w:pPr>
      <w:r>
        <w:rPr>
          <w:rFonts w:ascii="Arial" w:hAnsi="Arial"/>
          <w:sz w:val="20"/>
        </w:rPr>
        <w:t>151 – ISIN Cancellation Confirmation.</w:t>
      </w:r>
      <w:r>
        <w:rPr>
          <w:rFonts w:ascii="Arial" w:hAnsi="Arial"/>
          <w:sz w:val="20"/>
        </w:rPr>
        <w:br/>
      </w:r>
    </w:p>
    <w:p w14:paraId="203CB092" w14:textId="77777777" w:rsidR="009427C6" w:rsidRDefault="009427C6">
      <w:pPr>
        <w:tabs>
          <w:tab w:val="num" w:pos="360"/>
        </w:tabs>
        <w:ind w:left="360" w:hanging="360"/>
        <w:rPr>
          <w:rFonts w:ascii="Arial" w:hAnsi="Arial"/>
          <w:sz w:val="20"/>
        </w:rPr>
      </w:pPr>
      <w:r>
        <w:rPr>
          <w:rFonts w:ascii="Arial" w:hAnsi="Arial"/>
          <w:sz w:val="20"/>
        </w:rPr>
        <w:t>3.</w:t>
      </w:r>
      <w:r>
        <w:rPr>
          <w:rFonts w:ascii="Arial" w:hAnsi="Arial"/>
          <w:sz w:val="20"/>
        </w:rPr>
        <w:tab/>
        <w:t>Proprietary Message (M): This field identifies that this is a proprietary message. This should not have any contents.</w:t>
      </w:r>
      <w:r>
        <w:rPr>
          <w:rFonts w:ascii="Arial" w:hAnsi="Arial"/>
          <w:sz w:val="20"/>
        </w:rPr>
        <w:br/>
      </w:r>
    </w:p>
    <w:p w14:paraId="534EA4BC" w14:textId="77777777" w:rsidR="009427C6" w:rsidRDefault="009427C6">
      <w:pPr>
        <w:tabs>
          <w:tab w:val="num" w:pos="360"/>
        </w:tabs>
        <w:ind w:left="360" w:hanging="360"/>
        <w:rPr>
          <w:rFonts w:ascii="Arial" w:hAnsi="Arial"/>
          <w:sz w:val="20"/>
        </w:rPr>
      </w:pPr>
      <w:r>
        <w:rPr>
          <w:rFonts w:ascii="Arial" w:hAnsi="Arial"/>
          <w:sz w:val="20"/>
        </w:rPr>
        <w:t>4.</w:t>
      </w:r>
      <w:r>
        <w:rPr>
          <w:rFonts w:ascii="Arial" w:hAnsi="Arial"/>
          <w:sz w:val="20"/>
        </w:rPr>
        <w:tab/>
        <w:t>Start of GENL block (M): This field identifies the start of GENL block and it should have a value of GENL.</w:t>
      </w:r>
    </w:p>
    <w:p w14:paraId="0B129605" w14:textId="77777777" w:rsidR="009427C6" w:rsidRDefault="009427C6">
      <w:pPr>
        <w:rPr>
          <w:rFonts w:ascii="Arial" w:hAnsi="Arial"/>
          <w:sz w:val="20"/>
        </w:rPr>
      </w:pPr>
    </w:p>
    <w:p w14:paraId="6311E97F" w14:textId="77777777" w:rsidR="009427C6" w:rsidRDefault="009427C6">
      <w:pPr>
        <w:tabs>
          <w:tab w:val="num" w:pos="360"/>
        </w:tabs>
        <w:ind w:left="360" w:hanging="360"/>
        <w:rPr>
          <w:rFonts w:ascii="Arial" w:hAnsi="Arial"/>
          <w:sz w:val="20"/>
        </w:rPr>
      </w:pPr>
      <w:r>
        <w:rPr>
          <w:rFonts w:ascii="Arial" w:hAnsi="Arial"/>
          <w:sz w:val="20"/>
        </w:rPr>
        <w:t>5.</w:t>
      </w:r>
      <w:r>
        <w:rPr>
          <w:rFonts w:ascii="Arial" w:hAnsi="Arial"/>
          <w:sz w:val="20"/>
        </w:rPr>
        <w:tab/>
        <w:t>Function of the message (M): This field identifies the function of the message. The valid value is:</w:t>
      </w:r>
    </w:p>
    <w:p w14:paraId="4137A95E" w14:textId="77777777" w:rsidR="009427C6" w:rsidRDefault="009427C6">
      <w:pPr>
        <w:tabs>
          <w:tab w:val="num" w:pos="360"/>
        </w:tabs>
        <w:rPr>
          <w:rFonts w:ascii="Arial" w:hAnsi="Arial"/>
          <w:sz w:val="20"/>
        </w:rPr>
      </w:pPr>
    </w:p>
    <w:p w14:paraId="0F695B23" w14:textId="77777777" w:rsidR="009427C6" w:rsidRDefault="009427C6">
      <w:pPr>
        <w:numPr>
          <w:ilvl w:val="0"/>
          <w:numId w:val="23"/>
        </w:numPr>
        <w:rPr>
          <w:rFonts w:ascii="Arial" w:hAnsi="Arial"/>
          <w:sz w:val="20"/>
        </w:rPr>
      </w:pPr>
      <w:r>
        <w:rPr>
          <w:rFonts w:ascii="Arial" w:hAnsi="Arial"/>
          <w:sz w:val="20"/>
        </w:rPr>
        <w:t>NEWM – New Message.</w:t>
      </w:r>
    </w:p>
    <w:p w14:paraId="57D9F4FA" w14:textId="77777777" w:rsidR="009427C6" w:rsidRDefault="009427C6">
      <w:pPr>
        <w:tabs>
          <w:tab w:val="num" w:pos="709"/>
        </w:tabs>
        <w:ind w:left="360"/>
        <w:rPr>
          <w:rFonts w:ascii="Arial" w:hAnsi="Arial"/>
          <w:sz w:val="20"/>
        </w:rPr>
      </w:pPr>
    </w:p>
    <w:p w14:paraId="5F97FB8D" w14:textId="77777777" w:rsidR="009427C6" w:rsidRDefault="009427C6">
      <w:pPr>
        <w:tabs>
          <w:tab w:val="num" w:pos="360"/>
        </w:tabs>
        <w:ind w:left="360" w:hanging="360"/>
        <w:rPr>
          <w:rFonts w:ascii="Arial" w:hAnsi="Arial"/>
          <w:sz w:val="20"/>
        </w:rPr>
      </w:pPr>
      <w:r>
        <w:rPr>
          <w:rFonts w:ascii="Arial" w:hAnsi="Arial"/>
          <w:sz w:val="20"/>
        </w:rPr>
        <w:t>6.</w:t>
      </w:r>
      <w:r>
        <w:rPr>
          <w:rFonts w:ascii="Arial" w:hAnsi="Arial"/>
          <w:sz w:val="20"/>
        </w:rPr>
        <w:tab/>
        <w:t>Preparation date and time (O): This field gives the preparation date and time of the message.</w:t>
      </w:r>
    </w:p>
    <w:p w14:paraId="649A3D2B" w14:textId="77777777" w:rsidR="009427C6" w:rsidRDefault="009427C6">
      <w:pPr>
        <w:rPr>
          <w:rFonts w:ascii="Arial" w:hAnsi="Arial"/>
          <w:sz w:val="20"/>
        </w:rPr>
      </w:pPr>
    </w:p>
    <w:p w14:paraId="0C297882" w14:textId="77777777" w:rsidR="009427C6" w:rsidRDefault="009427C6">
      <w:pPr>
        <w:tabs>
          <w:tab w:val="num" w:pos="360"/>
        </w:tabs>
        <w:ind w:left="360" w:hanging="360"/>
        <w:rPr>
          <w:rFonts w:ascii="Arial" w:hAnsi="Arial"/>
          <w:sz w:val="20"/>
        </w:rPr>
      </w:pPr>
      <w:r>
        <w:rPr>
          <w:rFonts w:ascii="Arial" w:hAnsi="Arial"/>
          <w:sz w:val="20"/>
        </w:rPr>
        <w:t>7.</w:t>
      </w:r>
      <w:r>
        <w:rPr>
          <w:rFonts w:ascii="Arial" w:hAnsi="Arial"/>
          <w:sz w:val="20"/>
        </w:rPr>
        <w:tab/>
        <w:t>Type of confirmation indicator (M): This field identifies the instruction indicator. The valid value is:</w:t>
      </w:r>
    </w:p>
    <w:p w14:paraId="2E00DD8F" w14:textId="77777777" w:rsidR="009427C6" w:rsidRDefault="009427C6">
      <w:pPr>
        <w:tabs>
          <w:tab w:val="num" w:pos="360"/>
        </w:tabs>
        <w:rPr>
          <w:rFonts w:ascii="Arial" w:hAnsi="Arial"/>
          <w:sz w:val="20"/>
        </w:rPr>
      </w:pPr>
    </w:p>
    <w:p w14:paraId="7240719E" w14:textId="77777777" w:rsidR="009427C6" w:rsidRDefault="009427C6">
      <w:pPr>
        <w:numPr>
          <w:ilvl w:val="0"/>
          <w:numId w:val="23"/>
        </w:numPr>
        <w:rPr>
          <w:rFonts w:ascii="Arial" w:hAnsi="Arial"/>
          <w:sz w:val="20"/>
        </w:rPr>
      </w:pPr>
      <w:r>
        <w:rPr>
          <w:rFonts w:ascii="Arial" w:hAnsi="Arial"/>
          <w:sz w:val="20"/>
        </w:rPr>
        <w:t>DISS – De-Issue.</w:t>
      </w:r>
    </w:p>
    <w:p w14:paraId="2D539CDB" w14:textId="77777777" w:rsidR="009427C6" w:rsidRDefault="009427C6">
      <w:pPr>
        <w:tabs>
          <w:tab w:val="num" w:pos="709"/>
        </w:tabs>
        <w:ind w:left="360"/>
        <w:rPr>
          <w:rFonts w:ascii="Arial" w:hAnsi="Arial"/>
          <w:sz w:val="20"/>
        </w:rPr>
      </w:pPr>
    </w:p>
    <w:p w14:paraId="7BB54AF5" w14:textId="77777777" w:rsidR="009427C6" w:rsidRDefault="009427C6">
      <w:pPr>
        <w:tabs>
          <w:tab w:val="num" w:pos="360"/>
        </w:tabs>
        <w:ind w:left="360" w:hanging="360"/>
        <w:rPr>
          <w:rFonts w:ascii="Arial" w:hAnsi="Arial"/>
          <w:b/>
          <w:sz w:val="20"/>
        </w:rPr>
      </w:pPr>
      <w:r>
        <w:rPr>
          <w:rFonts w:ascii="Arial" w:hAnsi="Arial"/>
          <w:sz w:val="20"/>
        </w:rPr>
        <w:t>8.</w:t>
      </w:r>
      <w:r>
        <w:rPr>
          <w:rFonts w:ascii="Arial" w:hAnsi="Arial"/>
          <w:sz w:val="20"/>
        </w:rPr>
        <w:tab/>
        <w:t xml:space="preserve">Start of link block (M): This field identifies the start of linkage block and it should have a value of LINK. </w:t>
      </w:r>
      <w:r>
        <w:rPr>
          <w:rFonts w:ascii="Arial" w:hAnsi="Arial"/>
          <w:b/>
          <w:sz w:val="20"/>
        </w:rPr>
        <w:t>This block is mandatory for ISIN Cancellation.</w:t>
      </w:r>
    </w:p>
    <w:p w14:paraId="75098B31" w14:textId="77777777" w:rsidR="009427C6" w:rsidRDefault="009427C6">
      <w:pPr>
        <w:pStyle w:val="Header"/>
        <w:rPr>
          <w:lang w:val="en-GB"/>
        </w:rPr>
      </w:pPr>
    </w:p>
    <w:p w14:paraId="0A2DD01D" w14:textId="77777777" w:rsidR="009427C6" w:rsidRDefault="009427C6">
      <w:pPr>
        <w:tabs>
          <w:tab w:val="num" w:pos="360"/>
        </w:tabs>
        <w:ind w:left="360" w:hanging="360"/>
        <w:rPr>
          <w:rFonts w:ascii="Arial" w:hAnsi="Arial"/>
          <w:sz w:val="20"/>
        </w:rPr>
      </w:pPr>
      <w:r>
        <w:rPr>
          <w:rFonts w:ascii="Arial" w:hAnsi="Arial"/>
          <w:sz w:val="20"/>
        </w:rPr>
        <w:t>9.</w:t>
      </w:r>
      <w:r>
        <w:rPr>
          <w:rFonts w:ascii="Arial" w:hAnsi="Arial"/>
          <w:sz w:val="20"/>
        </w:rPr>
        <w:tab/>
        <w:t>Number Identification (M): This field identifies the Sub-Message Type of the linked transaction. The valid value is 150.</w:t>
      </w:r>
    </w:p>
    <w:p w14:paraId="1A959F03" w14:textId="77777777" w:rsidR="009427C6" w:rsidRDefault="009427C6">
      <w:pPr>
        <w:rPr>
          <w:rFonts w:ascii="Arial" w:hAnsi="Arial"/>
          <w:sz w:val="20"/>
        </w:rPr>
      </w:pPr>
    </w:p>
    <w:p w14:paraId="7901EB96" w14:textId="77777777" w:rsidR="009427C6" w:rsidRDefault="009427C6">
      <w:pPr>
        <w:tabs>
          <w:tab w:val="num" w:pos="360"/>
        </w:tabs>
        <w:ind w:left="360" w:hanging="360"/>
        <w:rPr>
          <w:rFonts w:ascii="Arial" w:hAnsi="Arial"/>
          <w:sz w:val="20"/>
        </w:rPr>
      </w:pPr>
      <w:r>
        <w:rPr>
          <w:rFonts w:ascii="Arial" w:hAnsi="Arial"/>
          <w:sz w:val="20"/>
        </w:rPr>
        <w:t>10.</w:t>
      </w:r>
      <w:r>
        <w:rPr>
          <w:rFonts w:ascii="Arial" w:hAnsi="Arial"/>
          <w:sz w:val="20"/>
        </w:rPr>
        <w:tab/>
        <w:t xml:space="preserve">Related Reference (M): This field identifies the transaction reference of the original message. </w:t>
      </w:r>
    </w:p>
    <w:p w14:paraId="59B7CDDB" w14:textId="77777777" w:rsidR="009427C6" w:rsidRDefault="009427C6">
      <w:pPr>
        <w:rPr>
          <w:rFonts w:ascii="Arial" w:hAnsi="Arial"/>
          <w:sz w:val="20"/>
        </w:rPr>
      </w:pPr>
    </w:p>
    <w:p w14:paraId="7B6127D7" w14:textId="77777777" w:rsidR="009427C6" w:rsidRDefault="009427C6">
      <w:pPr>
        <w:tabs>
          <w:tab w:val="num" w:pos="360"/>
        </w:tabs>
        <w:ind w:left="360" w:hanging="360"/>
        <w:rPr>
          <w:rFonts w:ascii="Arial" w:hAnsi="Arial"/>
          <w:sz w:val="20"/>
        </w:rPr>
      </w:pPr>
      <w:r>
        <w:rPr>
          <w:rFonts w:ascii="Arial" w:hAnsi="Arial"/>
          <w:sz w:val="20"/>
        </w:rPr>
        <w:t>11.</w:t>
      </w:r>
      <w:r>
        <w:rPr>
          <w:rFonts w:ascii="Arial" w:hAnsi="Arial"/>
          <w:sz w:val="20"/>
        </w:rPr>
        <w:tab/>
        <w:t>End of link block (M): This field identifies the end of linkage block and it should have a value of LINK.</w:t>
      </w:r>
    </w:p>
    <w:p w14:paraId="594268C7" w14:textId="77777777" w:rsidR="009427C6" w:rsidRDefault="009427C6">
      <w:pPr>
        <w:rPr>
          <w:rFonts w:ascii="Arial" w:hAnsi="Arial"/>
          <w:sz w:val="20"/>
        </w:rPr>
      </w:pPr>
    </w:p>
    <w:p w14:paraId="63BA75EE" w14:textId="77777777" w:rsidR="009427C6" w:rsidRDefault="009427C6">
      <w:pPr>
        <w:tabs>
          <w:tab w:val="num" w:pos="360"/>
        </w:tabs>
        <w:ind w:left="360" w:hanging="360"/>
        <w:rPr>
          <w:rFonts w:ascii="Arial" w:hAnsi="Arial"/>
          <w:sz w:val="20"/>
        </w:rPr>
      </w:pPr>
      <w:r>
        <w:rPr>
          <w:rFonts w:ascii="Arial" w:hAnsi="Arial"/>
          <w:sz w:val="20"/>
        </w:rPr>
        <w:t>12.</w:t>
      </w:r>
      <w:r>
        <w:rPr>
          <w:rFonts w:ascii="Arial" w:hAnsi="Arial"/>
          <w:sz w:val="20"/>
        </w:rPr>
        <w:tab/>
        <w:t>End of GENL block (M): This field identifies the end of GENL block and it should have a value of GENL.</w:t>
      </w:r>
    </w:p>
    <w:p w14:paraId="034B0AEC" w14:textId="77777777" w:rsidR="009427C6" w:rsidRDefault="009427C6">
      <w:pPr>
        <w:rPr>
          <w:rFonts w:ascii="Arial" w:hAnsi="Arial"/>
          <w:sz w:val="20"/>
        </w:rPr>
      </w:pPr>
    </w:p>
    <w:p w14:paraId="70EEC2F1" w14:textId="77777777" w:rsidR="009427C6" w:rsidRDefault="009427C6">
      <w:pPr>
        <w:tabs>
          <w:tab w:val="num" w:pos="360"/>
        </w:tabs>
        <w:ind w:left="360" w:hanging="360"/>
        <w:rPr>
          <w:rFonts w:ascii="Arial" w:hAnsi="Arial"/>
          <w:sz w:val="20"/>
        </w:rPr>
      </w:pPr>
      <w:r>
        <w:rPr>
          <w:rFonts w:ascii="Arial" w:hAnsi="Arial"/>
          <w:sz w:val="20"/>
        </w:rPr>
        <w:t>13.</w:t>
      </w:r>
      <w:r>
        <w:rPr>
          <w:rFonts w:ascii="Arial" w:hAnsi="Arial"/>
          <w:sz w:val="20"/>
        </w:rPr>
        <w:tab/>
        <w:t>Start of MMID block (M): This field identifies the start of the MMI Details block and it should have a value of MMID.</w:t>
      </w:r>
    </w:p>
    <w:p w14:paraId="12B99523" w14:textId="77777777" w:rsidR="009427C6" w:rsidRDefault="009427C6">
      <w:pPr>
        <w:rPr>
          <w:rFonts w:ascii="Arial" w:hAnsi="Arial"/>
          <w:sz w:val="20"/>
        </w:rPr>
      </w:pPr>
    </w:p>
    <w:p w14:paraId="749B143D" w14:textId="77777777" w:rsidR="009427C6" w:rsidRDefault="009427C6">
      <w:pPr>
        <w:tabs>
          <w:tab w:val="num" w:pos="360"/>
        </w:tabs>
        <w:ind w:left="360" w:hanging="360"/>
        <w:rPr>
          <w:rFonts w:ascii="Arial" w:hAnsi="Arial"/>
          <w:sz w:val="20"/>
        </w:rPr>
      </w:pPr>
      <w:r>
        <w:rPr>
          <w:rFonts w:ascii="Arial" w:hAnsi="Arial"/>
          <w:sz w:val="20"/>
        </w:rPr>
        <w:t>14.</w:t>
      </w:r>
      <w:r>
        <w:rPr>
          <w:rFonts w:ascii="Arial" w:hAnsi="Arial"/>
          <w:sz w:val="20"/>
        </w:rPr>
        <w:tab/>
        <w:t xml:space="preserve">Issuer's Participant Code (M): This field identifies the Participant Code of the Issuer. This should match with the original MT598-150 sent by STRATE. </w:t>
      </w:r>
    </w:p>
    <w:p w14:paraId="7C644EA9" w14:textId="77777777" w:rsidR="009427C6" w:rsidRDefault="009427C6">
      <w:pPr>
        <w:rPr>
          <w:rFonts w:ascii="Arial" w:hAnsi="Arial"/>
          <w:sz w:val="20"/>
        </w:rPr>
      </w:pPr>
    </w:p>
    <w:p w14:paraId="2F2A95D1" w14:textId="77777777" w:rsidR="009427C6" w:rsidRDefault="009427C6">
      <w:pPr>
        <w:tabs>
          <w:tab w:val="num" w:pos="360"/>
        </w:tabs>
        <w:ind w:left="360" w:hanging="360"/>
        <w:rPr>
          <w:rFonts w:ascii="Arial" w:hAnsi="Arial"/>
          <w:sz w:val="20"/>
        </w:rPr>
      </w:pPr>
      <w:r>
        <w:rPr>
          <w:rFonts w:ascii="Arial" w:hAnsi="Arial"/>
          <w:sz w:val="20"/>
        </w:rPr>
        <w:t>15.</w:t>
      </w:r>
      <w:r>
        <w:rPr>
          <w:rFonts w:ascii="Arial" w:hAnsi="Arial"/>
          <w:sz w:val="20"/>
        </w:rPr>
        <w:tab/>
        <w:t xml:space="preserve">Identification of securities (M): This field identifies the ISIN information. </w:t>
      </w:r>
    </w:p>
    <w:p w14:paraId="0FC24679" w14:textId="77777777" w:rsidR="009427C6" w:rsidRDefault="009427C6">
      <w:pPr>
        <w:tabs>
          <w:tab w:val="num" w:pos="360"/>
        </w:tabs>
        <w:rPr>
          <w:rFonts w:ascii="Arial" w:hAnsi="Arial"/>
          <w:sz w:val="20"/>
        </w:rPr>
      </w:pPr>
    </w:p>
    <w:p w14:paraId="2B1657BD" w14:textId="77777777" w:rsidR="009427C6" w:rsidRDefault="009427C6">
      <w:pPr>
        <w:numPr>
          <w:ilvl w:val="0"/>
          <w:numId w:val="23"/>
        </w:numPr>
        <w:rPr>
          <w:rFonts w:ascii="Arial" w:hAnsi="Arial"/>
          <w:sz w:val="20"/>
        </w:rPr>
      </w:pPr>
      <w:r>
        <w:rPr>
          <w:rFonts w:ascii="Arial" w:hAnsi="Arial"/>
          <w:sz w:val="20"/>
        </w:rPr>
        <w:t xml:space="preserve">Sub-field 1 is mandatory. </w:t>
      </w:r>
    </w:p>
    <w:p w14:paraId="1330C7F4" w14:textId="77777777" w:rsidR="009427C6" w:rsidRDefault="009427C6">
      <w:pPr>
        <w:numPr>
          <w:ilvl w:val="0"/>
          <w:numId w:val="23"/>
        </w:numPr>
        <w:rPr>
          <w:rFonts w:ascii="Arial" w:hAnsi="Arial"/>
          <w:sz w:val="20"/>
        </w:rPr>
      </w:pPr>
      <w:r>
        <w:rPr>
          <w:rFonts w:ascii="Arial" w:hAnsi="Arial"/>
          <w:sz w:val="20"/>
        </w:rPr>
        <w:t>Sub-field 2 is optional.</w:t>
      </w:r>
    </w:p>
    <w:p w14:paraId="51738A65" w14:textId="77777777" w:rsidR="009427C6" w:rsidRDefault="009427C6">
      <w:pPr>
        <w:tabs>
          <w:tab w:val="num" w:pos="709"/>
        </w:tabs>
        <w:ind w:left="360"/>
        <w:rPr>
          <w:rFonts w:ascii="Arial" w:hAnsi="Arial"/>
          <w:sz w:val="20"/>
        </w:rPr>
      </w:pPr>
    </w:p>
    <w:p w14:paraId="58912BB7" w14:textId="77777777" w:rsidR="009427C6" w:rsidRDefault="009427C6">
      <w:pPr>
        <w:tabs>
          <w:tab w:val="num" w:pos="360"/>
        </w:tabs>
        <w:ind w:left="360" w:hanging="360"/>
        <w:rPr>
          <w:rFonts w:ascii="Arial" w:hAnsi="Arial"/>
          <w:sz w:val="20"/>
        </w:rPr>
      </w:pPr>
      <w:r>
        <w:rPr>
          <w:rFonts w:ascii="Arial" w:hAnsi="Arial"/>
          <w:sz w:val="20"/>
        </w:rPr>
        <w:lastRenderedPageBreak/>
        <w:t>16.</w:t>
      </w:r>
      <w:r>
        <w:rPr>
          <w:rFonts w:ascii="Arial" w:hAnsi="Arial"/>
          <w:sz w:val="20"/>
        </w:rPr>
        <w:tab/>
        <w:t>Quantity Cancelled / De-Issued (M): This field identifies the Cancelled / De-Issued amount of a financial instrument. This should match with the original MT598-150 sent by STRATE.(Down to 3 Decimals)</w:t>
      </w:r>
    </w:p>
    <w:p w14:paraId="54470251" w14:textId="77777777" w:rsidR="009427C6" w:rsidRDefault="009427C6">
      <w:pPr>
        <w:rPr>
          <w:rFonts w:ascii="Arial" w:hAnsi="Arial"/>
          <w:sz w:val="20"/>
        </w:rPr>
      </w:pPr>
    </w:p>
    <w:p w14:paraId="4330BA69" w14:textId="77777777" w:rsidR="009427C6" w:rsidRDefault="009427C6">
      <w:pPr>
        <w:tabs>
          <w:tab w:val="num" w:pos="360"/>
        </w:tabs>
        <w:ind w:left="360" w:hanging="360"/>
        <w:rPr>
          <w:rFonts w:ascii="Arial" w:hAnsi="Arial"/>
          <w:sz w:val="20"/>
        </w:rPr>
      </w:pPr>
    </w:p>
    <w:p w14:paraId="3F6C37F2" w14:textId="77777777" w:rsidR="009427C6" w:rsidRDefault="009427C6">
      <w:pPr>
        <w:rPr>
          <w:rFonts w:ascii="Arial" w:hAnsi="Arial"/>
          <w:sz w:val="20"/>
        </w:rPr>
      </w:pPr>
    </w:p>
    <w:p w14:paraId="35AB04AC" w14:textId="77777777" w:rsidR="009427C6" w:rsidRDefault="009427C6">
      <w:pPr>
        <w:tabs>
          <w:tab w:val="num" w:pos="360"/>
        </w:tabs>
        <w:ind w:left="360" w:hanging="360"/>
        <w:rPr>
          <w:rFonts w:ascii="Arial" w:hAnsi="Arial"/>
          <w:sz w:val="20"/>
        </w:rPr>
      </w:pPr>
      <w:r>
        <w:rPr>
          <w:rFonts w:ascii="Arial" w:hAnsi="Arial"/>
          <w:sz w:val="20"/>
        </w:rPr>
        <w:t>17.</w:t>
      </w:r>
      <w:r>
        <w:rPr>
          <w:rFonts w:ascii="Arial" w:hAnsi="Arial"/>
          <w:sz w:val="20"/>
        </w:rPr>
        <w:tab/>
        <w:t>End of MMID block (M): This field identifies the end of the MMI Details block and should have a value of MMID.</w:t>
      </w:r>
    </w:p>
    <w:p w14:paraId="7CDF1871" w14:textId="77777777" w:rsidR="009427C6" w:rsidRDefault="009427C6">
      <w:pPr>
        <w:rPr>
          <w:rFonts w:ascii="Arial" w:hAnsi="Arial"/>
          <w:sz w:val="20"/>
        </w:rPr>
        <w:sectPr w:rsidR="009427C6">
          <w:pgSz w:w="11906" w:h="16838"/>
          <w:pgMar w:top="1440" w:right="1800" w:bottom="1440" w:left="1800" w:header="708" w:footer="708" w:gutter="0"/>
          <w:cols w:space="708"/>
          <w:docGrid w:linePitch="360"/>
        </w:sectPr>
      </w:pPr>
    </w:p>
    <w:p w14:paraId="15B99EB7" w14:textId="77777777" w:rsidR="009427C6" w:rsidRDefault="009427C6">
      <w:pPr>
        <w:pStyle w:val="Heading1"/>
      </w:pPr>
      <w:bookmarkStart w:id="114" w:name="_Toc67810910"/>
      <w:r>
        <w:lastRenderedPageBreak/>
        <w:t>Appendix I ISIN Cancellation/De-issue Confirmation Rejection</w:t>
      </w:r>
      <w:bookmarkEnd w:id="114"/>
      <w:r>
        <w:t xml:space="preserve"> </w:t>
      </w:r>
    </w:p>
    <w:p w14:paraId="0D0A891B" w14:textId="77777777" w:rsidR="009427C6" w:rsidRDefault="009427C6">
      <w:pPr>
        <w:pStyle w:val="Heading1"/>
        <w:numPr>
          <w:ilvl w:val="0"/>
          <w:numId w:val="0"/>
        </w:numPr>
        <w:ind w:firstLine="432"/>
      </w:pPr>
      <w:bookmarkStart w:id="115" w:name="_Toc67810911"/>
      <w:r>
        <w:t>from STRATE</w:t>
      </w:r>
      <w:bookmarkEnd w:id="115"/>
    </w:p>
    <w:p w14:paraId="683A943E" w14:textId="77777777" w:rsidR="009427C6" w:rsidRDefault="009427C6">
      <w:pPr>
        <w:rPr>
          <w:rFonts w:ascii="Arial" w:hAnsi="Arial"/>
          <w:sz w:val="20"/>
          <w:lang w:val="en-US"/>
        </w:rPr>
      </w:pPr>
    </w:p>
    <w:p w14:paraId="2A55FAA6" w14:textId="77777777" w:rsidR="009427C6" w:rsidRDefault="009427C6">
      <w:pPr>
        <w:pStyle w:val="Heading2"/>
      </w:pPr>
      <w:bookmarkStart w:id="116" w:name="_Toc67810912"/>
      <w:r>
        <w:t>ISIN Cancellation Confirmation Rejection from STRATE</w:t>
      </w:r>
      <w:bookmarkEnd w:id="116"/>
    </w:p>
    <w:p w14:paraId="3F7D69E7" w14:textId="77777777" w:rsidR="009427C6" w:rsidRDefault="009427C6">
      <w:pPr>
        <w:rPr>
          <w:rFonts w:ascii="Arial" w:hAnsi="Arial"/>
          <w:sz w:val="20"/>
        </w:rPr>
      </w:pPr>
    </w:p>
    <w:p w14:paraId="49549437" w14:textId="77777777" w:rsidR="009427C6" w:rsidRDefault="009427C6">
      <w:pPr>
        <w:rPr>
          <w:rFonts w:ascii="Arial" w:hAnsi="Arial"/>
          <w:sz w:val="20"/>
        </w:rPr>
      </w:pPr>
      <w:r>
        <w:rPr>
          <w:rFonts w:ascii="Arial" w:hAnsi="Arial"/>
          <w:sz w:val="20"/>
        </w:rPr>
        <w:t>The rejection from STRATE can be of two types:</w:t>
      </w:r>
    </w:p>
    <w:p w14:paraId="4CC6DEE4" w14:textId="77777777" w:rsidR="009427C6" w:rsidRDefault="009427C6">
      <w:pPr>
        <w:tabs>
          <w:tab w:val="num" w:pos="360"/>
        </w:tabs>
        <w:ind w:left="360" w:hanging="360"/>
        <w:rPr>
          <w:rFonts w:ascii="Arial" w:hAnsi="Arial"/>
          <w:sz w:val="20"/>
        </w:rPr>
      </w:pPr>
    </w:p>
    <w:p w14:paraId="0461B3AA" w14:textId="77777777" w:rsidR="009427C6" w:rsidRDefault="009427C6">
      <w:pPr>
        <w:tabs>
          <w:tab w:val="num" w:pos="360"/>
        </w:tabs>
        <w:ind w:left="360" w:hanging="360"/>
        <w:rPr>
          <w:rFonts w:ascii="Arial" w:hAnsi="Arial"/>
          <w:sz w:val="20"/>
        </w:rPr>
      </w:pPr>
      <w:r>
        <w:rPr>
          <w:rFonts w:ascii="Arial" w:hAnsi="Arial"/>
          <w:sz w:val="20"/>
        </w:rPr>
        <w:t>Format Rejection (MT598-901).</w:t>
      </w:r>
    </w:p>
    <w:p w14:paraId="33362446" w14:textId="77777777" w:rsidR="009427C6" w:rsidRDefault="009427C6">
      <w:pPr>
        <w:tabs>
          <w:tab w:val="num" w:pos="360"/>
        </w:tabs>
        <w:ind w:left="360" w:hanging="360"/>
        <w:rPr>
          <w:rFonts w:ascii="Arial" w:hAnsi="Arial"/>
          <w:sz w:val="20"/>
        </w:rPr>
      </w:pPr>
      <w:r>
        <w:rPr>
          <w:rFonts w:ascii="Arial" w:hAnsi="Arial"/>
          <w:sz w:val="20"/>
        </w:rPr>
        <w:t>Message Content Rejection (MT598-902).</w:t>
      </w:r>
    </w:p>
    <w:p w14:paraId="3F1A6F04" w14:textId="77777777" w:rsidR="009427C6" w:rsidRDefault="009427C6">
      <w:pPr>
        <w:rPr>
          <w:rFonts w:ascii="Arial" w:hAnsi="Arial"/>
          <w:sz w:val="20"/>
        </w:rPr>
      </w:pPr>
    </w:p>
    <w:p w14:paraId="7421C145" w14:textId="77777777" w:rsidR="009427C6" w:rsidRDefault="009427C6">
      <w:pPr>
        <w:pStyle w:val="Heading2"/>
      </w:pPr>
      <w:bookmarkStart w:id="117" w:name="_Toc67810913"/>
      <w:r>
        <w:t>Format Rejection – MT598-901</w:t>
      </w:r>
      <w:bookmarkEnd w:id="117"/>
    </w:p>
    <w:p w14:paraId="4E006595" w14:textId="77777777" w:rsidR="009427C6" w:rsidRDefault="009427C6">
      <w:pPr>
        <w:pStyle w:val="TableText"/>
        <w:rPr>
          <w:rFonts w:ascii="Arial" w:hAnsi="Arial"/>
          <w:spacing w:val="0"/>
          <w:sz w:val="20"/>
          <w:lang w:val="en-AU"/>
        </w:rPr>
      </w:pPr>
    </w:p>
    <w:p w14:paraId="0045E62A" w14:textId="77777777" w:rsidR="009427C6" w:rsidRDefault="009427C6">
      <w:pPr>
        <w:rPr>
          <w:rFonts w:ascii="Arial" w:hAnsi="Arial"/>
          <w:b/>
          <w:sz w:val="20"/>
          <w:lang w:val="en-AU"/>
        </w:rPr>
      </w:pPr>
      <w:r>
        <w:rPr>
          <w:rFonts w:ascii="Arial" w:hAnsi="Arial"/>
          <w:sz w:val="20"/>
          <w:lang w:val="en-AU"/>
        </w:rPr>
        <w:t xml:space="preserve">On receipt of the message (MT598-151) from NNA, STRATE will perform basic validations. If the format of the message is not as per </w:t>
      </w:r>
      <w:r>
        <w:rPr>
          <w:rFonts w:ascii="Arial" w:hAnsi="Arial"/>
          <w:b/>
          <w:sz w:val="20"/>
          <w:lang w:val="en-AU"/>
        </w:rPr>
        <w:t>‘Interface Specification – Volume A’</w:t>
      </w:r>
      <w:r>
        <w:rPr>
          <w:rFonts w:ascii="Arial" w:hAnsi="Arial"/>
          <w:sz w:val="20"/>
          <w:lang w:val="en-AU"/>
        </w:rPr>
        <w:t xml:space="preserve">, then STRATE will generate a rejection message (MT598-901) to NNA. The layout of the MT598-901 is given in </w:t>
      </w:r>
      <w:r>
        <w:rPr>
          <w:rFonts w:ascii="Arial" w:hAnsi="Arial"/>
          <w:b/>
          <w:sz w:val="20"/>
          <w:lang w:val="en-AU"/>
        </w:rPr>
        <w:t>Appendix C.</w:t>
      </w:r>
    </w:p>
    <w:p w14:paraId="149B955A" w14:textId="77777777" w:rsidR="009427C6" w:rsidRDefault="009427C6">
      <w:pPr>
        <w:rPr>
          <w:rFonts w:ascii="Arial" w:hAnsi="Arial"/>
          <w:sz w:val="20"/>
          <w:lang w:val="en-AU"/>
        </w:rPr>
      </w:pPr>
    </w:p>
    <w:p w14:paraId="2FBD6B19" w14:textId="77777777" w:rsidR="009427C6" w:rsidRDefault="009427C6">
      <w:pPr>
        <w:pStyle w:val="Heading2"/>
      </w:pPr>
      <w:bookmarkStart w:id="118" w:name="_Toc67810914"/>
      <w:r>
        <w:t>Message Content Rejection – MT598-902</w:t>
      </w:r>
      <w:bookmarkEnd w:id="118"/>
    </w:p>
    <w:p w14:paraId="10C27848" w14:textId="77777777" w:rsidR="009427C6" w:rsidRDefault="009427C6">
      <w:pPr>
        <w:pStyle w:val="TableText"/>
        <w:rPr>
          <w:rFonts w:ascii="Arial" w:hAnsi="Arial"/>
          <w:spacing w:val="0"/>
          <w:sz w:val="20"/>
          <w:lang w:val="en-AU"/>
        </w:rPr>
      </w:pPr>
    </w:p>
    <w:p w14:paraId="0F8D11D0" w14:textId="77777777" w:rsidR="009427C6" w:rsidRDefault="009427C6">
      <w:pPr>
        <w:rPr>
          <w:rFonts w:ascii="Arial" w:hAnsi="Arial"/>
          <w:sz w:val="20"/>
        </w:rPr>
      </w:pPr>
      <w:r>
        <w:rPr>
          <w:rFonts w:ascii="Arial" w:hAnsi="Arial"/>
          <w:sz w:val="20"/>
          <w:lang w:val="en-AU"/>
        </w:rPr>
        <w:t xml:space="preserve">On receipt of the message (MT598-151) from NNA, STRATE will perform basic validations. If the validation is not successful, then STRATE will generate a rejection message (MT598-902) to NNA. The layout of the MT598-902 is given in </w:t>
      </w:r>
      <w:r>
        <w:rPr>
          <w:rFonts w:ascii="Arial" w:hAnsi="Arial"/>
          <w:b/>
          <w:sz w:val="20"/>
          <w:lang w:val="en-AU"/>
        </w:rPr>
        <w:t>Appendix C.</w:t>
      </w:r>
    </w:p>
    <w:p w14:paraId="31F1201F" w14:textId="77777777" w:rsidR="009427C6" w:rsidRDefault="009427C6">
      <w:pPr>
        <w:rPr>
          <w:rFonts w:ascii="Arial" w:hAnsi="Arial"/>
          <w:sz w:val="20"/>
        </w:rPr>
      </w:pPr>
    </w:p>
    <w:p w14:paraId="0A6A0AA6" w14:textId="77777777" w:rsidR="009427C6" w:rsidRDefault="009427C6">
      <w:pPr>
        <w:rPr>
          <w:rFonts w:ascii="Arial" w:hAnsi="Arial"/>
          <w:sz w:val="20"/>
          <w:lang w:val="en-US"/>
        </w:rPr>
        <w:sectPr w:rsidR="009427C6">
          <w:pgSz w:w="11906" w:h="16838"/>
          <w:pgMar w:top="1440" w:right="1800" w:bottom="1440" w:left="1800" w:header="708" w:footer="708" w:gutter="0"/>
          <w:cols w:space="708"/>
          <w:docGrid w:linePitch="360"/>
        </w:sectPr>
      </w:pPr>
    </w:p>
    <w:p w14:paraId="21273D6D" w14:textId="77777777" w:rsidR="009427C6" w:rsidRDefault="009427C6">
      <w:pPr>
        <w:pStyle w:val="Heading1"/>
      </w:pPr>
      <w:bookmarkStart w:id="119" w:name="_Toc67810915"/>
      <w:r>
        <w:lastRenderedPageBreak/>
        <w:t>Appendix J Request for Cancellation of ISIN on Maturity</w:t>
      </w:r>
      <w:bookmarkEnd w:id="119"/>
    </w:p>
    <w:p w14:paraId="796C3E22" w14:textId="77777777" w:rsidR="009427C6" w:rsidRDefault="009427C6">
      <w:pPr>
        <w:rPr>
          <w:rFonts w:ascii="Arial" w:hAnsi="Arial"/>
          <w:sz w:val="20"/>
          <w:lang w:val="en-US"/>
        </w:rPr>
      </w:pPr>
    </w:p>
    <w:p w14:paraId="48989FC1" w14:textId="77777777" w:rsidR="009427C6" w:rsidRDefault="009427C6">
      <w:pPr>
        <w:pStyle w:val="Heading2"/>
      </w:pPr>
      <w:bookmarkStart w:id="120" w:name="_Toc51994479"/>
      <w:bookmarkStart w:id="121" w:name="_Toc52715388"/>
      <w:bookmarkStart w:id="122" w:name="_Toc67810916"/>
      <w:r>
        <w:t>ISIN Cancellation on Maturity to NNA (MT598-150)</w:t>
      </w:r>
      <w:bookmarkEnd w:id="120"/>
      <w:bookmarkEnd w:id="121"/>
      <w:bookmarkEnd w:id="122"/>
    </w:p>
    <w:p w14:paraId="22357D44" w14:textId="77777777" w:rsidR="009427C6" w:rsidRDefault="009427C6">
      <w:pPr>
        <w:ind w:left="576"/>
        <w:rPr>
          <w:rFonts w:ascii="Arial" w:hAnsi="Arial"/>
          <w:sz w:val="20"/>
        </w:rPr>
      </w:pPr>
    </w:p>
    <w:p w14:paraId="79135E7C" w14:textId="77777777" w:rsidR="009427C6" w:rsidRDefault="009427C6">
      <w:pPr>
        <w:rPr>
          <w:rFonts w:ascii="Arial" w:hAnsi="Arial"/>
          <w:sz w:val="20"/>
        </w:rPr>
      </w:pPr>
      <w:r>
        <w:rPr>
          <w:rFonts w:ascii="Arial" w:hAnsi="Arial"/>
          <w:sz w:val="20"/>
        </w:rPr>
        <w:t>On Maturity Date, the MMI Engine will generate a MMI Cancellation Request (MT598-150) to NNA. The layout of the MT598-150 for MMI Cancellation on Maturity is given below:</w:t>
      </w:r>
    </w:p>
    <w:p w14:paraId="771CB181" w14:textId="77777777" w:rsidR="009427C6" w:rsidRDefault="009427C6">
      <w:pPr>
        <w:rPr>
          <w:rFonts w:ascii="Arial" w:hAnsi="Arial"/>
          <w:sz w:val="20"/>
        </w:rPr>
      </w:pPr>
    </w:p>
    <w:p w14:paraId="22D2A8D0" w14:textId="77777777" w:rsidR="009427C6" w:rsidRDefault="009427C6">
      <w:pPr>
        <w:rPr>
          <w:rFonts w:ascii="Arial" w:hAnsi="Arial"/>
          <w:b/>
          <w:sz w:val="20"/>
        </w:rPr>
      </w:pPr>
      <w:r>
        <w:rPr>
          <w:rFonts w:ascii="Arial" w:hAnsi="Arial"/>
          <w:b/>
          <w:sz w:val="20"/>
        </w:rPr>
        <w:t>Format Specifications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1080"/>
        <w:gridCol w:w="3060"/>
        <w:gridCol w:w="810"/>
        <w:gridCol w:w="2970"/>
      </w:tblGrid>
      <w:tr w:rsidR="009427C6" w14:paraId="55524308" w14:textId="77777777">
        <w:tblPrEx>
          <w:tblCellMar>
            <w:top w:w="0" w:type="dxa"/>
            <w:bottom w:w="0" w:type="dxa"/>
          </w:tblCellMar>
        </w:tblPrEx>
        <w:trPr>
          <w:tblHeader/>
        </w:trPr>
        <w:tc>
          <w:tcPr>
            <w:tcW w:w="720" w:type="dxa"/>
            <w:shd w:val="pct25" w:color="auto" w:fill="auto"/>
          </w:tcPr>
          <w:p w14:paraId="06A2EC49" w14:textId="77777777" w:rsidR="009427C6" w:rsidRDefault="009427C6">
            <w:pPr>
              <w:pStyle w:val="TableText"/>
              <w:rPr>
                <w:rFonts w:ascii="Arial" w:hAnsi="Arial"/>
                <w:b/>
                <w:sz w:val="20"/>
              </w:rPr>
            </w:pPr>
            <w:r>
              <w:rPr>
                <w:rFonts w:ascii="Arial" w:hAnsi="Arial"/>
                <w:b/>
                <w:sz w:val="20"/>
              </w:rPr>
              <w:t>Sl. No</w:t>
            </w:r>
          </w:p>
        </w:tc>
        <w:tc>
          <w:tcPr>
            <w:tcW w:w="630" w:type="dxa"/>
            <w:shd w:val="pct25" w:color="auto" w:fill="auto"/>
          </w:tcPr>
          <w:p w14:paraId="334F7341" w14:textId="77777777" w:rsidR="009427C6" w:rsidRDefault="009427C6">
            <w:pPr>
              <w:pStyle w:val="TableText"/>
              <w:rPr>
                <w:rFonts w:ascii="Arial" w:hAnsi="Arial"/>
                <w:b/>
                <w:sz w:val="20"/>
              </w:rPr>
            </w:pPr>
            <w:r>
              <w:rPr>
                <w:rFonts w:ascii="Arial" w:hAnsi="Arial"/>
                <w:b/>
                <w:sz w:val="20"/>
              </w:rPr>
              <w:t>Tag</w:t>
            </w:r>
          </w:p>
        </w:tc>
        <w:tc>
          <w:tcPr>
            <w:tcW w:w="1080" w:type="dxa"/>
            <w:shd w:val="pct25" w:color="auto" w:fill="auto"/>
          </w:tcPr>
          <w:p w14:paraId="0A054A13" w14:textId="77777777" w:rsidR="009427C6" w:rsidRDefault="009427C6">
            <w:pPr>
              <w:pStyle w:val="TableText"/>
              <w:rPr>
                <w:rFonts w:ascii="Arial" w:hAnsi="Arial"/>
                <w:b/>
                <w:sz w:val="20"/>
              </w:rPr>
            </w:pPr>
            <w:r>
              <w:rPr>
                <w:rFonts w:ascii="Arial" w:hAnsi="Arial"/>
                <w:b/>
                <w:sz w:val="20"/>
              </w:rPr>
              <w:t>Qualifier</w:t>
            </w:r>
          </w:p>
        </w:tc>
        <w:tc>
          <w:tcPr>
            <w:tcW w:w="3060" w:type="dxa"/>
            <w:shd w:val="pct25" w:color="auto" w:fill="auto"/>
          </w:tcPr>
          <w:p w14:paraId="07F77CFE" w14:textId="77777777" w:rsidR="009427C6" w:rsidRDefault="009427C6">
            <w:pPr>
              <w:pStyle w:val="TableText"/>
              <w:rPr>
                <w:rFonts w:ascii="Arial" w:hAnsi="Arial"/>
                <w:b/>
                <w:sz w:val="20"/>
              </w:rPr>
            </w:pPr>
            <w:r>
              <w:rPr>
                <w:rFonts w:ascii="Arial" w:hAnsi="Arial"/>
                <w:b/>
                <w:sz w:val="20"/>
              </w:rPr>
              <w:t>Name</w:t>
            </w:r>
          </w:p>
        </w:tc>
        <w:tc>
          <w:tcPr>
            <w:tcW w:w="810" w:type="dxa"/>
            <w:shd w:val="pct25" w:color="auto" w:fill="auto"/>
          </w:tcPr>
          <w:p w14:paraId="3C82D7B1" w14:textId="77777777" w:rsidR="009427C6" w:rsidRDefault="009427C6">
            <w:pPr>
              <w:pStyle w:val="TableText"/>
              <w:rPr>
                <w:rFonts w:ascii="Arial" w:hAnsi="Arial"/>
                <w:b/>
                <w:sz w:val="20"/>
              </w:rPr>
            </w:pPr>
            <w:r>
              <w:rPr>
                <w:rFonts w:ascii="Arial" w:hAnsi="Arial"/>
                <w:b/>
                <w:sz w:val="20"/>
              </w:rPr>
              <w:t>M/O</w:t>
            </w:r>
          </w:p>
        </w:tc>
        <w:tc>
          <w:tcPr>
            <w:tcW w:w="2970" w:type="dxa"/>
            <w:shd w:val="pct25" w:color="auto" w:fill="auto"/>
          </w:tcPr>
          <w:p w14:paraId="02997CB8" w14:textId="77777777" w:rsidR="009427C6" w:rsidRDefault="009427C6">
            <w:pPr>
              <w:pStyle w:val="TableText"/>
              <w:rPr>
                <w:rFonts w:ascii="Arial" w:hAnsi="Arial"/>
                <w:b/>
                <w:sz w:val="20"/>
              </w:rPr>
            </w:pPr>
            <w:r>
              <w:rPr>
                <w:rFonts w:ascii="Arial" w:hAnsi="Arial"/>
                <w:b/>
                <w:sz w:val="20"/>
              </w:rPr>
              <w:t xml:space="preserve">Options </w:t>
            </w:r>
          </w:p>
        </w:tc>
      </w:tr>
      <w:tr w:rsidR="009427C6" w14:paraId="0E3CB790" w14:textId="77777777">
        <w:tblPrEx>
          <w:tblCellMar>
            <w:top w:w="0" w:type="dxa"/>
            <w:bottom w:w="0" w:type="dxa"/>
          </w:tblCellMar>
        </w:tblPrEx>
        <w:tc>
          <w:tcPr>
            <w:tcW w:w="720" w:type="dxa"/>
          </w:tcPr>
          <w:p w14:paraId="4FE27FD8" w14:textId="77777777" w:rsidR="009427C6" w:rsidRDefault="009427C6">
            <w:pPr>
              <w:pStyle w:val="TableText"/>
              <w:tabs>
                <w:tab w:val="num" w:pos="360"/>
              </w:tabs>
              <w:ind w:left="360" w:hanging="360"/>
              <w:rPr>
                <w:rFonts w:ascii="Arial" w:hAnsi="Arial"/>
                <w:sz w:val="20"/>
              </w:rPr>
            </w:pPr>
            <w:r>
              <w:rPr>
                <w:rFonts w:ascii="Arial" w:hAnsi="Arial"/>
                <w:sz w:val="20"/>
              </w:rPr>
              <w:t>1.</w:t>
            </w:r>
          </w:p>
        </w:tc>
        <w:tc>
          <w:tcPr>
            <w:tcW w:w="630" w:type="dxa"/>
          </w:tcPr>
          <w:p w14:paraId="3F4F6E91" w14:textId="77777777" w:rsidR="009427C6" w:rsidRDefault="009427C6">
            <w:pPr>
              <w:pStyle w:val="TableText"/>
              <w:rPr>
                <w:rFonts w:ascii="Arial" w:hAnsi="Arial"/>
                <w:sz w:val="20"/>
              </w:rPr>
            </w:pPr>
            <w:r>
              <w:rPr>
                <w:rFonts w:ascii="Arial" w:hAnsi="Arial"/>
                <w:sz w:val="20"/>
              </w:rPr>
              <w:t>20</w:t>
            </w:r>
          </w:p>
        </w:tc>
        <w:tc>
          <w:tcPr>
            <w:tcW w:w="1080" w:type="dxa"/>
          </w:tcPr>
          <w:p w14:paraId="65517622" w14:textId="77777777" w:rsidR="009427C6" w:rsidRDefault="009427C6">
            <w:pPr>
              <w:pStyle w:val="TableText"/>
              <w:rPr>
                <w:rFonts w:ascii="Arial" w:hAnsi="Arial"/>
                <w:sz w:val="20"/>
              </w:rPr>
            </w:pPr>
          </w:p>
        </w:tc>
        <w:tc>
          <w:tcPr>
            <w:tcW w:w="3060" w:type="dxa"/>
          </w:tcPr>
          <w:p w14:paraId="012DDECE" w14:textId="77777777" w:rsidR="009427C6" w:rsidRDefault="009427C6">
            <w:pPr>
              <w:pStyle w:val="TableText"/>
              <w:rPr>
                <w:rFonts w:ascii="Arial" w:hAnsi="Arial"/>
                <w:sz w:val="20"/>
              </w:rPr>
            </w:pPr>
            <w:r>
              <w:rPr>
                <w:rFonts w:ascii="Arial" w:hAnsi="Arial"/>
                <w:sz w:val="20"/>
              </w:rPr>
              <w:t>Transaction Reference</w:t>
            </w:r>
          </w:p>
        </w:tc>
        <w:tc>
          <w:tcPr>
            <w:tcW w:w="810" w:type="dxa"/>
          </w:tcPr>
          <w:p w14:paraId="57C94041" w14:textId="77777777" w:rsidR="009427C6" w:rsidRDefault="009427C6">
            <w:pPr>
              <w:pStyle w:val="TableText"/>
              <w:rPr>
                <w:rFonts w:ascii="Arial" w:hAnsi="Arial"/>
                <w:sz w:val="20"/>
              </w:rPr>
            </w:pPr>
            <w:r>
              <w:rPr>
                <w:rFonts w:ascii="Arial" w:hAnsi="Arial"/>
                <w:sz w:val="20"/>
              </w:rPr>
              <w:t>M</w:t>
            </w:r>
          </w:p>
        </w:tc>
        <w:tc>
          <w:tcPr>
            <w:tcW w:w="2970" w:type="dxa"/>
          </w:tcPr>
          <w:p w14:paraId="5EB2D907" w14:textId="77777777" w:rsidR="009427C6" w:rsidRDefault="009427C6">
            <w:pPr>
              <w:pStyle w:val="TableText"/>
              <w:rPr>
                <w:rFonts w:ascii="Arial" w:hAnsi="Arial"/>
                <w:sz w:val="20"/>
              </w:rPr>
            </w:pPr>
            <w:r>
              <w:rPr>
                <w:rFonts w:ascii="Arial" w:hAnsi="Arial"/>
                <w:sz w:val="20"/>
              </w:rPr>
              <w:t>16x</w:t>
            </w:r>
          </w:p>
        </w:tc>
      </w:tr>
      <w:tr w:rsidR="009427C6" w14:paraId="74F44747" w14:textId="77777777">
        <w:tblPrEx>
          <w:tblCellMar>
            <w:top w:w="0" w:type="dxa"/>
            <w:bottom w:w="0" w:type="dxa"/>
          </w:tblCellMar>
        </w:tblPrEx>
        <w:tc>
          <w:tcPr>
            <w:tcW w:w="720" w:type="dxa"/>
          </w:tcPr>
          <w:p w14:paraId="4A5AD6DE" w14:textId="77777777" w:rsidR="009427C6" w:rsidRDefault="009427C6">
            <w:pPr>
              <w:pStyle w:val="TableText"/>
              <w:tabs>
                <w:tab w:val="num" w:pos="360"/>
              </w:tabs>
              <w:ind w:left="360" w:hanging="360"/>
              <w:rPr>
                <w:rFonts w:ascii="Arial" w:hAnsi="Arial"/>
                <w:sz w:val="20"/>
              </w:rPr>
            </w:pPr>
            <w:r>
              <w:rPr>
                <w:rFonts w:ascii="Arial" w:hAnsi="Arial"/>
                <w:sz w:val="20"/>
              </w:rPr>
              <w:t>2.</w:t>
            </w:r>
          </w:p>
        </w:tc>
        <w:tc>
          <w:tcPr>
            <w:tcW w:w="630" w:type="dxa"/>
          </w:tcPr>
          <w:p w14:paraId="19F1EE66" w14:textId="77777777" w:rsidR="009427C6" w:rsidRDefault="009427C6">
            <w:pPr>
              <w:pStyle w:val="TableText"/>
              <w:rPr>
                <w:rFonts w:ascii="Arial" w:hAnsi="Arial"/>
                <w:sz w:val="20"/>
              </w:rPr>
            </w:pPr>
            <w:r>
              <w:rPr>
                <w:rFonts w:ascii="Arial" w:hAnsi="Arial"/>
                <w:sz w:val="20"/>
              </w:rPr>
              <w:t>12</w:t>
            </w:r>
          </w:p>
        </w:tc>
        <w:tc>
          <w:tcPr>
            <w:tcW w:w="1080" w:type="dxa"/>
          </w:tcPr>
          <w:p w14:paraId="71537A2C" w14:textId="77777777" w:rsidR="009427C6" w:rsidRDefault="009427C6">
            <w:pPr>
              <w:pStyle w:val="TableText"/>
              <w:rPr>
                <w:rFonts w:ascii="Arial" w:hAnsi="Arial"/>
                <w:sz w:val="20"/>
              </w:rPr>
            </w:pPr>
          </w:p>
        </w:tc>
        <w:tc>
          <w:tcPr>
            <w:tcW w:w="3060" w:type="dxa"/>
          </w:tcPr>
          <w:p w14:paraId="2A82CFE3" w14:textId="77777777" w:rsidR="009427C6" w:rsidRDefault="009427C6">
            <w:pPr>
              <w:pStyle w:val="TableText"/>
              <w:rPr>
                <w:rFonts w:ascii="Arial" w:hAnsi="Arial"/>
                <w:sz w:val="20"/>
              </w:rPr>
            </w:pPr>
            <w:r>
              <w:rPr>
                <w:rFonts w:ascii="Arial" w:hAnsi="Arial"/>
                <w:sz w:val="20"/>
              </w:rPr>
              <w:t>Sub-Message Type</w:t>
            </w:r>
          </w:p>
        </w:tc>
        <w:tc>
          <w:tcPr>
            <w:tcW w:w="810" w:type="dxa"/>
          </w:tcPr>
          <w:p w14:paraId="776E1280" w14:textId="77777777" w:rsidR="009427C6" w:rsidRDefault="009427C6">
            <w:pPr>
              <w:pStyle w:val="TableText"/>
              <w:rPr>
                <w:rFonts w:ascii="Arial" w:hAnsi="Arial"/>
                <w:sz w:val="20"/>
              </w:rPr>
            </w:pPr>
            <w:r>
              <w:rPr>
                <w:rFonts w:ascii="Arial" w:hAnsi="Arial"/>
                <w:sz w:val="20"/>
              </w:rPr>
              <w:t>M</w:t>
            </w:r>
          </w:p>
        </w:tc>
        <w:tc>
          <w:tcPr>
            <w:tcW w:w="2970" w:type="dxa"/>
          </w:tcPr>
          <w:p w14:paraId="54C8ACF0" w14:textId="77777777" w:rsidR="009427C6" w:rsidRDefault="009427C6">
            <w:pPr>
              <w:pStyle w:val="TableText"/>
              <w:rPr>
                <w:rFonts w:ascii="Arial" w:hAnsi="Arial"/>
                <w:sz w:val="20"/>
              </w:rPr>
            </w:pPr>
            <w:r>
              <w:rPr>
                <w:rFonts w:ascii="Arial" w:hAnsi="Arial"/>
                <w:sz w:val="20"/>
              </w:rPr>
              <w:t>3!n</w:t>
            </w:r>
          </w:p>
          <w:p w14:paraId="319F575E" w14:textId="77777777" w:rsidR="009427C6" w:rsidRDefault="009427C6">
            <w:pPr>
              <w:pStyle w:val="TableText"/>
              <w:rPr>
                <w:rFonts w:ascii="Arial" w:hAnsi="Arial"/>
                <w:sz w:val="20"/>
              </w:rPr>
            </w:pPr>
            <w:r>
              <w:rPr>
                <w:rFonts w:ascii="Arial" w:hAnsi="Arial"/>
                <w:sz w:val="20"/>
              </w:rPr>
              <w:t>Valid Value is:</w:t>
            </w:r>
          </w:p>
          <w:p w14:paraId="48E7855E" w14:textId="77777777" w:rsidR="009427C6" w:rsidRDefault="009427C6">
            <w:pPr>
              <w:pStyle w:val="TableText"/>
              <w:rPr>
                <w:rFonts w:ascii="Arial" w:hAnsi="Arial"/>
                <w:sz w:val="20"/>
              </w:rPr>
            </w:pPr>
            <w:r>
              <w:rPr>
                <w:rFonts w:ascii="Arial" w:hAnsi="Arial"/>
                <w:sz w:val="20"/>
              </w:rPr>
              <w:t>150</w:t>
            </w:r>
          </w:p>
        </w:tc>
      </w:tr>
      <w:tr w:rsidR="009427C6" w14:paraId="64F2BC97" w14:textId="77777777">
        <w:tblPrEx>
          <w:tblCellMar>
            <w:top w:w="0" w:type="dxa"/>
            <w:bottom w:w="0" w:type="dxa"/>
          </w:tblCellMar>
        </w:tblPrEx>
        <w:tc>
          <w:tcPr>
            <w:tcW w:w="720" w:type="dxa"/>
          </w:tcPr>
          <w:p w14:paraId="5A5F70B8" w14:textId="77777777" w:rsidR="009427C6" w:rsidRDefault="009427C6">
            <w:pPr>
              <w:pStyle w:val="TableText"/>
              <w:tabs>
                <w:tab w:val="num" w:pos="360"/>
              </w:tabs>
              <w:ind w:left="360" w:hanging="360"/>
              <w:rPr>
                <w:rFonts w:ascii="Arial" w:hAnsi="Arial"/>
                <w:sz w:val="20"/>
              </w:rPr>
            </w:pPr>
            <w:r>
              <w:rPr>
                <w:rFonts w:ascii="Arial" w:hAnsi="Arial"/>
                <w:sz w:val="20"/>
              </w:rPr>
              <w:t>3.</w:t>
            </w:r>
          </w:p>
        </w:tc>
        <w:tc>
          <w:tcPr>
            <w:tcW w:w="630" w:type="dxa"/>
          </w:tcPr>
          <w:p w14:paraId="1A741B56" w14:textId="77777777" w:rsidR="009427C6" w:rsidRDefault="009427C6">
            <w:pPr>
              <w:pStyle w:val="TableText"/>
              <w:rPr>
                <w:rFonts w:ascii="Arial" w:hAnsi="Arial"/>
                <w:sz w:val="20"/>
              </w:rPr>
            </w:pPr>
            <w:r>
              <w:rPr>
                <w:rFonts w:ascii="Arial" w:hAnsi="Arial"/>
                <w:sz w:val="20"/>
              </w:rPr>
              <w:t>77E</w:t>
            </w:r>
          </w:p>
        </w:tc>
        <w:tc>
          <w:tcPr>
            <w:tcW w:w="1080" w:type="dxa"/>
          </w:tcPr>
          <w:p w14:paraId="73497992" w14:textId="77777777" w:rsidR="009427C6" w:rsidRDefault="009427C6">
            <w:pPr>
              <w:pStyle w:val="TableText"/>
              <w:rPr>
                <w:rFonts w:ascii="Arial" w:hAnsi="Arial"/>
                <w:sz w:val="20"/>
              </w:rPr>
            </w:pPr>
          </w:p>
        </w:tc>
        <w:tc>
          <w:tcPr>
            <w:tcW w:w="3060" w:type="dxa"/>
          </w:tcPr>
          <w:p w14:paraId="64C9D33E" w14:textId="77777777" w:rsidR="009427C6" w:rsidRDefault="009427C6">
            <w:pPr>
              <w:pStyle w:val="TableText"/>
              <w:rPr>
                <w:rFonts w:ascii="Arial" w:hAnsi="Arial"/>
                <w:sz w:val="20"/>
              </w:rPr>
            </w:pPr>
            <w:r>
              <w:rPr>
                <w:rFonts w:ascii="Arial" w:hAnsi="Arial"/>
                <w:sz w:val="20"/>
              </w:rPr>
              <w:t>Proprietary Message</w:t>
            </w:r>
          </w:p>
        </w:tc>
        <w:tc>
          <w:tcPr>
            <w:tcW w:w="810" w:type="dxa"/>
          </w:tcPr>
          <w:p w14:paraId="2DB9DF72" w14:textId="77777777" w:rsidR="009427C6" w:rsidRDefault="009427C6">
            <w:pPr>
              <w:pStyle w:val="TableText"/>
              <w:rPr>
                <w:rFonts w:ascii="Arial" w:hAnsi="Arial"/>
                <w:sz w:val="20"/>
              </w:rPr>
            </w:pPr>
            <w:r>
              <w:rPr>
                <w:rFonts w:ascii="Arial" w:hAnsi="Arial"/>
                <w:sz w:val="20"/>
              </w:rPr>
              <w:t>M</w:t>
            </w:r>
          </w:p>
        </w:tc>
        <w:tc>
          <w:tcPr>
            <w:tcW w:w="2970" w:type="dxa"/>
          </w:tcPr>
          <w:p w14:paraId="4EBDDDCC" w14:textId="77777777" w:rsidR="009427C6" w:rsidRDefault="009427C6">
            <w:pPr>
              <w:pStyle w:val="TableText"/>
              <w:rPr>
                <w:rFonts w:ascii="Arial" w:hAnsi="Arial"/>
                <w:sz w:val="20"/>
              </w:rPr>
            </w:pPr>
          </w:p>
        </w:tc>
      </w:tr>
    </w:tbl>
    <w:p w14:paraId="4F39D2C2" w14:textId="77777777" w:rsidR="009427C6" w:rsidRDefault="009427C6">
      <w:pPr>
        <w:rPr>
          <w:rFonts w:ascii="Arial" w:hAnsi="Arial"/>
          <w:sz w:val="20"/>
        </w:rPr>
      </w:pPr>
    </w:p>
    <w:p w14:paraId="78573783" w14:textId="77777777" w:rsidR="009427C6" w:rsidRDefault="009427C6">
      <w:pPr>
        <w:rPr>
          <w:rFonts w:ascii="Arial" w:hAnsi="Arial"/>
          <w:b/>
          <w:sz w:val="20"/>
        </w:rPr>
      </w:pPr>
      <w:r>
        <w:rPr>
          <w:rFonts w:ascii="Arial" w:hAnsi="Arial"/>
          <w:b/>
          <w:sz w:val="20"/>
        </w:rPr>
        <w:t>Mandatory Sequence A General Information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1080"/>
        <w:gridCol w:w="3060"/>
        <w:gridCol w:w="810"/>
        <w:gridCol w:w="2970"/>
      </w:tblGrid>
      <w:tr w:rsidR="009427C6" w14:paraId="69AFA221" w14:textId="77777777">
        <w:tblPrEx>
          <w:tblCellMar>
            <w:top w:w="0" w:type="dxa"/>
            <w:bottom w:w="0" w:type="dxa"/>
          </w:tblCellMar>
        </w:tblPrEx>
        <w:tc>
          <w:tcPr>
            <w:tcW w:w="720" w:type="dxa"/>
          </w:tcPr>
          <w:p w14:paraId="44F99107" w14:textId="77777777" w:rsidR="009427C6" w:rsidRDefault="009427C6">
            <w:pPr>
              <w:pStyle w:val="TableText"/>
              <w:tabs>
                <w:tab w:val="num" w:pos="360"/>
              </w:tabs>
              <w:ind w:left="360" w:hanging="360"/>
              <w:rPr>
                <w:rFonts w:ascii="Arial" w:hAnsi="Arial"/>
                <w:sz w:val="20"/>
              </w:rPr>
            </w:pPr>
            <w:r>
              <w:rPr>
                <w:rFonts w:ascii="Arial" w:hAnsi="Arial"/>
                <w:sz w:val="20"/>
              </w:rPr>
              <w:t>4.</w:t>
            </w:r>
          </w:p>
        </w:tc>
        <w:tc>
          <w:tcPr>
            <w:tcW w:w="630" w:type="dxa"/>
          </w:tcPr>
          <w:p w14:paraId="353D9DB9" w14:textId="77777777" w:rsidR="009427C6" w:rsidRDefault="009427C6">
            <w:pPr>
              <w:pStyle w:val="TableText"/>
              <w:rPr>
                <w:rFonts w:ascii="Arial" w:hAnsi="Arial"/>
                <w:sz w:val="20"/>
              </w:rPr>
            </w:pPr>
            <w:r>
              <w:rPr>
                <w:rFonts w:ascii="Arial" w:hAnsi="Arial"/>
                <w:sz w:val="20"/>
              </w:rPr>
              <w:t>16R</w:t>
            </w:r>
          </w:p>
        </w:tc>
        <w:tc>
          <w:tcPr>
            <w:tcW w:w="1080" w:type="dxa"/>
          </w:tcPr>
          <w:p w14:paraId="17D8966E" w14:textId="77777777" w:rsidR="009427C6" w:rsidRDefault="009427C6">
            <w:pPr>
              <w:pStyle w:val="TableText"/>
              <w:rPr>
                <w:rFonts w:ascii="Arial" w:hAnsi="Arial"/>
                <w:sz w:val="20"/>
              </w:rPr>
            </w:pPr>
          </w:p>
        </w:tc>
        <w:tc>
          <w:tcPr>
            <w:tcW w:w="3060" w:type="dxa"/>
          </w:tcPr>
          <w:p w14:paraId="6B0FB3BA" w14:textId="77777777" w:rsidR="009427C6" w:rsidRDefault="009427C6">
            <w:pPr>
              <w:pStyle w:val="TableText"/>
              <w:rPr>
                <w:rFonts w:ascii="Arial" w:hAnsi="Arial"/>
                <w:sz w:val="20"/>
              </w:rPr>
            </w:pPr>
            <w:r>
              <w:rPr>
                <w:rFonts w:ascii="Arial" w:hAnsi="Arial"/>
                <w:sz w:val="20"/>
              </w:rPr>
              <w:t>Start of block</w:t>
            </w:r>
          </w:p>
          <w:p w14:paraId="546EE87F" w14:textId="77777777" w:rsidR="009427C6" w:rsidRDefault="009427C6">
            <w:pPr>
              <w:pStyle w:val="TableText"/>
              <w:rPr>
                <w:rFonts w:ascii="Arial" w:hAnsi="Arial"/>
                <w:sz w:val="20"/>
              </w:rPr>
            </w:pPr>
            <w:r>
              <w:rPr>
                <w:rFonts w:ascii="Arial" w:hAnsi="Arial"/>
                <w:sz w:val="20"/>
              </w:rPr>
              <w:t>- General</w:t>
            </w:r>
          </w:p>
        </w:tc>
        <w:tc>
          <w:tcPr>
            <w:tcW w:w="810" w:type="dxa"/>
          </w:tcPr>
          <w:p w14:paraId="3DDA28A1" w14:textId="77777777" w:rsidR="009427C6" w:rsidRDefault="009427C6">
            <w:pPr>
              <w:pStyle w:val="TableText"/>
              <w:rPr>
                <w:rFonts w:ascii="Arial" w:hAnsi="Arial"/>
                <w:sz w:val="20"/>
              </w:rPr>
            </w:pPr>
            <w:r>
              <w:rPr>
                <w:rFonts w:ascii="Arial" w:hAnsi="Arial"/>
                <w:sz w:val="20"/>
              </w:rPr>
              <w:t>M</w:t>
            </w:r>
          </w:p>
        </w:tc>
        <w:tc>
          <w:tcPr>
            <w:tcW w:w="2970" w:type="dxa"/>
          </w:tcPr>
          <w:p w14:paraId="75556FD1" w14:textId="77777777" w:rsidR="009427C6" w:rsidRDefault="009427C6">
            <w:pPr>
              <w:pStyle w:val="TableText"/>
              <w:rPr>
                <w:rFonts w:ascii="Arial" w:hAnsi="Arial"/>
                <w:sz w:val="20"/>
              </w:rPr>
            </w:pPr>
            <w:r>
              <w:rPr>
                <w:rFonts w:ascii="Arial" w:hAnsi="Arial"/>
                <w:sz w:val="20"/>
              </w:rPr>
              <w:t>GENL</w:t>
            </w:r>
          </w:p>
        </w:tc>
      </w:tr>
      <w:tr w:rsidR="009427C6" w14:paraId="5B1D8092" w14:textId="77777777">
        <w:tblPrEx>
          <w:tblCellMar>
            <w:top w:w="0" w:type="dxa"/>
            <w:bottom w:w="0" w:type="dxa"/>
          </w:tblCellMar>
        </w:tblPrEx>
        <w:tc>
          <w:tcPr>
            <w:tcW w:w="720" w:type="dxa"/>
          </w:tcPr>
          <w:p w14:paraId="11EBB9E9" w14:textId="77777777" w:rsidR="009427C6" w:rsidRDefault="009427C6">
            <w:pPr>
              <w:pStyle w:val="TableText"/>
              <w:tabs>
                <w:tab w:val="num" w:pos="360"/>
              </w:tabs>
              <w:ind w:left="360" w:hanging="360"/>
              <w:rPr>
                <w:rFonts w:ascii="Arial" w:hAnsi="Arial"/>
                <w:sz w:val="20"/>
              </w:rPr>
            </w:pPr>
            <w:r>
              <w:rPr>
                <w:rFonts w:ascii="Arial" w:hAnsi="Arial"/>
                <w:sz w:val="20"/>
              </w:rPr>
              <w:t>5.</w:t>
            </w:r>
          </w:p>
        </w:tc>
        <w:tc>
          <w:tcPr>
            <w:tcW w:w="630" w:type="dxa"/>
          </w:tcPr>
          <w:p w14:paraId="1B47E508" w14:textId="77777777" w:rsidR="009427C6" w:rsidRDefault="009427C6">
            <w:pPr>
              <w:pStyle w:val="TableText"/>
              <w:rPr>
                <w:rFonts w:ascii="Arial" w:hAnsi="Arial"/>
                <w:sz w:val="20"/>
              </w:rPr>
            </w:pPr>
            <w:r>
              <w:rPr>
                <w:rFonts w:ascii="Arial" w:hAnsi="Arial"/>
                <w:sz w:val="20"/>
              </w:rPr>
              <w:t>23G</w:t>
            </w:r>
          </w:p>
        </w:tc>
        <w:tc>
          <w:tcPr>
            <w:tcW w:w="1080" w:type="dxa"/>
          </w:tcPr>
          <w:p w14:paraId="302A1F07" w14:textId="77777777" w:rsidR="009427C6" w:rsidRDefault="009427C6">
            <w:pPr>
              <w:pStyle w:val="TableText"/>
              <w:rPr>
                <w:rFonts w:ascii="Arial" w:hAnsi="Arial"/>
                <w:sz w:val="20"/>
              </w:rPr>
            </w:pPr>
          </w:p>
        </w:tc>
        <w:tc>
          <w:tcPr>
            <w:tcW w:w="3060" w:type="dxa"/>
          </w:tcPr>
          <w:p w14:paraId="5AF50F15" w14:textId="77777777" w:rsidR="009427C6" w:rsidRDefault="009427C6">
            <w:pPr>
              <w:pStyle w:val="TableText"/>
              <w:rPr>
                <w:rFonts w:ascii="Arial" w:hAnsi="Arial"/>
                <w:sz w:val="20"/>
              </w:rPr>
            </w:pPr>
            <w:r>
              <w:rPr>
                <w:rFonts w:ascii="Arial" w:hAnsi="Arial"/>
                <w:sz w:val="20"/>
              </w:rPr>
              <w:t>Function of the message</w:t>
            </w:r>
          </w:p>
        </w:tc>
        <w:tc>
          <w:tcPr>
            <w:tcW w:w="810" w:type="dxa"/>
          </w:tcPr>
          <w:p w14:paraId="065073AC" w14:textId="77777777" w:rsidR="009427C6" w:rsidRDefault="009427C6">
            <w:pPr>
              <w:pStyle w:val="TableText"/>
              <w:rPr>
                <w:rFonts w:ascii="Arial" w:hAnsi="Arial"/>
                <w:sz w:val="20"/>
              </w:rPr>
            </w:pPr>
            <w:r>
              <w:rPr>
                <w:rFonts w:ascii="Arial" w:hAnsi="Arial"/>
                <w:sz w:val="20"/>
              </w:rPr>
              <w:t>M</w:t>
            </w:r>
          </w:p>
        </w:tc>
        <w:tc>
          <w:tcPr>
            <w:tcW w:w="2970" w:type="dxa"/>
          </w:tcPr>
          <w:p w14:paraId="57723532" w14:textId="77777777" w:rsidR="009427C6" w:rsidRDefault="009427C6">
            <w:pPr>
              <w:pStyle w:val="TableText"/>
              <w:rPr>
                <w:rFonts w:ascii="Arial" w:hAnsi="Arial"/>
                <w:sz w:val="20"/>
              </w:rPr>
            </w:pPr>
            <w:r>
              <w:rPr>
                <w:rFonts w:ascii="Arial" w:hAnsi="Arial"/>
                <w:sz w:val="20"/>
              </w:rPr>
              <w:t>4!c</w:t>
            </w:r>
          </w:p>
          <w:p w14:paraId="536FA358" w14:textId="77777777" w:rsidR="009427C6" w:rsidRDefault="009427C6">
            <w:pPr>
              <w:pStyle w:val="TableText"/>
              <w:rPr>
                <w:rFonts w:ascii="Arial" w:hAnsi="Arial"/>
                <w:sz w:val="20"/>
              </w:rPr>
            </w:pPr>
            <w:r>
              <w:rPr>
                <w:rFonts w:ascii="Arial" w:hAnsi="Arial"/>
                <w:sz w:val="20"/>
              </w:rPr>
              <w:t>Values:</w:t>
            </w:r>
          </w:p>
          <w:p w14:paraId="7CDA3B2F" w14:textId="77777777" w:rsidR="009427C6" w:rsidRDefault="009427C6">
            <w:pPr>
              <w:pStyle w:val="TableText"/>
              <w:rPr>
                <w:rFonts w:ascii="Arial" w:hAnsi="Arial"/>
                <w:sz w:val="20"/>
              </w:rPr>
            </w:pPr>
            <w:r>
              <w:rPr>
                <w:rFonts w:ascii="Arial" w:hAnsi="Arial"/>
                <w:sz w:val="20"/>
              </w:rPr>
              <w:t xml:space="preserve">NEWM – New message </w:t>
            </w:r>
          </w:p>
        </w:tc>
      </w:tr>
      <w:tr w:rsidR="009427C6" w14:paraId="0E1CEC22" w14:textId="77777777">
        <w:tblPrEx>
          <w:tblCellMar>
            <w:top w:w="0" w:type="dxa"/>
            <w:bottom w:w="0" w:type="dxa"/>
          </w:tblCellMar>
        </w:tblPrEx>
        <w:tc>
          <w:tcPr>
            <w:tcW w:w="720" w:type="dxa"/>
          </w:tcPr>
          <w:p w14:paraId="15DA3CAE" w14:textId="77777777" w:rsidR="009427C6" w:rsidRDefault="009427C6">
            <w:pPr>
              <w:pStyle w:val="TableText"/>
              <w:tabs>
                <w:tab w:val="num" w:pos="360"/>
              </w:tabs>
              <w:ind w:left="360" w:hanging="360"/>
              <w:rPr>
                <w:rFonts w:ascii="Arial" w:hAnsi="Arial"/>
                <w:sz w:val="20"/>
              </w:rPr>
            </w:pPr>
            <w:r>
              <w:rPr>
                <w:rFonts w:ascii="Arial" w:hAnsi="Arial"/>
                <w:sz w:val="20"/>
              </w:rPr>
              <w:t>6.</w:t>
            </w:r>
          </w:p>
        </w:tc>
        <w:tc>
          <w:tcPr>
            <w:tcW w:w="630" w:type="dxa"/>
          </w:tcPr>
          <w:p w14:paraId="7056984E" w14:textId="77777777" w:rsidR="009427C6" w:rsidRDefault="009427C6">
            <w:pPr>
              <w:pStyle w:val="TableText"/>
              <w:rPr>
                <w:rFonts w:ascii="Arial" w:hAnsi="Arial"/>
                <w:sz w:val="20"/>
              </w:rPr>
            </w:pPr>
            <w:r>
              <w:rPr>
                <w:rFonts w:ascii="Arial" w:hAnsi="Arial"/>
                <w:sz w:val="20"/>
              </w:rPr>
              <w:t>98C</w:t>
            </w:r>
          </w:p>
        </w:tc>
        <w:tc>
          <w:tcPr>
            <w:tcW w:w="1080" w:type="dxa"/>
          </w:tcPr>
          <w:p w14:paraId="451DD1E9" w14:textId="77777777" w:rsidR="009427C6" w:rsidRDefault="009427C6">
            <w:pPr>
              <w:pStyle w:val="TableText"/>
              <w:rPr>
                <w:rFonts w:ascii="Arial" w:hAnsi="Arial"/>
                <w:sz w:val="20"/>
              </w:rPr>
            </w:pPr>
            <w:r>
              <w:rPr>
                <w:rFonts w:ascii="Arial" w:hAnsi="Arial"/>
                <w:sz w:val="20"/>
              </w:rPr>
              <w:t>PREP</w:t>
            </w:r>
          </w:p>
        </w:tc>
        <w:tc>
          <w:tcPr>
            <w:tcW w:w="3060" w:type="dxa"/>
          </w:tcPr>
          <w:p w14:paraId="240AAEF0" w14:textId="77777777" w:rsidR="009427C6" w:rsidRDefault="009427C6">
            <w:pPr>
              <w:pStyle w:val="TableText"/>
              <w:rPr>
                <w:rFonts w:ascii="Arial" w:hAnsi="Arial"/>
                <w:sz w:val="20"/>
              </w:rPr>
            </w:pPr>
            <w:r>
              <w:rPr>
                <w:rFonts w:ascii="Arial" w:hAnsi="Arial"/>
                <w:sz w:val="20"/>
              </w:rPr>
              <w:t>Preparation date and time</w:t>
            </w:r>
          </w:p>
        </w:tc>
        <w:tc>
          <w:tcPr>
            <w:tcW w:w="810" w:type="dxa"/>
          </w:tcPr>
          <w:p w14:paraId="48E5F81E" w14:textId="77777777" w:rsidR="009427C6" w:rsidRDefault="009427C6">
            <w:pPr>
              <w:pStyle w:val="TableText"/>
              <w:rPr>
                <w:rFonts w:ascii="Arial" w:hAnsi="Arial"/>
                <w:sz w:val="20"/>
              </w:rPr>
            </w:pPr>
            <w:r>
              <w:rPr>
                <w:rFonts w:ascii="Arial" w:hAnsi="Arial"/>
                <w:sz w:val="20"/>
              </w:rPr>
              <w:t>O</w:t>
            </w:r>
          </w:p>
        </w:tc>
        <w:tc>
          <w:tcPr>
            <w:tcW w:w="2970" w:type="dxa"/>
          </w:tcPr>
          <w:p w14:paraId="396C62F4" w14:textId="77777777" w:rsidR="009427C6" w:rsidRDefault="009427C6">
            <w:pPr>
              <w:pStyle w:val="TableText"/>
              <w:rPr>
                <w:rFonts w:ascii="Arial" w:hAnsi="Arial"/>
                <w:sz w:val="20"/>
              </w:rPr>
            </w:pPr>
            <w:r>
              <w:rPr>
                <w:rFonts w:ascii="Arial" w:hAnsi="Arial"/>
                <w:sz w:val="20"/>
              </w:rPr>
              <w:t>//8!n6!n</w:t>
            </w:r>
          </w:p>
        </w:tc>
      </w:tr>
      <w:tr w:rsidR="009427C6" w14:paraId="3770F63A" w14:textId="77777777">
        <w:tblPrEx>
          <w:tblCellMar>
            <w:top w:w="0" w:type="dxa"/>
            <w:bottom w:w="0" w:type="dxa"/>
          </w:tblCellMar>
        </w:tblPrEx>
        <w:tc>
          <w:tcPr>
            <w:tcW w:w="720" w:type="dxa"/>
          </w:tcPr>
          <w:p w14:paraId="069B7E64" w14:textId="77777777" w:rsidR="009427C6" w:rsidRDefault="009427C6">
            <w:pPr>
              <w:pStyle w:val="TableText"/>
              <w:tabs>
                <w:tab w:val="num" w:pos="360"/>
              </w:tabs>
              <w:ind w:left="360" w:hanging="360"/>
              <w:rPr>
                <w:rFonts w:ascii="Arial" w:hAnsi="Arial"/>
                <w:sz w:val="20"/>
              </w:rPr>
            </w:pPr>
            <w:r>
              <w:rPr>
                <w:rFonts w:ascii="Arial" w:hAnsi="Arial"/>
                <w:sz w:val="20"/>
              </w:rPr>
              <w:t>7.</w:t>
            </w:r>
          </w:p>
        </w:tc>
        <w:tc>
          <w:tcPr>
            <w:tcW w:w="630" w:type="dxa"/>
          </w:tcPr>
          <w:p w14:paraId="164C71FC" w14:textId="77777777" w:rsidR="009427C6" w:rsidRDefault="009427C6">
            <w:pPr>
              <w:pStyle w:val="TableText"/>
              <w:rPr>
                <w:rFonts w:ascii="Arial" w:hAnsi="Arial"/>
                <w:sz w:val="20"/>
              </w:rPr>
            </w:pPr>
            <w:r>
              <w:rPr>
                <w:rFonts w:ascii="Arial" w:hAnsi="Arial"/>
                <w:sz w:val="20"/>
              </w:rPr>
              <w:t>22F</w:t>
            </w:r>
          </w:p>
        </w:tc>
        <w:tc>
          <w:tcPr>
            <w:tcW w:w="1080" w:type="dxa"/>
          </w:tcPr>
          <w:p w14:paraId="0DBD981B" w14:textId="77777777" w:rsidR="009427C6" w:rsidRDefault="009427C6">
            <w:pPr>
              <w:pStyle w:val="TableText"/>
              <w:rPr>
                <w:rFonts w:ascii="Arial" w:hAnsi="Arial"/>
                <w:sz w:val="20"/>
              </w:rPr>
            </w:pPr>
            <w:r>
              <w:rPr>
                <w:rFonts w:ascii="Arial" w:hAnsi="Arial"/>
                <w:sz w:val="20"/>
              </w:rPr>
              <w:t>INST</w:t>
            </w:r>
          </w:p>
        </w:tc>
        <w:tc>
          <w:tcPr>
            <w:tcW w:w="3060" w:type="dxa"/>
          </w:tcPr>
          <w:p w14:paraId="3D810931" w14:textId="77777777" w:rsidR="009427C6" w:rsidRDefault="009427C6">
            <w:pPr>
              <w:pStyle w:val="TableText"/>
              <w:rPr>
                <w:rFonts w:ascii="Arial" w:hAnsi="Arial"/>
                <w:sz w:val="20"/>
              </w:rPr>
            </w:pPr>
            <w:r>
              <w:rPr>
                <w:rFonts w:ascii="Arial" w:hAnsi="Arial"/>
                <w:sz w:val="20"/>
              </w:rPr>
              <w:t>Type of instruction indicator</w:t>
            </w:r>
          </w:p>
        </w:tc>
        <w:tc>
          <w:tcPr>
            <w:tcW w:w="810" w:type="dxa"/>
          </w:tcPr>
          <w:p w14:paraId="1A4A7E49" w14:textId="77777777" w:rsidR="009427C6" w:rsidRDefault="009427C6">
            <w:pPr>
              <w:pStyle w:val="TableText"/>
              <w:rPr>
                <w:rFonts w:ascii="Arial" w:hAnsi="Arial"/>
                <w:sz w:val="20"/>
              </w:rPr>
            </w:pPr>
            <w:r>
              <w:rPr>
                <w:rFonts w:ascii="Arial" w:hAnsi="Arial"/>
                <w:sz w:val="20"/>
              </w:rPr>
              <w:t>M</w:t>
            </w:r>
          </w:p>
        </w:tc>
        <w:tc>
          <w:tcPr>
            <w:tcW w:w="2970" w:type="dxa"/>
          </w:tcPr>
          <w:p w14:paraId="36DB760F" w14:textId="77777777" w:rsidR="009427C6" w:rsidRDefault="009427C6">
            <w:pPr>
              <w:pStyle w:val="TableText"/>
              <w:rPr>
                <w:rFonts w:ascii="Arial" w:hAnsi="Arial"/>
                <w:sz w:val="20"/>
              </w:rPr>
            </w:pPr>
            <w:r>
              <w:rPr>
                <w:rFonts w:ascii="Arial" w:hAnsi="Arial"/>
                <w:sz w:val="20"/>
              </w:rPr>
              <w:t>/STRA/4!c</w:t>
            </w:r>
          </w:p>
          <w:p w14:paraId="1C4CF87D" w14:textId="77777777" w:rsidR="009427C6" w:rsidRDefault="009427C6">
            <w:pPr>
              <w:pStyle w:val="TableText"/>
              <w:rPr>
                <w:rFonts w:ascii="Arial" w:hAnsi="Arial"/>
                <w:sz w:val="20"/>
              </w:rPr>
            </w:pPr>
            <w:r>
              <w:rPr>
                <w:rFonts w:ascii="Arial" w:hAnsi="Arial"/>
                <w:sz w:val="20"/>
              </w:rPr>
              <w:t>Values:</w:t>
            </w:r>
          </w:p>
          <w:p w14:paraId="4FE5A17C" w14:textId="77777777" w:rsidR="009427C6" w:rsidRDefault="009427C6">
            <w:pPr>
              <w:pStyle w:val="TableText"/>
              <w:rPr>
                <w:rFonts w:ascii="Arial" w:hAnsi="Arial"/>
                <w:sz w:val="20"/>
              </w:rPr>
            </w:pPr>
            <w:r>
              <w:rPr>
                <w:rFonts w:ascii="Arial" w:hAnsi="Arial"/>
                <w:sz w:val="20"/>
              </w:rPr>
              <w:t>MATU  – Maturity of ISIN</w:t>
            </w:r>
          </w:p>
        </w:tc>
      </w:tr>
    </w:tbl>
    <w:p w14:paraId="03A2E34B" w14:textId="77777777" w:rsidR="009427C6" w:rsidRDefault="009427C6">
      <w:pPr>
        <w:rPr>
          <w:rFonts w:ascii="Arial" w:hAnsi="Arial"/>
          <w:sz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1080"/>
        <w:gridCol w:w="3060"/>
        <w:gridCol w:w="630"/>
        <w:gridCol w:w="3150"/>
      </w:tblGrid>
      <w:tr w:rsidR="009427C6" w14:paraId="3F6E5B7E" w14:textId="77777777">
        <w:tblPrEx>
          <w:tblCellMar>
            <w:top w:w="0" w:type="dxa"/>
            <w:bottom w:w="0" w:type="dxa"/>
          </w:tblCellMar>
        </w:tblPrEx>
        <w:tc>
          <w:tcPr>
            <w:tcW w:w="720" w:type="dxa"/>
          </w:tcPr>
          <w:p w14:paraId="1AF66E05" w14:textId="77777777" w:rsidR="009427C6" w:rsidRDefault="009427C6">
            <w:pPr>
              <w:pStyle w:val="TableText"/>
              <w:tabs>
                <w:tab w:val="num" w:pos="360"/>
              </w:tabs>
              <w:ind w:left="360" w:hanging="360"/>
              <w:rPr>
                <w:rFonts w:ascii="Arial" w:hAnsi="Arial"/>
                <w:sz w:val="20"/>
              </w:rPr>
            </w:pPr>
            <w:r>
              <w:rPr>
                <w:rFonts w:ascii="Arial" w:hAnsi="Arial"/>
                <w:sz w:val="20"/>
              </w:rPr>
              <w:t>8.</w:t>
            </w:r>
          </w:p>
        </w:tc>
        <w:tc>
          <w:tcPr>
            <w:tcW w:w="630" w:type="dxa"/>
          </w:tcPr>
          <w:p w14:paraId="7AE76B03" w14:textId="77777777" w:rsidR="009427C6" w:rsidRDefault="009427C6">
            <w:pPr>
              <w:pStyle w:val="TableText"/>
              <w:rPr>
                <w:rFonts w:ascii="Arial" w:hAnsi="Arial"/>
                <w:sz w:val="20"/>
              </w:rPr>
            </w:pPr>
            <w:r>
              <w:rPr>
                <w:rFonts w:ascii="Arial" w:hAnsi="Arial"/>
                <w:sz w:val="20"/>
              </w:rPr>
              <w:t>16S</w:t>
            </w:r>
          </w:p>
        </w:tc>
        <w:tc>
          <w:tcPr>
            <w:tcW w:w="1080" w:type="dxa"/>
          </w:tcPr>
          <w:p w14:paraId="1B0150F2" w14:textId="77777777" w:rsidR="009427C6" w:rsidRDefault="009427C6">
            <w:pPr>
              <w:pStyle w:val="TableText"/>
              <w:rPr>
                <w:rFonts w:ascii="Arial" w:hAnsi="Arial"/>
                <w:sz w:val="20"/>
              </w:rPr>
            </w:pPr>
          </w:p>
        </w:tc>
        <w:tc>
          <w:tcPr>
            <w:tcW w:w="3060" w:type="dxa"/>
          </w:tcPr>
          <w:p w14:paraId="1C8B1B53" w14:textId="77777777" w:rsidR="009427C6" w:rsidRDefault="009427C6">
            <w:pPr>
              <w:pStyle w:val="TableText"/>
              <w:rPr>
                <w:rFonts w:ascii="Arial" w:hAnsi="Arial"/>
                <w:sz w:val="20"/>
              </w:rPr>
            </w:pPr>
            <w:r>
              <w:rPr>
                <w:rFonts w:ascii="Arial" w:hAnsi="Arial"/>
                <w:sz w:val="20"/>
              </w:rPr>
              <w:t>End of block</w:t>
            </w:r>
          </w:p>
          <w:p w14:paraId="1FA3F69A" w14:textId="77777777" w:rsidR="009427C6" w:rsidRDefault="009427C6">
            <w:pPr>
              <w:pStyle w:val="TableText"/>
              <w:rPr>
                <w:rFonts w:ascii="Arial" w:hAnsi="Arial"/>
                <w:sz w:val="20"/>
              </w:rPr>
            </w:pPr>
            <w:r>
              <w:rPr>
                <w:rFonts w:ascii="Arial" w:hAnsi="Arial"/>
                <w:sz w:val="20"/>
              </w:rPr>
              <w:t>- General</w:t>
            </w:r>
          </w:p>
        </w:tc>
        <w:tc>
          <w:tcPr>
            <w:tcW w:w="630" w:type="dxa"/>
          </w:tcPr>
          <w:p w14:paraId="7038354E" w14:textId="77777777" w:rsidR="009427C6" w:rsidRDefault="009427C6">
            <w:pPr>
              <w:pStyle w:val="TableText"/>
              <w:rPr>
                <w:rFonts w:ascii="Arial" w:hAnsi="Arial"/>
                <w:sz w:val="20"/>
              </w:rPr>
            </w:pPr>
            <w:r>
              <w:rPr>
                <w:rFonts w:ascii="Arial" w:hAnsi="Arial"/>
                <w:sz w:val="20"/>
              </w:rPr>
              <w:t>M</w:t>
            </w:r>
          </w:p>
        </w:tc>
        <w:tc>
          <w:tcPr>
            <w:tcW w:w="3150" w:type="dxa"/>
          </w:tcPr>
          <w:p w14:paraId="3761D67D" w14:textId="77777777" w:rsidR="009427C6" w:rsidRDefault="009427C6">
            <w:pPr>
              <w:pStyle w:val="TableText"/>
              <w:rPr>
                <w:rFonts w:ascii="Arial" w:hAnsi="Arial"/>
                <w:sz w:val="20"/>
              </w:rPr>
            </w:pPr>
            <w:r>
              <w:rPr>
                <w:rFonts w:ascii="Arial" w:hAnsi="Arial"/>
                <w:sz w:val="20"/>
              </w:rPr>
              <w:t>GENL</w:t>
            </w:r>
          </w:p>
        </w:tc>
      </w:tr>
    </w:tbl>
    <w:p w14:paraId="07B8C1B3" w14:textId="77777777" w:rsidR="009427C6" w:rsidRDefault="009427C6">
      <w:pPr>
        <w:rPr>
          <w:rFonts w:ascii="Arial" w:hAnsi="Arial"/>
          <w:b/>
          <w:sz w:val="20"/>
        </w:rPr>
      </w:pPr>
      <w:r>
        <w:rPr>
          <w:rFonts w:ascii="Arial" w:hAnsi="Arial"/>
          <w:b/>
          <w:sz w:val="20"/>
        </w:rPr>
        <w:t>End of Sequence A General Information</w:t>
      </w:r>
    </w:p>
    <w:p w14:paraId="55EBAA19" w14:textId="77777777" w:rsidR="009427C6" w:rsidRDefault="009427C6">
      <w:pPr>
        <w:pStyle w:val="Header"/>
        <w:rPr>
          <w:lang w:val="en-GB"/>
        </w:rPr>
      </w:pPr>
    </w:p>
    <w:p w14:paraId="4CE95227" w14:textId="77777777" w:rsidR="009427C6" w:rsidRDefault="009427C6">
      <w:pPr>
        <w:rPr>
          <w:rFonts w:ascii="Arial" w:hAnsi="Arial"/>
          <w:sz w:val="20"/>
        </w:rPr>
      </w:pPr>
      <w:r>
        <w:rPr>
          <w:rFonts w:ascii="Arial" w:hAnsi="Arial"/>
          <w:b/>
          <w:sz w:val="20"/>
        </w:rPr>
        <w:t>Mandatory Sequence B MMI Details</w:t>
      </w:r>
      <w:r>
        <w:rPr>
          <w:rFonts w:ascii="Arial" w:hAnsi="Arial"/>
          <w:sz w:val="20"/>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990"/>
        <w:gridCol w:w="3150"/>
        <w:gridCol w:w="630"/>
        <w:gridCol w:w="3150"/>
      </w:tblGrid>
      <w:tr w:rsidR="009427C6" w14:paraId="3F1B0C80" w14:textId="77777777">
        <w:tblPrEx>
          <w:tblCellMar>
            <w:top w:w="0" w:type="dxa"/>
            <w:bottom w:w="0" w:type="dxa"/>
          </w:tblCellMar>
        </w:tblPrEx>
        <w:tc>
          <w:tcPr>
            <w:tcW w:w="720" w:type="dxa"/>
          </w:tcPr>
          <w:p w14:paraId="2E01908A" w14:textId="77777777" w:rsidR="009427C6" w:rsidRDefault="009427C6">
            <w:pPr>
              <w:pStyle w:val="TableText"/>
              <w:tabs>
                <w:tab w:val="num" w:pos="360"/>
              </w:tabs>
              <w:ind w:left="360" w:hanging="360"/>
              <w:rPr>
                <w:rFonts w:ascii="Arial" w:hAnsi="Arial"/>
                <w:sz w:val="20"/>
              </w:rPr>
            </w:pPr>
            <w:r>
              <w:rPr>
                <w:rFonts w:ascii="Arial" w:hAnsi="Arial"/>
                <w:sz w:val="20"/>
              </w:rPr>
              <w:t>9.</w:t>
            </w:r>
          </w:p>
        </w:tc>
        <w:tc>
          <w:tcPr>
            <w:tcW w:w="630" w:type="dxa"/>
          </w:tcPr>
          <w:p w14:paraId="0D12C6F7" w14:textId="77777777" w:rsidR="009427C6" w:rsidRDefault="009427C6">
            <w:pPr>
              <w:pStyle w:val="TableText"/>
              <w:rPr>
                <w:rFonts w:ascii="Arial" w:hAnsi="Arial"/>
                <w:sz w:val="20"/>
              </w:rPr>
            </w:pPr>
            <w:r>
              <w:rPr>
                <w:rFonts w:ascii="Arial" w:hAnsi="Arial"/>
                <w:sz w:val="20"/>
              </w:rPr>
              <w:t>16R</w:t>
            </w:r>
          </w:p>
        </w:tc>
        <w:tc>
          <w:tcPr>
            <w:tcW w:w="990" w:type="dxa"/>
          </w:tcPr>
          <w:p w14:paraId="2467BA7D" w14:textId="77777777" w:rsidR="009427C6" w:rsidRDefault="009427C6">
            <w:pPr>
              <w:pStyle w:val="TableText"/>
              <w:rPr>
                <w:rFonts w:ascii="Arial" w:hAnsi="Arial"/>
                <w:sz w:val="20"/>
              </w:rPr>
            </w:pPr>
          </w:p>
        </w:tc>
        <w:tc>
          <w:tcPr>
            <w:tcW w:w="3150" w:type="dxa"/>
          </w:tcPr>
          <w:p w14:paraId="3A6A0F33" w14:textId="77777777" w:rsidR="009427C6" w:rsidRDefault="009427C6">
            <w:pPr>
              <w:pStyle w:val="TableText"/>
              <w:rPr>
                <w:rFonts w:ascii="Arial" w:hAnsi="Arial"/>
                <w:sz w:val="20"/>
              </w:rPr>
            </w:pPr>
            <w:r>
              <w:rPr>
                <w:rFonts w:ascii="Arial" w:hAnsi="Arial"/>
                <w:sz w:val="20"/>
              </w:rPr>
              <w:t>Start of block</w:t>
            </w:r>
          </w:p>
          <w:p w14:paraId="11D5DD70" w14:textId="77777777" w:rsidR="009427C6" w:rsidRDefault="009427C6">
            <w:pPr>
              <w:pStyle w:val="TableText"/>
              <w:rPr>
                <w:rFonts w:ascii="Arial" w:hAnsi="Arial"/>
                <w:sz w:val="20"/>
              </w:rPr>
            </w:pPr>
            <w:r>
              <w:rPr>
                <w:rFonts w:ascii="Arial" w:hAnsi="Arial"/>
                <w:sz w:val="20"/>
              </w:rPr>
              <w:t>- MMI Details</w:t>
            </w:r>
          </w:p>
        </w:tc>
        <w:tc>
          <w:tcPr>
            <w:tcW w:w="630" w:type="dxa"/>
          </w:tcPr>
          <w:p w14:paraId="549CD738" w14:textId="77777777" w:rsidR="009427C6" w:rsidRDefault="009427C6">
            <w:pPr>
              <w:pStyle w:val="TableText"/>
              <w:rPr>
                <w:rFonts w:ascii="Arial" w:hAnsi="Arial"/>
                <w:sz w:val="20"/>
              </w:rPr>
            </w:pPr>
            <w:r>
              <w:rPr>
                <w:rFonts w:ascii="Arial" w:hAnsi="Arial"/>
                <w:sz w:val="20"/>
              </w:rPr>
              <w:t>M</w:t>
            </w:r>
          </w:p>
        </w:tc>
        <w:tc>
          <w:tcPr>
            <w:tcW w:w="3150" w:type="dxa"/>
          </w:tcPr>
          <w:p w14:paraId="1FF96EC4" w14:textId="77777777" w:rsidR="009427C6" w:rsidRDefault="009427C6">
            <w:pPr>
              <w:pStyle w:val="TableText"/>
              <w:rPr>
                <w:rFonts w:ascii="Arial" w:hAnsi="Arial"/>
                <w:sz w:val="20"/>
              </w:rPr>
            </w:pPr>
            <w:r>
              <w:rPr>
                <w:rFonts w:ascii="Arial" w:hAnsi="Arial"/>
                <w:sz w:val="20"/>
              </w:rPr>
              <w:t>MMID</w:t>
            </w:r>
          </w:p>
        </w:tc>
      </w:tr>
      <w:tr w:rsidR="009427C6" w14:paraId="5E5DD19E" w14:textId="77777777">
        <w:tblPrEx>
          <w:tblCellMar>
            <w:top w:w="0" w:type="dxa"/>
            <w:bottom w:w="0" w:type="dxa"/>
          </w:tblCellMar>
        </w:tblPrEx>
        <w:tc>
          <w:tcPr>
            <w:tcW w:w="720" w:type="dxa"/>
          </w:tcPr>
          <w:p w14:paraId="0BBB664A" w14:textId="77777777" w:rsidR="009427C6" w:rsidRDefault="009427C6">
            <w:pPr>
              <w:pStyle w:val="TableText"/>
              <w:tabs>
                <w:tab w:val="num" w:pos="360"/>
              </w:tabs>
              <w:ind w:left="360" w:hanging="360"/>
              <w:rPr>
                <w:rFonts w:ascii="Arial" w:hAnsi="Arial"/>
                <w:sz w:val="20"/>
              </w:rPr>
            </w:pPr>
            <w:r>
              <w:rPr>
                <w:rFonts w:ascii="Arial" w:hAnsi="Arial"/>
                <w:sz w:val="20"/>
              </w:rPr>
              <w:t>10.</w:t>
            </w:r>
          </w:p>
        </w:tc>
        <w:tc>
          <w:tcPr>
            <w:tcW w:w="630" w:type="dxa"/>
          </w:tcPr>
          <w:p w14:paraId="2F4FEBEB" w14:textId="77777777" w:rsidR="009427C6" w:rsidRDefault="009427C6">
            <w:pPr>
              <w:pStyle w:val="TableText"/>
              <w:rPr>
                <w:rFonts w:ascii="Arial" w:hAnsi="Arial"/>
                <w:sz w:val="20"/>
              </w:rPr>
            </w:pPr>
            <w:r>
              <w:rPr>
                <w:rFonts w:ascii="Arial" w:hAnsi="Arial"/>
                <w:sz w:val="20"/>
              </w:rPr>
              <w:t>95R</w:t>
            </w:r>
          </w:p>
        </w:tc>
        <w:tc>
          <w:tcPr>
            <w:tcW w:w="990" w:type="dxa"/>
          </w:tcPr>
          <w:p w14:paraId="281A5157" w14:textId="77777777" w:rsidR="009427C6" w:rsidRDefault="009427C6">
            <w:pPr>
              <w:pStyle w:val="TableText"/>
              <w:rPr>
                <w:rFonts w:ascii="Arial" w:hAnsi="Arial"/>
                <w:sz w:val="20"/>
              </w:rPr>
            </w:pPr>
            <w:r>
              <w:rPr>
                <w:rFonts w:ascii="Arial" w:hAnsi="Arial"/>
                <w:sz w:val="20"/>
              </w:rPr>
              <w:t>ISSR</w:t>
            </w:r>
          </w:p>
        </w:tc>
        <w:tc>
          <w:tcPr>
            <w:tcW w:w="3150" w:type="dxa"/>
          </w:tcPr>
          <w:p w14:paraId="14AF4E93" w14:textId="77777777" w:rsidR="009427C6" w:rsidRDefault="009427C6">
            <w:pPr>
              <w:pStyle w:val="TableText"/>
              <w:rPr>
                <w:rFonts w:ascii="Arial" w:hAnsi="Arial"/>
                <w:sz w:val="20"/>
              </w:rPr>
            </w:pPr>
            <w:r>
              <w:rPr>
                <w:rFonts w:ascii="Arial" w:hAnsi="Arial"/>
                <w:sz w:val="20"/>
              </w:rPr>
              <w:t>Issuer's Participant Code</w:t>
            </w:r>
          </w:p>
          <w:p w14:paraId="24661A52" w14:textId="77777777" w:rsidR="009427C6" w:rsidRDefault="009427C6">
            <w:pPr>
              <w:pStyle w:val="TableText"/>
              <w:rPr>
                <w:rFonts w:ascii="Arial" w:hAnsi="Arial"/>
                <w:sz w:val="20"/>
              </w:rPr>
            </w:pPr>
            <w:r>
              <w:rPr>
                <w:rFonts w:ascii="Arial" w:hAnsi="Arial"/>
                <w:sz w:val="20"/>
              </w:rPr>
              <w:t>(Issuer)</w:t>
            </w:r>
          </w:p>
        </w:tc>
        <w:tc>
          <w:tcPr>
            <w:tcW w:w="630" w:type="dxa"/>
          </w:tcPr>
          <w:p w14:paraId="7C0C891D" w14:textId="77777777" w:rsidR="009427C6" w:rsidRDefault="009427C6">
            <w:pPr>
              <w:pStyle w:val="TableText"/>
              <w:rPr>
                <w:rFonts w:ascii="Arial" w:hAnsi="Arial"/>
                <w:sz w:val="20"/>
              </w:rPr>
            </w:pPr>
            <w:r>
              <w:rPr>
                <w:rFonts w:ascii="Arial" w:hAnsi="Arial"/>
                <w:sz w:val="20"/>
              </w:rPr>
              <w:t>M</w:t>
            </w:r>
          </w:p>
        </w:tc>
        <w:tc>
          <w:tcPr>
            <w:tcW w:w="3150" w:type="dxa"/>
          </w:tcPr>
          <w:p w14:paraId="07F508C3" w14:textId="77777777" w:rsidR="009427C6" w:rsidRDefault="009427C6">
            <w:pPr>
              <w:pStyle w:val="TableText"/>
              <w:rPr>
                <w:rFonts w:ascii="Arial" w:hAnsi="Arial"/>
                <w:sz w:val="20"/>
              </w:rPr>
            </w:pPr>
            <w:r>
              <w:rPr>
                <w:rFonts w:ascii="Arial" w:hAnsi="Arial"/>
                <w:sz w:val="20"/>
              </w:rPr>
              <w:t>/STRA/2!a6!n(Issuer’s Participant Code)</w:t>
            </w:r>
          </w:p>
        </w:tc>
      </w:tr>
      <w:tr w:rsidR="009427C6" w14:paraId="13B106A4" w14:textId="77777777">
        <w:tblPrEx>
          <w:tblCellMar>
            <w:top w:w="0" w:type="dxa"/>
            <w:bottom w:w="0" w:type="dxa"/>
          </w:tblCellMar>
        </w:tblPrEx>
        <w:tc>
          <w:tcPr>
            <w:tcW w:w="720" w:type="dxa"/>
          </w:tcPr>
          <w:p w14:paraId="503F7DC1" w14:textId="77777777" w:rsidR="009427C6" w:rsidRDefault="009427C6">
            <w:pPr>
              <w:pStyle w:val="TableText"/>
              <w:tabs>
                <w:tab w:val="num" w:pos="360"/>
              </w:tabs>
              <w:ind w:left="360" w:hanging="360"/>
              <w:rPr>
                <w:rFonts w:ascii="Arial" w:hAnsi="Arial"/>
                <w:sz w:val="20"/>
              </w:rPr>
            </w:pPr>
            <w:r>
              <w:rPr>
                <w:rFonts w:ascii="Arial" w:hAnsi="Arial"/>
                <w:sz w:val="20"/>
              </w:rPr>
              <w:t>11.</w:t>
            </w:r>
          </w:p>
        </w:tc>
        <w:tc>
          <w:tcPr>
            <w:tcW w:w="630" w:type="dxa"/>
          </w:tcPr>
          <w:p w14:paraId="2EC82969" w14:textId="77777777" w:rsidR="009427C6" w:rsidRDefault="009427C6">
            <w:pPr>
              <w:pStyle w:val="TableText"/>
              <w:rPr>
                <w:rFonts w:ascii="Arial" w:hAnsi="Arial"/>
                <w:sz w:val="20"/>
              </w:rPr>
            </w:pPr>
            <w:r>
              <w:rPr>
                <w:rFonts w:ascii="Arial" w:hAnsi="Arial"/>
                <w:sz w:val="20"/>
              </w:rPr>
              <w:t>35B</w:t>
            </w:r>
          </w:p>
        </w:tc>
        <w:tc>
          <w:tcPr>
            <w:tcW w:w="990" w:type="dxa"/>
          </w:tcPr>
          <w:p w14:paraId="4FE961E2" w14:textId="77777777" w:rsidR="009427C6" w:rsidRDefault="009427C6">
            <w:pPr>
              <w:pStyle w:val="TableText"/>
              <w:rPr>
                <w:rFonts w:ascii="Arial" w:hAnsi="Arial"/>
                <w:sz w:val="20"/>
              </w:rPr>
            </w:pPr>
          </w:p>
        </w:tc>
        <w:tc>
          <w:tcPr>
            <w:tcW w:w="3150" w:type="dxa"/>
          </w:tcPr>
          <w:p w14:paraId="475CF28B" w14:textId="77777777" w:rsidR="009427C6" w:rsidRDefault="009427C6">
            <w:pPr>
              <w:pStyle w:val="TableText"/>
              <w:rPr>
                <w:rFonts w:ascii="Arial" w:hAnsi="Arial"/>
                <w:sz w:val="20"/>
              </w:rPr>
            </w:pPr>
            <w:r>
              <w:rPr>
                <w:rFonts w:ascii="Arial" w:hAnsi="Arial"/>
                <w:sz w:val="20"/>
              </w:rPr>
              <w:t>Identification of securities</w:t>
            </w:r>
          </w:p>
          <w:p w14:paraId="53D1975C" w14:textId="77777777" w:rsidR="009427C6" w:rsidRDefault="009427C6">
            <w:pPr>
              <w:pStyle w:val="TableText"/>
              <w:rPr>
                <w:rFonts w:ascii="Arial" w:hAnsi="Arial"/>
                <w:sz w:val="20"/>
              </w:rPr>
            </w:pPr>
            <w:r>
              <w:rPr>
                <w:rFonts w:ascii="Arial" w:hAnsi="Arial"/>
                <w:sz w:val="20"/>
              </w:rPr>
              <w:t>(ISIN)</w:t>
            </w:r>
          </w:p>
        </w:tc>
        <w:tc>
          <w:tcPr>
            <w:tcW w:w="630" w:type="dxa"/>
          </w:tcPr>
          <w:p w14:paraId="2AA88E99" w14:textId="77777777" w:rsidR="009427C6" w:rsidRDefault="009427C6">
            <w:pPr>
              <w:pStyle w:val="TableText"/>
              <w:rPr>
                <w:rFonts w:ascii="Arial" w:hAnsi="Arial"/>
                <w:sz w:val="20"/>
              </w:rPr>
            </w:pPr>
            <w:r>
              <w:rPr>
                <w:rFonts w:ascii="Arial" w:hAnsi="Arial"/>
                <w:sz w:val="20"/>
              </w:rPr>
              <w:t>M</w:t>
            </w:r>
          </w:p>
        </w:tc>
        <w:tc>
          <w:tcPr>
            <w:tcW w:w="3150" w:type="dxa"/>
          </w:tcPr>
          <w:p w14:paraId="1F7345D2" w14:textId="77777777" w:rsidR="009427C6" w:rsidRDefault="009427C6">
            <w:pPr>
              <w:pStyle w:val="TableText"/>
              <w:rPr>
                <w:rFonts w:ascii="Arial" w:hAnsi="Arial"/>
                <w:sz w:val="20"/>
              </w:rPr>
            </w:pPr>
            <w:r>
              <w:rPr>
                <w:rFonts w:ascii="Arial" w:hAnsi="Arial"/>
                <w:sz w:val="20"/>
              </w:rPr>
              <w:t>[ISIN1!e12!c]</w:t>
            </w:r>
          </w:p>
          <w:p w14:paraId="244A52A5" w14:textId="77777777" w:rsidR="009427C6" w:rsidRDefault="009427C6">
            <w:pPr>
              <w:pStyle w:val="TableText"/>
              <w:rPr>
                <w:rFonts w:ascii="Arial" w:hAnsi="Arial"/>
                <w:sz w:val="20"/>
              </w:rPr>
            </w:pPr>
            <w:r>
              <w:rPr>
                <w:rFonts w:ascii="Arial" w:hAnsi="Arial"/>
                <w:sz w:val="20"/>
              </w:rPr>
              <w:t>[4*35x]</w:t>
            </w:r>
          </w:p>
          <w:p w14:paraId="5251571C" w14:textId="77777777" w:rsidR="009427C6" w:rsidRDefault="009427C6">
            <w:pPr>
              <w:pStyle w:val="TableText"/>
              <w:rPr>
                <w:rFonts w:ascii="Arial" w:hAnsi="Arial"/>
                <w:sz w:val="20"/>
              </w:rPr>
            </w:pPr>
            <w:r>
              <w:rPr>
                <w:rFonts w:ascii="Arial" w:hAnsi="Arial"/>
                <w:sz w:val="20"/>
              </w:rPr>
              <w:t>Sub-field 1 is Mandatory</w:t>
            </w:r>
          </w:p>
          <w:p w14:paraId="1587BED7" w14:textId="77777777" w:rsidR="009427C6" w:rsidRDefault="009427C6">
            <w:pPr>
              <w:pStyle w:val="TableText"/>
              <w:rPr>
                <w:rFonts w:ascii="Arial" w:hAnsi="Arial"/>
                <w:sz w:val="20"/>
              </w:rPr>
            </w:pPr>
            <w:r>
              <w:rPr>
                <w:rFonts w:ascii="Arial" w:hAnsi="Arial"/>
                <w:sz w:val="20"/>
              </w:rPr>
              <w:t>Sub-field 2 is Optional</w:t>
            </w:r>
          </w:p>
        </w:tc>
      </w:tr>
      <w:tr w:rsidR="009427C6" w14:paraId="61EDA852" w14:textId="77777777">
        <w:tblPrEx>
          <w:tblCellMar>
            <w:top w:w="0" w:type="dxa"/>
            <w:bottom w:w="0" w:type="dxa"/>
          </w:tblCellMar>
        </w:tblPrEx>
        <w:tc>
          <w:tcPr>
            <w:tcW w:w="720" w:type="dxa"/>
          </w:tcPr>
          <w:p w14:paraId="09586E77" w14:textId="77777777" w:rsidR="009427C6" w:rsidRDefault="009427C6">
            <w:pPr>
              <w:pStyle w:val="TableText"/>
              <w:tabs>
                <w:tab w:val="num" w:pos="360"/>
              </w:tabs>
              <w:ind w:left="360" w:hanging="360"/>
              <w:rPr>
                <w:rFonts w:ascii="Arial" w:hAnsi="Arial"/>
                <w:sz w:val="20"/>
              </w:rPr>
            </w:pPr>
            <w:r>
              <w:rPr>
                <w:rFonts w:ascii="Arial" w:hAnsi="Arial"/>
                <w:sz w:val="20"/>
              </w:rPr>
              <w:t>12.</w:t>
            </w:r>
          </w:p>
        </w:tc>
        <w:tc>
          <w:tcPr>
            <w:tcW w:w="630" w:type="dxa"/>
          </w:tcPr>
          <w:p w14:paraId="20927724" w14:textId="77777777" w:rsidR="009427C6" w:rsidRDefault="009427C6">
            <w:pPr>
              <w:pStyle w:val="TableText"/>
              <w:rPr>
                <w:rFonts w:ascii="Arial" w:hAnsi="Arial"/>
                <w:sz w:val="20"/>
              </w:rPr>
            </w:pPr>
            <w:r>
              <w:rPr>
                <w:rFonts w:ascii="Arial" w:hAnsi="Arial"/>
                <w:sz w:val="20"/>
              </w:rPr>
              <w:t>36B</w:t>
            </w:r>
          </w:p>
        </w:tc>
        <w:tc>
          <w:tcPr>
            <w:tcW w:w="990" w:type="dxa"/>
          </w:tcPr>
          <w:p w14:paraId="2DF1647D" w14:textId="77777777" w:rsidR="009427C6" w:rsidRDefault="009427C6">
            <w:pPr>
              <w:pStyle w:val="TableText"/>
              <w:rPr>
                <w:rFonts w:ascii="Arial" w:hAnsi="Arial"/>
                <w:sz w:val="20"/>
              </w:rPr>
            </w:pPr>
            <w:r>
              <w:rPr>
                <w:rFonts w:ascii="Arial" w:hAnsi="Arial"/>
                <w:sz w:val="20"/>
              </w:rPr>
              <w:t>QISS</w:t>
            </w:r>
          </w:p>
        </w:tc>
        <w:tc>
          <w:tcPr>
            <w:tcW w:w="3150" w:type="dxa"/>
          </w:tcPr>
          <w:p w14:paraId="20A8E308" w14:textId="77777777" w:rsidR="009427C6" w:rsidRDefault="009427C6">
            <w:pPr>
              <w:pStyle w:val="TableText"/>
              <w:rPr>
                <w:rFonts w:ascii="Arial" w:hAnsi="Arial"/>
                <w:sz w:val="20"/>
              </w:rPr>
            </w:pPr>
            <w:r>
              <w:rPr>
                <w:rFonts w:ascii="Arial" w:hAnsi="Arial"/>
                <w:sz w:val="20"/>
              </w:rPr>
              <w:t>Quantity Issued</w:t>
            </w:r>
          </w:p>
          <w:p w14:paraId="0A1A78A9" w14:textId="77777777" w:rsidR="009427C6" w:rsidRDefault="009427C6">
            <w:pPr>
              <w:pStyle w:val="TableText"/>
              <w:rPr>
                <w:rFonts w:ascii="Arial" w:hAnsi="Arial"/>
                <w:sz w:val="20"/>
              </w:rPr>
            </w:pPr>
            <w:r>
              <w:rPr>
                <w:rFonts w:ascii="Arial" w:hAnsi="Arial"/>
                <w:sz w:val="20"/>
              </w:rPr>
              <w:t>(Issued Amount)</w:t>
            </w:r>
          </w:p>
        </w:tc>
        <w:tc>
          <w:tcPr>
            <w:tcW w:w="630" w:type="dxa"/>
          </w:tcPr>
          <w:p w14:paraId="34939B33" w14:textId="77777777" w:rsidR="009427C6" w:rsidRDefault="009427C6">
            <w:pPr>
              <w:pStyle w:val="TableText"/>
              <w:rPr>
                <w:rFonts w:ascii="Arial" w:hAnsi="Arial"/>
                <w:sz w:val="20"/>
              </w:rPr>
            </w:pPr>
            <w:r>
              <w:rPr>
                <w:rFonts w:ascii="Arial" w:hAnsi="Arial"/>
                <w:sz w:val="20"/>
              </w:rPr>
              <w:t>M</w:t>
            </w:r>
          </w:p>
        </w:tc>
        <w:tc>
          <w:tcPr>
            <w:tcW w:w="3150" w:type="dxa"/>
          </w:tcPr>
          <w:p w14:paraId="1DB5C906" w14:textId="77777777" w:rsidR="009427C6" w:rsidRDefault="009427C6">
            <w:pPr>
              <w:pStyle w:val="TableText"/>
              <w:rPr>
                <w:rFonts w:ascii="Arial" w:hAnsi="Arial"/>
                <w:sz w:val="20"/>
              </w:rPr>
            </w:pPr>
            <w:r>
              <w:rPr>
                <w:rFonts w:ascii="Arial" w:hAnsi="Arial"/>
                <w:sz w:val="20"/>
              </w:rPr>
              <w:t>//FAMT/15d</w:t>
            </w:r>
            <w:r>
              <w:rPr>
                <w:rFonts w:ascii="Arial" w:hAnsi="Arial"/>
                <w:b/>
                <w:sz w:val="20"/>
              </w:rPr>
              <w:t>(To match with the original default amount notified by STRATE)(Down to 3 Decimals)</w:t>
            </w:r>
          </w:p>
        </w:tc>
      </w:tr>
    </w:tbl>
    <w:p w14:paraId="755F3404" w14:textId="77777777" w:rsidR="009427C6" w:rsidRDefault="009427C6">
      <w:pPr>
        <w:pStyle w:val="Header"/>
        <w:rPr>
          <w:lang w:val="en-GB"/>
        </w:rPr>
      </w:pPr>
    </w:p>
    <w:p w14:paraId="605B82AD" w14:textId="77777777" w:rsidR="009427C6" w:rsidRDefault="009427C6">
      <w:pPr>
        <w:rPr>
          <w:rFonts w:ascii="Arial" w:hAnsi="Arial"/>
          <w:sz w:val="20"/>
        </w:rPr>
      </w:pPr>
      <w:r>
        <w:rPr>
          <w:rFonts w:ascii="Arial" w:hAnsi="Arial"/>
          <w:sz w:val="20"/>
        </w:rPr>
        <w:t xml:space="preserve"> </w:t>
      </w:r>
    </w:p>
    <w:p w14:paraId="31B0FF0A" w14:textId="77777777" w:rsidR="009427C6" w:rsidRDefault="009427C6">
      <w:pPr>
        <w:pStyle w:val="Header"/>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30"/>
        <w:gridCol w:w="990"/>
        <w:gridCol w:w="3150"/>
        <w:gridCol w:w="630"/>
        <w:gridCol w:w="3150"/>
      </w:tblGrid>
      <w:tr w:rsidR="009427C6" w14:paraId="35F08289" w14:textId="77777777">
        <w:tblPrEx>
          <w:tblCellMar>
            <w:top w:w="0" w:type="dxa"/>
            <w:bottom w:w="0" w:type="dxa"/>
          </w:tblCellMar>
        </w:tblPrEx>
        <w:tc>
          <w:tcPr>
            <w:tcW w:w="720" w:type="dxa"/>
          </w:tcPr>
          <w:p w14:paraId="6E34F474" w14:textId="77777777" w:rsidR="009427C6" w:rsidRDefault="009427C6">
            <w:pPr>
              <w:pStyle w:val="TableText"/>
              <w:tabs>
                <w:tab w:val="num" w:pos="360"/>
              </w:tabs>
              <w:ind w:left="360" w:hanging="360"/>
              <w:rPr>
                <w:rFonts w:ascii="Arial" w:hAnsi="Arial"/>
                <w:sz w:val="20"/>
              </w:rPr>
            </w:pPr>
            <w:r>
              <w:rPr>
                <w:rFonts w:ascii="Arial" w:hAnsi="Arial"/>
                <w:sz w:val="20"/>
              </w:rPr>
              <w:t>13.</w:t>
            </w:r>
          </w:p>
        </w:tc>
        <w:tc>
          <w:tcPr>
            <w:tcW w:w="630" w:type="dxa"/>
          </w:tcPr>
          <w:p w14:paraId="0092ED79" w14:textId="77777777" w:rsidR="009427C6" w:rsidRDefault="009427C6">
            <w:pPr>
              <w:pStyle w:val="TableText"/>
              <w:rPr>
                <w:rFonts w:ascii="Arial" w:hAnsi="Arial"/>
                <w:sz w:val="20"/>
              </w:rPr>
            </w:pPr>
            <w:r>
              <w:rPr>
                <w:rFonts w:ascii="Arial" w:hAnsi="Arial"/>
                <w:sz w:val="20"/>
              </w:rPr>
              <w:t>16S</w:t>
            </w:r>
          </w:p>
        </w:tc>
        <w:tc>
          <w:tcPr>
            <w:tcW w:w="990" w:type="dxa"/>
          </w:tcPr>
          <w:p w14:paraId="1FACDAA7" w14:textId="77777777" w:rsidR="009427C6" w:rsidRDefault="009427C6">
            <w:pPr>
              <w:pStyle w:val="TableText"/>
              <w:rPr>
                <w:rFonts w:ascii="Arial" w:hAnsi="Arial"/>
                <w:sz w:val="20"/>
              </w:rPr>
            </w:pPr>
          </w:p>
        </w:tc>
        <w:tc>
          <w:tcPr>
            <w:tcW w:w="3150" w:type="dxa"/>
          </w:tcPr>
          <w:p w14:paraId="454D0C24" w14:textId="77777777" w:rsidR="009427C6" w:rsidRDefault="009427C6">
            <w:pPr>
              <w:pStyle w:val="TableText"/>
              <w:rPr>
                <w:rFonts w:ascii="Arial" w:hAnsi="Arial"/>
                <w:sz w:val="20"/>
              </w:rPr>
            </w:pPr>
            <w:r>
              <w:rPr>
                <w:rFonts w:ascii="Arial" w:hAnsi="Arial"/>
                <w:sz w:val="20"/>
              </w:rPr>
              <w:t>End of block</w:t>
            </w:r>
          </w:p>
          <w:p w14:paraId="37D78D65" w14:textId="77777777" w:rsidR="009427C6" w:rsidRDefault="009427C6">
            <w:pPr>
              <w:pStyle w:val="TableText"/>
              <w:rPr>
                <w:rFonts w:ascii="Arial" w:hAnsi="Arial"/>
                <w:sz w:val="20"/>
              </w:rPr>
            </w:pPr>
            <w:r>
              <w:rPr>
                <w:rFonts w:ascii="Arial" w:hAnsi="Arial"/>
                <w:sz w:val="20"/>
              </w:rPr>
              <w:t>- MMI Details</w:t>
            </w:r>
          </w:p>
        </w:tc>
        <w:tc>
          <w:tcPr>
            <w:tcW w:w="630" w:type="dxa"/>
          </w:tcPr>
          <w:p w14:paraId="6358226C" w14:textId="77777777" w:rsidR="009427C6" w:rsidRDefault="009427C6">
            <w:pPr>
              <w:pStyle w:val="TableText"/>
              <w:rPr>
                <w:rFonts w:ascii="Arial" w:hAnsi="Arial"/>
                <w:sz w:val="20"/>
              </w:rPr>
            </w:pPr>
            <w:r>
              <w:rPr>
                <w:rFonts w:ascii="Arial" w:hAnsi="Arial"/>
                <w:sz w:val="20"/>
              </w:rPr>
              <w:t>M</w:t>
            </w:r>
          </w:p>
        </w:tc>
        <w:tc>
          <w:tcPr>
            <w:tcW w:w="3150" w:type="dxa"/>
          </w:tcPr>
          <w:p w14:paraId="472D750E" w14:textId="77777777" w:rsidR="009427C6" w:rsidRDefault="009427C6">
            <w:pPr>
              <w:pStyle w:val="TableText"/>
              <w:rPr>
                <w:rFonts w:ascii="Arial" w:hAnsi="Arial"/>
                <w:sz w:val="20"/>
              </w:rPr>
            </w:pPr>
            <w:r>
              <w:rPr>
                <w:rFonts w:ascii="Arial" w:hAnsi="Arial"/>
                <w:sz w:val="20"/>
              </w:rPr>
              <w:t>MMID</w:t>
            </w:r>
          </w:p>
        </w:tc>
      </w:tr>
    </w:tbl>
    <w:p w14:paraId="66CCA38D" w14:textId="77777777" w:rsidR="009427C6" w:rsidRDefault="009427C6">
      <w:pPr>
        <w:rPr>
          <w:rFonts w:ascii="Arial" w:hAnsi="Arial"/>
          <w:sz w:val="20"/>
        </w:rPr>
      </w:pPr>
      <w:r>
        <w:rPr>
          <w:rFonts w:ascii="Arial" w:hAnsi="Arial"/>
          <w:sz w:val="20"/>
        </w:rPr>
        <w:t xml:space="preserve">-----| </w:t>
      </w:r>
      <w:r>
        <w:rPr>
          <w:rFonts w:ascii="Arial" w:hAnsi="Arial"/>
          <w:b/>
          <w:sz w:val="20"/>
        </w:rPr>
        <w:t>End of Sequence B MMI Details</w:t>
      </w:r>
      <w:r>
        <w:rPr>
          <w:rFonts w:ascii="Arial" w:hAnsi="Arial"/>
          <w:sz w:val="20"/>
        </w:rPr>
        <w:t xml:space="preserve"> </w:t>
      </w:r>
    </w:p>
    <w:p w14:paraId="53AB33A2" w14:textId="77777777" w:rsidR="009427C6" w:rsidRDefault="009427C6">
      <w:pPr>
        <w:rPr>
          <w:rFonts w:ascii="Arial" w:hAnsi="Arial"/>
          <w:b/>
          <w:sz w:val="20"/>
          <w:u w:val="single"/>
        </w:rPr>
      </w:pPr>
    </w:p>
    <w:p w14:paraId="69E8BEC4" w14:textId="77777777" w:rsidR="009427C6" w:rsidRDefault="009427C6">
      <w:pPr>
        <w:rPr>
          <w:rFonts w:ascii="Arial" w:hAnsi="Arial"/>
          <w:b/>
          <w:sz w:val="20"/>
          <w:u w:val="single"/>
        </w:rPr>
      </w:pPr>
      <w:r>
        <w:rPr>
          <w:rFonts w:ascii="Arial" w:hAnsi="Arial"/>
          <w:b/>
          <w:sz w:val="20"/>
          <w:u w:val="single"/>
        </w:rPr>
        <w:t>Field Descriptions</w:t>
      </w:r>
    </w:p>
    <w:p w14:paraId="20EB5B24" w14:textId="77777777" w:rsidR="009427C6" w:rsidRDefault="009427C6">
      <w:pPr>
        <w:rPr>
          <w:rFonts w:ascii="Arial" w:hAnsi="Arial"/>
          <w:b/>
          <w:sz w:val="20"/>
          <w:u w:val="single"/>
        </w:rPr>
      </w:pPr>
    </w:p>
    <w:p w14:paraId="00144A2D" w14:textId="77777777" w:rsidR="009427C6" w:rsidRDefault="009427C6">
      <w:pPr>
        <w:tabs>
          <w:tab w:val="num" w:pos="360"/>
        </w:tabs>
        <w:ind w:left="360" w:hanging="360"/>
        <w:rPr>
          <w:rFonts w:ascii="Arial" w:hAnsi="Arial"/>
          <w:sz w:val="20"/>
        </w:rPr>
      </w:pPr>
      <w:r>
        <w:rPr>
          <w:rFonts w:ascii="Arial" w:hAnsi="Arial"/>
          <w:sz w:val="20"/>
        </w:rPr>
        <w:t>1.</w:t>
      </w:r>
      <w:r>
        <w:rPr>
          <w:rFonts w:ascii="Arial" w:hAnsi="Arial"/>
          <w:sz w:val="20"/>
        </w:rPr>
        <w:tab/>
        <w:t>Transaction reference (M): This field identifies the transaction reference of the message.</w:t>
      </w:r>
    </w:p>
    <w:p w14:paraId="256E4883" w14:textId="77777777" w:rsidR="009427C6" w:rsidRDefault="009427C6">
      <w:pPr>
        <w:rPr>
          <w:rFonts w:ascii="Arial" w:hAnsi="Arial"/>
          <w:sz w:val="20"/>
        </w:rPr>
      </w:pPr>
    </w:p>
    <w:p w14:paraId="12E08ADB" w14:textId="77777777" w:rsidR="009427C6" w:rsidRDefault="009427C6">
      <w:pPr>
        <w:tabs>
          <w:tab w:val="num" w:pos="360"/>
        </w:tabs>
        <w:ind w:left="360" w:hanging="360"/>
        <w:rPr>
          <w:rFonts w:ascii="Arial" w:hAnsi="Arial"/>
          <w:sz w:val="20"/>
        </w:rPr>
      </w:pPr>
      <w:r>
        <w:rPr>
          <w:rFonts w:ascii="Arial" w:hAnsi="Arial"/>
          <w:sz w:val="20"/>
        </w:rPr>
        <w:t>2.</w:t>
      </w:r>
      <w:r>
        <w:rPr>
          <w:rFonts w:ascii="Arial" w:hAnsi="Arial"/>
          <w:sz w:val="20"/>
        </w:rPr>
        <w:tab/>
        <w:t>Sub-message Type (M): This field identifies the sub-message type involved in the proprietary message. The valid value is:</w:t>
      </w:r>
    </w:p>
    <w:p w14:paraId="4B3BBCB0" w14:textId="77777777" w:rsidR="009427C6" w:rsidRDefault="009427C6">
      <w:pPr>
        <w:tabs>
          <w:tab w:val="num" w:pos="360"/>
          <w:tab w:val="num" w:pos="1800"/>
        </w:tabs>
        <w:rPr>
          <w:rFonts w:ascii="Arial" w:hAnsi="Arial"/>
          <w:sz w:val="20"/>
        </w:rPr>
      </w:pPr>
    </w:p>
    <w:p w14:paraId="4DC29091" w14:textId="77777777" w:rsidR="009427C6" w:rsidRDefault="009427C6">
      <w:pPr>
        <w:numPr>
          <w:ilvl w:val="0"/>
          <w:numId w:val="27"/>
        </w:numPr>
        <w:tabs>
          <w:tab w:val="num" w:pos="1800"/>
        </w:tabs>
        <w:rPr>
          <w:rFonts w:ascii="Arial" w:hAnsi="Arial"/>
          <w:sz w:val="20"/>
          <w:lang w:val="en-US"/>
        </w:rPr>
      </w:pPr>
      <w:r>
        <w:rPr>
          <w:rFonts w:ascii="Arial" w:hAnsi="Arial"/>
          <w:sz w:val="20"/>
        </w:rPr>
        <w:t>150 – ISIN Cancellation Request on Maturity</w:t>
      </w:r>
    </w:p>
    <w:p w14:paraId="3C30E258" w14:textId="77777777" w:rsidR="009427C6" w:rsidRDefault="009427C6">
      <w:pPr>
        <w:tabs>
          <w:tab w:val="num" w:pos="1800"/>
        </w:tabs>
        <w:ind w:left="360"/>
        <w:rPr>
          <w:rFonts w:ascii="Arial" w:hAnsi="Arial"/>
          <w:sz w:val="20"/>
          <w:lang w:val="en-US"/>
        </w:rPr>
      </w:pPr>
    </w:p>
    <w:p w14:paraId="3A681160" w14:textId="77777777" w:rsidR="009427C6" w:rsidRDefault="009427C6">
      <w:pPr>
        <w:tabs>
          <w:tab w:val="num" w:pos="360"/>
        </w:tabs>
        <w:ind w:left="360" w:hanging="360"/>
        <w:rPr>
          <w:rFonts w:ascii="Arial" w:hAnsi="Arial"/>
          <w:sz w:val="20"/>
        </w:rPr>
      </w:pPr>
      <w:r>
        <w:rPr>
          <w:rFonts w:ascii="Arial" w:hAnsi="Arial"/>
          <w:sz w:val="20"/>
        </w:rPr>
        <w:t>3.</w:t>
      </w:r>
      <w:r>
        <w:rPr>
          <w:rFonts w:ascii="Arial" w:hAnsi="Arial"/>
          <w:sz w:val="20"/>
        </w:rPr>
        <w:tab/>
        <w:t>Proprietary Message (M): This field identifies that this is a proprietary message. This should not have any contents.</w:t>
      </w:r>
      <w:r>
        <w:rPr>
          <w:rFonts w:ascii="Arial" w:hAnsi="Arial"/>
          <w:sz w:val="20"/>
        </w:rPr>
        <w:br/>
      </w:r>
    </w:p>
    <w:p w14:paraId="456F6DAF" w14:textId="77777777" w:rsidR="009427C6" w:rsidRDefault="009427C6">
      <w:pPr>
        <w:tabs>
          <w:tab w:val="num" w:pos="360"/>
        </w:tabs>
        <w:ind w:left="360" w:hanging="360"/>
        <w:rPr>
          <w:rFonts w:ascii="Arial" w:hAnsi="Arial"/>
          <w:sz w:val="20"/>
        </w:rPr>
      </w:pPr>
      <w:r>
        <w:rPr>
          <w:rFonts w:ascii="Arial" w:hAnsi="Arial"/>
          <w:sz w:val="20"/>
        </w:rPr>
        <w:t>4.</w:t>
      </w:r>
      <w:r>
        <w:rPr>
          <w:rFonts w:ascii="Arial" w:hAnsi="Arial"/>
          <w:sz w:val="20"/>
        </w:rPr>
        <w:tab/>
        <w:t>Start of GENL block (M): This field identifies the start of GENL block and it should have a value of GENL.</w:t>
      </w:r>
    </w:p>
    <w:p w14:paraId="5ECFBC4C" w14:textId="77777777" w:rsidR="009427C6" w:rsidRDefault="009427C6">
      <w:pPr>
        <w:rPr>
          <w:rFonts w:ascii="Arial" w:hAnsi="Arial"/>
          <w:sz w:val="20"/>
        </w:rPr>
      </w:pPr>
    </w:p>
    <w:p w14:paraId="627794C3" w14:textId="77777777" w:rsidR="009427C6" w:rsidRDefault="009427C6">
      <w:pPr>
        <w:tabs>
          <w:tab w:val="num" w:pos="360"/>
        </w:tabs>
        <w:ind w:left="360" w:hanging="360"/>
        <w:rPr>
          <w:rFonts w:ascii="Arial" w:hAnsi="Arial"/>
          <w:sz w:val="20"/>
        </w:rPr>
      </w:pPr>
      <w:r>
        <w:rPr>
          <w:rFonts w:ascii="Arial" w:hAnsi="Arial"/>
          <w:sz w:val="20"/>
        </w:rPr>
        <w:t>5.</w:t>
      </w:r>
      <w:r>
        <w:rPr>
          <w:rFonts w:ascii="Arial" w:hAnsi="Arial"/>
          <w:sz w:val="20"/>
        </w:rPr>
        <w:tab/>
        <w:t>Function of the message (M): This field identifies the function of the message. The valid value is:</w:t>
      </w:r>
    </w:p>
    <w:p w14:paraId="2092DEEC" w14:textId="77777777" w:rsidR="009427C6" w:rsidRDefault="009427C6">
      <w:pPr>
        <w:tabs>
          <w:tab w:val="num" w:pos="360"/>
        </w:tabs>
        <w:rPr>
          <w:rFonts w:ascii="Arial" w:hAnsi="Arial"/>
          <w:sz w:val="20"/>
        </w:rPr>
      </w:pPr>
    </w:p>
    <w:p w14:paraId="3D7ED4A8" w14:textId="77777777" w:rsidR="009427C6" w:rsidRDefault="009427C6">
      <w:pPr>
        <w:numPr>
          <w:ilvl w:val="0"/>
          <w:numId w:val="27"/>
        </w:numPr>
        <w:rPr>
          <w:rFonts w:ascii="Arial" w:hAnsi="Arial"/>
          <w:sz w:val="20"/>
        </w:rPr>
      </w:pPr>
      <w:r>
        <w:rPr>
          <w:rFonts w:ascii="Arial" w:hAnsi="Arial"/>
          <w:sz w:val="20"/>
        </w:rPr>
        <w:t>NEWM  – New Message.</w:t>
      </w:r>
    </w:p>
    <w:p w14:paraId="45B11177" w14:textId="77777777" w:rsidR="009427C6" w:rsidRDefault="009427C6">
      <w:pPr>
        <w:tabs>
          <w:tab w:val="num" w:pos="709"/>
        </w:tabs>
        <w:ind w:left="360"/>
        <w:rPr>
          <w:rFonts w:ascii="Arial" w:hAnsi="Arial"/>
          <w:sz w:val="20"/>
        </w:rPr>
      </w:pPr>
    </w:p>
    <w:p w14:paraId="34F7D34E" w14:textId="77777777" w:rsidR="009427C6" w:rsidRDefault="009427C6">
      <w:pPr>
        <w:tabs>
          <w:tab w:val="num" w:pos="360"/>
        </w:tabs>
        <w:ind w:left="360" w:hanging="360"/>
        <w:rPr>
          <w:rFonts w:ascii="Arial" w:hAnsi="Arial"/>
          <w:sz w:val="20"/>
        </w:rPr>
      </w:pPr>
      <w:r>
        <w:rPr>
          <w:rFonts w:ascii="Arial" w:hAnsi="Arial"/>
          <w:sz w:val="20"/>
        </w:rPr>
        <w:t>6.</w:t>
      </w:r>
      <w:r>
        <w:rPr>
          <w:rFonts w:ascii="Arial" w:hAnsi="Arial"/>
          <w:sz w:val="20"/>
        </w:rPr>
        <w:tab/>
        <w:t>Preparation date and time (O): This field gives the preparation date and time of the message.</w:t>
      </w:r>
    </w:p>
    <w:p w14:paraId="22721F58" w14:textId="77777777" w:rsidR="009427C6" w:rsidRDefault="009427C6">
      <w:pPr>
        <w:rPr>
          <w:rFonts w:ascii="Arial" w:hAnsi="Arial"/>
          <w:sz w:val="20"/>
        </w:rPr>
      </w:pPr>
    </w:p>
    <w:p w14:paraId="0F293BCD" w14:textId="77777777" w:rsidR="009427C6" w:rsidRDefault="009427C6">
      <w:pPr>
        <w:tabs>
          <w:tab w:val="num" w:pos="360"/>
        </w:tabs>
        <w:ind w:left="360" w:hanging="360"/>
        <w:rPr>
          <w:rFonts w:ascii="Arial" w:hAnsi="Arial"/>
          <w:sz w:val="20"/>
        </w:rPr>
      </w:pPr>
      <w:r>
        <w:rPr>
          <w:rFonts w:ascii="Arial" w:hAnsi="Arial"/>
          <w:sz w:val="20"/>
        </w:rPr>
        <w:t>7.</w:t>
      </w:r>
      <w:r>
        <w:rPr>
          <w:rFonts w:ascii="Arial" w:hAnsi="Arial"/>
          <w:sz w:val="20"/>
        </w:rPr>
        <w:tab/>
        <w:t>Type of instruction indicator (M): This field identifies the instruction indicator. The valid value is:</w:t>
      </w:r>
    </w:p>
    <w:p w14:paraId="3BE7F03B" w14:textId="77777777" w:rsidR="009427C6" w:rsidRDefault="009427C6">
      <w:pPr>
        <w:tabs>
          <w:tab w:val="num" w:pos="360"/>
        </w:tabs>
        <w:rPr>
          <w:rFonts w:ascii="Arial" w:hAnsi="Arial"/>
          <w:sz w:val="20"/>
        </w:rPr>
      </w:pPr>
    </w:p>
    <w:p w14:paraId="4BF7C938" w14:textId="77777777" w:rsidR="009427C6" w:rsidRDefault="009427C6">
      <w:pPr>
        <w:numPr>
          <w:ilvl w:val="0"/>
          <w:numId w:val="27"/>
        </w:numPr>
        <w:rPr>
          <w:rFonts w:ascii="Arial" w:hAnsi="Arial"/>
          <w:sz w:val="20"/>
        </w:rPr>
      </w:pPr>
      <w:r>
        <w:rPr>
          <w:rFonts w:ascii="Arial" w:hAnsi="Arial"/>
          <w:sz w:val="20"/>
        </w:rPr>
        <w:t>MATU – Maturity of ISIN.</w:t>
      </w:r>
    </w:p>
    <w:p w14:paraId="7BEF559D" w14:textId="77777777" w:rsidR="009427C6" w:rsidRDefault="009427C6">
      <w:pPr>
        <w:ind w:left="360"/>
        <w:rPr>
          <w:rFonts w:ascii="Arial" w:hAnsi="Arial"/>
          <w:sz w:val="20"/>
        </w:rPr>
      </w:pPr>
    </w:p>
    <w:p w14:paraId="27B453EF" w14:textId="77777777" w:rsidR="009427C6" w:rsidRDefault="009427C6">
      <w:pPr>
        <w:tabs>
          <w:tab w:val="num" w:pos="360"/>
        </w:tabs>
        <w:ind w:left="360" w:hanging="360"/>
        <w:rPr>
          <w:rFonts w:ascii="Arial" w:hAnsi="Arial"/>
          <w:sz w:val="20"/>
        </w:rPr>
      </w:pPr>
      <w:r>
        <w:rPr>
          <w:rFonts w:ascii="Arial" w:hAnsi="Arial"/>
          <w:sz w:val="20"/>
        </w:rPr>
        <w:t>8.</w:t>
      </w:r>
      <w:r>
        <w:rPr>
          <w:rFonts w:ascii="Arial" w:hAnsi="Arial"/>
          <w:sz w:val="20"/>
        </w:rPr>
        <w:tab/>
        <w:t>End of GENL block (M): This field identifies the end of GENL block and it should have a value of GENL.</w:t>
      </w:r>
    </w:p>
    <w:p w14:paraId="4C04C0E1" w14:textId="77777777" w:rsidR="009427C6" w:rsidRDefault="009427C6">
      <w:pPr>
        <w:rPr>
          <w:rFonts w:ascii="Arial" w:hAnsi="Arial"/>
          <w:sz w:val="20"/>
        </w:rPr>
      </w:pPr>
    </w:p>
    <w:p w14:paraId="6D685565" w14:textId="77777777" w:rsidR="009427C6" w:rsidRDefault="009427C6">
      <w:pPr>
        <w:tabs>
          <w:tab w:val="num" w:pos="360"/>
        </w:tabs>
        <w:ind w:left="360" w:hanging="360"/>
        <w:rPr>
          <w:rFonts w:ascii="Arial" w:hAnsi="Arial"/>
          <w:sz w:val="20"/>
        </w:rPr>
      </w:pPr>
      <w:r>
        <w:rPr>
          <w:rFonts w:ascii="Arial" w:hAnsi="Arial"/>
          <w:sz w:val="20"/>
        </w:rPr>
        <w:t>9.</w:t>
      </w:r>
      <w:r>
        <w:rPr>
          <w:rFonts w:ascii="Arial" w:hAnsi="Arial"/>
          <w:sz w:val="20"/>
        </w:rPr>
        <w:tab/>
        <w:t>Start of MMID block (M): This field identifies the start of the MMI Details block and it should have a value of MMID.</w:t>
      </w:r>
    </w:p>
    <w:p w14:paraId="56A105D7" w14:textId="77777777" w:rsidR="009427C6" w:rsidRDefault="009427C6">
      <w:pPr>
        <w:rPr>
          <w:rFonts w:ascii="Arial" w:hAnsi="Arial"/>
          <w:sz w:val="20"/>
        </w:rPr>
      </w:pPr>
    </w:p>
    <w:p w14:paraId="7A69F693" w14:textId="77777777" w:rsidR="009427C6" w:rsidRDefault="009427C6">
      <w:pPr>
        <w:tabs>
          <w:tab w:val="num" w:pos="360"/>
        </w:tabs>
        <w:ind w:left="360" w:hanging="360"/>
        <w:rPr>
          <w:rFonts w:ascii="Arial" w:hAnsi="Arial"/>
          <w:sz w:val="20"/>
        </w:rPr>
      </w:pPr>
      <w:r>
        <w:rPr>
          <w:rFonts w:ascii="Arial" w:hAnsi="Arial"/>
          <w:sz w:val="20"/>
        </w:rPr>
        <w:t>10.</w:t>
      </w:r>
      <w:r>
        <w:rPr>
          <w:rFonts w:ascii="Arial" w:hAnsi="Arial"/>
          <w:sz w:val="20"/>
        </w:rPr>
        <w:tab/>
        <w:t xml:space="preserve">Issuer's Participant Code (M): This field identifies the Participant Code of the Issuer. </w:t>
      </w:r>
    </w:p>
    <w:p w14:paraId="4E254DB4" w14:textId="77777777" w:rsidR="009427C6" w:rsidRDefault="009427C6">
      <w:pPr>
        <w:rPr>
          <w:rFonts w:ascii="Arial" w:hAnsi="Arial"/>
          <w:sz w:val="20"/>
        </w:rPr>
      </w:pPr>
    </w:p>
    <w:p w14:paraId="0822C63D" w14:textId="77777777" w:rsidR="009427C6" w:rsidRDefault="009427C6">
      <w:pPr>
        <w:tabs>
          <w:tab w:val="num" w:pos="360"/>
        </w:tabs>
        <w:ind w:left="360" w:hanging="360"/>
        <w:rPr>
          <w:rFonts w:ascii="Arial" w:hAnsi="Arial"/>
          <w:sz w:val="20"/>
        </w:rPr>
      </w:pPr>
      <w:r>
        <w:rPr>
          <w:rFonts w:ascii="Arial" w:hAnsi="Arial"/>
          <w:sz w:val="20"/>
        </w:rPr>
        <w:t>11.</w:t>
      </w:r>
      <w:r>
        <w:rPr>
          <w:rFonts w:ascii="Arial" w:hAnsi="Arial"/>
          <w:sz w:val="20"/>
        </w:rPr>
        <w:tab/>
        <w:t xml:space="preserve">Identification of securities (M): This field identifies the ISIN information. </w:t>
      </w:r>
    </w:p>
    <w:p w14:paraId="391BCF74" w14:textId="77777777" w:rsidR="009427C6" w:rsidRDefault="009427C6">
      <w:pPr>
        <w:tabs>
          <w:tab w:val="num" w:pos="360"/>
        </w:tabs>
        <w:rPr>
          <w:rFonts w:ascii="Arial" w:hAnsi="Arial"/>
          <w:sz w:val="20"/>
        </w:rPr>
      </w:pPr>
    </w:p>
    <w:p w14:paraId="7AF25EF1" w14:textId="77777777" w:rsidR="009427C6" w:rsidRDefault="009427C6">
      <w:pPr>
        <w:numPr>
          <w:ilvl w:val="0"/>
          <w:numId w:val="27"/>
        </w:numPr>
        <w:rPr>
          <w:rFonts w:ascii="Arial" w:hAnsi="Arial"/>
          <w:sz w:val="20"/>
        </w:rPr>
      </w:pPr>
      <w:r>
        <w:rPr>
          <w:rFonts w:ascii="Arial" w:hAnsi="Arial"/>
          <w:sz w:val="20"/>
        </w:rPr>
        <w:t>Sub-field 1is mandatory.</w:t>
      </w:r>
    </w:p>
    <w:p w14:paraId="3F314088" w14:textId="77777777" w:rsidR="009427C6" w:rsidRDefault="009427C6">
      <w:pPr>
        <w:numPr>
          <w:ilvl w:val="0"/>
          <w:numId w:val="27"/>
        </w:numPr>
        <w:rPr>
          <w:rFonts w:ascii="Arial" w:hAnsi="Arial"/>
          <w:sz w:val="20"/>
        </w:rPr>
      </w:pPr>
      <w:r>
        <w:rPr>
          <w:rFonts w:ascii="Arial" w:hAnsi="Arial"/>
          <w:sz w:val="20"/>
        </w:rPr>
        <w:t>Sub-field 2 is optional.</w:t>
      </w:r>
    </w:p>
    <w:p w14:paraId="5F857A58" w14:textId="77777777" w:rsidR="009427C6" w:rsidRDefault="009427C6">
      <w:pPr>
        <w:tabs>
          <w:tab w:val="num" w:pos="709"/>
        </w:tabs>
        <w:ind w:left="360"/>
        <w:rPr>
          <w:rFonts w:ascii="Arial" w:hAnsi="Arial"/>
          <w:sz w:val="20"/>
        </w:rPr>
      </w:pPr>
    </w:p>
    <w:p w14:paraId="1EB3731D" w14:textId="77777777" w:rsidR="009427C6" w:rsidRDefault="009427C6">
      <w:pPr>
        <w:tabs>
          <w:tab w:val="num" w:pos="360"/>
        </w:tabs>
        <w:ind w:left="360" w:hanging="360"/>
        <w:rPr>
          <w:rFonts w:ascii="Arial" w:hAnsi="Arial"/>
          <w:sz w:val="20"/>
        </w:rPr>
      </w:pPr>
      <w:r>
        <w:rPr>
          <w:rFonts w:ascii="Arial" w:hAnsi="Arial"/>
          <w:sz w:val="20"/>
        </w:rPr>
        <w:t>12.</w:t>
      </w:r>
      <w:r>
        <w:rPr>
          <w:rFonts w:ascii="Arial" w:hAnsi="Arial"/>
          <w:sz w:val="20"/>
        </w:rPr>
        <w:tab/>
        <w:t>Quantity Issued (M): This field identifies the Issued amount of a financial instrument.</w:t>
      </w:r>
      <w:r>
        <w:rPr>
          <w:rFonts w:ascii="Arial" w:hAnsi="Arial"/>
          <w:b/>
          <w:sz w:val="20"/>
        </w:rPr>
        <w:t xml:space="preserve"> (To match with the original default amount notified by STRATE)(Down to 3 Decimals)</w:t>
      </w:r>
    </w:p>
    <w:p w14:paraId="6553DDA6" w14:textId="77777777" w:rsidR="009427C6" w:rsidRDefault="009427C6">
      <w:pPr>
        <w:rPr>
          <w:rFonts w:ascii="Arial" w:hAnsi="Arial"/>
          <w:sz w:val="20"/>
        </w:rPr>
      </w:pPr>
    </w:p>
    <w:p w14:paraId="5D6B1965" w14:textId="77777777" w:rsidR="009427C6" w:rsidRDefault="009427C6">
      <w:pPr>
        <w:tabs>
          <w:tab w:val="num" w:pos="360"/>
        </w:tabs>
        <w:ind w:left="360" w:hanging="360"/>
        <w:rPr>
          <w:rFonts w:ascii="Arial" w:hAnsi="Arial"/>
          <w:sz w:val="20"/>
        </w:rPr>
      </w:pPr>
      <w:r>
        <w:rPr>
          <w:rFonts w:ascii="Arial" w:hAnsi="Arial"/>
          <w:sz w:val="20"/>
        </w:rPr>
        <w:t>13.</w:t>
      </w:r>
      <w:r>
        <w:rPr>
          <w:rFonts w:ascii="Arial" w:hAnsi="Arial"/>
          <w:sz w:val="20"/>
        </w:rPr>
        <w:tab/>
        <w:t>End of MMID block (M): This field identifies the end of the MMI Details block and should have a value of MMID.</w:t>
      </w:r>
    </w:p>
    <w:p w14:paraId="70BA2DB3" w14:textId="77777777" w:rsidR="009427C6" w:rsidRDefault="009427C6">
      <w:pPr>
        <w:rPr>
          <w:rFonts w:ascii="Arial" w:hAnsi="Arial"/>
          <w:sz w:val="20"/>
        </w:rPr>
      </w:pPr>
    </w:p>
    <w:p w14:paraId="31782F74" w14:textId="77777777" w:rsidR="009427C6" w:rsidRDefault="009427C6">
      <w:pPr>
        <w:rPr>
          <w:rFonts w:ascii="Arial" w:hAnsi="Arial"/>
          <w:sz w:val="20"/>
        </w:rPr>
      </w:pPr>
    </w:p>
    <w:p w14:paraId="6AC13F8B" w14:textId="77777777" w:rsidR="009427C6" w:rsidRDefault="009427C6">
      <w:pPr>
        <w:pStyle w:val="Heading1"/>
      </w:pPr>
      <w:bookmarkStart w:id="123" w:name="_Toc51994481"/>
      <w:bookmarkStart w:id="124" w:name="_Toc52715390"/>
      <w:bookmarkStart w:id="125" w:name="_Toc67810917"/>
      <w:r>
        <w:t>Appendix K ISIN Cancellation on Maturity Rejection from NNA</w:t>
      </w:r>
      <w:bookmarkEnd w:id="123"/>
      <w:bookmarkEnd w:id="124"/>
      <w:bookmarkEnd w:id="125"/>
      <w:r>
        <w:t xml:space="preserve"> </w:t>
      </w:r>
    </w:p>
    <w:p w14:paraId="12AF9F80" w14:textId="77777777" w:rsidR="009427C6" w:rsidRDefault="009427C6">
      <w:pPr>
        <w:rPr>
          <w:rFonts w:ascii="Arial" w:hAnsi="Arial"/>
          <w:sz w:val="20"/>
          <w:lang w:val="en-US"/>
        </w:rPr>
      </w:pPr>
    </w:p>
    <w:p w14:paraId="7686A978" w14:textId="77777777" w:rsidR="009427C6" w:rsidRDefault="009427C6">
      <w:pPr>
        <w:pStyle w:val="Heading2"/>
      </w:pPr>
      <w:bookmarkStart w:id="126" w:name="_Toc52715391"/>
      <w:bookmarkStart w:id="127" w:name="_Toc67810918"/>
      <w:r>
        <w:t>ISIN Cancellation on Maturity Rejection from NNA</w:t>
      </w:r>
      <w:bookmarkEnd w:id="126"/>
      <w:bookmarkEnd w:id="127"/>
    </w:p>
    <w:p w14:paraId="272054BC" w14:textId="77777777" w:rsidR="009427C6" w:rsidRDefault="009427C6">
      <w:pPr>
        <w:rPr>
          <w:rFonts w:ascii="Arial" w:hAnsi="Arial"/>
          <w:sz w:val="20"/>
          <w:lang w:val="en-US"/>
        </w:rPr>
      </w:pPr>
    </w:p>
    <w:p w14:paraId="1E5F789B" w14:textId="77777777" w:rsidR="009427C6" w:rsidRDefault="009427C6">
      <w:pPr>
        <w:rPr>
          <w:rFonts w:ascii="Arial" w:hAnsi="Arial"/>
          <w:sz w:val="20"/>
        </w:rPr>
      </w:pPr>
      <w:r>
        <w:rPr>
          <w:rFonts w:ascii="Arial" w:hAnsi="Arial"/>
          <w:sz w:val="20"/>
        </w:rPr>
        <w:t>The rejection from NNA can be of two types:</w:t>
      </w:r>
    </w:p>
    <w:p w14:paraId="4FA290A6" w14:textId="77777777" w:rsidR="009427C6" w:rsidRDefault="009427C6">
      <w:pPr>
        <w:tabs>
          <w:tab w:val="num" w:pos="360"/>
        </w:tabs>
        <w:ind w:left="360" w:hanging="360"/>
        <w:rPr>
          <w:rFonts w:ascii="Arial" w:hAnsi="Arial"/>
          <w:sz w:val="20"/>
        </w:rPr>
      </w:pPr>
    </w:p>
    <w:p w14:paraId="2A940EF1" w14:textId="77777777" w:rsidR="009427C6" w:rsidRDefault="009427C6">
      <w:pPr>
        <w:tabs>
          <w:tab w:val="num" w:pos="360"/>
        </w:tabs>
        <w:ind w:left="360" w:hanging="360"/>
        <w:rPr>
          <w:rFonts w:ascii="Arial" w:hAnsi="Arial"/>
          <w:sz w:val="20"/>
        </w:rPr>
      </w:pPr>
      <w:r>
        <w:rPr>
          <w:rFonts w:ascii="Arial" w:hAnsi="Arial"/>
          <w:sz w:val="20"/>
        </w:rPr>
        <w:t>Format Rejection (MT598-901).</w:t>
      </w:r>
    </w:p>
    <w:p w14:paraId="0D0DF6D7" w14:textId="77777777" w:rsidR="009427C6" w:rsidRDefault="009427C6">
      <w:pPr>
        <w:tabs>
          <w:tab w:val="num" w:pos="360"/>
        </w:tabs>
        <w:ind w:left="360" w:hanging="360"/>
        <w:rPr>
          <w:rFonts w:ascii="Arial" w:hAnsi="Arial"/>
          <w:sz w:val="20"/>
        </w:rPr>
      </w:pPr>
      <w:r>
        <w:rPr>
          <w:rFonts w:ascii="Arial" w:hAnsi="Arial"/>
          <w:sz w:val="20"/>
        </w:rPr>
        <w:t>Message Content Rejection (MT598-902).</w:t>
      </w:r>
    </w:p>
    <w:p w14:paraId="6BC34DED" w14:textId="77777777" w:rsidR="009427C6" w:rsidRDefault="009427C6">
      <w:pPr>
        <w:rPr>
          <w:rFonts w:ascii="Arial" w:hAnsi="Arial"/>
          <w:sz w:val="20"/>
        </w:rPr>
      </w:pPr>
    </w:p>
    <w:p w14:paraId="3E91634D" w14:textId="77777777" w:rsidR="009427C6" w:rsidRDefault="009427C6">
      <w:pPr>
        <w:pStyle w:val="Heading2"/>
      </w:pPr>
      <w:bookmarkStart w:id="128" w:name="_Toc67810919"/>
      <w:r>
        <w:t>Format Rejection – MT598-901</w:t>
      </w:r>
      <w:bookmarkEnd w:id="128"/>
    </w:p>
    <w:p w14:paraId="6A9B5185" w14:textId="77777777" w:rsidR="009427C6" w:rsidRDefault="009427C6">
      <w:pPr>
        <w:pStyle w:val="TableText"/>
        <w:rPr>
          <w:rFonts w:ascii="Arial" w:hAnsi="Arial"/>
          <w:spacing w:val="0"/>
          <w:sz w:val="20"/>
          <w:lang w:val="en-AU"/>
        </w:rPr>
      </w:pPr>
    </w:p>
    <w:p w14:paraId="63933F45" w14:textId="77777777" w:rsidR="009427C6" w:rsidRDefault="009427C6">
      <w:pPr>
        <w:rPr>
          <w:rFonts w:ascii="Arial" w:hAnsi="Arial"/>
          <w:b/>
          <w:sz w:val="20"/>
          <w:lang w:val="en-AU"/>
        </w:rPr>
      </w:pPr>
      <w:r>
        <w:rPr>
          <w:rFonts w:ascii="Arial" w:hAnsi="Arial"/>
          <w:sz w:val="20"/>
          <w:lang w:val="en-AU"/>
        </w:rPr>
        <w:t xml:space="preserve">On receipt of the message (MT598-150) from STRATE, NNA will perform basic validations. If the format of the message is not as per </w:t>
      </w:r>
      <w:r>
        <w:rPr>
          <w:rFonts w:ascii="Arial" w:hAnsi="Arial"/>
          <w:b/>
          <w:sz w:val="20"/>
          <w:lang w:val="en-AU"/>
        </w:rPr>
        <w:t>‘Interface Specification – Volume A’</w:t>
      </w:r>
      <w:r>
        <w:rPr>
          <w:rFonts w:ascii="Arial" w:hAnsi="Arial"/>
          <w:sz w:val="20"/>
          <w:lang w:val="en-AU"/>
        </w:rPr>
        <w:t xml:space="preserve">, then NNA will generate a rejection message (MT598-901) to STRATE. The layout of the MT598-901 is given in </w:t>
      </w:r>
      <w:r>
        <w:rPr>
          <w:rFonts w:ascii="Arial" w:hAnsi="Arial"/>
          <w:b/>
          <w:sz w:val="20"/>
          <w:lang w:val="en-AU"/>
        </w:rPr>
        <w:t>Appendix C.</w:t>
      </w:r>
    </w:p>
    <w:p w14:paraId="22EF1FBF" w14:textId="77777777" w:rsidR="009427C6" w:rsidRDefault="009427C6">
      <w:pPr>
        <w:rPr>
          <w:rFonts w:ascii="Arial" w:hAnsi="Arial"/>
          <w:b/>
          <w:sz w:val="20"/>
          <w:lang w:val="en-AU"/>
        </w:rPr>
      </w:pPr>
    </w:p>
    <w:p w14:paraId="4AA1A885" w14:textId="77777777" w:rsidR="009427C6" w:rsidRDefault="009427C6">
      <w:pPr>
        <w:rPr>
          <w:rFonts w:ascii="Arial" w:hAnsi="Arial"/>
          <w:b/>
          <w:sz w:val="20"/>
          <w:lang w:val="en-AU"/>
        </w:rPr>
      </w:pPr>
    </w:p>
    <w:p w14:paraId="36CAD0C1" w14:textId="77777777" w:rsidR="009427C6" w:rsidRDefault="009427C6">
      <w:pPr>
        <w:rPr>
          <w:rFonts w:ascii="Arial" w:hAnsi="Arial"/>
          <w:b/>
          <w:sz w:val="20"/>
          <w:lang w:val="en-AU"/>
        </w:rPr>
      </w:pPr>
    </w:p>
    <w:p w14:paraId="1DB75F2C" w14:textId="77777777" w:rsidR="009427C6" w:rsidRDefault="009427C6">
      <w:pPr>
        <w:rPr>
          <w:rFonts w:ascii="Arial" w:hAnsi="Arial"/>
          <w:b/>
          <w:sz w:val="20"/>
          <w:lang w:val="en-AU"/>
        </w:rPr>
      </w:pPr>
    </w:p>
    <w:p w14:paraId="1ECAD368" w14:textId="77777777" w:rsidR="009427C6" w:rsidRDefault="009427C6">
      <w:pPr>
        <w:rPr>
          <w:rFonts w:ascii="Arial" w:hAnsi="Arial"/>
          <w:sz w:val="20"/>
          <w:lang w:val="en-AU"/>
        </w:rPr>
      </w:pPr>
    </w:p>
    <w:p w14:paraId="661D0E00" w14:textId="77777777" w:rsidR="009427C6" w:rsidRDefault="009427C6">
      <w:pPr>
        <w:pStyle w:val="Heading2"/>
      </w:pPr>
      <w:bookmarkStart w:id="129" w:name="_Toc67810920"/>
      <w:r>
        <w:lastRenderedPageBreak/>
        <w:t>Message Content Rejection – MT598-902</w:t>
      </w:r>
      <w:bookmarkEnd w:id="129"/>
    </w:p>
    <w:p w14:paraId="03AF124F" w14:textId="77777777" w:rsidR="009427C6" w:rsidRDefault="009427C6">
      <w:pPr>
        <w:pStyle w:val="TableText"/>
        <w:rPr>
          <w:rFonts w:ascii="Arial" w:hAnsi="Arial"/>
          <w:spacing w:val="0"/>
          <w:sz w:val="20"/>
          <w:lang w:val="en-AU"/>
        </w:rPr>
      </w:pPr>
    </w:p>
    <w:p w14:paraId="6E5E2149" w14:textId="77777777" w:rsidR="009427C6" w:rsidRDefault="009427C6">
      <w:pPr>
        <w:numPr>
          <w:ins w:id="130" w:author="Unknown"/>
        </w:numPr>
        <w:rPr>
          <w:ins w:id="131" w:author="jse" w:date="2004-02-19T10:06:00Z"/>
          <w:rFonts w:ascii="Arial" w:hAnsi="Arial"/>
          <w:sz w:val="20"/>
        </w:rPr>
      </w:pPr>
      <w:r>
        <w:rPr>
          <w:rFonts w:ascii="Arial" w:hAnsi="Arial"/>
          <w:sz w:val="20"/>
          <w:lang w:val="en-AU"/>
        </w:rPr>
        <w:t xml:space="preserve">On receipt of the message (MT598-150) from STRATE, NNA will perform basic validations. If the validation is not successful, then NNA will generate a rejection message (MT598-902) to STRATE. The layout of the MT598-902 is given in </w:t>
      </w:r>
      <w:r>
        <w:rPr>
          <w:rFonts w:ascii="Arial" w:hAnsi="Arial"/>
          <w:b/>
          <w:sz w:val="20"/>
          <w:lang w:val="en-AU"/>
        </w:rPr>
        <w:t>Appendix C.</w:t>
      </w:r>
    </w:p>
    <w:p w14:paraId="2C2FDD64" w14:textId="77777777" w:rsidR="009427C6" w:rsidRDefault="009427C6">
      <w:pPr>
        <w:numPr>
          <w:ins w:id="132" w:author="jse" w:date="2004-02-19T10:06:00Z"/>
        </w:numPr>
        <w:rPr>
          <w:ins w:id="133" w:author="jse" w:date="2004-02-19T10:06:00Z"/>
          <w:rFonts w:ascii="Arial" w:hAnsi="Arial"/>
          <w:sz w:val="20"/>
        </w:rPr>
      </w:pPr>
    </w:p>
    <w:p w14:paraId="434D0026" w14:textId="77777777" w:rsidR="009427C6" w:rsidRDefault="009427C6">
      <w:pPr>
        <w:numPr>
          <w:ins w:id="134" w:author="jse" w:date="2004-02-19T10:06:00Z"/>
        </w:numPr>
        <w:rPr>
          <w:ins w:id="135" w:author="jse" w:date="2004-02-19T10:06:00Z"/>
          <w:rFonts w:ascii="Arial" w:hAnsi="Arial"/>
          <w:sz w:val="20"/>
        </w:rPr>
      </w:pPr>
    </w:p>
    <w:p w14:paraId="7C0B7BD5" w14:textId="77777777" w:rsidR="009427C6" w:rsidRDefault="009427C6">
      <w:pPr>
        <w:rPr>
          <w:del w:id="136" w:author="jse" w:date="2004-02-19T10:06:00Z"/>
          <w:rFonts w:ascii="Arial" w:hAnsi="Arial"/>
          <w:sz w:val="20"/>
        </w:rPr>
      </w:pPr>
    </w:p>
    <w:p w14:paraId="5F9A85E6" w14:textId="77777777" w:rsidR="009427C6" w:rsidRDefault="009427C6">
      <w:pPr>
        <w:pStyle w:val="Heading1"/>
      </w:pPr>
      <w:bookmarkStart w:id="137" w:name="_Toc67810921"/>
      <w:r>
        <w:t>Appendix L ISIN Front End Functionality</w:t>
      </w:r>
      <w:bookmarkEnd w:id="137"/>
      <w:r>
        <w:t xml:space="preserve"> </w:t>
      </w:r>
    </w:p>
    <w:p w14:paraId="460FBB92" w14:textId="77777777" w:rsidR="009427C6" w:rsidRDefault="009427C6">
      <w:pPr>
        <w:rPr>
          <w:rFonts w:ascii="Arial" w:hAnsi="Arial"/>
          <w:sz w:val="20"/>
        </w:rPr>
      </w:pPr>
    </w:p>
    <w:p w14:paraId="649BA2E8" w14:textId="77777777" w:rsidR="009427C6" w:rsidRDefault="009427C6">
      <w:pPr>
        <w:rPr>
          <w:rFonts w:ascii="Arial" w:hAnsi="Arial"/>
          <w:sz w:val="20"/>
        </w:rPr>
      </w:pPr>
      <w:r>
        <w:rPr>
          <w:rFonts w:ascii="Arial" w:hAnsi="Arial"/>
          <w:sz w:val="20"/>
        </w:rPr>
        <w:t>The front end for the monitoring of the issuance of ISINs must cater for the following functionality:-</w:t>
      </w:r>
    </w:p>
    <w:p w14:paraId="41C59A70" w14:textId="77777777" w:rsidR="009427C6" w:rsidRDefault="009427C6">
      <w:pPr>
        <w:rPr>
          <w:rFonts w:ascii="Arial" w:hAnsi="Arial"/>
          <w:sz w:val="20"/>
        </w:rPr>
      </w:pPr>
    </w:p>
    <w:p w14:paraId="54C293B4" w14:textId="77777777" w:rsidR="009427C6" w:rsidRDefault="009427C6">
      <w:pPr>
        <w:pStyle w:val="Heading2"/>
        <w:numPr>
          <w:ilvl w:val="0"/>
          <w:numId w:val="0"/>
        </w:numPr>
      </w:pPr>
      <w:bookmarkStart w:id="138" w:name="_Toc67810922"/>
      <w:r>
        <w:t>21.1 BCP Requirements</w:t>
      </w:r>
      <w:bookmarkEnd w:id="138"/>
    </w:p>
    <w:p w14:paraId="47A93223" w14:textId="77777777" w:rsidR="009427C6" w:rsidRDefault="009427C6">
      <w:pPr>
        <w:rPr>
          <w:rFonts w:ascii="Arial" w:hAnsi="Arial"/>
          <w:sz w:val="20"/>
        </w:rPr>
      </w:pPr>
    </w:p>
    <w:p w14:paraId="40F54913"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A screen that Clearing &amp; Settlement may input manual ISINs on BCP</w:t>
      </w:r>
    </w:p>
    <w:p w14:paraId="1D012802" w14:textId="77777777" w:rsidR="009427C6" w:rsidRDefault="009427C6">
      <w:pPr>
        <w:autoSpaceDE w:val="0"/>
        <w:autoSpaceDN w:val="0"/>
        <w:adjustRightInd w:val="0"/>
        <w:rPr>
          <w:rFonts w:ascii="Arial" w:hAnsi="Arial" w:cs="Arial"/>
          <w:sz w:val="20"/>
          <w:szCs w:val="20"/>
          <w:lang w:val="en-US"/>
        </w:rPr>
      </w:pPr>
    </w:p>
    <w:p w14:paraId="5068A0DA" w14:textId="77777777" w:rsidR="009427C6" w:rsidRDefault="009427C6">
      <w:pPr>
        <w:pStyle w:val="Heading2"/>
        <w:numPr>
          <w:ilvl w:val="0"/>
          <w:numId w:val="0"/>
        </w:numPr>
      </w:pPr>
      <w:bookmarkStart w:id="139" w:name="_Toc67810923"/>
      <w:r>
        <w:t>21.2 Manual Updates</w:t>
      </w:r>
      <w:bookmarkEnd w:id="139"/>
    </w:p>
    <w:p w14:paraId="58EFBA03" w14:textId="77777777" w:rsidR="009427C6" w:rsidRDefault="009427C6">
      <w:pPr>
        <w:autoSpaceDE w:val="0"/>
        <w:autoSpaceDN w:val="0"/>
        <w:adjustRightInd w:val="0"/>
        <w:rPr>
          <w:rFonts w:ascii="Arial" w:hAnsi="Arial" w:cs="Arial"/>
          <w:sz w:val="20"/>
          <w:szCs w:val="20"/>
          <w:lang w:val="en-US"/>
        </w:rPr>
      </w:pPr>
    </w:p>
    <w:p w14:paraId="7FBFF7BA"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A screen where issuers codes may be updated. Refer my previous e-mail to STRATE.</w:t>
      </w:r>
    </w:p>
    <w:p w14:paraId="028F9754" w14:textId="77777777" w:rsidR="009427C6" w:rsidRDefault="009427C6">
      <w:pPr>
        <w:autoSpaceDE w:val="0"/>
        <w:autoSpaceDN w:val="0"/>
        <w:adjustRightInd w:val="0"/>
        <w:rPr>
          <w:rFonts w:ascii="Arial" w:hAnsi="Arial" w:cs="Arial"/>
          <w:sz w:val="20"/>
          <w:szCs w:val="20"/>
          <w:lang w:val="en-US"/>
        </w:rPr>
      </w:pPr>
    </w:p>
    <w:p w14:paraId="59AD35A0" w14:textId="77777777" w:rsidR="009427C6" w:rsidRDefault="009427C6">
      <w:pPr>
        <w:pStyle w:val="Heading2"/>
        <w:numPr>
          <w:ilvl w:val="0"/>
          <w:numId w:val="0"/>
        </w:numPr>
      </w:pPr>
      <w:bookmarkStart w:id="140" w:name="_Toc67810924"/>
      <w:r>
        <w:t>21.3 Rejections JSE to STRATE</w:t>
      </w:r>
      <w:bookmarkEnd w:id="140"/>
    </w:p>
    <w:p w14:paraId="64EF193C" w14:textId="77777777" w:rsidR="009427C6" w:rsidRDefault="009427C6">
      <w:pPr>
        <w:autoSpaceDE w:val="0"/>
        <w:autoSpaceDN w:val="0"/>
        <w:adjustRightInd w:val="0"/>
        <w:rPr>
          <w:rFonts w:ascii="Arial" w:hAnsi="Arial" w:cs="Arial"/>
          <w:sz w:val="20"/>
          <w:szCs w:val="20"/>
          <w:lang w:val="en-US"/>
        </w:rPr>
      </w:pPr>
    </w:p>
    <w:p w14:paraId="43A80909"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A screen which reflects the rejections from the JSE to STRATE for the previous day. This must include:-</w:t>
      </w:r>
    </w:p>
    <w:p w14:paraId="206F69E0" w14:textId="77777777" w:rsidR="009427C6" w:rsidRDefault="009427C6">
      <w:pPr>
        <w:autoSpaceDE w:val="0"/>
        <w:autoSpaceDN w:val="0"/>
        <w:adjustRightInd w:val="0"/>
        <w:rPr>
          <w:rFonts w:ascii="Arial" w:hAnsi="Arial" w:cs="Arial"/>
          <w:sz w:val="20"/>
          <w:szCs w:val="20"/>
          <w:lang w:val="en-US"/>
        </w:rPr>
      </w:pPr>
    </w:p>
    <w:p w14:paraId="6D3D746A"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Content error or Format error (MT 598-901 or MT 598-902)</w:t>
      </w:r>
    </w:p>
    <w:p w14:paraId="69A7EFA1"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If it is a rejection of a ISIN request, ISIN cancellation, or ISIN de-registration</w:t>
      </w:r>
    </w:p>
    <w:p w14:paraId="6AA0EDB2"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TRN reference of STRATE message</w:t>
      </w:r>
    </w:p>
    <w:p w14:paraId="3ACBA952"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Message type (MT 598-150NEWM/ MT 598-150DISS/MT 598-150CANC)</w:t>
      </w:r>
    </w:p>
    <w:p w14:paraId="322B7898"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Error code and details</w:t>
      </w:r>
    </w:p>
    <w:p w14:paraId="48BE35D6" w14:textId="77777777" w:rsidR="009427C6" w:rsidRDefault="009427C6">
      <w:pPr>
        <w:autoSpaceDE w:val="0"/>
        <w:autoSpaceDN w:val="0"/>
        <w:adjustRightInd w:val="0"/>
        <w:rPr>
          <w:rFonts w:ascii="Arial" w:hAnsi="Arial" w:cs="Arial"/>
          <w:sz w:val="20"/>
          <w:szCs w:val="20"/>
          <w:lang w:val="en-US"/>
        </w:rPr>
      </w:pPr>
    </w:p>
    <w:p w14:paraId="44242BAF"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At the time of rejection (real time) a e-mail must also be sent to Clearing &amp; Settlement advising them of the rejection with the above details.</w:t>
      </w:r>
    </w:p>
    <w:p w14:paraId="3AACA35A" w14:textId="77777777" w:rsidR="009427C6" w:rsidRDefault="009427C6">
      <w:pPr>
        <w:autoSpaceDE w:val="0"/>
        <w:autoSpaceDN w:val="0"/>
        <w:adjustRightInd w:val="0"/>
        <w:rPr>
          <w:rFonts w:ascii="Arial" w:hAnsi="Arial" w:cs="Arial"/>
          <w:sz w:val="20"/>
          <w:szCs w:val="20"/>
          <w:lang w:val="en-US"/>
        </w:rPr>
      </w:pPr>
    </w:p>
    <w:p w14:paraId="0C03982D" w14:textId="77777777" w:rsidR="009427C6" w:rsidRDefault="009427C6">
      <w:pPr>
        <w:pStyle w:val="Heading2"/>
        <w:numPr>
          <w:ilvl w:val="0"/>
          <w:numId w:val="0"/>
        </w:numPr>
      </w:pPr>
      <w:bookmarkStart w:id="141" w:name="_Toc67810925"/>
      <w:r>
        <w:t>21.4 Rejections STRATE to JSE</w:t>
      </w:r>
      <w:bookmarkEnd w:id="141"/>
    </w:p>
    <w:p w14:paraId="00F1C015" w14:textId="77777777" w:rsidR="009427C6" w:rsidRDefault="009427C6">
      <w:pPr>
        <w:autoSpaceDE w:val="0"/>
        <w:autoSpaceDN w:val="0"/>
        <w:adjustRightInd w:val="0"/>
        <w:rPr>
          <w:rFonts w:ascii="Arial" w:hAnsi="Arial" w:cs="Arial"/>
          <w:sz w:val="20"/>
          <w:szCs w:val="20"/>
          <w:lang w:val="en-US"/>
        </w:rPr>
      </w:pPr>
    </w:p>
    <w:p w14:paraId="55628EEA"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A screen which reflects the rejections from STRATE to the JSE for the previous day. This must include:-</w:t>
      </w:r>
    </w:p>
    <w:p w14:paraId="41118412" w14:textId="77777777" w:rsidR="009427C6" w:rsidRDefault="009427C6">
      <w:pPr>
        <w:autoSpaceDE w:val="0"/>
        <w:autoSpaceDN w:val="0"/>
        <w:adjustRightInd w:val="0"/>
        <w:rPr>
          <w:rFonts w:ascii="Arial" w:hAnsi="Arial" w:cs="Arial"/>
          <w:sz w:val="20"/>
          <w:szCs w:val="20"/>
          <w:lang w:val="en-US"/>
        </w:rPr>
      </w:pPr>
    </w:p>
    <w:p w14:paraId="58047C68"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Content error or Format error (MT 598-901 or MT 598-902)</w:t>
      </w:r>
    </w:p>
    <w:p w14:paraId="3F2581C4"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If it is a rejection of a ISIN confirmation, ISIN cancellation confirmation, or ISIN de-registration confirmation</w:t>
      </w:r>
    </w:p>
    <w:p w14:paraId="1CF009D5"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TRN reference of JSE message</w:t>
      </w:r>
    </w:p>
    <w:p w14:paraId="3FB5EAC0"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Message type (MT 598-150NEWM/ MT 598-150DISS/MT 598-150CANC)</w:t>
      </w:r>
    </w:p>
    <w:p w14:paraId="40FB8E55"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Error code and details</w:t>
      </w:r>
    </w:p>
    <w:p w14:paraId="0D9030C4" w14:textId="77777777" w:rsidR="009427C6" w:rsidRDefault="009427C6">
      <w:pPr>
        <w:autoSpaceDE w:val="0"/>
        <w:autoSpaceDN w:val="0"/>
        <w:adjustRightInd w:val="0"/>
        <w:rPr>
          <w:rFonts w:ascii="Arial" w:hAnsi="Arial" w:cs="Arial"/>
          <w:sz w:val="20"/>
          <w:szCs w:val="20"/>
          <w:lang w:val="en-US"/>
        </w:rPr>
      </w:pPr>
    </w:p>
    <w:p w14:paraId="6FAB9988"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At the time of rejection (real time) a e-mail must also be sent to Clearing &amp; Settlement advising them of the rejection with the above details.</w:t>
      </w:r>
    </w:p>
    <w:p w14:paraId="252DD771" w14:textId="77777777" w:rsidR="009427C6" w:rsidRDefault="009427C6">
      <w:pPr>
        <w:autoSpaceDE w:val="0"/>
        <w:autoSpaceDN w:val="0"/>
        <w:adjustRightInd w:val="0"/>
        <w:rPr>
          <w:rFonts w:ascii="Arial" w:hAnsi="Arial" w:cs="Arial"/>
          <w:sz w:val="20"/>
          <w:szCs w:val="20"/>
          <w:lang w:val="en-US"/>
        </w:rPr>
      </w:pPr>
    </w:p>
    <w:p w14:paraId="6AAEC637" w14:textId="77777777" w:rsidR="009427C6" w:rsidRDefault="009427C6">
      <w:pPr>
        <w:pStyle w:val="Heading2"/>
        <w:numPr>
          <w:ilvl w:val="0"/>
          <w:numId w:val="0"/>
        </w:numPr>
      </w:pPr>
      <w:bookmarkStart w:id="142" w:name="_Toc67810926"/>
      <w:r>
        <w:t>21.5 View and print issued/de-issued/matured ISINs</w:t>
      </w:r>
      <w:bookmarkEnd w:id="142"/>
      <w:r>
        <w:t xml:space="preserve"> </w:t>
      </w:r>
    </w:p>
    <w:p w14:paraId="4DF726B6" w14:textId="77777777" w:rsidR="009427C6" w:rsidRDefault="009427C6">
      <w:pPr>
        <w:autoSpaceDE w:val="0"/>
        <w:autoSpaceDN w:val="0"/>
        <w:adjustRightInd w:val="0"/>
        <w:rPr>
          <w:rFonts w:ascii="Arial" w:hAnsi="Arial" w:cs="Arial"/>
          <w:sz w:val="20"/>
          <w:szCs w:val="20"/>
          <w:lang w:val="en-US"/>
        </w:rPr>
      </w:pPr>
    </w:p>
    <w:p w14:paraId="1D950230"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A screen where we can look up per ISIN.i.e.put in the ISIN and it will give the details around the ISIN. This must include:-</w:t>
      </w:r>
    </w:p>
    <w:p w14:paraId="7881BEC1" w14:textId="77777777" w:rsidR="009427C6" w:rsidRDefault="009427C6">
      <w:pPr>
        <w:autoSpaceDE w:val="0"/>
        <w:autoSpaceDN w:val="0"/>
        <w:adjustRightInd w:val="0"/>
        <w:rPr>
          <w:rFonts w:ascii="Arial" w:hAnsi="Arial" w:cs="Arial"/>
          <w:sz w:val="20"/>
          <w:szCs w:val="20"/>
          <w:lang w:val="en-US"/>
        </w:rPr>
      </w:pPr>
    </w:p>
    <w:p w14:paraId="247FF1B8"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ISIN Active/Cancelled/Deregistered</w:t>
      </w:r>
    </w:p>
    <w:p w14:paraId="5B68E035"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Date issued</w:t>
      </w:r>
    </w:p>
    <w:p w14:paraId="616E2C37"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Issue or issuers participant code if this cannot be catered for. See my point 2 above and my e-mail to STRATE</w:t>
      </w:r>
    </w:p>
    <w:p w14:paraId="5AA32773"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ISIN number issued</w:t>
      </w:r>
    </w:p>
    <w:p w14:paraId="402D4F14"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Identification of securities. This would be the short code X20</w:t>
      </w:r>
    </w:p>
    <w:p w14:paraId="253F861D"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lastRenderedPageBreak/>
        <w:t>Quantity issued</w:t>
      </w:r>
    </w:p>
    <w:p w14:paraId="1108C3D4"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Coupon payment frequency</w:t>
      </w:r>
    </w:p>
    <w:p w14:paraId="184D65D3"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Coupon payment date</w:t>
      </w:r>
    </w:p>
    <w:p w14:paraId="6C47FFE7"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Instrument category</w:t>
      </w:r>
    </w:p>
    <w:p w14:paraId="21314039"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Maturity date</w:t>
      </w:r>
    </w:p>
    <w:p w14:paraId="7979958F"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Coupon rate</w:t>
      </w:r>
    </w:p>
    <w:p w14:paraId="486B7A65" w14:textId="77777777" w:rsidR="009427C6" w:rsidRDefault="009427C6">
      <w:pPr>
        <w:autoSpaceDE w:val="0"/>
        <w:autoSpaceDN w:val="0"/>
        <w:adjustRightInd w:val="0"/>
        <w:rPr>
          <w:rFonts w:ascii="Arial" w:hAnsi="Arial" w:cs="Arial"/>
          <w:sz w:val="20"/>
          <w:szCs w:val="20"/>
          <w:lang w:val="en-US"/>
        </w:rPr>
      </w:pPr>
    </w:p>
    <w:p w14:paraId="5E4360A9"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A screen where ISINs issued for the previous day may be viewed and printed. This must include:-</w:t>
      </w:r>
    </w:p>
    <w:p w14:paraId="59E029C8" w14:textId="77777777" w:rsidR="009427C6" w:rsidRDefault="009427C6">
      <w:pPr>
        <w:autoSpaceDE w:val="0"/>
        <w:autoSpaceDN w:val="0"/>
        <w:adjustRightInd w:val="0"/>
        <w:rPr>
          <w:rFonts w:ascii="Arial" w:hAnsi="Arial" w:cs="Arial"/>
          <w:sz w:val="20"/>
          <w:szCs w:val="20"/>
          <w:lang w:val="en-US"/>
        </w:rPr>
      </w:pPr>
    </w:p>
    <w:p w14:paraId="07AFB733"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Date issued</w:t>
      </w:r>
    </w:p>
    <w:p w14:paraId="7B13D553"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Issue or issuers participant code if this cannot be catered for. See my point 2 above and my e-mail to STRATE</w:t>
      </w:r>
    </w:p>
    <w:p w14:paraId="42EBBB07"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ISIN number issued</w:t>
      </w:r>
    </w:p>
    <w:p w14:paraId="6872C858"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Identification of securities. This would be the short code X20</w:t>
      </w:r>
    </w:p>
    <w:p w14:paraId="167CB8C7"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Quantity issued</w:t>
      </w:r>
    </w:p>
    <w:p w14:paraId="49C977D8"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Coupon payment frequency</w:t>
      </w:r>
    </w:p>
    <w:p w14:paraId="5107733B"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Coupon payment date</w:t>
      </w:r>
    </w:p>
    <w:p w14:paraId="25DC8F81"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Instrument category</w:t>
      </w:r>
    </w:p>
    <w:p w14:paraId="1979FF03"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Maturity date</w:t>
      </w:r>
    </w:p>
    <w:p w14:paraId="7838E3F0"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Coupon rate</w:t>
      </w:r>
    </w:p>
    <w:p w14:paraId="398D63D3" w14:textId="77777777" w:rsidR="009427C6" w:rsidRDefault="009427C6">
      <w:pPr>
        <w:autoSpaceDE w:val="0"/>
        <w:autoSpaceDN w:val="0"/>
        <w:adjustRightInd w:val="0"/>
        <w:rPr>
          <w:rFonts w:ascii="Arial" w:hAnsi="Arial" w:cs="Arial"/>
          <w:sz w:val="20"/>
          <w:szCs w:val="20"/>
          <w:lang w:val="en-US"/>
        </w:rPr>
      </w:pPr>
    </w:p>
    <w:p w14:paraId="003B763D"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A screen where ISINs cancelled for the previous day may be viewed and printed. This must include:-</w:t>
      </w:r>
    </w:p>
    <w:p w14:paraId="0433BACF" w14:textId="77777777" w:rsidR="009427C6" w:rsidRDefault="009427C6">
      <w:pPr>
        <w:autoSpaceDE w:val="0"/>
        <w:autoSpaceDN w:val="0"/>
        <w:adjustRightInd w:val="0"/>
        <w:rPr>
          <w:rFonts w:ascii="Arial" w:hAnsi="Arial" w:cs="Arial"/>
          <w:sz w:val="20"/>
          <w:szCs w:val="20"/>
          <w:lang w:val="en-US"/>
        </w:rPr>
      </w:pPr>
    </w:p>
    <w:p w14:paraId="4F9256F7"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Date cancelled</w:t>
      </w:r>
    </w:p>
    <w:p w14:paraId="3C1F19AF"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Issue or issuers participant code if this cannot be catered for. See my point 2 above and my e-mail to STRATE</w:t>
      </w:r>
    </w:p>
    <w:p w14:paraId="10291B01"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ISIN number issued</w:t>
      </w:r>
    </w:p>
    <w:p w14:paraId="13FDB355"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Identification of securities. This would be the short code X20</w:t>
      </w:r>
    </w:p>
    <w:p w14:paraId="06D57FAD"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Quantity issued</w:t>
      </w:r>
    </w:p>
    <w:p w14:paraId="478FC160"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Instrument category</w:t>
      </w:r>
    </w:p>
    <w:p w14:paraId="70FA5C2F"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Maturity date</w:t>
      </w:r>
    </w:p>
    <w:p w14:paraId="4FAF6EE2" w14:textId="77777777" w:rsidR="009427C6" w:rsidRDefault="009427C6">
      <w:pPr>
        <w:autoSpaceDE w:val="0"/>
        <w:autoSpaceDN w:val="0"/>
        <w:adjustRightInd w:val="0"/>
        <w:rPr>
          <w:rFonts w:ascii="Arial" w:hAnsi="Arial" w:cs="Arial"/>
          <w:sz w:val="20"/>
          <w:szCs w:val="20"/>
          <w:lang w:val="en-US"/>
        </w:rPr>
      </w:pPr>
    </w:p>
    <w:p w14:paraId="183DBF07"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A screen where ISINs de-registered for the previous day may be viewed and printed. This must include:-</w:t>
      </w:r>
    </w:p>
    <w:p w14:paraId="13D62ABD" w14:textId="77777777" w:rsidR="009427C6" w:rsidRDefault="009427C6">
      <w:pPr>
        <w:autoSpaceDE w:val="0"/>
        <w:autoSpaceDN w:val="0"/>
        <w:adjustRightInd w:val="0"/>
        <w:rPr>
          <w:rFonts w:ascii="Arial" w:hAnsi="Arial" w:cs="Arial"/>
          <w:sz w:val="20"/>
          <w:szCs w:val="20"/>
          <w:lang w:val="en-US"/>
        </w:rPr>
      </w:pPr>
    </w:p>
    <w:p w14:paraId="1A325B2C"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Date de-registered</w:t>
      </w:r>
    </w:p>
    <w:p w14:paraId="18E0578A"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Issue or issuers participant code if this cannot be catered for. See my point 2 above and my e-mail to STRATE</w:t>
      </w:r>
    </w:p>
    <w:p w14:paraId="718B1794"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ISIN number issued</w:t>
      </w:r>
    </w:p>
    <w:p w14:paraId="00148FCA"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Identification of securities. This would be the short code X20</w:t>
      </w:r>
    </w:p>
    <w:p w14:paraId="2FDCF800"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Quantity issued</w:t>
      </w:r>
    </w:p>
    <w:p w14:paraId="4B22D3A5"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Instrument category</w:t>
      </w:r>
    </w:p>
    <w:p w14:paraId="121E3889"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Maturity date</w:t>
      </w:r>
    </w:p>
    <w:p w14:paraId="2C6BA036"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 xml:space="preserve"> </w:t>
      </w:r>
    </w:p>
    <w:p w14:paraId="37EDF330"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A screen where all active ISINs can be viewed and printed. This must include:-</w:t>
      </w:r>
    </w:p>
    <w:p w14:paraId="3E973B6C" w14:textId="77777777" w:rsidR="009427C6" w:rsidRDefault="009427C6">
      <w:pPr>
        <w:autoSpaceDE w:val="0"/>
        <w:autoSpaceDN w:val="0"/>
        <w:adjustRightInd w:val="0"/>
        <w:rPr>
          <w:rFonts w:ascii="Arial" w:hAnsi="Arial" w:cs="Arial"/>
          <w:sz w:val="20"/>
          <w:szCs w:val="20"/>
          <w:lang w:val="en-US"/>
        </w:rPr>
      </w:pPr>
    </w:p>
    <w:p w14:paraId="4ACF86E9"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Date issued</w:t>
      </w:r>
    </w:p>
    <w:p w14:paraId="167768F8"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Issue or issuers participant code if this cannot be catered for. See my point 2 above and my e-mail to STRATE</w:t>
      </w:r>
    </w:p>
    <w:p w14:paraId="7E02C124"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ISIN number issued</w:t>
      </w:r>
    </w:p>
    <w:p w14:paraId="4AB8741E"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Identification of securities. This would be the short code X20</w:t>
      </w:r>
    </w:p>
    <w:p w14:paraId="214B8E46"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Quantity issued</w:t>
      </w:r>
    </w:p>
    <w:p w14:paraId="6A9DD211"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Coupon payment frequency</w:t>
      </w:r>
    </w:p>
    <w:p w14:paraId="4390D0AF"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Coupon payment date</w:t>
      </w:r>
    </w:p>
    <w:p w14:paraId="25A2A2BE"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Instrument category</w:t>
      </w:r>
    </w:p>
    <w:p w14:paraId="6B4A0C57"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Maturity date</w:t>
      </w:r>
    </w:p>
    <w:p w14:paraId="12C86416"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Coupon rate</w:t>
      </w:r>
    </w:p>
    <w:p w14:paraId="2CB46AD9" w14:textId="77777777" w:rsidR="009427C6" w:rsidRDefault="009427C6">
      <w:pPr>
        <w:autoSpaceDE w:val="0"/>
        <w:autoSpaceDN w:val="0"/>
        <w:adjustRightInd w:val="0"/>
        <w:rPr>
          <w:rFonts w:ascii="Arial" w:hAnsi="Arial" w:cs="Arial"/>
          <w:sz w:val="20"/>
          <w:szCs w:val="20"/>
          <w:lang w:val="en-US"/>
        </w:rPr>
      </w:pPr>
    </w:p>
    <w:p w14:paraId="2073CBEB"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lastRenderedPageBreak/>
        <w:t>This screen must also be parameter driven so that we may request information:-</w:t>
      </w:r>
    </w:p>
    <w:p w14:paraId="1562BBFB" w14:textId="77777777" w:rsidR="009427C6" w:rsidRDefault="009427C6">
      <w:pPr>
        <w:autoSpaceDE w:val="0"/>
        <w:autoSpaceDN w:val="0"/>
        <w:adjustRightInd w:val="0"/>
        <w:rPr>
          <w:rFonts w:ascii="Arial" w:hAnsi="Arial" w:cs="Arial"/>
          <w:sz w:val="20"/>
          <w:szCs w:val="20"/>
          <w:lang w:val="en-US"/>
        </w:rPr>
      </w:pPr>
    </w:p>
    <w:p w14:paraId="07D25C36"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Per issuer</w:t>
      </w:r>
    </w:p>
    <w:p w14:paraId="2C2836CB"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Per instrument category</w:t>
      </w:r>
    </w:p>
    <w:p w14:paraId="1DCAE5E9"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Per issue date</w:t>
      </w:r>
    </w:p>
    <w:p w14:paraId="0BE2DF29"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Per maturity date</w:t>
      </w:r>
    </w:p>
    <w:p w14:paraId="1997CE43"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Per instrument category</w:t>
      </w:r>
    </w:p>
    <w:p w14:paraId="6FD093D0" w14:textId="77777777" w:rsidR="009427C6" w:rsidRDefault="009427C6">
      <w:pPr>
        <w:autoSpaceDE w:val="0"/>
        <w:autoSpaceDN w:val="0"/>
        <w:adjustRightInd w:val="0"/>
        <w:rPr>
          <w:rFonts w:ascii="Arial" w:hAnsi="Arial" w:cs="Arial"/>
          <w:sz w:val="20"/>
          <w:szCs w:val="20"/>
          <w:lang w:val="en-US"/>
        </w:rPr>
      </w:pPr>
    </w:p>
    <w:p w14:paraId="2FC38A99"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A screen where all cancelled ISINs can be viewed and printed. This will be for the last 12 months due to archiving. This must include:-</w:t>
      </w:r>
    </w:p>
    <w:p w14:paraId="7BA8E8F8" w14:textId="77777777" w:rsidR="009427C6" w:rsidRDefault="009427C6">
      <w:pPr>
        <w:autoSpaceDE w:val="0"/>
        <w:autoSpaceDN w:val="0"/>
        <w:adjustRightInd w:val="0"/>
        <w:rPr>
          <w:rFonts w:ascii="Arial" w:hAnsi="Arial" w:cs="Arial"/>
          <w:sz w:val="20"/>
          <w:szCs w:val="20"/>
          <w:lang w:val="en-US"/>
        </w:rPr>
      </w:pPr>
    </w:p>
    <w:p w14:paraId="19FE66AF"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Date cancelled</w:t>
      </w:r>
    </w:p>
    <w:p w14:paraId="4FB61353"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Issue or issuers participant code if this cannot be catered for. See my point 2 above and my e-mail to STRATE</w:t>
      </w:r>
    </w:p>
    <w:p w14:paraId="1710497F"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ISIN number issued</w:t>
      </w:r>
    </w:p>
    <w:p w14:paraId="66E047A7"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Identification of securities. This would be the short code X20</w:t>
      </w:r>
    </w:p>
    <w:p w14:paraId="4529CC8D"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Quantity issued</w:t>
      </w:r>
    </w:p>
    <w:p w14:paraId="6F9912DD"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Instrument category</w:t>
      </w:r>
    </w:p>
    <w:p w14:paraId="5E7599BA"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Maturity date</w:t>
      </w:r>
    </w:p>
    <w:p w14:paraId="60974E8F" w14:textId="77777777" w:rsidR="009427C6" w:rsidRDefault="009427C6">
      <w:pPr>
        <w:autoSpaceDE w:val="0"/>
        <w:autoSpaceDN w:val="0"/>
        <w:adjustRightInd w:val="0"/>
        <w:rPr>
          <w:rFonts w:ascii="Arial" w:hAnsi="Arial" w:cs="Arial"/>
          <w:sz w:val="20"/>
          <w:szCs w:val="20"/>
          <w:lang w:val="en-US"/>
        </w:rPr>
      </w:pPr>
    </w:p>
    <w:p w14:paraId="27ADA38F"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This screen must also be parameter driven so that we may request information:-</w:t>
      </w:r>
    </w:p>
    <w:p w14:paraId="4B687619" w14:textId="77777777" w:rsidR="009427C6" w:rsidRDefault="009427C6">
      <w:pPr>
        <w:autoSpaceDE w:val="0"/>
        <w:autoSpaceDN w:val="0"/>
        <w:adjustRightInd w:val="0"/>
        <w:rPr>
          <w:rFonts w:ascii="Arial" w:hAnsi="Arial" w:cs="Arial"/>
          <w:sz w:val="20"/>
          <w:szCs w:val="20"/>
          <w:lang w:val="en-US"/>
        </w:rPr>
      </w:pPr>
    </w:p>
    <w:p w14:paraId="01876C10"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Per issuer</w:t>
      </w:r>
    </w:p>
    <w:p w14:paraId="43494029"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Per instrument category</w:t>
      </w:r>
    </w:p>
    <w:p w14:paraId="6C2F2E06"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Per cancelled date</w:t>
      </w:r>
    </w:p>
    <w:p w14:paraId="69058C45"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Per maturity date</w:t>
      </w:r>
    </w:p>
    <w:p w14:paraId="14E32915"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Per instrument category</w:t>
      </w:r>
    </w:p>
    <w:p w14:paraId="69ABC153" w14:textId="77777777" w:rsidR="009427C6" w:rsidRDefault="009427C6">
      <w:pPr>
        <w:autoSpaceDE w:val="0"/>
        <w:autoSpaceDN w:val="0"/>
        <w:adjustRightInd w:val="0"/>
        <w:rPr>
          <w:rFonts w:ascii="Arial" w:hAnsi="Arial" w:cs="Arial"/>
          <w:sz w:val="20"/>
          <w:szCs w:val="20"/>
          <w:lang w:val="en-US"/>
        </w:rPr>
      </w:pPr>
    </w:p>
    <w:p w14:paraId="7D247DEA"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A screen where all de-registered ISINs can be viewed and printed. This will be for the last 12 months due to archiving. This must include:-</w:t>
      </w:r>
    </w:p>
    <w:p w14:paraId="7BFF885E" w14:textId="77777777" w:rsidR="009427C6" w:rsidRDefault="009427C6">
      <w:pPr>
        <w:autoSpaceDE w:val="0"/>
        <w:autoSpaceDN w:val="0"/>
        <w:adjustRightInd w:val="0"/>
        <w:rPr>
          <w:rFonts w:ascii="Arial" w:hAnsi="Arial" w:cs="Arial"/>
          <w:sz w:val="20"/>
          <w:szCs w:val="20"/>
          <w:lang w:val="en-US"/>
        </w:rPr>
      </w:pPr>
    </w:p>
    <w:p w14:paraId="151F82D9"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Date de-registered</w:t>
      </w:r>
    </w:p>
    <w:p w14:paraId="74EB8CAE"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Issue or issuers participant code if this cannot be catered for. See my point 2 above and my e-mail to STRATE</w:t>
      </w:r>
    </w:p>
    <w:p w14:paraId="0B80E4DA"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ISIN number issued</w:t>
      </w:r>
    </w:p>
    <w:p w14:paraId="6AD8396A"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Identification of securities. This would be the short code X20</w:t>
      </w:r>
    </w:p>
    <w:p w14:paraId="041F7685"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Quantity issued</w:t>
      </w:r>
    </w:p>
    <w:p w14:paraId="46128C15"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Instrument category</w:t>
      </w:r>
    </w:p>
    <w:p w14:paraId="5094CB35"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Maturity date</w:t>
      </w:r>
    </w:p>
    <w:p w14:paraId="77449854" w14:textId="77777777" w:rsidR="009427C6" w:rsidRDefault="009427C6">
      <w:pPr>
        <w:autoSpaceDE w:val="0"/>
        <w:autoSpaceDN w:val="0"/>
        <w:adjustRightInd w:val="0"/>
        <w:rPr>
          <w:rFonts w:ascii="Arial" w:hAnsi="Arial" w:cs="Arial"/>
          <w:sz w:val="20"/>
          <w:szCs w:val="20"/>
          <w:lang w:val="en-US"/>
        </w:rPr>
      </w:pPr>
    </w:p>
    <w:p w14:paraId="1D94B3D2"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This screen must also be parameter driven so that we may request information:-</w:t>
      </w:r>
    </w:p>
    <w:p w14:paraId="6CC348F1" w14:textId="77777777" w:rsidR="009427C6" w:rsidRDefault="009427C6">
      <w:pPr>
        <w:autoSpaceDE w:val="0"/>
        <w:autoSpaceDN w:val="0"/>
        <w:adjustRightInd w:val="0"/>
        <w:rPr>
          <w:rFonts w:ascii="Arial" w:hAnsi="Arial" w:cs="Arial"/>
          <w:sz w:val="20"/>
          <w:szCs w:val="20"/>
          <w:lang w:val="en-US"/>
        </w:rPr>
      </w:pPr>
    </w:p>
    <w:p w14:paraId="1AD23499"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Per issuer</w:t>
      </w:r>
    </w:p>
    <w:p w14:paraId="0D388C67"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Per instrument category</w:t>
      </w:r>
    </w:p>
    <w:p w14:paraId="4D6F1572"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Per de-registration date</w:t>
      </w:r>
    </w:p>
    <w:p w14:paraId="3996A1F0" w14:textId="77777777" w:rsidR="009427C6" w:rsidRDefault="009427C6">
      <w:pPr>
        <w:autoSpaceDE w:val="0"/>
        <w:autoSpaceDN w:val="0"/>
        <w:adjustRightInd w:val="0"/>
        <w:rPr>
          <w:rFonts w:ascii="Arial" w:hAnsi="Arial" w:cs="Arial"/>
          <w:sz w:val="20"/>
          <w:szCs w:val="20"/>
          <w:lang w:val="en-US"/>
        </w:rPr>
      </w:pPr>
      <w:r>
        <w:rPr>
          <w:rFonts w:ascii="Arial" w:hAnsi="Arial" w:cs="Arial"/>
          <w:sz w:val="20"/>
          <w:szCs w:val="20"/>
          <w:lang w:val="en-US"/>
        </w:rPr>
        <w:t>Per instrument category</w:t>
      </w:r>
    </w:p>
    <w:p w14:paraId="62CF40C3" w14:textId="77777777" w:rsidR="009427C6" w:rsidRDefault="009427C6">
      <w:pPr>
        <w:numPr>
          <w:ins w:id="143" w:author="jse" w:date="2004-02-19T10:08:00Z"/>
        </w:numPr>
        <w:rPr>
          <w:rFonts w:ascii="Arial" w:hAnsi="Arial"/>
          <w:sz w:val="20"/>
        </w:rPr>
      </w:pPr>
    </w:p>
    <w:sectPr w:rsidR="009427C6">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AE15A" w14:textId="77777777" w:rsidR="00584704" w:rsidRDefault="00584704">
      <w:r>
        <w:separator/>
      </w:r>
    </w:p>
  </w:endnote>
  <w:endnote w:type="continuationSeparator" w:id="0">
    <w:p w14:paraId="0A31E329" w14:textId="77777777" w:rsidR="00584704" w:rsidRDefault="00584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45 Light">
    <w:panose1 w:val="020B060402020202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Wingdings 2">
    <w:panose1 w:val="05020102010507070707"/>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18439" w14:textId="77777777" w:rsidR="009427C6" w:rsidRDefault="009427C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65A357B" w14:textId="77777777" w:rsidR="009427C6" w:rsidRDefault="009427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D9F7" w14:textId="77777777" w:rsidR="009427C6" w:rsidRDefault="009427C6">
    <w:pPr>
      <w:pStyle w:val="Footer"/>
      <w:rPr>
        <w:sz w:val="16"/>
        <w:lang w:val="en-US"/>
      </w:rPr>
    </w:pPr>
    <w:r>
      <w:rPr>
        <w:sz w:val="16"/>
        <w:lang w:val="en-US"/>
      </w:rPr>
      <w:t>BRS_ISIN Issuance V2.13 Final</w:t>
    </w:r>
    <w:r>
      <w:rPr>
        <w:sz w:val="16"/>
        <w:lang w:val="en-US"/>
      </w:rPr>
      <w:tab/>
      <w:t xml:space="preserve">Page </w:t>
    </w:r>
    <w:r>
      <w:rPr>
        <w:sz w:val="16"/>
        <w:lang w:val="en-US"/>
      </w:rPr>
      <w:fldChar w:fldCharType="begin"/>
    </w:r>
    <w:r>
      <w:rPr>
        <w:sz w:val="16"/>
        <w:lang w:val="en-US"/>
      </w:rPr>
      <w:instrText xml:space="preserve"> PAGE </w:instrText>
    </w:r>
    <w:r>
      <w:rPr>
        <w:sz w:val="16"/>
        <w:lang w:val="en-US"/>
      </w:rPr>
      <w:fldChar w:fldCharType="separate"/>
    </w:r>
    <w:r w:rsidR="00FC1CF3">
      <w:rPr>
        <w:noProof/>
        <w:sz w:val="16"/>
        <w:lang w:val="en-US"/>
      </w:rPr>
      <w:t>2</w:t>
    </w:r>
    <w:r>
      <w:rPr>
        <w:sz w:val="16"/>
        <w:lang w:val="en-US"/>
      </w:rPr>
      <w:fldChar w:fldCharType="end"/>
    </w:r>
    <w:r>
      <w:rPr>
        <w:sz w:val="16"/>
        <w:lang w:val="en-US"/>
      </w:rPr>
      <w:tab/>
    </w:r>
    <w:r>
      <w:rPr>
        <w:sz w:val="16"/>
        <w:lang w:val="en-US"/>
      </w:rPr>
      <w:fldChar w:fldCharType="begin"/>
    </w:r>
    <w:r>
      <w:rPr>
        <w:sz w:val="16"/>
        <w:lang w:val="en-US"/>
      </w:rPr>
      <w:instrText xml:space="preserve"> DATE </w:instrText>
    </w:r>
    <w:r>
      <w:rPr>
        <w:sz w:val="16"/>
        <w:lang w:val="en-US"/>
      </w:rPr>
      <w:fldChar w:fldCharType="separate"/>
    </w:r>
    <w:r w:rsidR="0041231B">
      <w:rPr>
        <w:noProof/>
        <w:sz w:val="16"/>
        <w:lang w:val="en-US"/>
      </w:rPr>
      <w:t>12/14/25</w:t>
    </w:r>
    <w:r>
      <w:rPr>
        <w:sz w:val="16"/>
        <w:lang w:val="en-US"/>
      </w:rPr>
      <w:fldChar w:fldCharType="end"/>
    </w:r>
  </w:p>
  <w:p w14:paraId="7EFFB770" w14:textId="77777777" w:rsidR="009427C6" w:rsidRDefault="009427C6">
    <w:pPr>
      <w:pStyle w:val="Footer"/>
      <w:rPr>
        <w:sz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0F8F9" w14:textId="77777777" w:rsidR="00584704" w:rsidRDefault="00584704">
      <w:r>
        <w:separator/>
      </w:r>
    </w:p>
  </w:footnote>
  <w:footnote w:type="continuationSeparator" w:id="0">
    <w:p w14:paraId="755E718D" w14:textId="77777777" w:rsidR="00584704" w:rsidRDefault="00584704">
      <w:r>
        <w:continuationSeparator/>
      </w:r>
    </w:p>
  </w:footnote>
  <w:footnote w:id="1">
    <w:p w14:paraId="71670580" w14:textId="77777777" w:rsidR="009427C6" w:rsidRDefault="009427C6">
      <w:pPr>
        <w:pStyle w:val="FootnoteText"/>
        <w:rPr>
          <w:sz w:val="16"/>
        </w:rPr>
      </w:pPr>
      <w:r>
        <w:rPr>
          <w:rStyle w:val="FootnoteReference"/>
          <w:sz w:val="16"/>
        </w:rPr>
        <w:footnoteRef/>
      </w:r>
      <w:r>
        <w:rPr>
          <w:sz w:val="16"/>
        </w:rPr>
        <w:t xml:space="preserve"> Source: </w:t>
      </w:r>
      <w:r>
        <w:rPr>
          <w:i/>
          <w:sz w:val="16"/>
        </w:rPr>
        <w:t>"Money Market Dematerialisation Blueprint"</w:t>
      </w:r>
      <w:r>
        <w:rPr>
          <w:sz w:val="16"/>
        </w:rPr>
        <w:t>, December 2002</w:t>
      </w:r>
    </w:p>
  </w:footnote>
  <w:footnote w:id="2">
    <w:p w14:paraId="184AEEC5" w14:textId="77777777" w:rsidR="009427C6" w:rsidRDefault="009427C6">
      <w:pPr>
        <w:pStyle w:val="FootnoteText"/>
        <w:rPr>
          <w:sz w:val="16"/>
        </w:rPr>
      </w:pPr>
      <w:r>
        <w:rPr>
          <w:rStyle w:val="FootnoteReference"/>
          <w:sz w:val="16"/>
        </w:rPr>
        <w:footnoteRef/>
      </w:r>
      <w:r>
        <w:rPr>
          <w:sz w:val="16"/>
        </w:rPr>
        <w:t xml:space="preserve"> Invalid means not in compliance with the JSE's ISIN Issuance Rules.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05866A1C"/>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8CA8710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556778"/>
    <w:multiLevelType w:val="hybridMultilevel"/>
    <w:tmpl w:val="72188E0A"/>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064B6E"/>
    <w:multiLevelType w:val="multilevel"/>
    <w:tmpl w:val="7D98C4EE"/>
    <w:lvl w:ilvl="0">
      <w:start w:val="1"/>
      <w:numFmt w:val="decimal"/>
      <w:pStyle w:val="Normalbullet"/>
      <w:lvlText w:val="%1."/>
      <w:lvlJc w:val="left"/>
      <w:pPr>
        <w:tabs>
          <w:tab w:val="num" w:pos="510"/>
        </w:tabs>
        <w:ind w:left="510" w:hanging="510"/>
      </w:pPr>
      <w:rPr>
        <w:rFonts w:ascii="Arial" w:hAnsi="Arial" w:hint="default"/>
        <w:b/>
        <w:i w:val="0"/>
        <w:sz w:val="20"/>
      </w:rPr>
    </w:lvl>
    <w:lvl w:ilvl="1">
      <w:start w:val="1"/>
      <w:numFmt w:val="decimal"/>
      <w:lvlRestart w:val="0"/>
      <w:lvlText w:val="%1.%2."/>
      <w:lvlJc w:val="left"/>
      <w:pPr>
        <w:tabs>
          <w:tab w:val="num" w:pos="720"/>
        </w:tabs>
        <w:ind w:left="360" w:hanging="360"/>
      </w:pPr>
    </w:lvl>
    <w:lvl w:ilvl="2">
      <w:start w:val="1"/>
      <w:numFmt w:val="decimal"/>
      <w:lvlText w:val="%1.%2.%3."/>
      <w:lvlJc w:val="left"/>
      <w:pPr>
        <w:tabs>
          <w:tab w:val="num" w:pos="1080"/>
        </w:tabs>
        <w:ind w:left="360" w:hanging="360"/>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 w15:restartNumberingAfterBreak="0">
    <w:nsid w:val="17251DCF"/>
    <w:multiLevelType w:val="hybridMultilevel"/>
    <w:tmpl w:val="842AA5BA"/>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87754A"/>
    <w:multiLevelType w:val="hybridMultilevel"/>
    <w:tmpl w:val="0B3EB70A"/>
    <w:lvl w:ilvl="0" w:tplc="FFFFFFFF">
      <w:start w:val="1"/>
      <w:numFmt w:val="bullet"/>
      <w:lvlText w:val=""/>
      <w:lvlJc w:val="left"/>
      <w:pPr>
        <w:tabs>
          <w:tab w:val="num" w:pos="791"/>
        </w:tabs>
        <w:ind w:left="791" w:hanging="360"/>
      </w:pPr>
      <w:rPr>
        <w:rFonts w:ascii="Wingdings" w:hAnsi="Wingdings" w:hint="default"/>
      </w:rPr>
    </w:lvl>
    <w:lvl w:ilvl="1" w:tplc="FFFFFFFF">
      <w:start w:val="1"/>
      <w:numFmt w:val="bullet"/>
      <w:lvlText w:val="o"/>
      <w:lvlJc w:val="left"/>
      <w:pPr>
        <w:tabs>
          <w:tab w:val="num" w:pos="1511"/>
        </w:tabs>
        <w:ind w:left="1511" w:hanging="360"/>
      </w:pPr>
      <w:rPr>
        <w:rFonts w:ascii="Courier New" w:hAnsi="Courier New" w:hint="default"/>
      </w:rPr>
    </w:lvl>
    <w:lvl w:ilvl="2" w:tplc="FFFFFFFF" w:tentative="1">
      <w:start w:val="1"/>
      <w:numFmt w:val="bullet"/>
      <w:lvlText w:val=""/>
      <w:lvlJc w:val="left"/>
      <w:pPr>
        <w:tabs>
          <w:tab w:val="num" w:pos="2231"/>
        </w:tabs>
        <w:ind w:left="2231" w:hanging="360"/>
      </w:pPr>
      <w:rPr>
        <w:rFonts w:ascii="Wingdings" w:hAnsi="Wingdings" w:hint="default"/>
      </w:rPr>
    </w:lvl>
    <w:lvl w:ilvl="3" w:tplc="FFFFFFFF" w:tentative="1">
      <w:start w:val="1"/>
      <w:numFmt w:val="bullet"/>
      <w:lvlText w:val=""/>
      <w:lvlJc w:val="left"/>
      <w:pPr>
        <w:tabs>
          <w:tab w:val="num" w:pos="2951"/>
        </w:tabs>
        <w:ind w:left="2951" w:hanging="360"/>
      </w:pPr>
      <w:rPr>
        <w:rFonts w:ascii="Symbol" w:hAnsi="Symbol" w:hint="default"/>
      </w:rPr>
    </w:lvl>
    <w:lvl w:ilvl="4" w:tplc="FFFFFFFF" w:tentative="1">
      <w:start w:val="1"/>
      <w:numFmt w:val="bullet"/>
      <w:lvlText w:val="o"/>
      <w:lvlJc w:val="left"/>
      <w:pPr>
        <w:tabs>
          <w:tab w:val="num" w:pos="3671"/>
        </w:tabs>
        <w:ind w:left="3671" w:hanging="360"/>
      </w:pPr>
      <w:rPr>
        <w:rFonts w:ascii="Courier New" w:hAnsi="Courier New" w:hint="default"/>
      </w:rPr>
    </w:lvl>
    <w:lvl w:ilvl="5" w:tplc="FFFFFFFF" w:tentative="1">
      <w:start w:val="1"/>
      <w:numFmt w:val="bullet"/>
      <w:lvlText w:val=""/>
      <w:lvlJc w:val="left"/>
      <w:pPr>
        <w:tabs>
          <w:tab w:val="num" w:pos="4391"/>
        </w:tabs>
        <w:ind w:left="4391" w:hanging="360"/>
      </w:pPr>
      <w:rPr>
        <w:rFonts w:ascii="Wingdings" w:hAnsi="Wingdings" w:hint="default"/>
      </w:rPr>
    </w:lvl>
    <w:lvl w:ilvl="6" w:tplc="FFFFFFFF" w:tentative="1">
      <w:start w:val="1"/>
      <w:numFmt w:val="bullet"/>
      <w:lvlText w:val=""/>
      <w:lvlJc w:val="left"/>
      <w:pPr>
        <w:tabs>
          <w:tab w:val="num" w:pos="5111"/>
        </w:tabs>
        <w:ind w:left="5111" w:hanging="360"/>
      </w:pPr>
      <w:rPr>
        <w:rFonts w:ascii="Symbol" w:hAnsi="Symbol" w:hint="default"/>
      </w:rPr>
    </w:lvl>
    <w:lvl w:ilvl="7" w:tplc="FFFFFFFF" w:tentative="1">
      <w:start w:val="1"/>
      <w:numFmt w:val="bullet"/>
      <w:lvlText w:val="o"/>
      <w:lvlJc w:val="left"/>
      <w:pPr>
        <w:tabs>
          <w:tab w:val="num" w:pos="5831"/>
        </w:tabs>
        <w:ind w:left="5831" w:hanging="360"/>
      </w:pPr>
      <w:rPr>
        <w:rFonts w:ascii="Courier New" w:hAnsi="Courier New" w:hint="default"/>
      </w:rPr>
    </w:lvl>
    <w:lvl w:ilvl="8" w:tplc="FFFFFFFF" w:tentative="1">
      <w:start w:val="1"/>
      <w:numFmt w:val="bullet"/>
      <w:lvlText w:val=""/>
      <w:lvlJc w:val="left"/>
      <w:pPr>
        <w:tabs>
          <w:tab w:val="num" w:pos="6551"/>
        </w:tabs>
        <w:ind w:left="6551" w:hanging="360"/>
      </w:pPr>
      <w:rPr>
        <w:rFonts w:ascii="Wingdings" w:hAnsi="Wingdings" w:hint="default"/>
      </w:rPr>
    </w:lvl>
  </w:abstractNum>
  <w:abstractNum w:abstractNumId="6" w15:restartNumberingAfterBreak="0">
    <w:nsid w:val="20E77702"/>
    <w:multiLevelType w:val="hybridMultilevel"/>
    <w:tmpl w:val="ABB49DF6"/>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2C5572"/>
    <w:multiLevelType w:val="hybridMultilevel"/>
    <w:tmpl w:val="7F2E827E"/>
    <w:lvl w:ilvl="0" w:tplc="FFFFFFFF">
      <w:start w:val="1"/>
      <w:numFmt w:val="bullet"/>
      <w:lvlText w:val=""/>
      <w:lvlJc w:val="left"/>
      <w:pPr>
        <w:tabs>
          <w:tab w:val="num" w:pos="1080"/>
        </w:tabs>
        <w:ind w:left="1080" w:hanging="360"/>
      </w:pPr>
      <w:rPr>
        <w:rFonts w:ascii="Wingdings" w:hAnsi="Wingdings"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1D05FF1"/>
    <w:multiLevelType w:val="hybridMultilevel"/>
    <w:tmpl w:val="F3DA7FCE"/>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4A2C5C"/>
    <w:multiLevelType w:val="hybridMultilevel"/>
    <w:tmpl w:val="EE6AF66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7F1D82"/>
    <w:multiLevelType w:val="hybridMultilevel"/>
    <w:tmpl w:val="77EE89CA"/>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D23194"/>
    <w:multiLevelType w:val="hybridMultilevel"/>
    <w:tmpl w:val="50261BFC"/>
    <w:lvl w:ilvl="0" w:tplc="FFFFFFFF">
      <w:start w:val="1"/>
      <w:numFmt w:val="bullet"/>
      <w:lvlText w:val=""/>
      <w:lvlJc w:val="left"/>
      <w:pPr>
        <w:tabs>
          <w:tab w:val="num" w:pos="1440"/>
        </w:tabs>
        <w:ind w:left="1440" w:hanging="720"/>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36B27C55"/>
    <w:multiLevelType w:val="singleLevel"/>
    <w:tmpl w:val="401E0FDC"/>
    <w:lvl w:ilvl="0">
      <w:start w:val="1"/>
      <w:numFmt w:val="bullet"/>
      <w:pStyle w:val="NNewsletterindent"/>
      <w:lvlText w:val=""/>
      <w:lvlJc w:val="left"/>
      <w:pPr>
        <w:tabs>
          <w:tab w:val="num" w:pos="360"/>
        </w:tabs>
        <w:ind w:left="360" w:hanging="360"/>
      </w:pPr>
      <w:rPr>
        <w:rFonts w:ascii="Symbol" w:hAnsi="Symbol" w:hint="default"/>
        <w:sz w:val="22"/>
      </w:rPr>
    </w:lvl>
  </w:abstractNum>
  <w:abstractNum w:abstractNumId="13" w15:restartNumberingAfterBreak="0">
    <w:nsid w:val="37FB6280"/>
    <w:multiLevelType w:val="hybridMultilevel"/>
    <w:tmpl w:val="139E01FC"/>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BC075CC"/>
    <w:multiLevelType w:val="hybridMultilevel"/>
    <w:tmpl w:val="CDEC70A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C525EB4"/>
    <w:multiLevelType w:val="hybridMultilevel"/>
    <w:tmpl w:val="BA2CDE2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D384B73"/>
    <w:multiLevelType w:val="hybridMultilevel"/>
    <w:tmpl w:val="9ED009A6"/>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EE87E41"/>
    <w:multiLevelType w:val="hybridMultilevel"/>
    <w:tmpl w:val="D5AEEA66"/>
    <w:lvl w:ilvl="0" w:tplc="FFFFFFFF">
      <w:start w:val="1"/>
      <w:numFmt w:val="bullet"/>
      <w:lvlText w:val=""/>
      <w:lvlJc w:val="left"/>
      <w:pPr>
        <w:tabs>
          <w:tab w:val="num" w:pos="1080"/>
        </w:tabs>
        <w:ind w:left="1080" w:hanging="360"/>
      </w:pPr>
      <w:rPr>
        <w:rFonts w:ascii="Wingdings" w:hAnsi="Wingdings"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44437BC0"/>
    <w:multiLevelType w:val="hybridMultilevel"/>
    <w:tmpl w:val="B344EF28"/>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75B4452"/>
    <w:multiLevelType w:val="hybridMultilevel"/>
    <w:tmpl w:val="5DE21550"/>
    <w:lvl w:ilvl="0" w:tplc="FFFFFFFF">
      <w:start w:val="1"/>
      <w:numFmt w:val="bullet"/>
      <w:lvlText w:val=""/>
      <w:lvlJc w:val="left"/>
      <w:pPr>
        <w:tabs>
          <w:tab w:val="num" w:pos="720"/>
        </w:tabs>
        <w:ind w:left="720" w:hanging="72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77B0B77"/>
    <w:multiLevelType w:val="hybridMultilevel"/>
    <w:tmpl w:val="F10AA4AE"/>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8762AE5"/>
    <w:multiLevelType w:val="hybridMultilevel"/>
    <w:tmpl w:val="88B86A7C"/>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DA2115D"/>
    <w:multiLevelType w:val="hybridMultilevel"/>
    <w:tmpl w:val="962C7F7C"/>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2461D0C"/>
    <w:multiLevelType w:val="multilevel"/>
    <w:tmpl w:val="0AEEBCA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4" w15:restartNumberingAfterBreak="0">
    <w:nsid w:val="584F1324"/>
    <w:multiLevelType w:val="multilevel"/>
    <w:tmpl w:val="158ABDD8"/>
    <w:lvl w:ilvl="0">
      <w:start w:val="1"/>
      <w:numFmt w:val="decimal"/>
      <w:lvlText w:val="%1."/>
      <w:lvlJc w:val="left"/>
      <w:pPr>
        <w:tabs>
          <w:tab w:val="num" w:pos="510"/>
        </w:tabs>
        <w:ind w:left="510" w:hanging="510"/>
      </w:pPr>
      <w:rPr>
        <w:rFonts w:ascii="Arial" w:hAnsi="Arial" w:hint="default"/>
        <w:b/>
        <w:i w:val="0"/>
        <w:sz w:val="20"/>
      </w:rPr>
    </w:lvl>
    <w:lvl w:ilvl="1">
      <w:start w:val="1"/>
      <w:numFmt w:val="decimal"/>
      <w:lvlRestart w:val="0"/>
      <w:pStyle w:val="NormalBulletA"/>
      <w:lvlText w:val="%1.%2."/>
      <w:lvlJc w:val="left"/>
      <w:pPr>
        <w:tabs>
          <w:tab w:val="num" w:pos="397"/>
        </w:tabs>
        <w:ind w:left="397" w:hanging="397"/>
      </w:pPr>
      <w:rPr>
        <w:rFonts w:ascii="Arial" w:hAnsi="Arial" w:hint="default"/>
        <w:b/>
        <w:i w:val="0"/>
        <w:sz w:val="16"/>
      </w:rPr>
    </w:lvl>
    <w:lvl w:ilvl="2">
      <w:start w:val="1"/>
      <w:numFmt w:val="decimal"/>
      <w:lvlText w:val="%1.%2.%3."/>
      <w:lvlJc w:val="left"/>
      <w:pPr>
        <w:tabs>
          <w:tab w:val="num" w:pos="1080"/>
        </w:tabs>
        <w:ind w:left="360" w:hanging="360"/>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5" w15:restartNumberingAfterBreak="0">
    <w:nsid w:val="5BD67663"/>
    <w:multiLevelType w:val="hybridMultilevel"/>
    <w:tmpl w:val="FB06C558"/>
    <w:lvl w:ilvl="0" w:tplc="FFFFFFFF">
      <w:start w:val="1"/>
      <w:numFmt w:val="bullet"/>
      <w:lvlText w:val=""/>
      <w:lvlJc w:val="left"/>
      <w:pPr>
        <w:tabs>
          <w:tab w:val="num" w:pos="1440"/>
        </w:tabs>
        <w:ind w:left="1440" w:hanging="360"/>
      </w:pPr>
      <w:rPr>
        <w:rFonts w:ascii="Wingdings" w:hAnsi="Wingdings"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5E424AF7"/>
    <w:multiLevelType w:val="hybridMultilevel"/>
    <w:tmpl w:val="36E07C4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F7F62D6"/>
    <w:multiLevelType w:val="hybridMultilevel"/>
    <w:tmpl w:val="E48C5002"/>
    <w:lvl w:ilvl="0" w:tplc="FFFFFFFF">
      <w:start w:val="1"/>
      <w:numFmt w:val="bullet"/>
      <w:lvlText w:val=""/>
      <w:lvlJc w:val="left"/>
      <w:pPr>
        <w:tabs>
          <w:tab w:val="num" w:pos="1490"/>
        </w:tabs>
        <w:ind w:left="1490" w:hanging="360"/>
      </w:pPr>
      <w:rPr>
        <w:rFonts w:ascii="Symbol" w:hAnsi="Symbol" w:hint="default"/>
      </w:rPr>
    </w:lvl>
    <w:lvl w:ilvl="1" w:tplc="FFFFFFFF">
      <w:start w:val="1"/>
      <w:numFmt w:val="bullet"/>
      <w:lvlText w:val=""/>
      <w:lvlJc w:val="left"/>
      <w:pPr>
        <w:tabs>
          <w:tab w:val="num" w:pos="2210"/>
        </w:tabs>
        <w:ind w:left="2210" w:hanging="360"/>
      </w:pPr>
      <w:rPr>
        <w:rFonts w:ascii="Wingdings" w:hAnsi="Wingdings" w:hint="default"/>
      </w:rPr>
    </w:lvl>
    <w:lvl w:ilvl="2" w:tplc="FFFFFFFF" w:tentative="1">
      <w:start w:val="1"/>
      <w:numFmt w:val="bullet"/>
      <w:lvlText w:val=""/>
      <w:lvlJc w:val="left"/>
      <w:pPr>
        <w:tabs>
          <w:tab w:val="num" w:pos="2930"/>
        </w:tabs>
        <w:ind w:left="2930" w:hanging="360"/>
      </w:pPr>
      <w:rPr>
        <w:rFonts w:ascii="Wingdings" w:hAnsi="Wingdings" w:hint="default"/>
      </w:rPr>
    </w:lvl>
    <w:lvl w:ilvl="3" w:tplc="FFFFFFFF" w:tentative="1">
      <w:start w:val="1"/>
      <w:numFmt w:val="bullet"/>
      <w:lvlText w:val=""/>
      <w:lvlJc w:val="left"/>
      <w:pPr>
        <w:tabs>
          <w:tab w:val="num" w:pos="3650"/>
        </w:tabs>
        <w:ind w:left="3650" w:hanging="360"/>
      </w:pPr>
      <w:rPr>
        <w:rFonts w:ascii="Symbol" w:hAnsi="Symbol" w:hint="default"/>
      </w:rPr>
    </w:lvl>
    <w:lvl w:ilvl="4" w:tplc="FFFFFFFF" w:tentative="1">
      <w:start w:val="1"/>
      <w:numFmt w:val="bullet"/>
      <w:lvlText w:val="o"/>
      <w:lvlJc w:val="left"/>
      <w:pPr>
        <w:tabs>
          <w:tab w:val="num" w:pos="4370"/>
        </w:tabs>
        <w:ind w:left="4370" w:hanging="360"/>
      </w:pPr>
      <w:rPr>
        <w:rFonts w:ascii="Courier New" w:hAnsi="Courier New" w:hint="default"/>
      </w:rPr>
    </w:lvl>
    <w:lvl w:ilvl="5" w:tplc="FFFFFFFF" w:tentative="1">
      <w:start w:val="1"/>
      <w:numFmt w:val="bullet"/>
      <w:lvlText w:val=""/>
      <w:lvlJc w:val="left"/>
      <w:pPr>
        <w:tabs>
          <w:tab w:val="num" w:pos="5090"/>
        </w:tabs>
        <w:ind w:left="5090" w:hanging="360"/>
      </w:pPr>
      <w:rPr>
        <w:rFonts w:ascii="Wingdings" w:hAnsi="Wingdings" w:hint="default"/>
      </w:rPr>
    </w:lvl>
    <w:lvl w:ilvl="6" w:tplc="FFFFFFFF" w:tentative="1">
      <w:start w:val="1"/>
      <w:numFmt w:val="bullet"/>
      <w:lvlText w:val=""/>
      <w:lvlJc w:val="left"/>
      <w:pPr>
        <w:tabs>
          <w:tab w:val="num" w:pos="5810"/>
        </w:tabs>
        <w:ind w:left="5810" w:hanging="360"/>
      </w:pPr>
      <w:rPr>
        <w:rFonts w:ascii="Symbol" w:hAnsi="Symbol" w:hint="default"/>
      </w:rPr>
    </w:lvl>
    <w:lvl w:ilvl="7" w:tplc="FFFFFFFF" w:tentative="1">
      <w:start w:val="1"/>
      <w:numFmt w:val="bullet"/>
      <w:lvlText w:val="o"/>
      <w:lvlJc w:val="left"/>
      <w:pPr>
        <w:tabs>
          <w:tab w:val="num" w:pos="6530"/>
        </w:tabs>
        <w:ind w:left="6530" w:hanging="360"/>
      </w:pPr>
      <w:rPr>
        <w:rFonts w:ascii="Courier New" w:hAnsi="Courier New" w:hint="default"/>
      </w:rPr>
    </w:lvl>
    <w:lvl w:ilvl="8" w:tplc="FFFFFFFF" w:tentative="1">
      <w:start w:val="1"/>
      <w:numFmt w:val="bullet"/>
      <w:lvlText w:val=""/>
      <w:lvlJc w:val="left"/>
      <w:pPr>
        <w:tabs>
          <w:tab w:val="num" w:pos="7250"/>
        </w:tabs>
        <w:ind w:left="7250" w:hanging="360"/>
      </w:pPr>
      <w:rPr>
        <w:rFonts w:ascii="Wingdings" w:hAnsi="Wingdings" w:hint="default"/>
      </w:rPr>
    </w:lvl>
  </w:abstractNum>
  <w:abstractNum w:abstractNumId="28" w15:restartNumberingAfterBreak="0">
    <w:nsid w:val="64F26C61"/>
    <w:multiLevelType w:val="singleLevel"/>
    <w:tmpl w:val="3A321E78"/>
    <w:lvl w:ilvl="0">
      <w:start w:val="1"/>
      <w:numFmt w:val="bullet"/>
      <w:pStyle w:val="ListBullet2"/>
      <w:lvlText w:val=""/>
      <w:lvlJc w:val="left"/>
      <w:pPr>
        <w:tabs>
          <w:tab w:val="num" w:pos="360"/>
        </w:tabs>
        <w:ind w:left="360" w:hanging="360"/>
      </w:pPr>
      <w:rPr>
        <w:rFonts w:ascii="Wingdings" w:hAnsi="Wingdings" w:hint="default"/>
        <w:sz w:val="16"/>
      </w:rPr>
    </w:lvl>
  </w:abstractNum>
  <w:abstractNum w:abstractNumId="29" w15:restartNumberingAfterBreak="0">
    <w:nsid w:val="69384AFF"/>
    <w:multiLevelType w:val="hybridMultilevel"/>
    <w:tmpl w:val="D5FEE7B6"/>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A2F5B61"/>
    <w:multiLevelType w:val="hybridMultilevel"/>
    <w:tmpl w:val="E730D3CE"/>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659261771">
    <w:abstractNumId w:val="1"/>
  </w:num>
  <w:num w:numId="2" w16cid:durableId="889344403">
    <w:abstractNumId w:val="23"/>
  </w:num>
  <w:num w:numId="3" w16cid:durableId="1283539809">
    <w:abstractNumId w:val="12"/>
  </w:num>
  <w:num w:numId="4" w16cid:durableId="266279872">
    <w:abstractNumId w:val="11"/>
  </w:num>
  <w:num w:numId="5" w16cid:durableId="1144857187">
    <w:abstractNumId w:val="19"/>
  </w:num>
  <w:num w:numId="6" w16cid:durableId="1633629842">
    <w:abstractNumId w:val="3"/>
  </w:num>
  <w:num w:numId="7" w16cid:durableId="734745320">
    <w:abstractNumId w:val="24"/>
  </w:num>
  <w:num w:numId="8" w16cid:durableId="1576666143">
    <w:abstractNumId w:val="28"/>
  </w:num>
  <w:num w:numId="9" w16cid:durableId="1050152753">
    <w:abstractNumId w:val="5"/>
  </w:num>
  <w:num w:numId="10" w16cid:durableId="2057578091">
    <w:abstractNumId w:val="27"/>
  </w:num>
  <w:num w:numId="11" w16cid:durableId="31271220">
    <w:abstractNumId w:val="25"/>
  </w:num>
  <w:num w:numId="12" w16cid:durableId="1886091791">
    <w:abstractNumId w:val="7"/>
  </w:num>
  <w:num w:numId="13" w16cid:durableId="1736197127">
    <w:abstractNumId w:val="26"/>
  </w:num>
  <w:num w:numId="14" w16cid:durableId="2014409502">
    <w:abstractNumId w:val="18"/>
  </w:num>
  <w:num w:numId="15" w16cid:durableId="201982539">
    <w:abstractNumId w:val="17"/>
  </w:num>
  <w:num w:numId="16" w16cid:durableId="877399995">
    <w:abstractNumId w:val="2"/>
  </w:num>
  <w:num w:numId="17" w16cid:durableId="912397224">
    <w:abstractNumId w:val="15"/>
  </w:num>
  <w:num w:numId="18" w16cid:durableId="991522339">
    <w:abstractNumId w:val="10"/>
  </w:num>
  <w:num w:numId="19" w16cid:durableId="18624645">
    <w:abstractNumId w:val="21"/>
  </w:num>
  <w:num w:numId="20" w16cid:durableId="408041056">
    <w:abstractNumId w:val="20"/>
  </w:num>
  <w:num w:numId="21" w16cid:durableId="1174489675">
    <w:abstractNumId w:val="4"/>
  </w:num>
  <w:num w:numId="22" w16cid:durableId="1730690794">
    <w:abstractNumId w:val="13"/>
  </w:num>
  <w:num w:numId="23" w16cid:durableId="1343822094">
    <w:abstractNumId w:val="16"/>
  </w:num>
  <w:num w:numId="24" w16cid:durableId="1531260132">
    <w:abstractNumId w:val="22"/>
  </w:num>
  <w:num w:numId="25" w16cid:durableId="1876237865">
    <w:abstractNumId w:val="9"/>
  </w:num>
  <w:num w:numId="26" w16cid:durableId="821118114">
    <w:abstractNumId w:val="29"/>
  </w:num>
  <w:num w:numId="27" w16cid:durableId="801701919">
    <w:abstractNumId w:val="30"/>
  </w:num>
  <w:num w:numId="28" w16cid:durableId="1478643016">
    <w:abstractNumId w:val="6"/>
  </w:num>
  <w:num w:numId="29" w16cid:durableId="378479079">
    <w:abstractNumId w:val="14"/>
  </w:num>
  <w:num w:numId="30" w16cid:durableId="1191183468">
    <w:abstractNumId w:val="8"/>
  </w:num>
  <w:num w:numId="31" w16cid:durableId="1628507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4B5"/>
    <w:rsid w:val="0041231B"/>
    <w:rsid w:val="00584704"/>
    <w:rsid w:val="009427C6"/>
    <w:rsid w:val="00D674B5"/>
    <w:rsid w:val="00F85998"/>
    <w:rsid w:val="00FC1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2D884F2"/>
  <w15:chartTrackingRefBased/>
  <w15:docId w15:val="{8B49B050-9B2C-6149-A37F-2D25F12BA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rPr>
  </w:style>
  <w:style w:type="paragraph" w:styleId="Heading1">
    <w:name w:val="heading 1"/>
    <w:aliases w:val="H1,Section,Main heading,Heading 10,h1,Header1,level 1,Level 1 Head,tchead,Chapter Heading2,Head,123,Part,heading 1,section break"/>
    <w:basedOn w:val="Normal"/>
    <w:next w:val="Normal"/>
    <w:qFormat/>
    <w:pPr>
      <w:keepNext/>
      <w:numPr>
        <w:numId w:val="2"/>
      </w:numPr>
      <w:pBdr>
        <w:top w:val="single" w:sz="4" w:space="1" w:color="000000"/>
        <w:left w:val="single" w:sz="4" w:space="4" w:color="000000"/>
        <w:bottom w:val="single" w:sz="4" w:space="1" w:color="000000"/>
        <w:right w:val="single" w:sz="4" w:space="4" w:color="000000"/>
      </w:pBdr>
      <w:shd w:val="clear" w:color="auto" w:fill="000000"/>
      <w:jc w:val="both"/>
      <w:outlineLvl w:val="0"/>
    </w:pPr>
    <w:rPr>
      <w:rFonts w:ascii="Arial" w:hAnsi="Arial"/>
      <w:b/>
      <w:color w:val="FFFFFF"/>
      <w:sz w:val="22"/>
      <w:szCs w:val="20"/>
      <w:lang w:val="en-US"/>
    </w:rPr>
  </w:style>
  <w:style w:type="paragraph" w:styleId="Heading2">
    <w:name w:val="heading 2"/>
    <w:aliases w:val="H2,2"/>
    <w:basedOn w:val="Normal"/>
    <w:next w:val="Normal"/>
    <w:qFormat/>
    <w:pPr>
      <w:keepNext/>
      <w:numPr>
        <w:ilvl w:val="1"/>
        <w:numId w:val="2"/>
      </w:numPr>
      <w:shd w:val="pct15" w:color="auto" w:fill="FFFFFF"/>
      <w:jc w:val="both"/>
      <w:outlineLvl w:val="1"/>
    </w:pPr>
    <w:rPr>
      <w:rFonts w:ascii="Arial" w:hAnsi="Arial"/>
      <w:b/>
      <w:sz w:val="20"/>
      <w:szCs w:val="20"/>
      <w:lang w:val="en-US"/>
    </w:rPr>
  </w:style>
  <w:style w:type="paragraph" w:styleId="Heading3">
    <w:name w:val="heading 3"/>
    <w:aliases w:val="H3,3"/>
    <w:basedOn w:val="Normal"/>
    <w:next w:val="Normal"/>
    <w:qFormat/>
    <w:pPr>
      <w:keepNext/>
      <w:numPr>
        <w:ilvl w:val="2"/>
        <w:numId w:val="2"/>
      </w:numPr>
      <w:jc w:val="both"/>
      <w:outlineLvl w:val="2"/>
    </w:pPr>
    <w:rPr>
      <w:rFonts w:ascii="Arial" w:hAnsi="Arial"/>
      <w:sz w:val="20"/>
      <w:szCs w:val="20"/>
      <w:lang w:val="en-US"/>
    </w:rPr>
  </w:style>
  <w:style w:type="paragraph" w:styleId="Heading4">
    <w:name w:val="heading 4"/>
    <w:basedOn w:val="Normal"/>
    <w:next w:val="Normal"/>
    <w:qFormat/>
    <w:pPr>
      <w:keepNext/>
      <w:numPr>
        <w:ilvl w:val="3"/>
        <w:numId w:val="2"/>
      </w:numPr>
      <w:jc w:val="center"/>
      <w:outlineLvl w:val="3"/>
    </w:pPr>
    <w:rPr>
      <w:rFonts w:ascii="Arial" w:hAnsi="Arial"/>
      <w:b/>
      <w:sz w:val="20"/>
      <w:szCs w:val="20"/>
      <w:lang w:val="en-US"/>
    </w:rPr>
  </w:style>
  <w:style w:type="paragraph" w:styleId="Heading5">
    <w:name w:val="heading 5"/>
    <w:basedOn w:val="Normal"/>
    <w:next w:val="Normal"/>
    <w:qFormat/>
    <w:pPr>
      <w:keepNext/>
      <w:numPr>
        <w:ilvl w:val="4"/>
        <w:numId w:val="2"/>
      </w:numPr>
      <w:pBdr>
        <w:top w:val="single" w:sz="4" w:space="1" w:color="auto"/>
        <w:left w:val="single" w:sz="4" w:space="4" w:color="auto"/>
        <w:bottom w:val="single" w:sz="4" w:space="1" w:color="auto"/>
        <w:right w:val="single" w:sz="4" w:space="4" w:color="auto"/>
      </w:pBdr>
      <w:shd w:val="clear" w:color="auto" w:fill="000000"/>
      <w:jc w:val="both"/>
      <w:outlineLvl w:val="4"/>
    </w:pPr>
    <w:rPr>
      <w:rFonts w:ascii="Arial" w:hAnsi="Arial"/>
      <w:b/>
      <w:szCs w:val="20"/>
      <w:lang w:val="en-US"/>
    </w:rPr>
  </w:style>
  <w:style w:type="paragraph" w:styleId="Heading6">
    <w:name w:val="heading 6"/>
    <w:basedOn w:val="Normal"/>
    <w:next w:val="Normal"/>
    <w:qFormat/>
    <w:pPr>
      <w:keepNext/>
      <w:numPr>
        <w:ilvl w:val="5"/>
        <w:numId w:val="2"/>
      </w:numPr>
      <w:pBdr>
        <w:top w:val="single" w:sz="4" w:space="1" w:color="000080"/>
        <w:left w:val="single" w:sz="4" w:space="4" w:color="000080"/>
        <w:bottom w:val="single" w:sz="4" w:space="1" w:color="000080"/>
        <w:right w:val="single" w:sz="4" w:space="4" w:color="000080"/>
      </w:pBdr>
      <w:shd w:val="clear" w:color="auto" w:fill="000080"/>
      <w:jc w:val="both"/>
      <w:outlineLvl w:val="5"/>
    </w:pPr>
    <w:rPr>
      <w:rFonts w:ascii="Arial" w:hAnsi="Arial"/>
      <w:b/>
      <w:color w:val="FFFFFF"/>
      <w:sz w:val="22"/>
      <w:szCs w:val="20"/>
      <w:lang w:val="en-US"/>
    </w:rPr>
  </w:style>
  <w:style w:type="paragraph" w:styleId="Heading7">
    <w:name w:val="heading 7"/>
    <w:basedOn w:val="Normal"/>
    <w:next w:val="Normal"/>
    <w:qFormat/>
    <w:pPr>
      <w:keepNext/>
      <w:numPr>
        <w:ilvl w:val="6"/>
        <w:numId w:val="2"/>
      </w:numPr>
      <w:jc w:val="right"/>
      <w:outlineLvl w:val="6"/>
    </w:pPr>
    <w:rPr>
      <w:rFonts w:ascii="Arial" w:hAnsi="Arial"/>
      <w:b/>
      <w:color w:val="FFFF00"/>
      <w:sz w:val="22"/>
      <w:szCs w:val="20"/>
      <w:lang w:val="en-US"/>
    </w:rPr>
  </w:style>
  <w:style w:type="paragraph" w:styleId="Heading8">
    <w:name w:val="heading 8"/>
    <w:basedOn w:val="Normal"/>
    <w:next w:val="Normal"/>
    <w:qFormat/>
    <w:pPr>
      <w:keepNext/>
      <w:numPr>
        <w:ilvl w:val="7"/>
        <w:numId w:val="2"/>
      </w:numPr>
      <w:jc w:val="both"/>
      <w:outlineLvl w:val="7"/>
    </w:pPr>
    <w:rPr>
      <w:rFonts w:ascii="Arial" w:hAnsi="Arial"/>
      <w:b/>
      <w:color w:val="000080"/>
      <w:sz w:val="20"/>
      <w:szCs w:val="20"/>
      <w:lang w:val="en-US"/>
    </w:rPr>
  </w:style>
  <w:style w:type="paragraph" w:styleId="Heading9">
    <w:name w:val="heading 9"/>
    <w:basedOn w:val="Normal"/>
    <w:next w:val="Normal"/>
    <w:qFormat/>
    <w:pPr>
      <w:keepNext/>
      <w:numPr>
        <w:ilvl w:val="8"/>
        <w:numId w:val="2"/>
      </w:numPr>
      <w:jc w:val="both"/>
      <w:outlineLvl w:val="8"/>
    </w:pPr>
    <w:rPr>
      <w:rFonts w:ascii="Arial" w:hAnsi="Arial"/>
      <w:b/>
      <w:color w:val="000080"/>
      <w:sz w:val="20"/>
      <w:szCs w:val="20"/>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Newsletterindent">
    <w:name w:val="NNewsletter indent"/>
    <w:basedOn w:val="Normal"/>
    <w:pPr>
      <w:numPr>
        <w:numId w:val="3"/>
      </w:numPr>
      <w:tabs>
        <w:tab w:val="left" w:pos="630"/>
      </w:tabs>
      <w:spacing w:before="90" w:after="90" w:line="300" w:lineRule="exact"/>
    </w:pPr>
    <w:rPr>
      <w:rFonts w:ascii="Univers 45 Light" w:hAnsi="Univers 45 Light"/>
      <w:sz w:val="18"/>
      <w:szCs w:val="20"/>
    </w:rPr>
  </w:style>
  <w:style w:type="paragraph" w:styleId="ListBullet">
    <w:name w:val="List Bullet"/>
    <w:basedOn w:val="Normal"/>
    <w:autoRedefine/>
    <w:pPr>
      <w:numPr>
        <w:numId w:val="1"/>
      </w:numPr>
      <w:spacing w:line="360" w:lineRule="auto"/>
    </w:pPr>
    <w:rPr>
      <w:rFonts w:ascii="Arial" w:hAnsi="Arial"/>
      <w:sz w:val="20"/>
      <w:szCs w:val="20"/>
      <w:lang w:val="en-AU"/>
    </w:rPr>
  </w:style>
  <w:style w:type="paragraph" w:customStyle="1" w:styleId="Normalbullet">
    <w:name w:val="Normal bullet"/>
    <w:basedOn w:val="Normal"/>
    <w:pPr>
      <w:numPr>
        <w:numId w:val="6"/>
      </w:numPr>
      <w:spacing w:line="360" w:lineRule="auto"/>
    </w:pPr>
    <w:rPr>
      <w:rFonts w:ascii="Arial" w:hAnsi="Arial"/>
      <w:sz w:val="20"/>
      <w:szCs w:val="20"/>
      <w:lang w:val="en-AU"/>
    </w:rPr>
  </w:style>
  <w:style w:type="paragraph" w:styleId="ListBullet2">
    <w:name w:val="List Bullet 2"/>
    <w:basedOn w:val="Normal"/>
    <w:autoRedefine/>
    <w:pPr>
      <w:numPr>
        <w:numId w:val="8"/>
      </w:numPr>
      <w:jc w:val="both"/>
    </w:pPr>
    <w:rPr>
      <w:rFonts w:ascii="Arial" w:hAnsi="Arial"/>
      <w:sz w:val="20"/>
      <w:szCs w:val="20"/>
      <w:lang w:val="en-AU"/>
    </w:rPr>
  </w:style>
  <w:style w:type="paragraph" w:customStyle="1" w:styleId="NormalBulletA">
    <w:name w:val="Normal Bullet A"/>
    <w:basedOn w:val="Normalbullet"/>
    <w:next w:val="Normal"/>
    <w:pPr>
      <w:numPr>
        <w:ilvl w:val="1"/>
        <w:numId w:val="7"/>
      </w:numPr>
      <w:tabs>
        <w:tab w:val="clear" w:pos="397"/>
        <w:tab w:val="num" w:pos="360"/>
      </w:tabs>
      <w:ind w:left="1248" w:hanging="357"/>
    </w:pPr>
  </w:style>
  <w:style w:type="paragraph" w:styleId="BodyText2">
    <w:name w:val="Body Text 2"/>
    <w:basedOn w:val="Normal"/>
    <w:pPr>
      <w:jc w:val="center"/>
    </w:pPr>
    <w:rPr>
      <w:rFonts w:ascii="Arial" w:hAnsi="Arial"/>
      <w:sz w:val="80"/>
      <w:szCs w:val="20"/>
      <w:lang w:val="en-US"/>
    </w:rPr>
  </w:style>
  <w:style w:type="paragraph" w:styleId="TOC1">
    <w:name w:val="toc 1"/>
    <w:basedOn w:val="Normal"/>
    <w:next w:val="Normal"/>
    <w:autoRedefine/>
    <w:semiHidden/>
    <w:pPr>
      <w:spacing w:before="240" w:after="120"/>
      <w:jc w:val="both"/>
    </w:pPr>
    <w:rPr>
      <w:rFonts w:ascii="Arial" w:hAnsi="Arial"/>
      <w:b/>
      <w:sz w:val="22"/>
      <w:szCs w:val="20"/>
      <w:lang w:val="en-ZA"/>
    </w:rPr>
  </w:style>
  <w:style w:type="paragraph" w:styleId="TOC2">
    <w:name w:val="toc 2"/>
    <w:basedOn w:val="Normal"/>
    <w:next w:val="Normal"/>
    <w:autoRedefine/>
    <w:semiHidden/>
    <w:pPr>
      <w:tabs>
        <w:tab w:val="right" w:pos="8302"/>
      </w:tabs>
      <w:spacing w:before="120" w:after="120"/>
      <w:jc w:val="both"/>
    </w:pPr>
    <w:rPr>
      <w:rFonts w:ascii="Arial" w:hAnsi="Arial"/>
      <w:b/>
      <w:noProof/>
      <w:sz w:val="20"/>
      <w:szCs w:val="20"/>
      <w:lang w:val="en-ZA"/>
    </w:rPr>
  </w:style>
  <w:style w:type="paragraph" w:styleId="TOC3">
    <w:name w:val="toc 3"/>
    <w:basedOn w:val="Normal"/>
    <w:next w:val="Normal"/>
    <w:autoRedefine/>
    <w:semiHidden/>
    <w:pPr>
      <w:spacing w:before="120" w:after="120"/>
      <w:jc w:val="both"/>
    </w:pPr>
    <w:rPr>
      <w:rFonts w:ascii="Arial" w:hAnsi="Arial"/>
      <w:b/>
      <w:bCs/>
      <w:i/>
      <w:iCs/>
      <w:sz w:val="20"/>
      <w:szCs w:val="20"/>
      <w:lang w:val="en-ZA"/>
    </w:rPr>
  </w:style>
  <w:style w:type="paragraph" w:styleId="Header">
    <w:name w:val="header"/>
    <w:aliases w:val="*Header,hd,he,h"/>
    <w:basedOn w:val="Normal"/>
    <w:pPr>
      <w:tabs>
        <w:tab w:val="center" w:pos="4153"/>
        <w:tab w:val="right" w:pos="8306"/>
      </w:tabs>
      <w:jc w:val="both"/>
    </w:pPr>
    <w:rPr>
      <w:rFonts w:ascii="Arial" w:hAnsi="Arial"/>
      <w:sz w:val="20"/>
      <w:szCs w:val="20"/>
      <w:lang w:val="en-ZA"/>
    </w:rPr>
  </w:style>
  <w:style w:type="paragraph" w:styleId="BodyTextIndent2">
    <w:name w:val="Body Text Indent 2"/>
    <w:basedOn w:val="Normal"/>
    <w:pPr>
      <w:ind w:left="432"/>
      <w:jc w:val="both"/>
    </w:pPr>
    <w:rPr>
      <w:rFonts w:ascii="Arial" w:hAnsi="Arial"/>
      <w:sz w:val="20"/>
      <w:szCs w:val="20"/>
      <w:lang w:val="en-ZA"/>
    </w:rPr>
  </w:style>
  <w:style w:type="paragraph" w:styleId="BodyTextIndent">
    <w:name w:val="Body Text Indent"/>
    <w:basedOn w:val="Normal"/>
    <w:pPr>
      <w:ind w:left="576"/>
      <w:jc w:val="both"/>
    </w:pPr>
    <w:rPr>
      <w:rFonts w:ascii="Arial" w:hAnsi="Arial"/>
      <w:color w:val="000000"/>
      <w:sz w:val="20"/>
      <w:szCs w:val="20"/>
      <w:lang w:val="en-ZA"/>
    </w:rPr>
  </w:style>
  <w:style w:type="character" w:styleId="FootnoteReference">
    <w:name w:val="footnote reference"/>
    <w:basedOn w:val="DefaultParagraphFont"/>
    <w:semiHidden/>
    <w:rPr>
      <w:vertAlign w:val="superscript"/>
    </w:rPr>
  </w:style>
  <w:style w:type="paragraph" w:customStyle="1" w:styleId="TableText">
    <w:name w:val="Table Text"/>
    <w:basedOn w:val="BodyText"/>
    <w:rPr>
      <w:rFonts w:ascii="Garamond" w:hAnsi="Garamond"/>
      <w:color w:val="auto"/>
      <w:spacing w:val="-5"/>
      <w:sz w:val="24"/>
      <w:lang w:val="en-US"/>
    </w:rPr>
  </w:style>
  <w:style w:type="paragraph" w:styleId="BodyText">
    <w:name w:val="Body Text"/>
    <w:basedOn w:val="Normal"/>
    <w:pPr>
      <w:jc w:val="both"/>
    </w:pPr>
    <w:rPr>
      <w:rFonts w:ascii="Arial" w:hAnsi="Arial"/>
      <w:color w:val="000000"/>
      <w:sz w:val="20"/>
      <w:szCs w:val="20"/>
      <w:lang w:val="en-ZA"/>
    </w:rPr>
  </w:style>
  <w:style w:type="paragraph" w:styleId="TableofAuthorities">
    <w:name w:val="table of authorities"/>
    <w:basedOn w:val="Normal"/>
    <w:semiHidden/>
    <w:pPr>
      <w:tabs>
        <w:tab w:val="right" w:leader="dot" w:pos="8640"/>
      </w:tabs>
      <w:spacing w:after="240"/>
    </w:pPr>
    <w:rPr>
      <w:rFonts w:ascii="Garamond" w:hAnsi="Garamond"/>
      <w:sz w:val="20"/>
      <w:szCs w:val="20"/>
      <w:lang w:val="en-US"/>
    </w:rPr>
  </w:style>
  <w:style w:type="paragraph" w:styleId="Title">
    <w:name w:val="Title"/>
    <w:basedOn w:val="Normal"/>
    <w:qFormat/>
    <w:pPr>
      <w:jc w:val="center"/>
    </w:pPr>
    <w:rPr>
      <w:b/>
      <w:bCs/>
      <w:color w:val="000000"/>
      <w:sz w:val="44"/>
      <w:szCs w:val="44"/>
      <w:u w:val="single"/>
      <w:lang w:val="en-US"/>
    </w:rPr>
  </w:style>
  <w:style w:type="paragraph" w:styleId="FootnoteText">
    <w:name w:val="footnote text"/>
    <w:basedOn w:val="Normal"/>
    <w:semiHidden/>
    <w:pPr>
      <w:jc w:val="both"/>
    </w:pPr>
    <w:rPr>
      <w:rFonts w:ascii="Arial" w:hAnsi="Arial"/>
      <w:sz w:val="20"/>
      <w:szCs w:val="20"/>
      <w:lang w:val="en-ZA"/>
    </w:rPr>
  </w:style>
  <w:style w:type="paragraph" w:styleId="Footer">
    <w:name w:val="footer"/>
    <w:basedOn w:val="Normal"/>
    <w:pPr>
      <w:tabs>
        <w:tab w:val="center" w:pos="4153"/>
        <w:tab w:val="right" w:pos="8306"/>
      </w:tabs>
      <w:jc w:val="both"/>
    </w:pPr>
    <w:rPr>
      <w:rFonts w:ascii="Arial" w:hAnsi="Arial"/>
      <w:sz w:val="20"/>
      <w:szCs w:val="20"/>
      <w:lang w:val="en-ZA"/>
    </w:rPr>
  </w:style>
  <w:style w:type="character" w:styleId="PageNumber">
    <w:name w:val="page number"/>
    <w:basedOn w:val="DefaultParagraphFont"/>
  </w:style>
  <w:style w:type="paragraph" w:styleId="BodyText3">
    <w:name w:val="Body Text 3"/>
    <w:basedOn w:val="Normal"/>
    <w:pPr>
      <w:jc w:val="center"/>
    </w:pPr>
    <w:rPr>
      <w:rFonts w:ascii="Arial" w:hAnsi="Arial"/>
      <w:sz w:val="20"/>
      <w:szCs w:val="20"/>
      <w:lang w:val="en-ZA"/>
    </w:rPr>
  </w:style>
  <w:style w:type="paragraph" w:styleId="List">
    <w:name w:val="List"/>
    <w:basedOn w:val="BodyText"/>
    <w:pPr>
      <w:tabs>
        <w:tab w:val="left" w:pos="720"/>
      </w:tabs>
      <w:spacing w:before="60" w:after="120"/>
      <w:ind w:left="360"/>
    </w:pPr>
    <w:rPr>
      <w:rFonts w:ascii="Bookman Old Style" w:hAnsi="Bookman Old Style"/>
      <w:color w:val="auto"/>
      <w:spacing w:val="-14"/>
      <w:lang w:val="en-US"/>
    </w:rPr>
  </w:style>
  <w:style w:type="paragraph" w:styleId="BodyTextIndent3">
    <w:name w:val="Body Text Indent 3"/>
    <w:basedOn w:val="Normal"/>
    <w:pPr>
      <w:ind w:left="720"/>
    </w:pPr>
    <w:rPr>
      <w:rFonts w:ascii="Arial" w:hAnsi="Arial" w:cs="Arial"/>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8258</Words>
  <Characters>47077</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Business and Functional Requirements Specification Document</vt:lpstr>
    </vt:vector>
  </TitlesOfParts>
  <Company>jse</Company>
  <LinksUpToDate>false</LinksUpToDate>
  <CharactersWithSpaces>55225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and Functional Requirements Specification Document</dc:title>
  <dc:subject/>
  <dc:creator>jse</dc:creator>
  <cp:keywords/>
  <dc:description/>
  <cp:lastModifiedBy>Mesfin Tibebu</cp:lastModifiedBy>
  <cp:revision>2</cp:revision>
  <cp:lastPrinted>2004-03-23T18:12:00Z</cp:lastPrinted>
  <dcterms:created xsi:type="dcterms:W3CDTF">2025-12-15T03:29:00Z</dcterms:created>
  <dcterms:modified xsi:type="dcterms:W3CDTF">2025-12-15T03:29:00Z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58637137</vt:i4>
  </property>
  <property fmtid="{D5CDD505-2E9C-101B-9397-08002B2CF9AE}" pid="3" name="_EmailSubject">
    <vt:lpwstr>BRS_ISIN Issuance_v27 Drafttest.doc</vt:lpwstr>
  </property>
  <property fmtid="{D5CDD505-2E9C-101B-9397-08002B2CF9AE}" pid="4" name="_AuthorEmail">
    <vt:lpwstr>ShannonD@jse.co.za</vt:lpwstr>
  </property>
  <property fmtid="{D5CDD505-2E9C-101B-9397-08002B2CF9AE}" pid="5" name="_AuthorEmailDisplayName">
    <vt:lpwstr>Shannon Duff</vt:lpwstr>
  </property>
  <property fmtid="{D5CDD505-2E9C-101B-9397-08002B2CF9AE}" pid="6" name="_ReviewingToolsShownOnce">
    <vt:lpwstr/>
  </property>
</Properties>
</file>