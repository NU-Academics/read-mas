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C74C" w14:textId="77777777" w:rsidR="00446F89" w:rsidRDefault="00446F89">
      <w:pPr>
        <w:pStyle w:val="Title"/>
      </w:pPr>
    </w:p>
    <w:p w14:paraId="740A8633" w14:textId="77777777" w:rsidR="00446F89" w:rsidRDefault="00446F89">
      <w:pPr>
        <w:pStyle w:val="Title"/>
      </w:pPr>
    </w:p>
    <w:p w14:paraId="52CB3954" w14:textId="77777777" w:rsidR="00446F89" w:rsidRDefault="00446F89">
      <w:pPr>
        <w:pStyle w:val="Title"/>
      </w:pPr>
    </w:p>
    <w:p w14:paraId="59632D72" w14:textId="77777777" w:rsidR="00446F89" w:rsidRDefault="00733B14">
      <w:pPr>
        <w:pStyle w:val="Title"/>
        <w:rPr>
          <w:b w:val="0"/>
        </w:rPr>
      </w:pPr>
      <w:r>
        <w:rPr>
          <w:b w:val="0"/>
          <w:noProof/>
        </w:rPr>
        <w:drawing>
          <wp:inline distT="0" distB="0" distL="0" distR="0" wp14:anchorId="3B13CDE0" wp14:editId="01CDDEC0">
            <wp:extent cx="3073400" cy="889000"/>
            <wp:effectExtent l="0" t="0" r="0" b="0"/>
            <wp:docPr id="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3400" cy="889000"/>
                    </a:xfrm>
                    <a:prstGeom prst="rect">
                      <a:avLst/>
                    </a:prstGeom>
                    <a:noFill/>
                    <a:ln>
                      <a:noFill/>
                    </a:ln>
                  </pic:spPr>
                </pic:pic>
              </a:graphicData>
            </a:graphic>
          </wp:inline>
        </w:drawing>
      </w:r>
    </w:p>
    <w:p w14:paraId="4CD357C3" w14:textId="77777777" w:rsidR="00446F89" w:rsidRDefault="00446F89">
      <w:pPr>
        <w:pStyle w:val="Title"/>
        <w:rPr>
          <w:b w:val="0"/>
        </w:rPr>
      </w:pPr>
    </w:p>
    <w:p w14:paraId="62DABC83" w14:textId="77777777" w:rsidR="00446F89" w:rsidRDefault="00446F89">
      <w:pPr>
        <w:pStyle w:val="Title"/>
      </w:pPr>
    </w:p>
    <w:p w14:paraId="7C7EE446" w14:textId="77777777" w:rsidR="00446F89" w:rsidRDefault="00446F89">
      <w:pPr>
        <w:pStyle w:val="Title"/>
        <w:rPr>
          <w:sz w:val="32"/>
          <w:szCs w:val="32"/>
        </w:rPr>
      </w:pPr>
    </w:p>
    <w:p w14:paraId="2B0846D8" w14:textId="77777777" w:rsidR="00446F89" w:rsidRDefault="00446F89">
      <w:pPr>
        <w:pStyle w:val="Title"/>
        <w:rPr>
          <w:sz w:val="56"/>
          <w:szCs w:val="56"/>
        </w:rPr>
      </w:pPr>
      <w:r>
        <w:rPr>
          <w:sz w:val="56"/>
          <w:szCs w:val="56"/>
        </w:rPr>
        <w:t>Clarus Weather System Design</w:t>
      </w:r>
    </w:p>
    <w:p w14:paraId="77929838" w14:textId="77777777" w:rsidR="00446F89" w:rsidRDefault="00446F89">
      <w:pPr>
        <w:pStyle w:val="Title"/>
        <w:spacing w:after="0"/>
        <w:rPr>
          <w:sz w:val="52"/>
          <w:szCs w:val="52"/>
        </w:rPr>
      </w:pPr>
      <w:r>
        <w:rPr>
          <w:sz w:val="52"/>
          <w:szCs w:val="52"/>
        </w:rPr>
        <w:t>HIGH LEVEL</w:t>
      </w:r>
    </w:p>
    <w:p w14:paraId="4DE68EAF" w14:textId="77777777" w:rsidR="00446F89" w:rsidRDefault="00446F89">
      <w:pPr>
        <w:pStyle w:val="Title"/>
        <w:rPr>
          <w:sz w:val="52"/>
          <w:szCs w:val="52"/>
        </w:rPr>
      </w:pPr>
      <w:r>
        <w:rPr>
          <w:sz w:val="52"/>
          <w:szCs w:val="52"/>
        </w:rPr>
        <w:t>SYSTEM REQUIREMENTS SPECIFICATION</w:t>
      </w:r>
    </w:p>
    <w:p w14:paraId="20FCB075" w14:textId="77777777" w:rsidR="00446F89" w:rsidRDefault="00446F89">
      <w:pPr>
        <w:jc w:val="center"/>
      </w:pPr>
    </w:p>
    <w:p w14:paraId="190A4D07" w14:textId="77777777" w:rsidR="00446F89" w:rsidRDefault="00446F89">
      <w:pPr>
        <w:jc w:val="center"/>
        <w:rPr>
          <w:sz w:val="32"/>
          <w:szCs w:val="32"/>
        </w:rPr>
      </w:pPr>
    </w:p>
    <w:p w14:paraId="3B39B4D3" w14:textId="77777777" w:rsidR="00446F89" w:rsidRDefault="00446F89">
      <w:pPr>
        <w:jc w:val="center"/>
        <w:rPr>
          <w:sz w:val="32"/>
          <w:szCs w:val="32"/>
        </w:rPr>
      </w:pPr>
      <w:r>
        <w:rPr>
          <w:sz w:val="32"/>
          <w:szCs w:val="32"/>
        </w:rPr>
        <w:t>July 2005</w:t>
      </w:r>
    </w:p>
    <w:p w14:paraId="2FDACDBB" w14:textId="77777777" w:rsidR="00446F89" w:rsidRDefault="00446F89">
      <w:pPr>
        <w:jc w:val="center"/>
      </w:pPr>
    </w:p>
    <w:p w14:paraId="781358EB" w14:textId="77777777" w:rsidR="00446F89" w:rsidRDefault="00446F89">
      <w:pPr>
        <w:jc w:val="center"/>
      </w:pPr>
    </w:p>
    <w:p w14:paraId="19473558" w14:textId="77777777" w:rsidR="00446F89" w:rsidRDefault="00446F89">
      <w:pPr>
        <w:pStyle w:val="Style16ptBoldCentered"/>
      </w:pPr>
      <w:r>
        <w:t>Prepared By:</w:t>
      </w:r>
    </w:p>
    <w:p w14:paraId="5BD6421D" w14:textId="77777777" w:rsidR="00446F89" w:rsidRDefault="00733B14">
      <w:pPr>
        <w:jc w:val="center"/>
        <w:rPr>
          <w:b/>
          <w:sz w:val="32"/>
          <w:szCs w:val="32"/>
        </w:rPr>
      </w:pPr>
      <w:r>
        <w:rPr>
          <w:noProof/>
        </w:rPr>
        <w:drawing>
          <wp:anchor distT="0" distB="0" distL="114300" distR="114300" simplePos="0" relativeHeight="251657728" behindDoc="0" locked="0" layoutInCell="1" allowOverlap="1" wp14:anchorId="51E71B7B" wp14:editId="330CC4AA">
            <wp:simplePos x="0" y="0"/>
            <wp:positionH relativeFrom="column">
              <wp:posOffset>2400300</wp:posOffset>
            </wp:positionH>
            <wp:positionV relativeFrom="paragraph">
              <wp:posOffset>14605</wp:posOffset>
            </wp:positionV>
            <wp:extent cx="685800" cy="523240"/>
            <wp:effectExtent l="0" t="0" r="0" b="0"/>
            <wp:wrapSquare wrapText="bothSides"/>
            <wp:docPr id="151941019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52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347DF" w14:textId="77777777" w:rsidR="00446F89" w:rsidRDefault="00446F89">
      <w:pPr>
        <w:pStyle w:val="Style16ptBoldCentered"/>
      </w:pPr>
    </w:p>
    <w:p w14:paraId="09D92116" w14:textId="77777777" w:rsidR="00446F89" w:rsidRDefault="00446F89">
      <w:pPr>
        <w:jc w:val="center"/>
        <w:rPr>
          <w:sz w:val="28"/>
          <w:szCs w:val="28"/>
        </w:rPr>
      </w:pPr>
      <w:r>
        <w:rPr>
          <w:sz w:val="28"/>
          <w:szCs w:val="28"/>
        </w:rPr>
        <w:t>Mixon/Hill, Inc.</w:t>
      </w:r>
    </w:p>
    <w:p w14:paraId="69D7121F" w14:textId="77777777" w:rsidR="00446F89" w:rsidRDefault="00446F89">
      <w:pPr>
        <w:jc w:val="center"/>
        <w:rPr>
          <w:sz w:val="28"/>
          <w:szCs w:val="28"/>
        </w:rPr>
      </w:pPr>
      <w:r>
        <w:rPr>
          <w:sz w:val="28"/>
          <w:szCs w:val="28"/>
        </w:rPr>
        <w:t>12980 Metcalf Ave, Suite 470</w:t>
      </w:r>
    </w:p>
    <w:p w14:paraId="7ADF13E3" w14:textId="77777777" w:rsidR="00446F89" w:rsidRDefault="00446F89">
      <w:pPr>
        <w:jc w:val="center"/>
        <w:rPr>
          <w:sz w:val="28"/>
          <w:szCs w:val="28"/>
        </w:rPr>
      </w:pPr>
      <w:r>
        <w:rPr>
          <w:sz w:val="28"/>
          <w:szCs w:val="28"/>
        </w:rPr>
        <w:t>Overland Park, Kansas 66213</w:t>
      </w:r>
    </w:p>
    <w:p w14:paraId="5B0AE97E" w14:textId="77777777" w:rsidR="00446F89" w:rsidRDefault="00446F89">
      <w:pPr>
        <w:pStyle w:val="Style16ptBoldCentered"/>
        <w:sectPr w:rsidR="00446F89">
          <w:headerReference w:type="even" r:id="rId9"/>
          <w:headerReference w:type="default" r:id="rId10"/>
          <w:footerReference w:type="even" r:id="rId11"/>
          <w:footerReference w:type="default" r:id="rId12"/>
          <w:headerReference w:type="first" r:id="rId13"/>
          <w:endnotePr>
            <w:numFmt w:val="decimal"/>
          </w:endnotePr>
          <w:type w:val="continuous"/>
          <w:pgSz w:w="12240" w:h="15840"/>
          <w:pgMar w:top="1440" w:right="1800" w:bottom="1440" w:left="1800" w:header="720" w:footer="331" w:gutter="0"/>
          <w:pgNumType w:fmt="lowerRoman"/>
          <w:cols w:space="720"/>
          <w:docGrid w:linePitch="360"/>
        </w:sectPr>
      </w:pPr>
    </w:p>
    <w:p w14:paraId="4CAC748B" w14:textId="77777777" w:rsidR="00446F89" w:rsidRDefault="00446F89">
      <w:pPr>
        <w:pStyle w:val="Style16ptBoldCentered"/>
      </w:pPr>
      <w:r>
        <w:lastRenderedPageBreak/>
        <w:t>Table of Contents</w:t>
      </w:r>
    </w:p>
    <w:p w14:paraId="0EFFD64F" w14:textId="77777777" w:rsidR="00446F89" w:rsidRDefault="00446F89">
      <w:pPr>
        <w:pStyle w:val="TOC1"/>
        <w:tabs>
          <w:tab w:val="left" w:pos="480"/>
          <w:tab w:val="right" w:leader="dot" w:pos="8630"/>
        </w:tabs>
        <w:rPr>
          <w:rFonts w:cs="Times New Roman"/>
          <w:b w:val="0"/>
          <w:bCs w:val="0"/>
          <w:caps w:val="0"/>
          <w:noProof/>
        </w:rPr>
      </w:pPr>
      <w:r>
        <w:rPr>
          <w:rFonts w:cs="Times New Roman"/>
        </w:rPr>
        <w:fldChar w:fldCharType="begin"/>
      </w:r>
      <w:r>
        <w:rPr>
          <w:rFonts w:cs="Times New Roman"/>
        </w:rPr>
        <w:instrText xml:space="preserve"> TOC \o "1-4" \h \z \u </w:instrText>
      </w:r>
      <w:r>
        <w:rPr>
          <w:rFonts w:cs="Times New Roman"/>
        </w:rPr>
        <w:fldChar w:fldCharType="separate"/>
      </w:r>
      <w:hyperlink w:anchor="_Toc108576511" w:history="1">
        <w:r>
          <w:rPr>
            <w:rStyle w:val="Hyperlink"/>
            <w:noProof/>
          </w:rPr>
          <w:t>1</w:t>
        </w:r>
        <w:r>
          <w:rPr>
            <w:rFonts w:cs="Times New Roman"/>
            <w:b w:val="0"/>
            <w:bCs w:val="0"/>
            <w:caps w:val="0"/>
            <w:noProof/>
          </w:rPr>
          <w:tab/>
        </w:r>
        <w:r>
          <w:rPr>
            <w:rStyle w:val="Hyperlink"/>
            <w:noProof/>
          </w:rPr>
          <w:t>Introduction</w:t>
        </w:r>
        <w:r>
          <w:rPr>
            <w:noProof/>
            <w:webHidden/>
          </w:rPr>
          <w:tab/>
        </w:r>
        <w:r>
          <w:rPr>
            <w:noProof/>
            <w:webHidden/>
          </w:rPr>
          <w:fldChar w:fldCharType="begin"/>
        </w:r>
        <w:r>
          <w:rPr>
            <w:noProof/>
            <w:webHidden/>
          </w:rPr>
          <w:instrText xml:space="preserve"> PAGEREF _Toc108576511 \h </w:instrText>
        </w:r>
        <w:r>
          <w:rPr>
            <w:noProof/>
          </w:rPr>
        </w:r>
        <w:r>
          <w:rPr>
            <w:noProof/>
            <w:webHidden/>
          </w:rPr>
          <w:fldChar w:fldCharType="separate"/>
        </w:r>
        <w:r>
          <w:rPr>
            <w:noProof/>
            <w:webHidden/>
          </w:rPr>
          <w:t>1</w:t>
        </w:r>
        <w:r>
          <w:rPr>
            <w:noProof/>
            <w:webHidden/>
          </w:rPr>
          <w:fldChar w:fldCharType="end"/>
        </w:r>
      </w:hyperlink>
    </w:p>
    <w:p w14:paraId="07CD5810" w14:textId="77777777" w:rsidR="00446F89" w:rsidRDefault="00446F89">
      <w:pPr>
        <w:pStyle w:val="TOC2"/>
        <w:tabs>
          <w:tab w:val="left" w:pos="720"/>
          <w:tab w:val="right" w:leader="dot" w:pos="8630"/>
        </w:tabs>
        <w:rPr>
          <w:b w:val="0"/>
          <w:bCs w:val="0"/>
          <w:noProof/>
          <w:sz w:val="24"/>
          <w:szCs w:val="24"/>
        </w:rPr>
      </w:pPr>
      <w:hyperlink w:anchor="_Toc108576512" w:history="1">
        <w:r>
          <w:rPr>
            <w:rStyle w:val="Hyperlink"/>
            <w:noProof/>
          </w:rPr>
          <w:t>1.1</w:t>
        </w:r>
        <w:r>
          <w:rPr>
            <w:b w:val="0"/>
            <w:bCs w:val="0"/>
            <w:noProof/>
            <w:sz w:val="24"/>
            <w:szCs w:val="24"/>
          </w:rPr>
          <w:tab/>
        </w:r>
        <w:r>
          <w:rPr>
            <w:rStyle w:val="Hyperlink"/>
            <w:noProof/>
          </w:rPr>
          <w:t>Purpose</w:t>
        </w:r>
        <w:r>
          <w:rPr>
            <w:noProof/>
            <w:webHidden/>
          </w:rPr>
          <w:tab/>
        </w:r>
        <w:r>
          <w:rPr>
            <w:noProof/>
            <w:webHidden/>
          </w:rPr>
          <w:fldChar w:fldCharType="begin"/>
        </w:r>
        <w:r>
          <w:rPr>
            <w:noProof/>
            <w:webHidden/>
          </w:rPr>
          <w:instrText xml:space="preserve"> PAGEREF _Toc108576512 \h </w:instrText>
        </w:r>
        <w:r>
          <w:rPr>
            <w:noProof/>
          </w:rPr>
        </w:r>
        <w:r>
          <w:rPr>
            <w:noProof/>
            <w:webHidden/>
          </w:rPr>
          <w:fldChar w:fldCharType="separate"/>
        </w:r>
        <w:r>
          <w:rPr>
            <w:noProof/>
            <w:webHidden/>
          </w:rPr>
          <w:t>1</w:t>
        </w:r>
        <w:r>
          <w:rPr>
            <w:noProof/>
            <w:webHidden/>
          </w:rPr>
          <w:fldChar w:fldCharType="end"/>
        </w:r>
      </w:hyperlink>
    </w:p>
    <w:p w14:paraId="6BB81C9A" w14:textId="77777777" w:rsidR="00446F89" w:rsidRDefault="00446F89">
      <w:pPr>
        <w:pStyle w:val="TOC2"/>
        <w:tabs>
          <w:tab w:val="left" w:pos="720"/>
          <w:tab w:val="right" w:leader="dot" w:pos="8630"/>
        </w:tabs>
        <w:rPr>
          <w:b w:val="0"/>
          <w:bCs w:val="0"/>
          <w:noProof/>
          <w:sz w:val="24"/>
          <w:szCs w:val="24"/>
        </w:rPr>
      </w:pPr>
      <w:hyperlink w:anchor="_Toc108576513" w:history="1">
        <w:r>
          <w:rPr>
            <w:rStyle w:val="Hyperlink"/>
            <w:noProof/>
          </w:rPr>
          <w:t>1.2</w:t>
        </w:r>
        <w:r>
          <w:rPr>
            <w:b w:val="0"/>
            <w:bCs w:val="0"/>
            <w:noProof/>
            <w:sz w:val="24"/>
            <w:szCs w:val="24"/>
          </w:rPr>
          <w:tab/>
        </w:r>
        <w:r>
          <w:rPr>
            <w:rStyle w:val="Hyperlink"/>
            <w:noProof/>
          </w:rPr>
          <w:t>Scope</w:t>
        </w:r>
        <w:r>
          <w:rPr>
            <w:noProof/>
            <w:webHidden/>
          </w:rPr>
          <w:tab/>
        </w:r>
        <w:r>
          <w:rPr>
            <w:noProof/>
            <w:webHidden/>
          </w:rPr>
          <w:fldChar w:fldCharType="begin"/>
        </w:r>
        <w:r>
          <w:rPr>
            <w:noProof/>
            <w:webHidden/>
          </w:rPr>
          <w:instrText xml:space="preserve"> PAGEREF _Toc108576513 \h </w:instrText>
        </w:r>
        <w:r>
          <w:rPr>
            <w:noProof/>
          </w:rPr>
        </w:r>
        <w:r>
          <w:rPr>
            <w:noProof/>
            <w:webHidden/>
          </w:rPr>
          <w:fldChar w:fldCharType="separate"/>
        </w:r>
        <w:r>
          <w:rPr>
            <w:noProof/>
            <w:webHidden/>
          </w:rPr>
          <w:t>1</w:t>
        </w:r>
        <w:r>
          <w:rPr>
            <w:noProof/>
            <w:webHidden/>
          </w:rPr>
          <w:fldChar w:fldCharType="end"/>
        </w:r>
      </w:hyperlink>
    </w:p>
    <w:p w14:paraId="112E2208" w14:textId="77777777" w:rsidR="00446F89" w:rsidRDefault="00446F89">
      <w:pPr>
        <w:pStyle w:val="TOC2"/>
        <w:tabs>
          <w:tab w:val="left" w:pos="720"/>
          <w:tab w:val="right" w:leader="dot" w:pos="8630"/>
        </w:tabs>
        <w:rPr>
          <w:b w:val="0"/>
          <w:bCs w:val="0"/>
          <w:noProof/>
          <w:sz w:val="24"/>
          <w:szCs w:val="24"/>
        </w:rPr>
      </w:pPr>
      <w:hyperlink w:anchor="_Toc108576514" w:history="1">
        <w:r>
          <w:rPr>
            <w:rStyle w:val="Hyperlink"/>
            <w:noProof/>
          </w:rPr>
          <w:t>1.3</w:t>
        </w:r>
        <w:r>
          <w:rPr>
            <w:b w:val="0"/>
            <w:bCs w:val="0"/>
            <w:noProof/>
            <w:sz w:val="24"/>
            <w:szCs w:val="24"/>
          </w:rPr>
          <w:tab/>
        </w:r>
        <w:r>
          <w:rPr>
            <w:rStyle w:val="Hyperlink"/>
            <w:noProof/>
          </w:rPr>
          <w:t>Definitions, Acronyms, and Abbreviations</w:t>
        </w:r>
        <w:r>
          <w:rPr>
            <w:noProof/>
            <w:webHidden/>
          </w:rPr>
          <w:tab/>
        </w:r>
        <w:r>
          <w:rPr>
            <w:noProof/>
            <w:webHidden/>
          </w:rPr>
          <w:fldChar w:fldCharType="begin"/>
        </w:r>
        <w:r>
          <w:rPr>
            <w:noProof/>
            <w:webHidden/>
          </w:rPr>
          <w:instrText xml:space="preserve"> PAGEREF _Toc108576514 \h </w:instrText>
        </w:r>
        <w:r>
          <w:rPr>
            <w:noProof/>
          </w:rPr>
        </w:r>
        <w:r>
          <w:rPr>
            <w:noProof/>
            <w:webHidden/>
          </w:rPr>
          <w:fldChar w:fldCharType="separate"/>
        </w:r>
        <w:r>
          <w:rPr>
            <w:noProof/>
            <w:webHidden/>
          </w:rPr>
          <w:t>3</w:t>
        </w:r>
        <w:r>
          <w:rPr>
            <w:noProof/>
            <w:webHidden/>
          </w:rPr>
          <w:fldChar w:fldCharType="end"/>
        </w:r>
      </w:hyperlink>
    </w:p>
    <w:p w14:paraId="31DC378B" w14:textId="77777777" w:rsidR="00446F89" w:rsidRDefault="00446F89">
      <w:pPr>
        <w:pStyle w:val="TOC2"/>
        <w:tabs>
          <w:tab w:val="left" w:pos="720"/>
          <w:tab w:val="right" w:leader="dot" w:pos="8630"/>
        </w:tabs>
        <w:rPr>
          <w:b w:val="0"/>
          <w:bCs w:val="0"/>
          <w:noProof/>
          <w:sz w:val="24"/>
          <w:szCs w:val="24"/>
        </w:rPr>
      </w:pPr>
      <w:hyperlink w:anchor="_Toc108576515" w:history="1">
        <w:r>
          <w:rPr>
            <w:rStyle w:val="Hyperlink"/>
            <w:noProof/>
          </w:rPr>
          <w:t>1.4</w:t>
        </w:r>
        <w:r>
          <w:rPr>
            <w:b w:val="0"/>
            <w:bCs w:val="0"/>
            <w:noProof/>
            <w:sz w:val="24"/>
            <w:szCs w:val="24"/>
          </w:rPr>
          <w:tab/>
        </w:r>
        <w:r>
          <w:rPr>
            <w:rStyle w:val="Hyperlink"/>
            <w:noProof/>
          </w:rPr>
          <w:t>References</w:t>
        </w:r>
        <w:r>
          <w:rPr>
            <w:noProof/>
            <w:webHidden/>
          </w:rPr>
          <w:tab/>
        </w:r>
        <w:r>
          <w:rPr>
            <w:noProof/>
            <w:webHidden/>
          </w:rPr>
          <w:fldChar w:fldCharType="begin"/>
        </w:r>
        <w:r>
          <w:rPr>
            <w:noProof/>
            <w:webHidden/>
          </w:rPr>
          <w:instrText xml:space="preserve"> PAGEREF _Toc108576515 \h </w:instrText>
        </w:r>
        <w:r>
          <w:rPr>
            <w:noProof/>
          </w:rPr>
        </w:r>
        <w:r>
          <w:rPr>
            <w:noProof/>
            <w:webHidden/>
          </w:rPr>
          <w:fldChar w:fldCharType="separate"/>
        </w:r>
        <w:r>
          <w:rPr>
            <w:noProof/>
            <w:webHidden/>
          </w:rPr>
          <w:t>3</w:t>
        </w:r>
        <w:r>
          <w:rPr>
            <w:noProof/>
            <w:webHidden/>
          </w:rPr>
          <w:fldChar w:fldCharType="end"/>
        </w:r>
      </w:hyperlink>
    </w:p>
    <w:p w14:paraId="684B9088" w14:textId="77777777" w:rsidR="00446F89" w:rsidRDefault="00446F89">
      <w:pPr>
        <w:pStyle w:val="TOC2"/>
        <w:tabs>
          <w:tab w:val="left" w:pos="720"/>
          <w:tab w:val="right" w:leader="dot" w:pos="8630"/>
        </w:tabs>
        <w:rPr>
          <w:b w:val="0"/>
          <w:bCs w:val="0"/>
          <w:noProof/>
          <w:sz w:val="24"/>
          <w:szCs w:val="24"/>
        </w:rPr>
      </w:pPr>
      <w:hyperlink w:anchor="_Toc108576516" w:history="1">
        <w:r>
          <w:rPr>
            <w:rStyle w:val="Hyperlink"/>
            <w:noProof/>
          </w:rPr>
          <w:t>1.5</w:t>
        </w:r>
        <w:r>
          <w:rPr>
            <w:b w:val="0"/>
            <w:bCs w:val="0"/>
            <w:noProof/>
            <w:sz w:val="24"/>
            <w:szCs w:val="24"/>
          </w:rPr>
          <w:tab/>
        </w:r>
        <w:r>
          <w:rPr>
            <w:rStyle w:val="Hyperlink"/>
            <w:noProof/>
          </w:rPr>
          <w:t>Overview</w:t>
        </w:r>
        <w:r>
          <w:rPr>
            <w:noProof/>
            <w:webHidden/>
          </w:rPr>
          <w:tab/>
        </w:r>
        <w:r>
          <w:rPr>
            <w:noProof/>
            <w:webHidden/>
          </w:rPr>
          <w:fldChar w:fldCharType="begin"/>
        </w:r>
        <w:r>
          <w:rPr>
            <w:noProof/>
            <w:webHidden/>
          </w:rPr>
          <w:instrText xml:space="preserve"> PAGEREF _Toc108576516 \h </w:instrText>
        </w:r>
        <w:r>
          <w:rPr>
            <w:noProof/>
          </w:rPr>
        </w:r>
        <w:r>
          <w:rPr>
            <w:noProof/>
            <w:webHidden/>
          </w:rPr>
          <w:fldChar w:fldCharType="separate"/>
        </w:r>
        <w:r>
          <w:rPr>
            <w:noProof/>
            <w:webHidden/>
          </w:rPr>
          <w:t>4</w:t>
        </w:r>
        <w:r>
          <w:rPr>
            <w:noProof/>
            <w:webHidden/>
          </w:rPr>
          <w:fldChar w:fldCharType="end"/>
        </w:r>
      </w:hyperlink>
    </w:p>
    <w:p w14:paraId="35F4A4B9" w14:textId="77777777" w:rsidR="00446F89" w:rsidRDefault="00446F89">
      <w:pPr>
        <w:pStyle w:val="TOC1"/>
        <w:tabs>
          <w:tab w:val="left" w:pos="480"/>
          <w:tab w:val="right" w:leader="dot" w:pos="8630"/>
        </w:tabs>
        <w:rPr>
          <w:rFonts w:cs="Times New Roman"/>
          <w:b w:val="0"/>
          <w:bCs w:val="0"/>
          <w:caps w:val="0"/>
          <w:noProof/>
        </w:rPr>
      </w:pPr>
      <w:hyperlink w:anchor="_Toc108576517" w:history="1">
        <w:r>
          <w:rPr>
            <w:rStyle w:val="Hyperlink"/>
            <w:noProof/>
          </w:rPr>
          <w:t>2</w:t>
        </w:r>
        <w:r>
          <w:rPr>
            <w:rFonts w:cs="Times New Roman"/>
            <w:b w:val="0"/>
            <w:bCs w:val="0"/>
            <w:caps w:val="0"/>
            <w:noProof/>
          </w:rPr>
          <w:tab/>
        </w:r>
        <w:r>
          <w:rPr>
            <w:rStyle w:val="Hyperlink"/>
            <w:noProof/>
          </w:rPr>
          <w:t>General Description</w:t>
        </w:r>
        <w:r>
          <w:rPr>
            <w:noProof/>
            <w:webHidden/>
          </w:rPr>
          <w:tab/>
        </w:r>
        <w:r>
          <w:rPr>
            <w:noProof/>
            <w:webHidden/>
          </w:rPr>
          <w:fldChar w:fldCharType="begin"/>
        </w:r>
        <w:r>
          <w:rPr>
            <w:noProof/>
            <w:webHidden/>
          </w:rPr>
          <w:instrText xml:space="preserve"> PAGEREF _Toc108576517 \h </w:instrText>
        </w:r>
        <w:r>
          <w:rPr>
            <w:noProof/>
          </w:rPr>
        </w:r>
        <w:r>
          <w:rPr>
            <w:noProof/>
            <w:webHidden/>
          </w:rPr>
          <w:fldChar w:fldCharType="separate"/>
        </w:r>
        <w:r>
          <w:rPr>
            <w:noProof/>
            <w:webHidden/>
          </w:rPr>
          <w:t>5</w:t>
        </w:r>
        <w:r>
          <w:rPr>
            <w:noProof/>
            <w:webHidden/>
          </w:rPr>
          <w:fldChar w:fldCharType="end"/>
        </w:r>
      </w:hyperlink>
    </w:p>
    <w:p w14:paraId="05601597" w14:textId="77777777" w:rsidR="00446F89" w:rsidRDefault="00446F89">
      <w:pPr>
        <w:pStyle w:val="TOC2"/>
        <w:tabs>
          <w:tab w:val="left" w:pos="720"/>
          <w:tab w:val="right" w:leader="dot" w:pos="8630"/>
        </w:tabs>
        <w:rPr>
          <w:b w:val="0"/>
          <w:bCs w:val="0"/>
          <w:noProof/>
          <w:sz w:val="24"/>
          <w:szCs w:val="24"/>
        </w:rPr>
      </w:pPr>
      <w:hyperlink w:anchor="_Toc108576518" w:history="1">
        <w:r>
          <w:rPr>
            <w:rStyle w:val="Hyperlink"/>
            <w:noProof/>
          </w:rPr>
          <w:t>2.1</w:t>
        </w:r>
        <w:r>
          <w:rPr>
            <w:b w:val="0"/>
            <w:bCs w:val="0"/>
            <w:noProof/>
            <w:sz w:val="24"/>
            <w:szCs w:val="24"/>
          </w:rPr>
          <w:tab/>
        </w:r>
        <w:r>
          <w:rPr>
            <w:rStyle w:val="Hyperlink"/>
            <w:noProof/>
          </w:rPr>
          <w:t>System Perspective</w:t>
        </w:r>
        <w:r>
          <w:rPr>
            <w:noProof/>
            <w:webHidden/>
          </w:rPr>
          <w:tab/>
        </w:r>
        <w:r>
          <w:rPr>
            <w:noProof/>
            <w:webHidden/>
          </w:rPr>
          <w:fldChar w:fldCharType="begin"/>
        </w:r>
        <w:r>
          <w:rPr>
            <w:noProof/>
            <w:webHidden/>
          </w:rPr>
          <w:instrText xml:space="preserve"> PAGEREF _Toc108576518 \h </w:instrText>
        </w:r>
        <w:r>
          <w:rPr>
            <w:noProof/>
          </w:rPr>
        </w:r>
        <w:r>
          <w:rPr>
            <w:noProof/>
            <w:webHidden/>
          </w:rPr>
          <w:fldChar w:fldCharType="separate"/>
        </w:r>
        <w:r>
          <w:rPr>
            <w:noProof/>
            <w:webHidden/>
          </w:rPr>
          <w:t>5</w:t>
        </w:r>
        <w:r>
          <w:rPr>
            <w:noProof/>
            <w:webHidden/>
          </w:rPr>
          <w:fldChar w:fldCharType="end"/>
        </w:r>
      </w:hyperlink>
    </w:p>
    <w:p w14:paraId="5229072A" w14:textId="77777777" w:rsidR="00446F89" w:rsidRDefault="00446F89">
      <w:pPr>
        <w:pStyle w:val="TOC2"/>
        <w:tabs>
          <w:tab w:val="left" w:pos="720"/>
          <w:tab w:val="right" w:leader="dot" w:pos="8630"/>
        </w:tabs>
        <w:rPr>
          <w:b w:val="0"/>
          <w:bCs w:val="0"/>
          <w:noProof/>
          <w:sz w:val="24"/>
          <w:szCs w:val="24"/>
        </w:rPr>
      </w:pPr>
      <w:hyperlink w:anchor="_Toc108576519" w:history="1">
        <w:r>
          <w:rPr>
            <w:rStyle w:val="Hyperlink"/>
            <w:noProof/>
          </w:rPr>
          <w:t>2.2</w:t>
        </w:r>
        <w:r>
          <w:rPr>
            <w:b w:val="0"/>
            <w:bCs w:val="0"/>
            <w:noProof/>
            <w:sz w:val="24"/>
            <w:szCs w:val="24"/>
          </w:rPr>
          <w:tab/>
        </w:r>
        <w:r>
          <w:rPr>
            <w:rStyle w:val="Hyperlink"/>
            <w:noProof/>
          </w:rPr>
          <w:t>System Functions</w:t>
        </w:r>
        <w:r>
          <w:rPr>
            <w:noProof/>
            <w:webHidden/>
          </w:rPr>
          <w:tab/>
        </w:r>
        <w:r>
          <w:rPr>
            <w:noProof/>
            <w:webHidden/>
          </w:rPr>
          <w:fldChar w:fldCharType="begin"/>
        </w:r>
        <w:r>
          <w:rPr>
            <w:noProof/>
            <w:webHidden/>
          </w:rPr>
          <w:instrText xml:space="preserve"> PAGEREF _Toc108576519 \h </w:instrText>
        </w:r>
        <w:r>
          <w:rPr>
            <w:noProof/>
          </w:rPr>
        </w:r>
        <w:r>
          <w:rPr>
            <w:noProof/>
            <w:webHidden/>
          </w:rPr>
          <w:fldChar w:fldCharType="separate"/>
        </w:r>
        <w:r>
          <w:rPr>
            <w:noProof/>
            <w:webHidden/>
          </w:rPr>
          <w:t>6</w:t>
        </w:r>
        <w:r>
          <w:rPr>
            <w:noProof/>
            <w:webHidden/>
          </w:rPr>
          <w:fldChar w:fldCharType="end"/>
        </w:r>
      </w:hyperlink>
    </w:p>
    <w:p w14:paraId="0B04B0C6" w14:textId="77777777" w:rsidR="00446F89" w:rsidRDefault="00446F89">
      <w:pPr>
        <w:pStyle w:val="TOC2"/>
        <w:tabs>
          <w:tab w:val="left" w:pos="720"/>
          <w:tab w:val="right" w:leader="dot" w:pos="8630"/>
        </w:tabs>
        <w:rPr>
          <w:b w:val="0"/>
          <w:bCs w:val="0"/>
          <w:noProof/>
          <w:sz w:val="24"/>
          <w:szCs w:val="24"/>
        </w:rPr>
      </w:pPr>
      <w:hyperlink w:anchor="_Toc108576520" w:history="1">
        <w:r>
          <w:rPr>
            <w:rStyle w:val="Hyperlink"/>
            <w:noProof/>
          </w:rPr>
          <w:t>2.3</w:t>
        </w:r>
        <w:r>
          <w:rPr>
            <w:b w:val="0"/>
            <w:bCs w:val="0"/>
            <w:noProof/>
            <w:sz w:val="24"/>
            <w:szCs w:val="24"/>
          </w:rPr>
          <w:tab/>
        </w:r>
        <w:r>
          <w:rPr>
            <w:rStyle w:val="Hyperlink"/>
            <w:noProof/>
          </w:rPr>
          <w:t>User Characteristics</w:t>
        </w:r>
        <w:r>
          <w:rPr>
            <w:noProof/>
            <w:webHidden/>
          </w:rPr>
          <w:tab/>
        </w:r>
        <w:r>
          <w:rPr>
            <w:noProof/>
            <w:webHidden/>
          </w:rPr>
          <w:fldChar w:fldCharType="begin"/>
        </w:r>
        <w:r>
          <w:rPr>
            <w:noProof/>
            <w:webHidden/>
          </w:rPr>
          <w:instrText xml:space="preserve"> PAGEREF _Toc108576520 \h </w:instrText>
        </w:r>
        <w:r>
          <w:rPr>
            <w:noProof/>
          </w:rPr>
        </w:r>
        <w:r>
          <w:rPr>
            <w:noProof/>
            <w:webHidden/>
          </w:rPr>
          <w:fldChar w:fldCharType="separate"/>
        </w:r>
        <w:r>
          <w:rPr>
            <w:noProof/>
            <w:webHidden/>
          </w:rPr>
          <w:t>10</w:t>
        </w:r>
        <w:r>
          <w:rPr>
            <w:noProof/>
            <w:webHidden/>
          </w:rPr>
          <w:fldChar w:fldCharType="end"/>
        </w:r>
      </w:hyperlink>
    </w:p>
    <w:p w14:paraId="4DFE5F97" w14:textId="77777777" w:rsidR="00446F89" w:rsidRDefault="00446F89">
      <w:pPr>
        <w:pStyle w:val="TOC2"/>
        <w:tabs>
          <w:tab w:val="left" w:pos="720"/>
          <w:tab w:val="right" w:leader="dot" w:pos="8630"/>
        </w:tabs>
        <w:rPr>
          <w:b w:val="0"/>
          <w:bCs w:val="0"/>
          <w:noProof/>
          <w:sz w:val="24"/>
          <w:szCs w:val="24"/>
        </w:rPr>
      </w:pPr>
      <w:hyperlink w:anchor="_Toc108576521" w:history="1">
        <w:r>
          <w:rPr>
            <w:rStyle w:val="Hyperlink"/>
            <w:noProof/>
          </w:rPr>
          <w:t>2.4</w:t>
        </w:r>
        <w:r>
          <w:rPr>
            <w:b w:val="0"/>
            <w:bCs w:val="0"/>
            <w:noProof/>
            <w:sz w:val="24"/>
            <w:szCs w:val="24"/>
          </w:rPr>
          <w:tab/>
        </w:r>
        <w:r>
          <w:rPr>
            <w:rStyle w:val="Hyperlink"/>
            <w:noProof/>
          </w:rPr>
          <w:t>General Constraints</w:t>
        </w:r>
        <w:r>
          <w:rPr>
            <w:noProof/>
            <w:webHidden/>
          </w:rPr>
          <w:tab/>
        </w:r>
        <w:r>
          <w:rPr>
            <w:noProof/>
            <w:webHidden/>
          </w:rPr>
          <w:fldChar w:fldCharType="begin"/>
        </w:r>
        <w:r>
          <w:rPr>
            <w:noProof/>
            <w:webHidden/>
          </w:rPr>
          <w:instrText xml:space="preserve"> PAGEREF _Toc108576521 \h </w:instrText>
        </w:r>
        <w:r>
          <w:rPr>
            <w:noProof/>
          </w:rPr>
        </w:r>
        <w:r>
          <w:rPr>
            <w:noProof/>
            <w:webHidden/>
          </w:rPr>
          <w:fldChar w:fldCharType="separate"/>
        </w:r>
        <w:r>
          <w:rPr>
            <w:noProof/>
            <w:webHidden/>
          </w:rPr>
          <w:t>14</w:t>
        </w:r>
        <w:r>
          <w:rPr>
            <w:noProof/>
            <w:webHidden/>
          </w:rPr>
          <w:fldChar w:fldCharType="end"/>
        </w:r>
      </w:hyperlink>
    </w:p>
    <w:p w14:paraId="32A5FE85" w14:textId="77777777" w:rsidR="00446F89" w:rsidRDefault="00446F89">
      <w:pPr>
        <w:pStyle w:val="TOC2"/>
        <w:tabs>
          <w:tab w:val="left" w:pos="720"/>
          <w:tab w:val="right" w:leader="dot" w:pos="8630"/>
        </w:tabs>
        <w:rPr>
          <w:b w:val="0"/>
          <w:bCs w:val="0"/>
          <w:noProof/>
          <w:sz w:val="24"/>
          <w:szCs w:val="24"/>
        </w:rPr>
      </w:pPr>
      <w:hyperlink w:anchor="_Toc108576522" w:history="1">
        <w:r>
          <w:rPr>
            <w:rStyle w:val="Hyperlink"/>
            <w:noProof/>
          </w:rPr>
          <w:t>2.5</w:t>
        </w:r>
        <w:r>
          <w:rPr>
            <w:b w:val="0"/>
            <w:bCs w:val="0"/>
            <w:noProof/>
            <w:sz w:val="24"/>
            <w:szCs w:val="24"/>
          </w:rPr>
          <w:tab/>
        </w:r>
        <w:r>
          <w:rPr>
            <w:rStyle w:val="Hyperlink"/>
            <w:noProof/>
          </w:rPr>
          <w:t>Assumptions and Dependencies</w:t>
        </w:r>
        <w:r>
          <w:rPr>
            <w:noProof/>
            <w:webHidden/>
          </w:rPr>
          <w:tab/>
        </w:r>
        <w:r>
          <w:rPr>
            <w:noProof/>
            <w:webHidden/>
          </w:rPr>
          <w:fldChar w:fldCharType="begin"/>
        </w:r>
        <w:r>
          <w:rPr>
            <w:noProof/>
            <w:webHidden/>
          </w:rPr>
          <w:instrText xml:space="preserve"> PAGEREF _Toc108576522 \h </w:instrText>
        </w:r>
        <w:r>
          <w:rPr>
            <w:noProof/>
          </w:rPr>
        </w:r>
        <w:r>
          <w:rPr>
            <w:noProof/>
            <w:webHidden/>
          </w:rPr>
          <w:fldChar w:fldCharType="separate"/>
        </w:r>
        <w:r>
          <w:rPr>
            <w:noProof/>
            <w:webHidden/>
          </w:rPr>
          <w:t>15</w:t>
        </w:r>
        <w:r>
          <w:rPr>
            <w:noProof/>
            <w:webHidden/>
          </w:rPr>
          <w:fldChar w:fldCharType="end"/>
        </w:r>
      </w:hyperlink>
    </w:p>
    <w:p w14:paraId="252205EA" w14:textId="77777777" w:rsidR="00446F89" w:rsidRDefault="00446F89">
      <w:pPr>
        <w:pStyle w:val="TOC1"/>
        <w:tabs>
          <w:tab w:val="left" w:pos="480"/>
          <w:tab w:val="right" w:leader="dot" w:pos="8630"/>
        </w:tabs>
        <w:rPr>
          <w:rFonts w:cs="Times New Roman"/>
          <w:b w:val="0"/>
          <w:bCs w:val="0"/>
          <w:caps w:val="0"/>
          <w:noProof/>
        </w:rPr>
      </w:pPr>
      <w:hyperlink w:anchor="_Toc108576523" w:history="1">
        <w:r>
          <w:rPr>
            <w:rStyle w:val="Hyperlink"/>
            <w:noProof/>
          </w:rPr>
          <w:t>3</w:t>
        </w:r>
        <w:r>
          <w:rPr>
            <w:rFonts w:cs="Times New Roman"/>
            <w:b w:val="0"/>
            <w:bCs w:val="0"/>
            <w:caps w:val="0"/>
            <w:noProof/>
          </w:rPr>
          <w:tab/>
        </w:r>
        <w:r>
          <w:rPr>
            <w:rStyle w:val="Hyperlink"/>
            <w:noProof/>
          </w:rPr>
          <w:t>Specific Requirements</w:t>
        </w:r>
        <w:r>
          <w:rPr>
            <w:noProof/>
            <w:webHidden/>
          </w:rPr>
          <w:tab/>
        </w:r>
        <w:r>
          <w:rPr>
            <w:noProof/>
            <w:webHidden/>
          </w:rPr>
          <w:fldChar w:fldCharType="begin"/>
        </w:r>
        <w:r>
          <w:rPr>
            <w:noProof/>
            <w:webHidden/>
          </w:rPr>
          <w:instrText xml:space="preserve"> PAGEREF _Toc108576523 \h </w:instrText>
        </w:r>
        <w:r>
          <w:rPr>
            <w:noProof/>
          </w:rPr>
        </w:r>
        <w:r>
          <w:rPr>
            <w:noProof/>
            <w:webHidden/>
          </w:rPr>
          <w:fldChar w:fldCharType="separate"/>
        </w:r>
        <w:r>
          <w:rPr>
            <w:noProof/>
            <w:webHidden/>
          </w:rPr>
          <w:t>16</w:t>
        </w:r>
        <w:r>
          <w:rPr>
            <w:noProof/>
            <w:webHidden/>
          </w:rPr>
          <w:fldChar w:fldCharType="end"/>
        </w:r>
      </w:hyperlink>
    </w:p>
    <w:p w14:paraId="2549B46E" w14:textId="77777777" w:rsidR="00446F89" w:rsidRDefault="00446F89">
      <w:pPr>
        <w:pStyle w:val="TOC2"/>
        <w:tabs>
          <w:tab w:val="left" w:pos="720"/>
          <w:tab w:val="right" w:leader="dot" w:pos="8630"/>
        </w:tabs>
        <w:rPr>
          <w:b w:val="0"/>
          <w:bCs w:val="0"/>
          <w:noProof/>
          <w:sz w:val="24"/>
          <w:szCs w:val="24"/>
        </w:rPr>
      </w:pPr>
      <w:hyperlink w:anchor="_Toc108576524" w:history="1">
        <w:r>
          <w:rPr>
            <w:rStyle w:val="Hyperlink"/>
            <w:noProof/>
          </w:rPr>
          <w:t>3.1</w:t>
        </w:r>
        <w:r>
          <w:rPr>
            <w:b w:val="0"/>
            <w:bCs w:val="0"/>
            <w:noProof/>
            <w:sz w:val="24"/>
            <w:szCs w:val="24"/>
          </w:rPr>
          <w:tab/>
        </w:r>
        <w:r>
          <w:rPr>
            <w:rStyle w:val="Hyperlink"/>
            <w:noProof/>
          </w:rPr>
          <w:t>Functional Requirements</w:t>
        </w:r>
        <w:r>
          <w:rPr>
            <w:noProof/>
            <w:webHidden/>
          </w:rPr>
          <w:tab/>
        </w:r>
        <w:r>
          <w:rPr>
            <w:noProof/>
            <w:webHidden/>
          </w:rPr>
          <w:fldChar w:fldCharType="begin"/>
        </w:r>
        <w:r>
          <w:rPr>
            <w:noProof/>
            <w:webHidden/>
          </w:rPr>
          <w:instrText xml:space="preserve"> PAGEREF _Toc108576524 \h </w:instrText>
        </w:r>
        <w:r>
          <w:rPr>
            <w:noProof/>
          </w:rPr>
        </w:r>
        <w:r>
          <w:rPr>
            <w:noProof/>
            <w:webHidden/>
          </w:rPr>
          <w:fldChar w:fldCharType="separate"/>
        </w:r>
        <w:r>
          <w:rPr>
            <w:noProof/>
            <w:webHidden/>
          </w:rPr>
          <w:t>19</w:t>
        </w:r>
        <w:r>
          <w:rPr>
            <w:noProof/>
            <w:webHidden/>
          </w:rPr>
          <w:fldChar w:fldCharType="end"/>
        </w:r>
      </w:hyperlink>
    </w:p>
    <w:p w14:paraId="179BB24F" w14:textId="77777777" w:rsidR="00446F89" w:rsidRDefault="00446F89">
      <w:pPr>
        <w:pStyle w:val="TOC3"/>
        <w:tabs>
          <w:tab w:val="left" w:pos="960"/>
          <w:tab w:val="right" w:leader="dot" w:pos="8630"/>
        </w:tabs>
        <w:rPr>
          <w:noProof/>
          <w:sz w:val="24"/>
          <w:szCs w:val="24"/>
        </w:rPr>
      </w:pPr>
      <w:hyperlink w:anchor="_Toc108576525" w:history="1">
        <w:r>
          <w:rPr>
            <w:rStyle w:val="Hyperlink"/>
            <w:noProof/>
          </w:rPr>
          <w:t>3.1.1</w:t>
        </w:r>
        <w:r>
          <w:rPr>
            <w:noProof/>
            <w:sz w:val="24"/>
            <w:szCs w:val="24"/>
          </w:rPr>
          <w:tab/>
        </w:r>
        <w:r>
          <w:rPr>
            <w:rStyle w:val="Hyperlink"/>
            <w:noProof/>
          </w:rPr>
          <w:t>General Functional Requirements</w:t>
        </w:r>
        <w:r>
          <w:rPr>
            <w:noProof/>
            <w:webHidden/>
          </w:rPr>
          <w:tab/>
        </w:r>
        <w:r>
          <w:rPr>
            <w:noProof/>
            <w:webHidden/>
          </w:rPr>
          <w:fldChar w:fldCharType="begin"/>
        </w:r>
        <w:r>
          <w:rPr>
            <w:noProof/>
            <w:webHidden/>
          </w:rPr>
          <w:instrText xml:space="preserve"> PAGEREF _Toc108576525 \h </w:instrText>
        </w:r>
        <w:r>
          <w:rPr>
            <w:noProof/>
          </w:rPr>
        </w:r>
        <w:r>
          <w:rPr>
            <w:noProof/>
            <w:webHidden/>
          </w:rPr>
          <w:fldChar w:fldCharType="separate"/>
        </w:r>
        <w:r>
          <w:rPr>
            <w:noProof/>
            <w:webHidden/>
          </w:rPr>
          <w:t>19</w:t>
        </w:r>
        <w:r>
          <w:rPr>
            <w:noProof/>
            <w:webHidden/>
          </w:rPr>
          <w:fldChar w:fldCharType="end"/>
        </w:r>
      </w:hyperlink>
    </w:p>
    <w:p w14:paraId="4B144C14" w14:textId="77777777" w:rsidR="00446F89" w:rsidRDefault="00446F89">
      <w:pPr>
        <w:pStyle w:val="TOC3"/>
        <w:tabs>
          <w:tab w:val="left" w:pos="960"/>
          <w:tab w:val="right" w:leader="dot" w:pos="8630"/>
        </w:tabs>
        <w:rPr>
          <w:noProof/>
          <w:sz w:val="24"/>
          <w:szCs w:val="24"/>
        </w:rPr>
      </w:pPr>
      <w:hyperlink w:anchor="_Toc108576526" w:history="1">
        <w:r>
          <w:rPr>
            <w:rStyle w:val="Hyperlink"/>
            <w:noProof/>
          </w:rPr>
          <w:t>3.1.2</w:t>
        </w:r>
        <w:r>
          <w:rPr>
            <w:noProof/>
            <w:sz w:val="24"/>
            <w:szCs w:val="24"/>
          </w:rPr>
          <w:tab/>
        </w:r>
        <w:r>
          <w:rPr>
            <w:rStyle w:val="Hyperlink"/>
            <w:noProof/>
          </w:rPr>
          <w:t>Functional Data Requirements</w:t>
        </w:r>
        <w:r>
          <w:rPr>
            <w:noProof/>
            <w:webHidden/>
          </w:rPr>
          <w:tab/>
        </w:r>
        <w:r>
          <w:rPr>
            <w:noProof/>
            <w:webHidden/>
          </w:rPr>
          <w:fldChar w:fldCharType="begin"/>
        </w:r>
        <w:r>
          <w:rPr>
            <w:noProof/>
            <w:webHidden/>
          </w:rPr>
          <w:instrText xml:space="preserve"> PAGEREF _Toc108576526 \h </w:instrText>
        </w:r>
        <w:r>
          <w:rPr>
            <w:noProof/>
          </w:rPr>
        </w:r>
        <w:r>
          <w:rPr>
            <w:noProof/>
            <w:webHidden/>
          </w:rPr>
          <w:fldChar w:fldCharType="separate"/>
        </w:r>
        <w:r>
          <w:rPr>
            <w:noProof/>
            <w:webHidden/>
          </w:rPr>
          <w:t>23</w:t>
        </w:r>
        <w:r>
          <w:rPr>
            <w:noProof/>
            <w:webHidden/>
          </w:rPr>
          <w:fldChar w:fldCharType="end"/>
        </w:r>
      </w:hyperlink>
    </w:p>
    <w:p w14:paraId="64B76AC3" w14:textId="77777777" w:rsidR="00446F89" w:rsidRDefault="00446F89">
      <w:pPr>
        <w:pStyle w:val="TOC3"/>
        <w:tabs>
          <w:tab w:val="left" w:pos="960"/>
          <w:tab w:val="right" w:leader="dot" w:pos="8630"/>
        </w:tabs>
        <w:rPr>
          <w:noProof/>
          <w:sz w:val="24"/>
          <w:szCs w:val="24"/>
        </w:rPr>
      </w:pPr>
      <w:hyperlink w:anchor="_Toc108576527" w:history="1">
        <w:r>
          <w:rPr>
            <w:rStyle w:val="Hyperlink"/>
            <w:noProof/>
          </w:rPr>
          <w:t>3.1.3</w:t>
        </w:r>
        <w:r>
          <w:rPr>
            <w:noProof/>
            <w:sz w:val="24"/>
            <w:szCs w:val="24"/>
          </w:rPr>
          <w:tab/>
        </w:r>
        <w:r>
          <w:rPr>
            <w:rStyle w:val="Hyperlink"/>
            <w:noProof/>
          </w:rPr>
          <w:t>Functional Interface Requirements</w:t>
        </w:r>
        <w:r>
          <w:rPr>
            <w:noProof/>
            <w:webHidden/>
          </w:rPr>
          <w:tab/>
        </w:r>
        <w:r>
          <w:rPr>
            <w:noProof/>
            <w:webHidden/>
          </w:rPr>
          <w:fldChar w:fldCharType="begin"/>
        </w:r>
        <w:r>
          <w:rPr>
            <w:noProof/>
            <w:webHidden/>
          </w:rPr>
          <w:instrText xml:space="preserve"> PAGEREF _Toc108576527 \h </w:instrText>
        </w:r>
        <w:r>
          <w:rPr>
            <w:noProof/>
          </w:rPr>
        </w:r>
        <w:r>
          <w:rPr>
            <w:noProof/>
            <w:webHidden/>
          </w:rPr>
          <w:fldChar w:fldCharType="separate"/>
        </w:r>
        <w:r>
          <w:rPr>
            <w:noProof/>
            <w:webHidden/>
          </w:rPr>
          <w:t>25</w:t>
        </w:r>
        <w:r>
          <w:rPr>
            <w:noProof/>
            <w:webHidden/>
          </w:rPr>
          <w:fldChar w:fldCharType="end"/>
        </w:r>
      </w:hyperlink>
    </w:p>
    <w:p w14:paraId="6B87B053" w14:textId="77777777" w:rsidR="00446F89" w:rsidRDefault="00446F89">
      <w:pPr>
        <w:pStyle w:val="TOC2"/>
        <w:tabs>
          <w:tab w:val="left" w:pos="720"/>
          <w:tab w:val="right" w:leader="dot" w:pos="8630"/>
        </w:tabs>
        <w:rPr>
          <w:b w:val="0"/>
          <w:bCs w:val="0"/>
          <w:noProof/>
          <w:sz w:val="24"/>
          <w:szCs w:val="24"/>
        </w:rPr>
      </w:pPr>
      <w:hyperlink w:anchor="_Toc108576528" w:history="1">
        <w:r>
          <w:rPr>
            <w:rStyle w:val="Hyperlink"/>
            <w:noProof/>
          </w:rPr>
          <w:t>3.2</w:t>
        </w:r>
        <w:r>
          <w:rPr>
            <w:b w:val="0"/>
            <w:bCs w:val="0"/>
            <w:noProof/>
            <w:sz w:val="24"/>
            <w:szCs w:val="24"/>
          </w:rPr>
          <w:tab/>
        </w:r>
        <w:r>
          <w:rPr>
            <w:rStyle w:val="Hyperlink"/>
            <w:noProof/>
          </w:rPr>
          <w:t>Performance Requirements</w:t>
        </w:r>
        <w:r>
          <w:rPr>
            <w:noProof/>
            <w:webHidden/>
          </w:rPr>
          <w:tab/>
        </w:r>
        <w:r>
          <w:rPr>
            <w:noProof/>
            <w:webHidden/>
          </w:rPr>
          <w:fldChar w:fldCharType="begin"/>
        </w:r>
        <w:r>
          <w:rPr>
            <w:noProof/>
            <w:webHidden/>
          </w:rPr>
          <w:instrText xml:space="preserve"> PAGEREF _Toc108576528 \h </w:instrText>
        </w:r>
        <w:r>
          <w:rPr>
            <w:noProof/>
          </w:rPr>
        </w:r>
        <w:r>
          <w:rPr>
            <w:noProof/>
            <w:webHidden/>
          </w:rPr>
          <w:fldChar w:fldCharType="separate"/>
        </w:r>
        <w:r>
          <w:rPr>
            <w:noProof/>
            <w:webHidden/>
          </w:rPr>
          <w:t>27</w:t>
        </w:r>
        <w:r>
          <w:rPr>
            <w:noProof/>
            <w:webHidden/>
          </w:rPr>
          <w:fldChar w:fldCharType="end"/>
        </w:r>
      </w:hyperlink>
    </w:p>
    <w:p w14:paraId="4F845929" w14:textId="77777777" w:rsidR="00446F89" w:rsidRDefault="00446F89">
      <w:pPr>
        <w:pStyle w:val="TOC3"/>
        <w:tabs>
          <w:tab w:val="left" w:pos="960"/>
          <w:tab w:val="right" w:leader="dot" w:pos="8630"/>
        </w:tabs>
        <w:rPr>
          <w:noProof/>
          <w:sz w:val="24"/>
          <w:szCs w:val="24"/>
        </w:rPr>
      </w:pPr>
      <w:hyperlink w:anchor="_Toc108576529" w:history="1">
        <w:r>
          <w:rPr>
            <w:rStyle w:val="Hyperlink"/>
            <w:noProof/>
          </w:rPr>
          <w:t>3.2.1</w:t>
        </w:r>
        <w:r>
          <w:rPr>
            <w:noProof/>
            <w:sz w:val="24"/>
            <w:szCs w:val="24"/>
          </w:rPr>
          <w:tab/>
        </w:r>
        <w:r>
          <w:rPr>
            <w:rStyle w:val="Hyperlink"/>
            <w:noProof/>
          </w:rPr>
          <w:t>Design Constraints</w:t>
        </w:r>
        <w:r>
          <w:rPr>
            <w:noProof/>
            <w:webHidden/>
          </w:rPr>
          <w:tab/>
        </w:r>
        <w:r>
          <w:rPr>
            <w:noProof/>
            <w:webHidden/>
          </w:rPr>
          <w:fldChar w:fldCharType="begin"/>
        </w:r>
        <w:r>
          <w:rPr>
            <w:noProof/>
            <w:webHidden/>
          </w:rPr>
          <w:instrText xml:space="preserve"> PAGEREF _Toc108576529 \h </w:instrText>
        </w:r>
        <w:r>
          <w:rPr>
            <w:noProof/>
          </w:rPr>
        </w:r>
        <w:r>
          <w:rPr>
            <w:noProof/>
            <w:webHidden/>
          </w:rPr>
          <w:fldChar w:fldCharType="separate"/>
        </w:r>
        <w:r>
          <w:rPr>
            <w:noProof/>
            <w:webHidden/>
          </w:rPr>
          <w:t>27</w:t>
        </w:r>
        <w:r>
          <w:rPr>
            <w:noProof/>
            <w:webHidden/>
          </w:rPr>
          <w:fldChar w:fldCharType="end"/>
        </w:r>
      </w:hyperlink>
    </w:p>
    <w:p w14:paraId="235D6139" w14:textId="77777777" w:rsidR="00446F89" w:rsidRDefault="00446F89">
      <w:pPr>
        <w:pStyle w:val="TOC3"/>
        <w:tabs>
          <w:tab w:val="left" w:pos="960"/>
          <w:tab w:val="right" w:leader="dot" w:pos="8630"/>
        </w:tabs>
        <w:rPr>
          <w:noProof/>
          <w:sz w:val="24"/>
          <w:szCs w:val="24"/>
        </w:rPr>
      </w:pPr>
      <w:hyperlink w:anchor="_Toc108576530" w:history="1">
        <w:r>
          <w:rPr>
            <w:rStyle w:val="Hyperlink"/>
            <w:noProof/>
          </w:rPr>
          <w:t>3.2.2</w:t>
        </w:r>
        <w:r>
          <w:rPr>
            <w:noProof/>
            <w:sz w:val="24"/>
            <w:szCs w:val="24"/>
          </w:rPr>
          <w:tab/>
        </w:r>
        <w:r>
          <w:rPr>
            <w:rStyle w:val="Hyperlink"/>
            <w:noProof/>
          </w:rPr>
          <w:t>Quality Requirements</w:t>
        </w:r>
        <w:r>
          <w:rPr>
            <w:noProof/>
            <w:webHidden/>
          </w:rPr>
          <w:tab/>
        </w:r>
        <w:r>
          <w:rPr>
            <w:noProof/>
            <w:webHidden/>
          </w:rPr>
          <w:fldChar w:fldCharType="begin"/>
        </w:r>
        <w:r>
          <w:rPr>
            <w:noProof/>
            <w:webHidden/>
          </w:rPr>
          <w:instrText xml:space="preserve"> PAGEREF _Toc108576530 \h </w:instrText>
        </w:r>
        <w:r>
          <w:rPr>
            <w:noProof/>
          </w:rPr>
        </w:r>
        <w:r>
          <w:rPr>
            <w:noProof/>
            <w:webHidden/>
          </w:rPr>
          <w:fldChar w:fldCharType="separate"/>
        </w:r>
        <w:r>
          <w:rPr>
            <w:noProof/>
            <w:webHidden/>
          </w:rPr>
          <w:t>28</w:t>
        </w:r>
        <w:r>
          <w:rPr>
            <w:noProof/>
            <w:webHidden/>
          </w:rPr>
          <w:fldChar w:fldCharType="end"/>
        </w:r>
      </w:hyperlink>
    </w:p>
    <w:p w14:paraId="50678DB0" w14:textId="77777777" w:rsidR="00446F89" w:rsidRDefault="00446F89">
      <w:pPr>
        <w:pStyle w:val="TOC3"/>
        <w:tabs>
          <w:tab w:val="left" w:pos="960"/>
          <w:tab w:val="right" w:leader="dot" w:pos="8630"/>
        </w:tabs>
        <w:rPr>
          <w:noProof/>
          <w:sz w:val="24"/>
          <w:szCs w:val="24"/>
        </w:rPr>
      </w:pPr>
      <w:hyperlink w:anchor="_Toc108576531" w:history="1">
        <w:r>
          <w:rPr>
            <w:rStyle w:val="Hyperlink"/>
            <w:noProof/>
          </w:rPr>
          <w:t>3.2.3</w:t>
        </w:r>
        <w:r>
          <w:rPr>
            <w:noProof/>
            <w:sz w:val="24"/>
            <w:szCs w:val="24"/>
          </w:rPr>
          <w:tab/>
        </w:r>
        <w:r>
          <w:rPr>
            <w:rStyle w:val="Hyperlink"/>
            <w:noProof/>
          </w:rPr>
          <w:t>System Performance Requirements</w:t>
        </w:r>
        <w:r>
          <w:rPr>
            <w:noProof/>
            <w:webHidden/>
          </w:rPr>
          <w:tab/>
        </w:r>
        <w:r>
          <w:rPr>
            <w:noProof/>
            <w:webHidden/>
          </w:rPr>
          <w:fldChar w:fldCharType="begin"/>
        </w:r>
        <w:r>
          <w:rPr>
            <w:noProof/>
            <w:webHidden/>
          </w:rPr>
          <w:instrText xml:space="preserve"> PAGEREF _Toc108576531 \h </w:instrText>
        </w:r>
        <w:r>
          <w:rPr>
            <w:noProof/>
          </w:rPr>
        </w:r>
        <w:r>
          <w:rPr>
            <w:noProof/>
            <w:webHidden/>
          </w:rPr>
          <w:fldChar w:fldCharType="separate"/>
        </w:r>
        <w:r>
          <w:rPr>
            <w:noProof/>
            <w:webHidden/>
          </w:rPr>
          <w:t>29</w:t>
        </w:r>
        <w:r>
          <w:rPr>
            <w:noProof/>
            <w:webHidden/>
          </w:rPr>
          <w:fldChar w:fldCharType="end"/>
        </w:r>
      </w:hyperlink>
    </w:p>
    <w:p w14:paraId="2FB38BCE" w14:textId="77777777" w:rsidR="00446F89" w:rsidRDefault="00446F89">
      <w:pPr>
        <w:pStyle w:val="TOC2"/>
        <w:tabs>
          <w:tab w:val="left" w:pos="720"/>
          <w:tab w:val="right" w:leader="dot" w:pos="8630"/>
        </w:tabs>
        <w:rPr>
          <w:b w:val="0"/>
          <w:bCs w:val="0"/>
          <w:noProof/>
          <w:sz w:val="24"/>
          <w:szCs w:val="24"/>
        </w:rPr>
      </w:pPr>
      <w:hyperlink w:anchor="_Toc108576532" w:history="1">
        <w:r>
          <w:rPr>
            <w:rStyle w:val="Hyperlink"/>
            <w:noProof/>
          </w:rPr>
          <w:t>3.3</w:t>
        </w:r>
        <w:r>
          <w:rPr>
            <w:b w:val="0"/>
            <w:bCs w:val="0"/>
            <w:noProof/>
            <w:sz w:val="24"/>
            <w:szCs w:val="24"/>
          </w:rPr>
          <w:tab/>
        </w:r>
        <w:r>
          <w:rPr>
            <w:rStyle w:val="Hyperlink"/>
            <w:noProof/>
          </w:rPr>
          <w:t>Organizational Requirements</w:t>
        </w:r>
        <w:r>
          <w:rPr>
            <w:noProof/>
            <w:webHidden/>
          </w:rPr>
          <w:tab/>
        </w:r>
        <w:r>
          <w:rPr>
            <w:noProof/>
            <w:webHidden/>
          </w:rPr>
          <w:fldChar w:fldCharType="begin"/>
        </w:r>
        <w:r>
          <w:rPr>
            <w:noProof/>
            <w:webHidden/>
          </w:rPr>
          <w:instrText xml:space="preserve"> PAGEREF _Toc108576532 \h </w:instrText>
        </w:r>
        <w:r>
          <w:rPr>
            <w:noProof/>
          </w:rPr>
        </w:r>
        <w:r>
          <w:rPr>
            <w:noProof/>
            <w:webHidden/>
          </w:rPr>
          <w:fldChar w:fldCharType="separate"/>
        </w:r>
        <w:r>
          <w:rPr>
            <w:noProof/>
            <w:webHidden/>
          </w:rPr>
          <w:t>30</w:t>
        </w:r>
        <w:r>
          <w:rPr>
            <w:noProof/>
            <w:webHidden/>
          </w:rPr>
          <w:fldChar w:fldCharType="end"/>
        </w:r>
      </w:hyperlink>
    </w:p>
    <w:p w14:paraId="160722C6" w14:textId="77777777" w:rsidR="00446F89" w:rsidRDefault="00446F89">
      <w:pPr>
        <w:pStyle w:val="TOC1"/>
        <w:tabs>
          <w:tab w:val="left" w:pos="1853"/>
          <w:tab w:val="right" w:leader="dot" w:pos="8630"/>
        </w:tabs>
        <w:rPr>
          <w:rFonts w:cs="Times New Roman"/>
          <w:b w:val="0"/>
          <w:bCs w:val="0"/>
          <w:caps w:val="0"/>
          <w:noProof/>
        </w:rPr>
      </w:pPr>
      <w:hyperlink w:anchor="_Toc108576533" w:history="1">
        <w:r>
          <w:rPr>
            <w:rStyle w:val="Hyperlink"/>
            <w:noProof/>
          </w:rPr>
          <w:t>APPENDIX A -</w:t>
        </w:r>
        <w:r>
          <w:rPr>
            <w:rFonts w:cs="Times New Roman"/>
            <w:b w:val="0"/>
            <w:bCs w:val="0"/>
            <w:caps w:val="0"/>
            <w:noProof/>
          </w:rPr>
          <w:tab/>
        </w:r>
        <w:r>
          <w:rPr>
            <w:rStyle w:val="Hyperlink"/>
            <w:noProof/>
          </w:rPr>
          <w:t>definitions, acronyms, and abbreviations</w:t>
        </w:r>
        <w:r>
          <w:rPr>
            <w:noProof/>
            <w:webHidden/>
          </w:rPr>
          <w:tab/>
        </w:r>
        <w:r>
          <w:rPr>
            <w:noProof/>
            <w:webHidden/>
          </w:rPr>
          <w:fldChar w:fldCharType="begin"/>
        </w:r>
        <w:r>
          <w:rPr>
            <w:noProof/>
            <w:webHidden/>
          </w:rPr>
          <w:instrText xml:space="preserve"> PAGEREF _Toc108576533 \h </w:instrText>
        </w:r>
        <w:r>
          <w:rPr>
            <w:noProof/>
          </w:rPr>
        </w:r>
        <w:r>
          <w:rPr>
            <w:noProof/>
            <w:webHidden/>
          </w:rPr>
          <w:fldChar w:fldCharType="separate"/>
        </w:r>
        <w:r>
          <w:rPr>
            <w:noProof/>
            <w:webHidden/>
          </w:rPr>
          <w:t>35</w:t>
        </w:r>
        <w:r>
          <w:rPr>
            <w:noProof/>
            <w:webHidden/>
          </w:rPr>
          <w:fldChar w:fldCharType="end"/>
        </w:r>
      </w:hyperlink>
    </w:p>
    <w:p w14:paraId="2ACDBD9A" w14:textId="77777777" w:rsidR="00446F89" w:rsidRDefault="00446F89">
      <w:r>
        <w:fldChar w:fldCharType="end"/>
      </w:r>
    </w:p>
    <w:p w14:paraId="31EF9536" w14:textId="77777777" w:rsidR="00446F89" w:rsidRDefault="00446F89">
      <w:pPr>
        <w:pStyle w:val="Style16ptBoldCentered"/>
      </w:pPr>
      <w:r>
        <w:t>Table of Figures</w:t>
      </w:r>
    </w:p>
    <w:p w14:paraId="4F3C1168" w14:textId="77777777" w:rsidR="00446F89" w:rsidRDefault="00446F89">
      <w:pPr>
        <w:pStyle w:val="TableofFigures"/>
        <w:tabs>
          <w:tab w:val="right" w:leader="dot" w:pos="8630"/>
        </w:tabs>
        <w:rPr>
          <w:caps w:val="0"/>
          <w:noProof/>
          <w:sz w:val="24"/>
          <w:szCs w:val="24"/>
        </w:rPr>
      </w:pPr>
      <w:r>
        <w:fldChar w:fldCharType="begin"/>
      </w:r>
      <w:r>
        <w:instrText xml:space="preserve"> TOC \t "Header,1" \c "Figure" </w:instrText>
      </w:r>
      <w:r>
        <w:fldChar w:fldCharType="separate"/>
      </w:r>
      <w:r>
        <w:rPr>
          <w:noProof/>
        </w:rPr>
        <w:t xml:space="preserve">Figure 1 – </w:t>
      </w:r>
      <w:r>
        <w:rPr>
          <w:i/>
          <w:noProof/>
        </w:rPr>
        <w:t>Clarus</w:t>
      </w:r>
      <w:r>
        <w:rPr>
          <w:noProof/>
        </w:rPr>
        <w:t xml:space="preserve"> Data Acquisition, Processing and Publication</w:t>
      </w:r>
      <w:r>
        <w:rPr>
          <w:noProof/>
        </w:rPr>
        <w:tab/>
      </w:r>
      <w:r>
        <w:rPr>
          <w:noProof/>
        </w:rPr>
        <w:fldChar w:fldCharType="begin"/>
      </w:r>
      <w:r>
        <w:rPr>
          <w:noProof/>
        </w:rPr>
        <w:instrText xml:space="preserve"> PAGEREF _Toc108576487 \h </w:instrText>
      </w:r>
      <w:r>
        <w:rPr>
          <w:noProof/>
        </w:rPr>
      </w:r>
      <w:r>
        <w:rPr>
          <w:noProof/>
        </w:rPr>
        <w:fldChar w:fldCharType="separate"/>
      </w:r>
      <w:r>
        <w:rPr>
          <w:noProof/>
        </w:rPr>
        <w:t>6</w:t>
      </w:r>
      <w:r>
        <w:rPr>
          <w:noProof/>
        </w:rPr>
        <w:fldChar w:fldCharType="end"/>
      </w:r>
    </w:p>
    <w:p w14:paraId="4E74A5FC" w14:textId="77777777" w:rsidR="00446F89" w:rsidRDefault="00446F89">
      <w:pPr>
        <w:pStyle w:val="TableofFigures"/>
        <w:tabs>
          <w:tab w:val="right" w:leader="dot" w:pos="8630"/>
        </w:tabs>
        <w:rPr>
          <w:caps w:val="0"/>
          <w:noProof/>
          <w:sz w:val="24"/>
          <w:szCs w:val="24"/>
        </w:rPr>
      </w:pPr>
      <w:r>
        <w:rPr>
          <w:noProof/>
        </w:rPr>
        <w:t xml:space="preserve">Figure 2 – Basic </w:t>
      </w:r>
      <w:r>
        <w:rPr>
          <w:i/>
          <w:noProof/>
        </w:rPr>
        <w:t>Clarus</w:t>
      </w:r>
      <w:r>
        <w:rPr>
          <w:noProof/>
        </w:rPr>
        <w:t xml:space="preserve"> System Objects and Functions</w:t>
      </w:r>
      <w:r>
        <w:rPr>
          <w:noProof/>
        </w:rPr>
        <w:tab/>
      </w:r>
      <w:r>
        <w:rPr>
          <w:noProof/>
        </w:rPr>
        <w:fldChar w:fldCharType="begin"/>
      </w:r>
      <w:r>
        <w:rPr>
          <w:noProof/>
        </w:rPr>
        <w:instrText xml:space="preserve"> PAGEREF _Toc108576488 \h </w:instrText>
      </w:r>
      <w:r>
        <w:rPr>
          <w:noProof/>
        </w:rPr>
      </w:r>
      <w:r>
        <w:rPr>
          <w:noProof/>
        </w:rPr>
        <w:fldChar w:fldCharType="separate"/>
      </w:r>
      <w:r>
        <w:rPr>
          <w:noProof/>
        </w:rPr>
        <w:t>7</w:t>
      </w:r>
      <w:r>
        <w:rPr>
          <w:noProof/>
        </w:rPr>
        <w:fldChar w:fldCharType="end"/>
      </w:r>
    </w:p>
    <w:p w14:paraId="6C10A144" w14:textId="77777777" w:rsidR="00446F89" w:rsidRDefault="00446F89">
      <w:pPr>
        <w:pStyle w:val="TableofFigures"/>
        <w:tabs>
          <w:tab w:val="right" w:leader="dot" w:pos="8630"/>
        </w:tabs>
        <w:rPr>
          <w:caps w:val="0"/>
          <w:noProof/>
          <w:sz w:val="24"/>
          <w:szCs w:val="24"/>
        </w:rPr>
      </w:pPr>
      <w:r>
        <w:rPr>
          <w:noProof/>
        </w:rPr>
        <w:t>Figure 3 – Time Horizons for Weather Data</w:t>
      </w:r>
      <w:r>
        <w:rPr>
          <w:noProof/>
        </w:rPr>
        <w:tab/>
      </w:r>
      <w:r>
        <w:rPr>
          <w:noProof/>
        </w:rPr>
        <w:fldChar w:fldCharType="begin"/>
      </w:r>
      <w:r>
        <w:rPr>
          <w:noProof/>
        </w:rPr>
        <w:instrText xml:space="preserve"> PAGEREF _Toc108576489 \h </w:instrText>
      </w:r>
      <w:r>
        <w:rPr>
          <w:noProof/>
        </w:rPr>
      </w:r>
      <w:r>
        <w:rPr>
          <w:noProof/>
        </w:rPr>
        <w:fldChar w:fldCharType="separate"/>
      </w:r>
      <w:r>
        <w:rPr>
          <w:noProof/>
        </w:rPr>
        <w:t>9</w:t>
      </w:r>
      <w:r>
        <w:rPr>
          <w:noProof/>
        </w:rPr>
        <w:fldChar w:fldCharType="end"/>
      </w:r>
    </w:p>
    <w:p w14:paraId="55079D0C" w14:textId="77777777" w:rsidR="00446F89" w:rsidRDefault="00446F89">
      <w:pPr>
        <w:pStyle w:val="TableofFigures"/>
        <w:tabs>
          <w:tab w:val="right" w:leader="dot" w:pos="8630"/>
        </w:tabs>
        <w:rPr>
          <w:caps w:val="0"/>
          <w:noProof/>
          <w:sz w:val="24"/>
          <w:szCs w:val="24"/>
        </w:rPr>
      </w:pPr>
      <w:r>
        <w:rPr>
          <w:noProof/>
        </w:rPr>
        <w:t xml:space="preserve">Figure 4 – </w:t>
      </w:r>
      <w:r>
        <w:rPr>
          <w:i/>
          <w:noProof/>
        </w:rPr>
        <w:t>Clarus</w:t>
      </w:r>
      <w:r>
        <w:rPr>
          <w:noProof/>
        </w:rPr>
        <w:t xml:space="preserve"> User Layers and Time Horizon Relationships</w:t>
      </w:r>
      <w:r>
        <w:rPr>
          <w:noProof/>
        </w:rPr>
        <w:tab/>
      </w:r>
      <w:r>
        <w:rPr>
          <w:noProof/>
        </w:rPr>
        <w:fldChar w:fldCharType="begin"/>
      </w:r>
      <w:r>
        <w:rPr>
          <w:noProof/>
        </w:rPr>
        <w:instrText xml:space="preserve"> PAGEREF _Toc108576490 \h </w:instrText>
      </w:r>
      <w:r>
        <w:rPr>
          <w:noProof/>
        </w:rPr>
      </w:r>
      <w:r>
        <w:rPr>
          <w:noProof/>
        </w:rPr>
        <w:fldChar w:fldCharType="separate"/>
      </w:r>
      <w:r>
        <w:rPr>
          <w:noProof/>
        </w:rPr>
        <w:t>11</w:t>
      </w:r>
      <w:r>
        <w:rPr>
          <w:noProof/>
        </w:rPr>
        <w:fldChar w:fldCharType="end"/>
      </w:r>
    </w:p>
    <w:p w14:paraId="2020AC0E" w14:textId="77777777" w:rsidR="00446F89" w:rsidRDefault="00446F89">
      <w:pPr>
        <w:pStyle w:val="TableofFigures"/>
        <w:tabs>
          <w:tab w:val="right" w:leader="dot" w:pos="8630"/>
        </w:tabs>
        <w:rPr>
          <w:caps w:val="0"/>
          <w:noProof/>
          <w:sz w:val="24"/>
          <w:szCs w:val="24"/>
        </w:rPr>
      </w:pPr>
      <w:r>
        <w:rPr>
          <w:noProof/>
        </w:rPr>
        <w:t xml:space="preserve">Figure 5 – Context Diagram of </w:t>
      </w:r>
      <w:r>
        <w:rPr>
          <w:i/>
          <w:noProof/>
        </w:rPr>
        <w:t>Clarus</w:t>
      </w:r>
      <w:r>
        <w:rPr>
          <w:noProof/>
        </w:rPr>
        <w:t xml:space="preserve"> User Needs</w:t>
      </w:r>
      <w:r>
        <w:rPr>
          <w:noProof/>
        </w:rPr>
        <w:tab/>
      </w:r>
      <w:r>
        <w:rPr>
          <w:noProof/>
        </w:rPr>
        <w:fldChar w:fldCharType="begin"/>
      </w:r>
      <w:r>
        <w:rPr>
          <w:noProof/>
        </w:rPr>
        <w:instrText xml:space="preserve"> PAGEREF _Toc108576491 \h </w:instrText>
      </w:r>
      <w:r>
        <w:rPr>
          <w:noProof/>
        </w:rPr>
      </w:r>
      <w:r>
        <w:rPr>
          <w:noProof/>
        </w:rPr>
        <w:fldChar w:fldCharType="separate"/>
      </w:r>
      <w:r>
        <w:rPr>
          <w:noProof/>
        </w:rPr>
        <w:t>12</w:t>
      </w:r>
      <w:r>
        <w:rPr>
          <w:noProof/>
        </w:rPr>
        <w:fldChar w:fldCharType="end"/>
      </w:r>
    </w:p>
    <w:p w14:paraId="20754EA2" w14:textId="77777777" w:rsidR="00446F89" w:rsidRDefault="00446F89">
      <w:pPr>
        <w:pStyle w:val="TableofFigures"/>
        <w:tabs>
          <w:tab w:val="right" w:leader="dot" w:pos="8630"/>
        </w:tabs>
        <w:rPr>
          <w:caps w:val="0"/>
          <w:noProof/>
          <w:sz w:val="24"/>
          <w:szCs w:val="24"/>
        </w:rPr>
      </w:pPr>
      <w:r>
        <w:rPr>
          <w:noProof/>
        </w:rPr>
        <w:t>Figure 6 – High-Level Requirements Context</w:t>
      </w:r>
      <w:r>
        <w:rPr>
          <w:noProof/>
        </w:rPr>
        <w:tab/>
      </w:r>
      <w:r>
        <w:rPr>
          <w:noProof/>
        </w:rPr>
        <w:fldChar w:fldCharType="begin"/>
      </w:r>
      <w:r>
        <w:rPr>
          <w:noProof/>
        </w:rPr>
        <w:instrText xml:space="preserve"> PAGEREF _Toc108576492 \h </w:instrText>
      </w:r>
      <w:r>
        <w:rPr>
          <w:noProof/>
        </w:rPr>
      </w:r>
      <w:r>
        <w:rPr>
          <w:noProof/>
        </w:rPr>
        <w:fldChar w:fldCharType="separate"/>
      </w:r>
      <w:r>
        <w:rPr>
          <w:noProof/>
        </w:rPr>
        <w:t>16</w:t>
      </w:r>
      <w:r>
        <w:rPr>
          <w:noProof/>
        </w:rPr>
        <w:fldChar w:fldCharType="end"/>
      </w:r>
    </w:p>
    <w:p w14:paraId="4F566382" w14:textId="77777777" w:rsidR="00446F89" w:rsidRDefault="00446F89">
      <w:r>
        <w:rPr>
          <w:sz w:val="20"/>
        </w:rPr>
        <w:fldChar w:fldCharType="end"/>
      </w:r>
    </w:p>
    <w:p w14:paraId="40345715" w14:textId="77777777" w:rsidR="00446F89" w:rsidRDefault="00446F89">
      <w:pPr>
        <w:pStyle w:val="Style16ptBoldCentered"/>
      </w:pPr>
      <w:r>
        <w:lastRenderedPageBreak/>
        <w:t>Table of Tables</w:t>
      </w:r>
    </w:p>
    <w:p w14:paraId="32FD86D6" w14:textId="77777777" w:rsidR="00446F89" w:rsidRDefault="00446F89">
      <w:pPr>
        <w:pStyle w:val="TableofFigures"/>
        <w:tabs>
          <w:tab w:val="right" w:leader="dot" w:pos="8630"/>
        </w:tabs>
        <w:rPr>
          <w:caps w:val="0"/>
          <w:noProof/>
          <w:sz w:val="24"/>
          <w:szCs w:val="24"/>
        </w:rPr>
      </w:pPr>
      <w:r>
        <w:rPr>
          <w:caps w:val="0"/>
        </w:rPr>
        <w:fldChar w:fldCharType="begin"/>
      </w:r>
      <w:r>
        <w:rPr>
          <w:caps w:val="0"/>
        </w:rPr>
        <w:instrText xml:space="preserve"> TOC \t "Header,1" \c "Table" </w:instrText>
      </w:r>
      <w:r>
        <w:rPr>
          <w:caps w:val="0"/>
        </w:rPr>
        <w:fldChar w:fldCharType="separate"/>
      </w:r>
      <w:r>
        <w:rPr>
          <w:noProof/>
        </w:rPr>
        <w:t xml:space="preserve">Table 1 – Potential </w:t>
      </w:r>
      <w:r>
        <w:rPr>
          <w:i/>
          <w:noProof/>
        </w:rPr>
        <w:t>Clarus</w:t>
      </w:r>
      <w:r>
        <w:rPr>
          <w:noProof/>
        </w:rPr>
        <w:t xml:space="preserve"> Environmental Data Elements</w:t>
      </w:r>
      <w:r>
        <w:rPr>
          <w:noProof/>
        </w:rPr>
        <w:tab/>
      </w:r>
      <w:r>
        <w:rPr>
          <w:noProof/>
        </w:rPr>
        <w:fldChar w:fldCharType="begin"/>
      </w:r>
      <w:r>
        <w:rPr>
          <w:noProof/>
        </w:rPr>
        <w:instrText xml:space="preserve"> PAGEREF _Toc108576465 \h </w:instrText>
      </w:r>
      <w:r>
        <w:rPr>
          <w:noProof/>
        </w:rPr>
      </w:r>
      <w:r>
        <w:rPr>
          <w:noProof/>
        </w:rPr>
        <w:fldChar w:fldCharType="separate"/>
      </w:r>
      <w:r>
        <w:rPr>
          <w:noProof/>
        </w:rPr>
        <w:t>8</w:t>
      </w:r>
      <w:r>
        <w:rPr>
          <w:noProof/>
        </w:rPr>
        <w:fldChar w:fldCharType="end"/>
      </w:r>
    </w:p>
    <w:p w14:paraId="432AA126" w14:textId="77777777" w:rsidR="00446F89" w:rsidRDefault="00446F89">
      <w:pPr>
        <w:pStyle w:val="TableofFigures"/>
        <w:tabs>
          <w:tab w:val="right" w:leader="dot" w:pos="8630"/>
        </w:tabs>
        <w:rPr>
          <w:caps w:val="0"/>
          <w:noProof/>
          <w:sz w:val="24"/>
          <w:szCs w:val="24"/>
        </w:rPr>
      </w:pPr>
      <w:r>
        <w:rPr>
          <w:noProof/>
        </w:rPr>
        <w:t>Table 2 - Explanation of the Requirements Tables</w:t>
      </w:r>
      <w:r>
        <w:rPr>
          <w:noProof/>
        </w:rPr>
        <w:tab/>
      </w:r>
      <w:r>
        <w:rPr>
          <w:noProof/>
        </w:rPr>
        <w:fldChar w:fldCharType="begin"/>
      </w:r>
      <w:r>
        <w:rPr>
          <w:noProof/>
        </w:rPr>
        <w:instrText xml:space="preserve"> PAGEREF _Toc108576466 \h </w:instrText>
      </w:r>
      <w:r>
        <w:rPr>
          <w:noProof/>
        </w:rPr>
      </w:r>
      <w:r>
        <w:rPr>
          <w:noProof/>
        </w:rPr>
        <w:fldChar w:fldCharType="separate"/>
      </w:r>
      <w:r>
        <w:rPr>
          <w:noProof/>
        </w:rPr>
        <w:t>18</w:t>
      </w:r>
      <w:r>
        <w:rPr>
          <w:noProof/>
        </w:rPr>
        <w:fldChar w:fldCharType="end"/>
      </w:r>
    </w:p>
    <w:p w14:paraId="55750DBD" w14:textId="77777777" w:rsidR="00446F89" w:rsidRDefault="00446F89">
      <w:pPr>
        <w:pStyle w:val="TableofFigures"/>
        <w:tabs>
          <w:tab w:val="right" w:leader="dot" w:pos="8630"/>
        </w:tabs>
        <w:rPr>
          <w:caps w:val="0"/>
          <w:noProof/>
          <w:sz w:val="24"/>
          <w:szCs w:val="24"/>
        </w:rPr>
      </w:pPr>
      <w:r>
        <w:rPr>
          <w:noProof/>
        </w:rPr>
        <w:t>Table 3 – High-Level Requirement ID Format</w:t>
      </w:r>
      <w:r>
        <w:rPr>
          <w:noProof/>
        </w:rPr>
        <w:tab/>
      </w:r>
      <w:r>
        <w:rPr>
          <w:noProof/>
        </w:rPr>
        <w:fldChar w:fldCharType="begin"/>
      </w:r>
      <w:r>
        <w:rPr>
          <w:noProof/>
        </w:rPr>
        <w:instrText xml:space="preserve"> PAGEREF _Toc108576467 \h </w:instrText>
      </w:r>
      <w:r>
        <w:rPr>
          <w:noProof/>
        </w:rPr>
      </w:r>
      <w:r>
        <w:rPr>
          <w:noProof/>
        </w:rPr>
        <w:fldChar w:fldCharType="separate"/>
      </w:r>
      <w:r>
        <w:rPr>
          <w:noProof/>
        </w:rPr>
        <w:t>18</w:t>
      </w:r>
      <w:r>
        <w:rPr>
          <w:noProof/>
        </w:rPr>
        <w:fldChar w:fldCharType="end"/>
      </w:r>
    </w:p>
    <w:p w14:paraId="069CEAD3" w14:textId="77777777" w:rsidR="00446F89" w:rsidRDefault="00446F89">
      <w:r>
        <w:rPr>
          <w:caps/>
          <w:sz w:val="20"/>
        </w:rPr>
        <w:fldChar w:fldCharType="end"/>
      </w:r>
    </w:p>
    <w:p w14:paraId="4CE947FD" w14:textId="77777777" w:rsidR="00446F89" w:rsidRDefault="00446F89"/>
    <w:p w14:paraId="2C7B9C9D" w14:textId="77777777" w:rsidR="00446F89" w:rsidRDefault="00446F89"/>
    <w:p w14:paraId="1D33F580" w14:textId="77777777" w:rsidR="00446F89" w:rsidRDefault="00446F89">
      <w:pPr>
        <w:rPr>
          <w:b/>
        </w:rPr>
      </w:pPr>
      <w:bookmarkStart w:id="0" w:name="_Toc385751794"/>
      <w:bookmarkStart w:id="1" w:name="_Toc69520847"/>
      <w:r>
        <w:rPr>
          <w:b/>
        </w:rPr>
        <w:t>Revision History</w:t>
      </w:r>
      <w:bookmarkEnd w:id="0"/>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6"/>
        <w:gridCol w:w="1440"/>
        <w:gridCol w:w="965"/>
        <w:gridCol w:w="1440"/>
        <w:gridCol w:w="3311"/>
      </w:tblGrid>
      <w:tr w:rsidR="00446F89" w14:paraId="02C06A23" w14:textId="77777777">
        <w:tblPrEx>
          <w:tblCellMar>
            <w:top w:w="0" w:type="dxa"/>
            <w:left w:w="0" w:type="dxa"/>
            <w:bottom w:w="0" w:type="dxa"/>
            <w:right w:w="0" w:type="dxa"/>
          </w:tblCellMar>
        </w:tblPrEx>
        <w:trPr>
          <w:trHeight w:val="410"/>
          <w:jc w:val="center"/>
        </w:trPr>
        <w:tc>
          <w:tcPr>
            <w:tcW w:w="1086" w:type="dxa"/>
          </w:tcPr>
          <w:p w14:paraId="6D5DE765" w14:textId="77777777" w:rsidR="00446F89" w:rsidRDefault="00446F89">
            <w:pPr>
              <w:jc w:val="center"/>
              <w:rPr>
                <w:b/>
              </w:rPr>
            </w:pPr>
            <w:r>
              <w:rPr>
                <w:b/>
              </w:rPr>
              <w:t>Revision</w:t>
            </w:r>
          </w:p>
        </w:tc>
        <w:tc>
          <w:tcPr>
            <w:tcW w:w="1440" w:type="dxa"/>
          </w:tcPr>
          <w:p w14:paraId="4682FADD" w14:textId="77777777" w:rsidR="00446F89" w:rsidRDefault="00446F89">
            <w:pPr>
              <w:jc w:val="center"/>
            </w:pPr>
            <w:r>
              <w:rPr>
                <w:b/>
              </w:rPr>
              <w:t>Issue Date</w:t>
            </w:r>
            <w:r>
              <w:t xml:space="preserve"> </w:t>
            </w:r>
          </w:p>
        </w:tc>
        <w:tc>
          <w:tcPr>
            <w:tcW w:w="965" w:type="dxa"/>
          </w:tcPr>
          <w:p w14:paraId="29DEBCCA" w14:textId="77777777" w:rsidR="00446F89" w:rsidRDefault="00446F89">
            <w:pPr>
              <w:jc w:val="center"/>
              <w:rPr>
                <w:b/>
              </w:rPr>
            </w:pPr>
            <w:r>
              <w:rPr>
                <w:b/>
              </w:rPr>
              <w:t>Status</w:t>
            </w:r>
          </w:p>
        </w:tc>
        <w:tc>
          <w:tcPr>
            <w:tcW w:w="1440" w:type="dxa"/>
          </w:tcPr>
          <w:p w14:paraId="60FD5651" w14:textId="77777777" w:rsidR="00446F89" w:rsidRDefault="00446F89">
            <w:pPr>
              <w:jc w:val="center"/>
            </w:pPr>
            <w:r>
              <w:rPr>
                <w:b/>
              </w:rPr>
              <w:t>Authority</w:t>
            </w:r>
            <w:r>
              <w:t xml:space="preserve"> </w:t>
            </w:r>
          </w:p>
        </w:tc>
        <w:tc>
          <w:tcPr>
            <w:tcW w:w="3311" w:type="dxa"/>
          </w:tcPr>
          <w:p w14:paraId="71E53F75" w14:textId="77777777" w:rsidR="00446F89" w:rsidRDefault="00446F89">
            <w:pPr>
              <w:ind w:left="144"/>
            </w:pPr>
            <w:r>
              <w:rPr>
                <w:b/>
              </w:rPr>
              <w:t>Comments</w:t>
            </w:r>
            <w:r>
              <w:t xml:space="preserve"> </w:t>
            </w:r>
          </w:p>
        </w:tc>
      </w:tr>
      <w:tr w:rsidR="00446F89" w14:paraId="54FA07ED" w14:textId="77777777">
        <w:tblPrEx>
          <w:tblCellMar>
            <w:top w:w="0" w:type="dxa"/>
            <w:left w:w="0" w:type="dxa"/>
            <w:bottom w:w="0" w:type="dxa"/>
            <w:right w:w="0" w:type="dxa"/>
          </w:tblCellMar>
        </w:tblPrEx>
        <w:trPr>
          <w:trHeight w:val="393"/>
          <w:jc w:val="center"/>
        </w:trPr>
        <w:tc>
          <w:tcPr>
            <w:tcW w:w="1086" w:type="dxa"/>
          </w:tcPr>
          <w:p w14:paraId="2AB47325" w14:textId="77777777" w:rsidR="00446F89" w:rsidRDefault="00446F89">
            <w:pPr>
              <w:jc w:val="center"/>
            </w:pPr>
            <w:r>
              <w:t>00.05</w:t>
            </w:r>
          </w:p>
        </w:tc>
        <w:tc>
          <w:tcPr>
            <w:tcW w:w="1440" w:type="dxa"/>
          </w:tcPr>
          <w:p w14:paraId="67B20F49" w14:textId="77777777" w:rsidR="00446F89" w:rsidRDefault="00446F89">
            <w:pPr>
              <w:jc w:val="center"/>
            </w:pPr>
            <w:r>
              <w:t>June 2005</w:t>
            </w:r>
          </w:p>
        </w:tc>
        <w:tc>
          <w:tcPr>
            <w:tcW w:w="965" w:type="dxa"/>
          </w:tcPr>
          <w:p w14:paraId="350140E2" w14:textId="77777777" w:rsidR="00446F89" w:rsidRDefault="00446F89">
            <w:pPr>
              <w:jc w:val="center"/>
            </w:pPr>
            <w:r>
              <w:t>Draft</w:t>
            </w:r>
          </w:p>
        </w:tc>
        <w:tc>
          <w:tcPr>
            <w:tcW w:w="1440" w:type="dxa"/>
          </w:tcPr>
          <w:p w14:paraId="0C22DE05" w14:textId="77777777" w:rsidR="00446F89" w:rsidRDefault="00446F89">
            <w:pPr>
              <w:jc w:val="center"/>
            </w:pPr>
            <w:r>
              <w:t>PMP</w:t>
            </w:r>
          </w:p>
        </w:tc>
        <w:tc>
          <w:tcPr>
            <w:tcW w:w="3311" w:type="dxa"/>
          </w:tcPr>
          <w:p w14:paraId="30AC16F8" w14:textId="77777777" w:rsidR="00446F89" w:rsidRDefault="00446F89">
            <w:pPr>
              <w:ind w:left="144"/>
            </w:pPr>
            <w:r>
              <w:t>For Task Force review</w:t>
            </w:r>
          </w:p>
        </w:tc>
      </w:tr>
      <w:tr w:rsidR="00446F89" w14:paraId="057674F2" w14:textId="77777777">
        <w:tblPrEx>
          <w:tblCellMar>
            <w:top w:w="0" w:type="dxa"/>
            <w:left w:w="0" w:type="dxa"/>
            <w:bottom w:w="0" w:type="dxa"/>
            <w:right w:w="0" w:type="dxa"/>
          </w:tblCellMar>
        </w:tblPrEx>
        <w:trPr>
          <w:trHeight w:val="393"/>
          <w:jc w:val="center"/>
        </w:trPr>
        <w:tc>
          <w:tcPr>
            <w:tcW w:w="1086" w:type="dxa"/>
          </w:tcPr>
          <w:p w14:paraId="170EF527" w14:textId="77777777" w:rsidR="00446F89" w:rsidRDefault="00446F89">
            <w:pPr>
              <w:jc w:val="center"/>
            </w:pPr>
            <w:r>
              <w:t>01.00</w:t>
            </w:r>
          </w:p>
        </w:tc>
        <w:tc>
          <w:tcPr>
            <w:tcW w:w="1440" w:type="dxa"/>
          </w:tcPr>
          <w:p w14:paraId="33DF9BC8" w14:textId="77777777" w:rsidR="00446F89" w:rsidRDefault="00446F89">
            <w:pPr>
              <w:jc w:val="center"/>
            </w:pPr>
            <w:r>
              <w:t>July 2005</w:t>
            </w:r>
          </w:p>
        </w:tc>
        <w:tc>
          <w:tcPr>
            <w:tcW w:w="965" w:type="dxa"/>
          </w:tcPr>
          <w:p w14:paraId="24680D7E" w14:textId="77777777" w:rsidR="00446F89" w:rsidRDefault="00446F89">
            <w:pPr>
              <w:jc w:val="center"/>
            </w:pPr>
            <w:r>
              <w:t>Final</w:t>
            </w:r>
          </w:p>
        </w:tc>
        <w:tc>
          <w:tcPr>
            <w:tcW w:w="1440" w:type="dxa"/>
          </w:tcPr>
          <w:p w14:paraId="46DA5957" w14:textId="77777777" w:rsidR="00446F89" w:rsidRDefault="00446F89">
            <w:pPr>
              <w:jc w:val="center"/>
            </w:pPr>
            <w:r>
              <w:t>PMP</w:t>
            </w:r>
          </w:p>
        </w:tc>
        <w:tc>
          <w:tcPr>
            <w:tcW w:w="3311" w:type="dxa"/>
          </w:tcPr>
          <w:p w14:paraId="41A22BC8" w14:textId="77777777" w:rsidR="00446F89" w:rsidRDefault="00446F89">
            <w:pPr>
              <w:ind w:left="144"/>
            </w:pPr>
            <w:r>
              <w:t>Incorporating Task Force comments</w:t>
            </w:r>
          </w:p>
        </w:tc>
      </w:tr>
    </w:tbl>
    <w:p w14:paraId="2C7120DC" w14:textId="77777777" w:rsidR="00446F89" w:rsidRDefault="00446F89">
      <w:pPr>
        <w:rPr>
          <w:b/>
        </w:rPr>
      </w:pPr>
      <w:bookmarkStart w:id="2" w:name="_Toc69520848"/>
      <w:r>
        <w:rPr>
          <w:b/>
        </w:rPr>
        <w:t>Electronic File</w:t>
      </w:r>
      <w:bookmarkEnd w:id="2"/>
    </w:p>
    <w:p w14:paraId="0B067390" w14:textId="77777777" w:rsidR="00446F89" w:rsidRDefault="00446F89">
      <w:pPr>
        <w:pStyle w:val="Footer"/>
        <w:rPr>
          <w:b/>
          <w:sz w:val="16"/>
        </w:rPr>
      </w:pPr>
      <w:r>
        <w:t xml:space="preserve">    Saved As: </w:t>
      </w:r>
      <w:r>
        <w:rPr>
          <w:b/>
        </w:rPr>
        <w:fldChar w:fldCharType="begin"/>
      </w:r>
      <w:r>
        <w:rPr>
          <w:b/>
        </w:rPr>
        <w:instrText xml:space="preserve"> FILENAME   \* MERGEFORMAT </w:instrText>
      </w:r>
      <w:r>
        <w:rPr>
          <w:b/>
        </w:rPr>
        <w:fldChar w:fldCharType="separate"/>
      </w:r>
      <w:r>
        <w:rPr>
          <w:b/>
          <w:noProof/>
        </w:rPr>
        <w:t>04037-rq201hrs0100_Clarus_HRS_Final.doc</w:t>
      </w:r>
      <w:r>
        <w:rPr>
          <w:b/>
        </w:rPr>
        <w:fldChar w:fldCharType="end"/>
      </w:r>
    </w:p>
    <w:p w14:paraId="118C1469" w14:textId="77777777" w:rsidR="00446F89" w:rsidRDefault="00446F89">
      <w:pPr>
        <w:sectPr w:rsidR="00446F89">
          <w:headerReference w:type="default" r:id="rId14"/>
          <w:footerReference w:type="default" r:id="rId15"/>
          <w:endnotePr>
            <w:numFmt w:val="decimal"/>
          </w:endnotePr>
          <w:pgSz w:w="12240" w:h="15840"/>
          <w:pgMar w:top="1260" w:right="1800" w:bottom="1440" w:left="1800" w:header="720" w:footer="0" w:gutter="0"/>
          <w:pgNumType w:fmt="lowerRoman" w:start="1"/>
          <w:cols w:space="720"/>
          <w:docGrid w:linePitch="360"/>
        </w:sectPr>
      </w:pPr>
    </w:p>
    <w:p w14:paraId="45F7C35B" w14:textId="77777777" w:rsidR="00446F89" w:rsidRDefault="00446F89">
      <w:pPr>
        <w:pStyle w:val="Heading1"/>
      </w:pPr>
      <w:bookmarkStart w:id="3" w:name="_Toc108576511"/>
      <w:r>
        <w:lastRenderedPageBreak/>
        <w:t>Introduction</w:t>
      </w:r>
      <w:bookmarkEnd w:id="3"/>
    </w:p>
    <w:p w14:paraId="4D0E5146" w14:textId="77777777" w:rsidR="00446F89" w:rsidRDefault="00446F89">
      <w:pPr>
        <w:pStyle w:val="Heading2"/>
      </w:pPr>
      <w:bookmarkStart w:id="4" w:name="_Toc108576512"/>
      <w:r>
        <w:t>Purpose</w:t>
      </w:r>
      <w:bookmarkEnd w:id="4"/>
    </w:p>
    <w:p w14:paraId="3950D4C1" w14:textId="77777777" w:rsidR="00446F89" w:rsidRDefault="00446F89">
      <w:pPr>
        <w:pStyle w:val="BodyText"/>
      </w:pPr>
      <w:r>
        <w:t xml:space="preserve">The purpose of this requirements specification is to provide a repository for the high level requirements governing the design of the </w:t>
      </w:r>
      <w:r>
        <w:rPr>
          <w:i/>
        </w:rPr>
        <w:t>Clarus</w:t>
      </w:r>
      <w:r>
        <w:t xml:space="preserve"> system. These requirements capture the expression of general needs in the </w:t>
      </w:r>
      <w:r>
        <w:rPr>
          <w:i/>
        </w:rPr>
        <w:t>Clarus</w:t>
      </w:r>
      <w:r>
        <w:t xml:space="preserve"> Concept of Operations and in meetings with potential users and participants. These requirements will be further refined and expanded as the project progresses and will form the basis for the design verification and validation of the system. The intended audience for this document includes decision makers, stakeholders, designers, and testers.</w:t>
      </w:r>
    </w:p>
    <w:p w14:paraId="6CFEC049" w14:textId="77777777" w:rsidR="00446F89" w:rsidRDefault="00446F89">
      <w:pPr>
        <w:pStyle w:val="BodyText"/>
      </w:pPr>
      <w:r>
        <w:t>This document may be updated periodically to reflect changes in the system requirements, including changes reflected in subsequent versions of the system.</w:t>
      </w:r>
    </w:p>
    <w:p w14:paraId="04239800" w14:textId="77777777" w:rsidR="00446F89" w:rsidRDefault="00446F89">
      <w:pPr>
        <w:pStyle w:val="Heading2"/>
      </w:pPr>
      <w:bookmarkStart w:id="5" w:name="_Toc108576513"/>
      <w:r>
        <w:t>Scope</w:t>
      </w:r>
      <w:bookmarkEnd w:id="5"/>
      <w:r>
        <w:t xml:space="preserve"> </w:t>
      </w:r>
    </w:p>
    <w:p w14:paraId="648AE5A1" w14:textId="77777777" w:rsidR="00446F89" w:rsidRDefault="00446F89">
      <w:pPr>
        <w:pStyle w:val="BodyText2"/>
      </w:pPr>
      <w:r>
        <w:rPr>
          <w:i/>
        </w:rPr>
        <w:t>Clarus</w:t>
      </w:r>
      <w:r>
        <w:t xml:space="preserve"> is an initiative sponsored by the Federal Highway Administration (FHWA) to organize and make more effective environmental and road condition observation capabilities in support of four primary motivations.</w:t>
      </w:r>
    </w:p>
    <w:p w14:paraId="3F984314" w14:textId="77777777" w:rsidR="00446F89" w:rsidRDefault="00446F89">
      <w:pPr>
        <w:pStyle w:val="BodyText2"/>
        <w:numPr>
          <w:ilvl w:val="0"/>
          <w:numId w:val="17"/>
        </w:numPr>
        <w:tabs>
          <w:tab w:val="clear" w:pos="1080"/>
          <w:tab w:val="num" w:pos="1440"/>
        </w:tabs>
        <w:ind w:left="1440"/>
      </w:pPr>
      <w:r>
        <w:t>Provide a North American resource to collect, quality control, and make available surface transportation weather and road condition observations so that State Departments of Transportation (DOTs) can be more productive in maintaining safety and mobility on all roads.</w:t>
      </w:r>
    </w:p>
    <w:p w14:paraId="4F523E31" w14:textId="77777777" w:rsidR="00446F89" w:rsidRDefault="00446F89">
      <w:pPr>
        <w:pStyle w:val="BodyText2"/>
        <w:numPr>
          <w:ilvl w:val="0"/>
          <w:numId w:val="17"/>
        </w:numPr>
        <w:tabs>
          <w:tab w:val="clear" w:pos="1080"/>
          <w:tab w:val="num" w:pos="1440"/>
        </w:tabs>
        <w:ind w:left="1440"/>
      </w:pPr>
      <w:r>
        <w:t>Surface transportation-based weather observations will enhance and extend the existing weather data sources that support general purpose weather forecasting for the protection of life and property.</w:t>
      </w:r>
    </w:p>
    <w:p w14:paraId="2128B52B" w14:textId="77777777" w:rsidR="00446F89" w:rsidRDefault="00446F89">
      <w:pPr>
        <w:pStyle w:val="BodyText2"/>
        <w:numPr>
          <w:ilvl w:val="0"/>
          <w:numId w:val="17"/>
        </w:numPr>
        <w:tabs>
          <w:tab w:val="clear" w:pos="1080"/>
          <w:tab w:val="num" w:pos="1440"/>
        </w:tabs>
        <w:ind w:left="1440"/>
      </w:pPr>
      <w:r>
        <w:t>Collection of real-time surface transportation-based weather observations will support real-time operational responses to weather.</w:t>
      </w:r>
    </w:p>
    <w:p w14:paraId="31BB0485" w14:textId="77777777" w:rsidR="00446F89" w:rsidRDefault="00446F89">
      <w:pPr>
        <w:pStyle w:val="BodyText2"/>
        <w:numPr>
          <w:ilvl w:val="0"/>
          <w:numId w:val="17"/>
        </w:numPr>
        <w:tabs>
          <w:tab w:val="clear" w:pos="1080"/>
          <w:tab w:val="num" w:pos="1440"/>
        </w:tabs>
        <w:ind w:left="1440"/>
      </w:pPr>
      <w:r>
        <w:t>Surface transportation-based weather observations integrated with existing observation data will permit broader support for the enhancement and creation of models that make better predictions in the atmospheric boundary layer and near the Earth’s surface to support more accurate forecasts.</w:t>
      </w:r>
    </w:p>
    <w:p w14:paraId="6EA92A3F" w14:textId="77777777" w:rsidR="00446F89" w:rsidRDefault="00446F89">
      <w:pPr>
        <w:pStyle w:val="BodyText2"/>
      </w:pPr>
      <w:r>
        <w:t xml:space="preserve">The intent of the </w:t>
      </w:r>
      <w:r>
        <w:rPr>
          <w:i/>
        </w:rPr>
        <w:t>Clarus</w:t>
      </w:r>
      <w:r>
        <w:t xml:space="preserve"> Initiative is to demonstrate how an open and integrated approach to observational data management can be used to collect, control the quality of, and consolidate surface transportation environmental data. The </w:t>
      </w:r>
      <w:r>
        <w:rPr>
          <w:i/>
        </w:rPr>
        <w:t>Clarus</w:t>
      </w:r>
      <w:r>
        <w:t xml:space="preserve"> Initiative will address the necessary infrastructure to consolidate the data from a multitude of independent data collection systems. This process offers the prospect of enhancing data coverage, improving the performance of meteorological support services, and providing guidance to owners of these data sources regarding the quality of their data and performance of their data collection systems.</w:t>
      </w:r>
    </w:p>
    <w:p w14:paraId="6AC69B1C" w14:textId="77777777" w:rsidR="00446F89" w:rsidRDefault="00446F89">
      <w:pPr>
        <w:pStyle w:val="BodyText2"/>
        <w:rPr>
          <w:sz w:val="20"/>
        </w:rPr>
      </w:pPr>
      <w:r>
        <w:rPr>
          <w:i/>
        </w:rPr>
        <w:t>Clarus</w:t>
      </w:r>
      <w:r>
        <w:t xml:space="preserve"> represents the next step in bringing together surface transportation best practices and the greater weather community. Surface transportation </w:t>
      </w:r>
      <w:r>
        <w:lastRenderedPageBreak/>
        <w:t xml:space="preserve">environmental data collected by the </w:t>
      </w:r>
      <w:r>
        <w:rPr>
          <w:i/>
        </w:rPr>
        <w:t>Clarus</w:t>
      </w:r>
      <w:r>
        <w:t xml:space="preserve"> system will include atmospheric data, pavement data</w:t>
      </w:r>
      <w:r>
        <w:rPr>
          <w:rStyle w:val="FootnoteReference"/>
        </w:rPr>
        <w:footnoteReference w:id="1"/>
      </w:r>
      <w:r>
        <w:t>, and hydrologic (water level) data.</w:t>
      </w:r>
    </w:p>
    <w:p w14:paraId="6039747C" w14:textId="77777777" w:rsidR="00446F89" w:rsidRDefault="00446F89">
      <w:pPr>
        <w:pStyle w:val="BodyText2"/>
      </w:pPr>
      <w:r>
        <w:t xml:space="preserve">The </w:t>
      </w:r>
      <w:r>
        <w:rPr>
          <w:i/>
        </w:rPr>
        <w:t>Clarus</w:t>
      </w:r>
      <w:r>
        <w:t xml:space="preserve"> Initiative consists of two development components. </w:t>
      </w:r>
    </w:p>
    <w:p w14:paraId="1736A7DE" w14:textId="77777777" w:rsidR="00446F89" w:rsidRDefault="00446F89">
      <w:pPr>
        <w:pStyle w:val="BodyText2"/>
        <w:numPr>
          <w:ilvl w:val="0"/>
          <w:numId w:val="26"/>
        </w:numPr>
      </w:pPr>
      <w:r>
        <w:t xml:space="preserve">The first component is the development of the </w:t>
      </w:r>
      <w:r>
        <w:rPr>
          <w:i/>
        </w:rPr>
        <w:t>Clarus</w:t>
      </w:r>
      <w:r>
        <w:t xml:space="preserve"> system – a network for sharing, quality controlling, and exchanging surface environmental data and relevant surface transportation conditions. </w:t>
      </w:r>
    </w:p>
    <w:p w14:paraId="26D2BBED" w14:textId="77777777" w:rsidR="00446F89" w:rsidRDefault="00446F89">
      <w:pPr>
        <w:pStyle w:val="BodyText2"/>
        <w:numPr>
          <w:ilvl w:val="0"/>
          <w:numId w:val="26"/>
        </w:numPr>
      </w:pPr>
      <w:r>
        <w:t xml:space="preserve">The second component is the development of tools (such as decision support systems) that make effective use of the </w:t>
      </w:r>
      <w:r>
        <w:rPr>
          <w:i/>
        </w:rPr>
        <w:t>Clarus</w:t>
      </w:r>
      <w:r>
        <w:t xml:space="preserve"> system. </w:t>
      </w:r>
    </w:p>
    <w:p w14:paraId="7D80497D" w14:textId="77777777" w:rsidR="00446F89" w:rsidRDefault="00446F89">
      <w:pPr>
        <w:pStyle w:val="BodyText2"/>
        <w:rPr>
          <w:sz w:val="20"/>
        </w:rPr>
      </w:pPr>
      <w:r>
        <w:t xml:space="preserve">The addition of </w:t>
      </w:r>
      <w:r>
        <w:rPr>
          <w:i/>
        </w:rPr>
        <w:t>Clarus</w:t>
      </w:r>
      <w:r>
        <w:t xml:space="preserve"> system data to national weather observations will further enhance general purpose weather forecasting, providing a wider range of benefits to the protection of life and property.</w:t>
      </w:r>
    </w:p>
    <w:p w14:paraId="3D902ACF" w14:textId="77777777" w:rsidR="00446F89" w:rsidRDefault="00446F89">
      <w:pPr>
        <w:pStyle w:val="BodyText2"/>
      </w:pPr>
      <w:r>
        <w:t xml:space="preserve">Data from the </w:t>
      </w:r>
      <w:r>
        <w:rPr>
          <w:i/>
        </w:rPr>
        <w:t>Clarus</w:t>
      </w:r>
      <w:r>
        <w:t xml:space="preserve"> system will have a wide variety of direct and indirect uses. Users having the most immediate contact with the </w:t>
      </w:r>
      <w:r>
        <w:rPr>
          <w:i/>
        </w:rPr>
        <w:t>Clarus</w:t>
      </w:r>
      <w:r>
        <w:t xml:space="preserve"> system will include the owners and operators of the observing systems that are providing information to the </w:t>
      </w:r>
      <w:r>
        <w:rPr>
          <w:i/>
        </w:rPr>
        <w:t>Clarus</w:t>
      </w:r>
      <w:r>
        <w:t xml:space="preserve"> system, as well as the users directly accessing the data contained within the </w:t>
      </w:r>
      <w:r>
        <w:rPr>
          <w:i/>
        </w:rPr>
        <w:t>Clarus</w:t>
      </w:r>
      <w:r>
        <w:t xml:space="preserve"> system. The following is an initial list — which will likely grow as the initiative progresses — of these stakeholders:</w:t>
      </w:r>
    </w:p>
    <w:p w14:paraId="5EC71E57" w14:textId="77777777" w:rsidR="00446F89" w:rsidRDefault="00446F89">
      <w:pPr>
        <w:pStyle w:val="BodyText2"/>
        <w:numPr>
          <w:ilvl w:val="0"/>
          <w:numId w:val="34"/>
        </w:numPr>
      </w:pPr>
      <w:r>
        <w:t>Observation system owners including federal, state, local, and private institutions;</w:t>
      </w:r>
    </w:p>
    <w:p w14:paraId="17E3D2F7" w14:textId="77777777" w:rsidR="00446F89" w:rsidRDefault="00446F89">
      <w:pPr>
        <w:pStyle w:val="BodyText2"/>
        <w:numPr>
          <w:ilvl w:val="0"/>
          <w:numId w:val="34"/>
        </w:numPr>
      </w:pPr>
      <w:r>
        <w:t>Instrument and observation platform suppliers;</w:t>
      </w:r>
    </w:p>
    <w:p w14:paraId="1A20FBAA" w14:textId="77777777" w:rsidR="00446F89" w:rsidRDefault="00446F89">
      <w:pPr>
        <w:pStyle w:val="BodyText2"/>
        <w:numPr>
          <w:ilvl w:val="0"/>
          <w:numId w:val="34"/>
        </w:numPr>
      </w:pPr>
      <w:r>
        <w:t>Direct data users including system owners and their contractors;</w:t>
      </w:r>
    </w:p>
    <w:p w14:paraId="7E63697E" w14:textId="77777777" w:rsidR="00446F89" w:rsidRDefault="00446F89">
      <w:pPr>
        <w:pStyle w:val="BodyText2"/>
        <w:numPr>
          <w:ilvl w:val="0"/>
          <w:numId w:val="34"/>
        </w:numPr>
      </w:pPr>
      <w:r>
        <w:t>Surface transportation weather service providers (which may include the observation system owners);</w:t>
      </w:r>
    </w:p>
    <w:p w14:paraId="46D30494" w14:textId="77777777" w:rsidR="00446F89" w:rsidRDefault="00446F89">
      <w:pPr>
        <w:pStyle w:val="BodyText2"/>
        <w:numPr>
          <w:ilvl w:val="0"/>
          <w:numId w:val="34"/>
        </w:numPr>
      </w:pPr>
      <w:r>
        <w:t>The National Oceanic and Atmospheric Administration (NOAA);</w:t>
      </w:r>
    </w:p>
    <w:p w14:paraId="28637AB5" w14:textId="77777777" w:rsidR="00446F89" w:rsidRDefault="00446F89">
      <w:pPr>
        <w:pStyle w:val="BodyText2"/>
        <w:numPr>
          <w:ilvl w:val="0"/>
          <w:numId w:val="34"/>
        </w:numPr>
      </w:pPr>
      <w:r>
        <w:t>General weather service providers;</w:t>
      </w:r>
    </w:p>
    <w:p w14:paraId="0B673C89" w14:textId="77777777" w:rsidR="00446F89" w:rsidRDefault="00446F89">
      <w:pPr>
        <w:pStyle w:val="BodyText2"/>
        <w:numPr>
          <w:ilvl w:val="0"/>
          <w:numId w:val="34"/>
        </w:numPr>
      </w:pPr>
      <w:r>
        <w:t>Research community; and</w:t>
      </w:r>
    </w:p>
    <w:p w14:paraId="128A11E3" w14:textId="77777777" w:rsidR="00446F89" w:rsidRDefault="00446F89">
      <w:pPr>
        <w:pStyle w:val="BodyText2"/>
        <w:numPr>
          <w:ilvl w:val="0"/>
          <w:numId w:val="34"/>
        </w:numPr>
        <w:rPr>
          <w:rFonts w:ascii="SymbolMT" w:hAnsi="SymbolMT" w:cs="SymbolMT"/>
        </w:rPr>
      </w:pPr>
      <w:r>
        <w:t>Climate data warehouse and other non-surface weather interests.</w:t>
      </w:r>
    </w:p>
    <w:p w14:paraId="55DCFB31" w14:textId="77777777" w:rsidR="00446F89" w:rsidRDefault="00446F89">
      <w:pPr>
        <w:pStyle w:val="BodyText2"/>
      </w:pPr>
      <w:r>
        <w:t xml:space="preserve">The deployed </w:t>
      </w:r>
      <w:r>
        <w:rPr>
          <w:i/>
        </w:rPr>
        <w:t>Clarus</w:t>
      </w:r>
      <w:r>
        <w:t xml:space="preserve"> system is envisioned to include:</w:t>
      </w:r>
    </w:p>
    <w:p w14:paraId="199D7CD1" w14:textId="77777777" w:rsidR="00446F89" w:rsidRDefault="00446F89">
      <w:pPr>
        <w:pStyle w:val="BodyText2"/>
        <w:numPr>
          <w:ilvl w:val="0"/>
          <w:numId w:val="19"/>
        </w:numPr>
      </w:pPr>
      <w:r>
        <w:t>A one-stop Internet portal for all surface transportation environmental observations;</w:t>
      </w:r>
    </w:p>
    <w:p w14:paraId="49CA14A0" w14:textId="77777777" w:rsidR="00446F89" w:rsidRDefault="00446F89">
      <w:pPr>
        <w:pStyle w:val="BodyText2"/>
        <w:numPr>
          <w:ilvl w:val="0"/>
          <w:numId w:val="19"/>
        </w:numPr>
      </w:pPr>
      <w:r>
        <w:t>Data provided without post-processing, ready to be incorporated into value-added products including weather and traffic models as well as decision support systems;</w:t>
      </w:r>
    </w:p>
    <w:p w14:paraId="68860887" w14:textId="77777777" w:rsidR="00446F89" w:rsidRDefault="00446F89">
      <w:pPr>
        <w:pStyle w:val="BodyText2"/>
        <w:numPr>
          <w:ilvl w:val="0"/>
          <w:numId w:val="19"/>
        </w:numPr>
      </w:pPr>
      <w:r>
        <w:t>Continuous quality control of data with feedback to operators of the originating sensor stations;</w:t>
      </w:r>
    </w:p>
    <w:p w14:paraId="79020B0A" w14:textId="77777777" w:rsidR="00446F89" w:rsidRDefault="00446F89">
      <w:pPr>
        <w:pStyle w:val="BodyText2"/>
        <w:numPr>
          <w:ilvl w:val="0"/>
          <w:numId w:val="19"/>
        </w:numPr>
      </w:pPr>
      <w:r>
        <w:t>Data transferred in one common protocol with full metadata;</w:t>
      </w:r>
    </w:p>
    <w:p w14:paraId="5E6E8354" w14:textId="77777777" w:rsidR="00446F89" w:rsidRDefault="00446F89">
      <w:pPr>
        <w:pStyle w:val="BodyText2"/>
        <w:numPr>
          <w:ilvl w:val="0"/>
          <w:numId w:val="19"/>
        </w:numPr>
      </w:pPr>
      <w:r>
        <w:lastRenderedPageBreak/>
        <w:t>Management of user’s rights to input or extract specific data components;</w:t>
      </w:r>
    </w:p>
    <w:p w14:paraId="50B121BB" w14:textId="77777777" w:rsidR="00446F89" w:rsidRDefault="00446F89">
      <w:pPr>
        <w:pStyle w:val="BodyText2"/>
        <w:numPr>
          <w:ilvl w:val="0"/>
          <w:numId w:val="19"/>
        </w:numPr>
      </w:pPr>
      <w:r>
        <w:t>Data retrieval tools; and</w:t>
      </w:r>
    </w:p>
    <w:p w14:paraId="3667D235" w14:textId="77777777" w:rsidR="00446F89" w:rsidRDefault="00446F89">
      <w:pPr>
        <w:pStyle w:val="BodyText2"/>
        <w:numPr>
          <w:ilvl w:val="0"/>
          <w:numId w:val="19"/>
        </w:numPr>
      </w:pPr>
      <w:r>
        <w:t>Support for the inclusion of new technologies such as vehicle-based sensors, surface visibility information from traffic cameras, and remote sensing technologies.</w:t>
      </w:r>
    </w:p>
    <w:p w14:paraId="47F81BD6" w14:textId="77777777" w:rsidR="00446F89" w:rsidRDefault="00446F89">
      <w:pPr>
        <w:pStyle w:val="Heading2"/>
      </w:pPr>
      <w:bookmarkStart w:id="6" w:name="_Toc108576514"/>
      <w:r>
        <w:t>Definitions, Acronyms, and Abbreviations</w:t>
      </w:r>
      <w:bookmarkEnd w:id="6"/>
      <w:r>
        <w:t xml:space="preserve"> </w:t>
      </w:r>
    </w:p>
    <w:p w14:paraId="1450BFC1" w14:textId="77777777" w:rsidR="00446F89" w:rsidRDefault="00446F89">
      <w:pPr>
        <w:pStyle w:val="BodyText"/>
      </w:pPr>
      <w:r>
        <w:t>This document may contain terms, acronyms, and abbreviations that are unfamiliar to the reader. A dictionary of these terms, acronyms, and abbreviations can be found in Appendix A.</w:t>
      </w:r>
    </w:p>
    <w:p w14:paraId="78D90EE0" w14:textId="77777777" w:rsidR="00446F89" w:rsidRDefault="00446F89">
      <w:pPr>
        <w:pStyle w:val="Heading2"/>
      </w:pPr>
      <w:bookmarkStart w:id="7" w:name="_Toc108576515"/>
      <w:r>
        <w:t>References</w:t>
      </w:r>
      <w:bookmarkEnd w:id="7"/>
      <w:r>
        <w:t xml:space="preserve"> </w:t>
      </w:r>
    </w:p>
    <w:p w14:paraId="3A1C9752" w14:textId="77777777" w:rsidR="00446F89" w:rsidRDefault="00446F89">
      <w:pPr>
        <w:pStyle w:val="BodyText"/>
      </w:pPr>
      <w:r>
        <w:t>The following documents contain additional information pertaining to this project or have been referenced within this document:</w:t>
      </w:r>
    </w:p>
    <w:p w14:paraId="75E5E680" w14:textId="77777777" w:rsidR="00446F89" w:rsidRDefault="00446F89">
      <w:pPr>
        <w:pStyle w:val="BodyText2"/>
        <w:numPr>
          <w:ilvl w:val="0"/>
          <w:numId w:val="20"/>
        </w:numPr>
        <w:tabs>
          <w:tab w:val="clear" w:pos="1080"/>
          <w:tab w:val="num" w:pos="1440"/>
        </w:tabs>
        <w:ind w:left="1440"/>
      </w:pPr>
      <w:r>
        <w:rPr>
          <w:i/>
        </w:rPr>
        <w:t>Clarus – The Nationwide Surface Transportation Weather Observing and Forecast System</w:t>
      </w:r>
      <w:r>
        <w:t>; Pisano, Pol, Stern, and Goodwin; TRB 2005.</w:t>
      </w:r>
    </w:p>
    <w:p w14:paraId="0FC8A1CE" w14:textId="77777777" w:rsidR="00446F89" w:rsidRDefault="00446F89">
      <w:pPr>
        <w:pStyle w:val="BodyText2"/>
        <w:numPr>
          <w:ilvl w:val="0"/>
          <w:numId w:val="20"/>
        </w:numPr>
        <w:tabs>
          <w:tab w:val="clear" w:pos="1080"/>
          <w:tab w:val="num" w:pos="1440"/>
        </w:tabs>
        <w:ind w:left="1440"/>
      </w:pPr>
      <w:r>
        <w:rPr>
          <w:i/>
        </w:rPr>
        <w:t>National ITS Architecture, Version 5.0</w:t>
      </w:r>
      <w:r>
        <w:t>; FHWA, U.S. DOT; October 2003.</w:t>
      </w:r>
    </w:p>
    <w:p w14:paraId="1EF4257E" w14:textId="77777777" w:rsidR="00446F89" w:rsidRDefault="00446F89">
      <w:pPr>
        <w:pStyle w:val="BodyText2"/>
        <w:numPr>
          <w:ilvl w:val="0"/>
          <w:numId w:val="20"/>
        </w:numPr>
        <w:tabs>
          <w:tab w:val="clear" w:pos="1080"/>
          <w:tab w:val="num" w:pos="1440"/>
        </w:tabs>
        <w:ind w:left="1440"/>
      </w:pPr>
      <w:r>
        <w:rPr>
          <w:i/>
        </w:rPr>
        <w:t>Weather Information in the National ITS Architecture Version</w:t>
      </w:r>
      <w:r>
        <w:t xml:space="preserve"> 5.0; Meridian Environmental Technology, Inc.; August 2004.</w:t>
      </w:r>
    </w:p>
    <w:p w14:paraId="174F1B75" w14:textId="77777777" w:rsidR="00446F89" w:rsidRDefault="00446F89">
      <w:pPr>
        <w:pStyle w:val="BodyText2"/>
        <w:numPr>
          <w:ilvl w:val="0"/>
          <w:numId w:val="20"/>
        </w:numPr>
        <w:tabs>
          <w:tab w:val="clear" w:pos="1080"/>
          <w:tab w:val="num" w:pos="1440"/>
        </w:tabs>
        <w:ind w:left="1440"/>
      </w:pPr>
      <w:r>
        <w:rPr>
          <w:i/>
        </w:rPr>
        <w:t>Clarus Initiative Coordinating Committee (ICC) Management Plan</w:t>
      </w:r>
      <w:r>
        <w:t xml:space="preserve"> (Revision 1); James Pol, U.S. DOT; September 2004.</w:t>
      </w:r>
    </w:p>
    <w:p w14:paraId="50DD1252" w14:textId="77777777" w:rsidR="00446F89" w:rsidRDefault="00446F89">
      <w:pPr>
        <w:pStyle w:val="BodyText2"/>
        <w:numPr>
          <w:ilvl w:val="0"/>
          <w:numId w:val="20"/>
        </w:numPr>
        <w:tabs>
          <w:tab w:val="clear" w:pos="1080"/>
          <w:tab w:val="num" w:pos="1440"/>
        </w:tabs>
        <w:ind w:left="1440"/>
      </w:pPr>
      <w:r>
        <w:rPr>
          <w:i/>
        </w:rPr>
        <w:t>Surface Transportation Decision Support Requirements,</w:t>
      </w:r>
      <w:r>
        <w:t xml:space="preserve"> </w:t>
      </w:r>
      <w:r>
        <w:rPr>
          <w:i/>
        </w:rPr>
        <w:t>Version 1.0</w:t>
      </w:r>
      <w:r>
        <w:t>; Mitretek Systems, Inc.; January 2000.</w:t>
      </w:r>
    </w:p>
    <w:p w14:paraId="4C14C42E" w14:textId="77777777" w:rsidR="00446F89" w:rsidRDefault="00446F89">
      <w:pPr>
        <w:pStyle w:val="BodyText2"/>
        <w:numPr>
          <w:ilvl w:val="0"/>
          <w:numId w:val="20"/>
        </w:numPr>
        <w:tabs>
          <w:tab w:val="clear" w:pos="1080"/>
          <w:tab w:val="num" w:pos="1440"/>
        </w:tabs>
        <w:ind w:left="1440"/>
      </w:pPr>
      <w:r>
        <w:rPr>
          <w:i/>
        </w:rPr>
        <w:t>Weather Information for Surface Transportation: National Needs Assessment Report</w:t>
      </w:r>
      <w:r>
        <w:t>; Office of the Federal Coordinator for Meteorology; FCM-R18-2002; December 2002.</w:t>
      </w:r>
    </w:p>
    <w:p w14:paraId="53B7043B" w14:textId="77777777" w:rsidR="00446F89" w:rsidRDefault="00446F89">
      <w:pPr>
        <w:pStyle w:val="BodyText2"/>
        <w:numPr>
          <w:ilvl w:val="0"/>
          <w:numId w:val="20"/>
        </w:numPr>
        <w:tabs>
          <w:tab w:val="clear" w:pos="1080"/>
          <w:tab w:val="num" w:pos="1440"/>
        </w:tabs>
        <w:ind w:left="1440"/>
      </w:pPr>
      <w:r>
        <w:rPr>
          <w:i/>
        </w:rPr>
        <w:t>Weather and Environmental Content on 511 Services</w:t>
      </w:r>
      <w:r>
        <w:t>; 511 Deployment Coalition; June 2003.</w:t>
      </w:r>
    </w:p>
    <w:p w14:paraId="2F2A3E60" w14:textId="77777777" w:rsidR="00446F89" w:rsidRDefault="00446F89">
      <w:pPr>
        <w:pStyle w:val="BodyText2"/>
        <w:numPr>
          <w:ilvl w:val="0"/>
          <w:numId w:val="20"/>
        </w:numPr>
        <w:tabs>
          <w:tab w:val="clear" w:pos="1080"/>
          <w:tab w:val="num" w:pos="1440"/>
        </w:tabs>
        <w:ind w:left="1440"/>
      </w:pPr>
      <w:r>
        <w:rPr>
          <w:i/>
        </w:rPr>
        <w:t>NTCIP 1204:1998 NTCIP Object Definitions for Environmental Sensor Stations</w:t>
      </w:r>
      <w:r>
        <w:t>; National Electrical Manufacturers’ Association, American Association of State Highway and Transportation Officials, and Institute of Transportation Engineers; 1998.</w:t>
      </w:r>
    </w:p>
    <w:p w14:paraId="02A7B4C8" w14:textId="77777777" w:rsidR="00446F89" w:rsidRDefault="00446F89">
      <w:pPr>
        <w:pStyle w:val="BodyText2"/>
        <w:numPr>
          <w:ilvl w:val="0"/>
          <w:numId w:val="20"/>
        </w:numPr>
        <w:tabs>
          <w:tab w:val="clear" w:pos="1080"/>
          <w:tab w:val="num" w:pos="1440"/>
        </w:tabs>
        <w:ind w:left="1440"/>
      </w:pPr>
      <w:r>
        <w:rPr>
          <w:i/>
        </w:rPr>
        <w:t>Where the Weather Meets the Road: A Research Agenda for Improving Road Weather</w:t>
      </w:r>
      <w:r>
        <w:t>; The National Academies; BASC-U-02-06-A; 2004.</w:t>
      </w:r>
    </w:p>
    <w:p w14:paraId="76CF1034" w14:textId="77777777" w:rsidR="00446F89" w:rsidRDefault="00446F89">
      <w:pPr>
        <w:pStyle w:val="BodyText2"/>
        <w:numPr>
          <w:ilvl w:val="0"/>
          <w:numId w:val="20"/>
        </w:numPr>
        <w:tabs>
          <w:tab w:val="clear" w:pos="1080"/>
          <w:tab w:val="num" w:pos="1440"/>
        </w:tabs>
        <w:ind w:left="1440"/>
      </w:pPr>
      <w:r>
        <w:rPr>
          <w:i/>
        </w:rPr>
        <w:t>Road Weather Information Systems (RWIS) Data Integration Guidelines</w:t>
      </w:r>
      <w:r>
        <w:t>; Castle Rock Consultants; October 2002.</w:t>
      </w:r>
    </w:p>
    <w:p w14:paraId="00AD99E7" w14:textId="77777777" w:rsidR="00446F89" w:rsidRDefault="00446F89">
      <w:pPr>
        <w:pStyle w:val="BodyText2"/>
        <w:numPr>
          <w:ilvl w:val="0"/>
          <w:numId w:val="20"/>
        </w:numPr>
        <w:tabs>
          <w:tab w:val="clear" w:pos="1080"/>
          <w:tab w:val="num" w:pos="1440"/>
        </w:tabs>
        <w:ind w:left="1440"/>
        <w:rPr>
          <w:sz w:val="20"/>
        </w:rPr>
      </w:pPr>
      <w:r>
        <w:rPr>
          <w:i/>
        </w:rPr>
        <w:t>Draft Report: Joint TMC/TOC System Integration Study for Emergency Transportation Operations and Weather: Baseline Conditions</w:t>
      </w:r>
      <w:r>
        <w:t>; Battelle; 2004 (in review).</w:t>
      </w:r>
    </w:p>
    <w:p w14:paraId="1EF5D277" w14:textId="77777777" w:rsidR="00446F89" w:rsidRDefault="00446F89">
      <w:pPr>
        <w:pStyle w:val="BodyText2"/>
        <w:numPr>
          <w:ilvl w:val="0"/>
          <w:numId w:val="20"/>
        </w:numPr>
        <w:tabs>
          <w:tab w:val="clear" w:pos="1080"/>
          <w:tab w:val="num" w:pos="1440"/>
        </w:tabs>
        <w:ind w:left="1440"/>
        <w:rPr>
          <w:sz w:val="20"/>
        </w:rPr>
      </w:pPr>
      <w:r>
        <w:rPr>
          <w:i/>
        </w:rPr>
        <w:lastRenderedPageBreak/>
        <w:t xml:space="preserve">Clarus Final Draft Concept of Operations; </w:t>
      </w:r>
      <w:r>
        <w:t>Iteris and Meridian Environmental Technology, Inc.; May 16, 2005.</w:t>
      </w:r>
    </w:p>
    <w:p w14:paraId="5797E4C4" w14:textId="77777777" w:rsidR="00446F89" w:rsidRDefault="00446F89">
      <w:pPr>
        <w:pStyle w:val="BodyText2"/>
        <w:numPr>
          <w:ilvl w:val="0"/>
          <w:numId w:val="20"/>
        </w:numPr>
        <w:tabs>
          <w:tab w:val="clear" w:pos="1080"/>
          <w:tab w:val="num" w:pos="1440"/>
        </w:tabs>
        <w:ind w:left="1440"/>
      </w:pPr>
      <w:r>
        <w:rPr>
          <w:i/>
        </w:rPr>
        <w:t>IEEE Recommended Practice for Software Requirements Specifications</w:t>
      </w:r>
      <w:r>
        <w:t>; Software Engineering Standards Committee of the IEEE Computer Society; IEEE Std 830-1998, 25 June 1998.</w:t>
      </w:r>
    </w:p>
    <w:p w14:paraId="793007C2" w14:textId="77777777" w:rsidR="00446F89" w:rsidRDefault="00446F89">
      <w:pPr>
        <w:pStyle w:val="BodyText2"/>
        <w:numPr>
          <w:ilvl w:val="0"/>
          <w:numId w:val="20"/>
        </w:numPr>
        <w:tabs>
          <w:tab w:val="clear" w:pos="1080"/>
          <w:tab w:val="num" w:pos="1440"/>
        </w:tabs>
        <w:ind w:left="1440"/>
      </w:pPr>
      <w:r>
        <w:rPr>
          <w:i/>
        </w:rPr>
        <w:t>Security of Federal Automated Information Resources</w:t>
      </w:r>
      <w:r>
        <w:t>; Appendix III to OMB Circular No. A</w:t>
      </w:r>
      <w:r>
        <w:noBreakHyphen/>
        <w:t>130; Office of Management and Budget; February 8, 1996.</w:t>
      </w:r>
    </w:p>
    <w:p w14:paraId="42A689D3" w14:textId="77777777" w:rsidR="00446F89" w:rsidRDefault="00446F89">
      <w:pPr>
        <w:pStyle w:val="BodyText"/>
      </w:pPr>
      <w:r>
        <w:t xml:space="preserve">Some portions of the </w:t>
      </w:r>
      <w:r>
        <w:rPr>
          <w:i/>
        </w:rPr>
        <w:t>Clarus</w:t>
      </w:r>
      <w:r>
        <w:t xml:space="preserve"> Concept of Operations (Ref. 12) have been incorporated in this document, both for continuity of concept, and to help identify the basis for the high level requirements. Specific attributions of this content are only included where they enhance the context of the requirements.</w:t>
      </w:r>
    </w:p>
    <w:p w14:paraId="0A023028" w14:textId="77777777" w:rsidR="00446F89" w:rsidRDefault="00446F89">
      <w:pPr>
        <w:pStyle w:val="Heading2"/>
      </w:pPr>
      <w:bookmarkStart w:id="8" w:name="_Toc108576516"/>
      <w:r>
        <w:t>Overview</w:t>
      </w:r>
      <w:bookmarkEnd w:id="8"/>
      <w:r>
        <w:t xml:space="preserve"> </w:t>
      </w:r>
    </w:p>
    <w:p w14:paraId="10FE3378" w14:textId="77777777" w:rsidR="00446F89" w:rsidRDefault="00446F89">
      <w:pPr>
        <w:pStyle w:val="BodyText"/>
      </w:pPr>
      <w:r>
        <w:t xml:space="preserve">The organization and content of this document is generally based on the IEEE standards for System Requirements Specifications (Ref. 13). The requirements presented in this document represent the high level objectives, constraints, and desires for the </w:t>
      </w:r>
      <w:r>
        <w:rPr>
          <w:i/>
        </w:rPr>
        <w:t>Clarus</w:t>
      </w:r>
      <w:r>
        <w:t xml:space="preserve"> system.</w:t>
      </w:r>
    </w:p>
    <w:p w14:paraId="03093A45" w14:textId="77777777" w:rsidR="00446F89" w:rsidRDefault="00446F89">
      <w:pPr>
        <w:pStyle w:val="BodyText"/>
      </w:pPr>
      <w:r>
        <w:t xml:space="preserve">Each requirement is identified by a unique </w:t>
      </w:r>
      <w:r>
        <w:rPr>
          <w:i/>
        </w:rPr>
        <w:t>Clarus</w:t>
      </w:r>
      <w:r>
        <w:t xml:space="preserve">-specific identifier to allow the requirement to be referenced in future documents, providing traceability throughout the development process. </w:t>
      </w:r>
    </w:p>
    <w:p w14:paraId="140D1AF9" w14:textId="77777777" w:rsidR="00446F89" w:rsidRDefault="00446F89">
      <w:pPr>
        <w:pStyle w:val="BodyText"/>
      </w:pPr>
      <w:r>
        <w:t xml:space="preserve">A requirements document states what must be accomplished to fulfill the vision described in a concept of operations. It does not state how it is to be accomplished. This document describes each requirement and the basis for inclusion of that requirement. </w:t>
      </w:r>
    </w:p>
    <w:p w14:paraId="55D074E3" w14:textId="77777777" w:rsidR="00446F89" w:rsidRDefault="00446F89">
      <w:pPr>
        <w:pStyle w:val="BodyText"/>
      </w:pPr>
      <w:r>
        <w:t xml:space="preserve">The remaining sections of the document contain the requirements for the system. The sections and their content are as follows: </w:t>
      </w:r>
    </w:p>
    <w:p w14:paraId="3920FC4F" w14:textId="77777777" w:rsidR="00446F89" w:rsidRDefault="00446F89">
      <w:pPr>
        <w:pStyle w:val="BodyText"/>
        <w:ind w:left="1440"/>
      </w:pPr>
      <w:r>
        <w:rPr>
          <w:b/>
        </w:rPr>
        <w:t>Section 2 – General Description</w:t>
      </w:r>
      <w:r>
        <w:t xml:space="preserve"> provides a general overview of the entire system. This section describes the general factors that affect the system and its requirements.</w:t>
      </w:r>
    </w:p>
    <w:p w14:paraId="417C465B" w14:textId="77777777" w:rsidR="00446F89" w:rsidRDefault="00446F89">
      <w:pPr>
        <w:pStyle w:val="BodyText"/>
        <w:ind w:left="1440"/>
      </w:pPr>
      <w:r>
        <w:rPr>
          <w:b/>
        </w:rPr>
        <w:t>Section 3 – Specific Requirements</w:t>
      </w:r>
      <w:r>
        <w:t xml:space="preserve"> contains the requirements developed from reference documentation and stakeholder communications. This section organizes the requirements into categories that facilitate the system development process. The categories in this document are: Functional Requirements, Performance Requirements, and Organizational Requirements.</w:t>
      </w:r>
    </w:p>
    <w:p w14:paraId="57A3DADD" w14:textId="77777777" w:rsidR="00446F89" w:rsidRDefault="00446F89">
      <w:pPr>
        <w:pStyle w:val="Heading1"/>
      </w:pPr>
      <w:r>
        <w:br w:type="page"/>
      </w:r>
      <w:bookmarkStart w:id="9" w:name="_Toc108576517"/>
      <w:r>
        <w:lastRenderedPageBreak/>
        <w:t>General Description</w:t>
      </w:r>
      <w:bookmarkEnd w:id="9"/>
    </w:p>
    <w:p w14:paraId="441026E7" w14:textId="77777777" w:rsidR="00446F89" w:rsidRDefault="00446F89">
      <w:pPr>
        <w:pStyle w:val="BodyText"/>
        <w:rPr>
          <w:b/>
        </w:rPr>
      </w:pPr>
      <w:r>
        <w:t xml:space="preserve">This section provides an overview of the entire system and describes the general factors that affect the system and its requirements. This section does not state specific requirements, but instead is intended to make the requirements easier to understand by giving them context. That context and the overall intent of the </w:t>
      </w:r>
      <w:r>
        <w:rPr>
          <w:i/>
        </w:rPr>
        <w:t>Clarus</w:t>
      </w:r>
      <w:r>
        <w:t xml:space="preserve"> program are described in detail in the </w:t>
      </w:r>
      <w:r>
        <w:rPr>
          <w:i/>
        </w:rPr>
        <w:t>Clarus</w:t>
      </w:r>
      <w:r>
        <w:t xml:space="preserve"> Concept of Operations (Ref. 12), from which much of the description in this section was derived. Descriptions of specific terms and acronyms used in this section may be found in Appendix A.</w:t>
      </w:r>
    </w:p>
    <w:p w14:paraId="3AB144DC" w14:textId="77777777" w:rsidR="00446F89" w:rsidRDefault="00446F89">
      <w:pPr>
        <w:pStyle w:val="Heading2"/>
      </w:pPr>
      <w:bookmarkStart w:id="10" w:name="_Toc108576518"/>
      <w:r>
        <w:t>System Perspective</w:t>
      </w:r>
      <w:bookmarkEnd w:id="10"/>
      <w:r>
        <w:t xml:space="preserve"> </w:t>
      </w:r>
    </w:p>
    <w:p w14:paraId="3DAB76B3" w14:textId="77777777" w:rsidR="00446F89" w:rsidRDefault="00446F89">
      <w:pPr>
        <w:pStyle w:val="BodyText"/>
      </w:pPr>
      <w:r>
        <w:t xml:space="preserve">The </w:t>
      </w:r>
      <w:r>
        <w:rPr>
          <w:i/>
        </w:rPr>
        <w:t>Clarus</w:t>
      </w:r>
      <w:r>
        <w:t xml:space="preserve"> Initiative is essentially a plan to create a “network of networks” — much like the Internet — for surface transportation environmental data. While the Internet is an interconnection of computer networks, </w:t>
      </w:r>
      <w:r>
        <w:rPr>
          <w:i/>
        </w:rPr>
        <w:t>Clarus</w:t>
      </w:r>
      <w:r>
        <w:t xml:space="preserve"> will be an interconnection of environmental (weather, pavement, and water level condition) data collection networks. Each of the weather networks will function autonomously; they will collect information and disseminate it internally without direction or dependence on </w:t>
      </w:r>
      <w:r>
        <w:rPr>
          <w:i/>
        </w:rPr>
        <w:t>Clarus</w:t>
      </w:r>
      <w:r>
        <w:t>.</w:t>
      </w:r>
    </w:p>
    <w:p w14:paraId="75F59581" w14:textId="77777777" w:rsidR="00446F89" w:rsidRDefault="00446F89">
      <w:pPr>
        <w:pStyle w:val="BodyText"/>
      </w:pPr>
      <w:r>
        <w:t xml:space="preserve">Each participating weather network’s connection to </w:t>
      </w:r>
      <w:r>
        <w:rPr>
          <w:i/>
        </w:rPr>
        <w:t>Clarus</w:t>
      </w:r>
      <w:r>
        <w:t xml:space="preserve"> will add two new possible modes of functionality. First, the participant will be able to </w:t>
      </w:r>
      <w:r>
        <w:rPr>
          <w:i/>
        </w:rPr>
        <w:t>share collected environmental data</w:t>
      </w:r>
      <w:r>
        <w:t xml:space="preserve"> with </w:t>
      </w:r>
      <w:r>
        <w:rPr>
          <w:i/>
        </w:rPr>
        <w:t>Clarus</w:t>
      </w:r>
      <w:r>
        <w:t xml:space="preserve">. Second, participants will be able to </w:t>
      </w:r>
      <w:r>
        <w:rPr>
          <w:i/>
        </w:rPr>
        <w:t>receive environmental data</w:t>
      </w:r>
      <w:r>
        <w:t xml:space="preserve"> collected by </w:t>
      </w:r>
      <w:r>
        <w:rPr>
          <w:i/>
        </w:rPr>
        <w:t>Clarus</w:t>
      </w:r>
      <w:r>
        <w:t xml:space="preserve">. The primary recipients of this data will be weather service providers, but any </w:t>
      </w:r>
      <w:r>
        <w:rPr>
          <w:i/>
        </w:rPr>
        <w:t>Clarus</w:t>
      </w:r>
      <w:r>
        <w:t xml:space="preserve"> participants would be able to receive data if they so chose. This concept of autonomous data sharing is comparable to the World Wide Web layer of the Internet, where organizations can publish information on web pages, or browse and download information published by other organizations on the web. Ownership of the data is retained by the organization that provided the data to </w:t>
      </w:r>
      <w:r>
        <w:rPr>
          <w:i/>
        </w:rPr>
        <w:t>Clarus</w:t>
      </w:r>
      <w:r>
        <w:t xml:space="preserve">, and the provider organization can restrict the dissemination of the data through data sharing agreements with the </w:t>
      </w:r>
      <w:r>
        <w:rPr>
          <w:i/>
        </w:rPr>
        <w:t>Clarus</w:t>
      </w:r>
      <w:r>
        <w:t xml:space="preserve"> program.</w:t>
      </w:r>
    </w:p>
    <w:p w14:paraId="697565F4" w14:textId="77777777" w:rsidR="00446F89" w:rsidRDefault="00446F89">
      <w:pPr>
        <w:pStyle w:val="BodyText"/>
      </w:pPr>
      <w:r>
        <w:t xml:space="preserve">The </w:t>
      </w:r>
      <w:r>
        <w:rPr>
          <w:i/>
        </w:rPr>
        <w:t>Clarus</w:t>
      </w:r>
      <w:r>
        <w:t xml:space="preserve"> system will add a third mode of functionality, which might be called “meta-librarian.” The </w:t>
      </w:r>
      <w:r>
        <w:rPr>
          <w:i/>
        </w:rPr>
        <w:t>Clarus</w:t>
      </w:r>
      <w:r>
        <w:t xml:space="preserve"> system will collect, organize, and qualify the environmental data to be published by the system. The data will be collected from the participants, organized by location and type of data, and quality flags will be added. When this is done, the data will be published to the Service Providers and other participant/consumers in </w:t>
      </w:r>
      <w:r>
        <w:rPr>
          <w:i/>
        </w:rPr>
        <w:t>Clarus</w:t>
      </w:r>
      <w:r>
        <w:t xml:space="preserve">. </w:t>
      </w:r>
      <w:r>
        <w:fldChar w:fldCharType="begin"/>
      </w:r>
      <w:r>
        <w:instrText xml:space="preserve"> REF _Ref104179486 \h </w:instrText>
      </w:r>
      <w:r>
        <w:fldChar w:fldCharType="separate"/>
      </w:r>
      <w:r>
        <w:t xml:space="preserve">Figure </w:t>
      </w:r>
      <w:r>
        <w:rPr>
          <w:noProof/>
        </w:rPr>
        <w:t>1</w:t>
      </w:r>
      <w:r>
        <w:fldChar w:fldCharType="end"/>
      </w:r>
      <w:r>
        <w:t xml:space="preserve"> shows the general process as data progresses from collection through publication to service providers.</w:t>
      </w:r>
    </w:p>
    <w:p w14:paraId="57D537A7" w14:textId="77777777" w:rsidR="00446F89" w:rsidRDefault="00733B14">
      <w:pPr>
        <w:pStyle w:val="BodyText2"/>
        <w:keepNext/>
        <w:ind w:left="0"/>
        <w:jc w:val="center"/>
      </w:pPr>
      <w:r>
        <w:rPr>
          <w:noProof/>
        </w:rPr>
        <w:lastRenderedPageBreak/>
        <w:drawing>
          <wp:inline distT="0" distB="0" distL="0" distR="0" wp14:anchorId="2ADF4BE2" wp14:editId="536EF5E4">
            <wp:extent cx="5503545" cy="3674745"/>
            <wp:effectExtent l="0" t="0" r="0" b="0"/>
            <wp:docPr id="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3545" cy="3674745"/>
                    </a:xfrm>
                    <a:prstGeom prst="rect">
                      <a:avLst/>
                    </a:prstGeom>
                    <a:noFill/>
                    <a:ln>
                      <a:noFill/>
                    </a:ln>
                  </pic:spPr>
                </pic:pic>
              </a:graphicData>
            </a:graphic>
          </wp:inline>
        </w:drawing>
      </w:r>
    </w:p>
    <w:p w14:paraId="29C4DEBB" w14:textId="77777777" w:rsidR="00446F89" w:rsidRDefault="00446F89">
      <w:pPr>
        <w:pStyle w:val="Caption"/>
        <w:jc w:val="center"/>
      </w:pPr>
      <w:bookmarkStart w:id="11" w:name="_Ref104179486"/>
      <w:bookmarkStart w:id="12" w:name="_Toc108576487"/>
      <w:r>
        <w:t xml:space="preserve">Figure </w:t>
      </w:r>
      <w:fldSimple w:instr=" SEQ Figure \* ARABIC ">
        <w:r>
          <w:rPr>
            <w:noProof/>
          </w:rPr>
          <w:t>1</w:t>
        </w:r>
      </w:fldSimple>
      <w:bookmarkEnd w:id="11"/>
      <w:r>
        <w:t xml:space="preserve"> – </w:t>
      </w:r>
      <w:r>
        <w:rPr>
          <w:i/>
        </w:rPr>
        <w:t>Clarus</w:t>
      </w:r>
      <w:r>
        <w:t xml:space="preserve"> Data Acquisition, Processing, and Publication</w:t>
      </w:r>
      <w:bookmarkEnd w:id="12"/>
    </w:p>
    <w:p w14:paraId="00A17657" w14:textId="77777777" w:rsidR="00446F89" w:rsidRDefault="00446F89">
      <w:pPr>
        <w:pStyle w:val="BodyText2"/>
      </w:pPr>
      <w:r>
        <w:t xml:space="preserve">The principal interfaces that will be critical to </w:t>
      </w:r>
      <w:r>
        <w:rPr>
          <w:i/>
        </w:rPr>
        <w:t>Clarus</w:t>
      </w:r>
      <w:r>
        <w:t xml:space="preserve"> are the interface between </w:t>
      </w:r>
      <w:r>
        <w:rPr>
          <w:i/>
        </w:rPr>
        <w:t>Clarus</w:t>
      </w:r>
      <w:r>
        <w:t xml:space="preserve"> and the participating collectors, and the interface between </w:t>
      </w:r>
      <w:r>
        <w:rPr>
          <w:i/>
        </w:rPr>
        <w:t>Clarus</w:t>
      </w:r>
      <w:r>
        <w:t xml:space="preserve"> and the participating service providers. While the service provider interface is completely within the control of the </w:t>
      </w:r>
      <w:r>
        <w:rPr>
          <w:i/>
        </w:rPr>
        <w:t>Clarus</w:t>
      </w:r>
      <w:r>
        <w:t xml:space="preserve"> Initiative, the interface(s) to the collectors may be influenced by what interfaces these systems can support.</w:t>
      </w:r>
    </w:p>
    <w:p w14:paraId="4D45A93E" w14:textId="77777777" w:rsidR="00446F89" w:rsidRDefault="00446F89">
      <w:pPr>
        <w:pStyle w:val="BodyText"/>
      </w:pPr>
      <w:r>
        <w:t>While the participants want to access the network through “a one-stop internet portal for all surface transportation weather and pavement related observations” (Ref. 12), there is no requirement that the system be a single centralized system. Designers are free to explore centralized and de-centralized architectures so long as the interfaces with participants give the appearance of a “one-stop” portal.</w:t>
      </w:r>
    </w:p>
    <w:p w14:paraId="047A8DDD" w14:textId="77777777" w:rsidR="00446F89" w:rsidRDefault="00446F89">
      <w:pPr>
        <w:pStyle w:val="BodyText"/>
      </w:pPr>
      <w:r>
        <w:t xml:space="preserve">The issues of data retention and archive are also not explicitly addressed. While some data retention is likely to be necessary to support the quality control function and the publication function, there is a clear recognition that as the data age, they lose value to all but climatological investigators and other researchers. This phase of development does not include directly archiving the large volume of environmental data in </w:t>
      </w:r>
      <w:r>
        <w:rPr>
          <w:i/>
        </w:rPr>
        <w:t>Clarus</w:t>
      </w:r>
      <w:r>
        <w:t xml:space="preserve">. Considering the technical scope of such an effort, archiving may be externalized or be deferred until the </w:t>
      </w:r>
      <w:r>
        <w:rPr>
          <w:i/>
        </w:rPr>
        <w:t>Clarus</w:t>
      </w:r>
      <w:r>
        <w:t xml:space="preserve"> network is operational and proven.</w:t>
      </w:r>
    </w:p>
    <w:p w14:paraId="6CA10A29" w14:textId="77777777" w:rsidR="00446F89" w:rsidRDefault="00446F89">
      <w:pPr>
        <w:pStyle w:val="Heading2"/>
      </w:pPr>
      <w:bookmarkStart w:id="13" w:name="_Toc108576519"/>
      <w:r>
        <w:t>System Functions</w:t>
      </w:r>
      <w:bookmarkEnd w:id="13"/>
      <w:r>
        <w:t xml:space="preserve"> </w:t>
      </w:r>
    </w:p>
    <w:p w14:paraId="790FAD8B" w14:textId="77777777" w:rsidR="00446F89" w:rsidRDefault="00446F89">
      <w:pPr>
        <w:pStyle w:val="BodyText"/>
      </w:pPr>
      <w:r>
        <w:t xml:space="preserve">The </w:t>
      </w:r>
      <w:r>
        <w:rPr>
          <w:i/>
        </w:rPr>
        <w:t>Clarus</w:t>
      </w:r>
      <w:r>
        <w:t xml:space="preserve"> system will collect data from contributing members, organize and qualify the data, and then publish the data for use by service providers and other members of the network. These basic processes are shown in </w:t>
      </w:r>
      <w:r>
        <w:fldChar w:fldCharType="begin"/>
      </w:r>
      <w:r>
        <w:instrText xml:space="preserve"> REF _Ref103679167 \h </w:instrText>
      </w:r>
      <w:r>
        <w:fldChar w:fldCharType="separate"/>
      </w:r>
      <w:r>
        <w:t xml:space="preserve">Figure </w:t>
      </w:r>
      <w:r>
        <w:rPr>
          <w:noProof/>
        </w:rPr>
        <w:t>2</w:t>
      </w:r>
      <w:r>
        <w:fldChar w:fldCharType="end"/>
      </w:r>
      <w:r>
        <w:t xml:space="preserve"> in terms of </w:t>
      </w:r>
      <w:r>
        <w:rPr>
          <w:i/>
        </w:rPr>
        <w:lastRenderedPageBreak/>
        <w:t>Clarus</w:t>
      </w:r>
      <w:r>
        <w:t xml:space="preserve"> system objects and their interactions. The ellipses represent specific types of data, user roles, or equipment, and the arrows represent the interactions between them</w:t>
      </w:r>
      <w:r>
        <w:rPr>
          <w:rStyle w:val="FootnoteReference"/>
        </w:rPr>
        <w:footnoteReference w:id="2"/>
      </w:r>
      <w:r>
        <w:t>. For example, a “Collector” administers a “Sensor”, collects “Observation Data”, provides “Sensor Metadata”, and receives “Quality Feedback”.</w:t>
      </w:r>
    </w:p>
    <w:p w14:paraId="6981A7DA" w14:textId="77777777" w:rsidR="00446F89" w:rsidRDefault="00446F89">
      <w:pPr>
        <w:pStyle w:val="BodyText"/>
      </w:pPr>
    </w:p>
    <w:p w14:paraId="2E1147DD" w14:textId="77777777" w:rsidR="00446F89" w:rsidRDefault="00733B14">
      <w:pPr>
        <w:pStyle w:val="BodyText"/>
        <w:keepNext/>
        <w:ind w:hanging="720"/>
        <w:jc w:val="right"/>
      </w:pPr>
      <w:r>
        <w:rPr>
          <w:noProof/>
        </w:rPr>
        <w:drawing>
          <wp:inline distT="0" distB="0" distL="0" distR="0" wp14:anchorId="62DC0F08" wp14:editId="57F6D315">
            <wp:extent cx="5020945" cy="3090545"/>
            <wp:effectExtent l="0" t="0" r="0" b="0"/>
            <wp:docPr id="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0945" cy="3090545"/>
                    </a:xfrm>
                    <a:prstGeom prst="rect">
                      <a:avLst/>
                    </a:prstGeom>
                    <a:noFill/>
                    <a:ln>
                      <a:noFill/>
                    </a:ln>
                  </pic:spPr>
                </pic:pic>
              </a:graphicData>
            </a:graphic>
          </wp:inline>
        </w:drawing>
      </w:r>
    </w:p>
    <w:p w14:paraId="67FEB1D0" w14:textId="77777777" w:rsidR="00446F89" w:rsidRDefault="00446F89">
      <w:pPr>
        <w:pStyle w:val="Caption"/>
        <w:jc w:val="center"/>
      </w:pPr>
      <w:bookmarkStart w:id="14" w:name="_Ref103679162"/>
      <w:bookmarkStart w:id="15" w:name="_Ref103679167"/>
      <w:bookmarkStart w:id="16" w:name="_Toc108576488"/>
      <w:r>
        <w:t xml:space="preserve">Figure </w:t>
      </w:r>
      <w:fldSimple w:instr=" SEQ Figure \* ARABIC ">
        <w:r>
          <w:rPr>
            <w:noProof/>
          </w:rPr>
          <w:t>2</w:t>
        </w:r>
      </w:fldSimple>
      <w:bookmarkEnd w:id="15"/>
      <w:r>
        <w:t xml:space="preserve"> – Basic </w:t>
      </w:r>
      <w:r>
        <w:rPr>
          <w:i/>
        </w:rPr>
        <w:t>Clarus</w:t>
      </w:r>
      <w:r>
        <w:t xml:space="preserve"> System Objects and Functions</w:t>
      </w:r>
      <w:bookmarkEnd w:id="14"/>
      <w:bookmarkEnd w:id="16"/>
    </w:p>
    <w:p w14:paraId="30F8722C" w14:textId="77777777" w:rsidR="00446F89" w:rsidRDefault="00446F89">
      <w:pPr>
        <w:pStyle w:val="BodyText2"/>
      </w:pPr>
      <w:r>
        <w:rPr>
          <w:bCs/>
        </w:rPr>
        <w:t xml:space="preserve">The volume of data </w:t>
      </w:r>
      <w:r>
        <w:t xml:space="preserve">involved in this process has the potential to become very large, which leads to a significant challenge in developing a system that can effectively gather, organize, and disseminate the data. The </w:t>
      </w:r>
      <w:r>
        <w:rPr>
          <w:i/>
        </w:rPr>
        <w:t>Clarus</w:t>
      </w:r>
      <w:r>
        <w:t xml:space="preserve"> system should be a data collection system capable of handling a vast range of data in a flexible manner that permits new data types to be added. </w:t>
      </w:r>
    </w:p>
    <w:p w14:paraId="4640D441" w14:textId="77777777" w:rsidR="00446F89" w:rsidRDefault="00446F89">
      <w:pPr>
        <w:pStyle w:val="BodyText2"/>
      </w:pPr>
      <w:r>
        <w:t>Determining data types will be a significant challenge. Proper understanding of the available data versus the required information will dictate how the data gathering processes and the database itself should be designed for greatest efficiency.</w:t>
      </w:r>
    </w:p>
    <w:p w14:paraId="401BAC63" w14:textId="77777777" w:rsidR="00446F89" w:rsidRDefault="00446F89">
      <w:pPr>
        <w:pStyle w:val="BodyText"/>
      </w:pPr>
      <w:r>
        <w:t xml:space="preserve">While there are many types of environmental data that could be collected, the </w:t>
      </w:r>
      <w:r>
        <w:rPr>
          <w:i/>
        </w:rPr>
        <w:t>Clarus</w:t>
      </w:r>
      <w:r>
        <w:t xml:space="preserve"> emphasis on surface weather and transportation puts the focus on those weather elements that have a direct bearing on surface transportation systems. These environmental data elements are described in the NTCIP standard for Environmental Sensor Station (ESS) interfaces (Ref. 8) and summarized in </w:t>
      </w:r>
      <w:r>
        <w:fldChar w:fldCharType="begin"/>
      </w:r>
      <w:r>
        <w:instrText xml:space="preserve"> REF _Ref103676029 \h </w:instrText>
      </w:r>
      <w:r>
        <w:fldChar w:fldCharType="separate"/>
      </w:r>
      <w:r>
        <w:t xml:space="preserve">Table </w:t>
      </w:r>
      <w:r>
        <w:rPr>
          <w:noProof/>
        </w:rPr>
        <w:t>1</w:t>
      </w:r>
      <w:r>
        <w:fldChar w:fldCharType="end"/>
      </w:r>
      <w:r>
        <w:t>.</w:t>
      </w:r>
    </w:p>
    <w:p w14:paraId="00B12597" w14:textId="77777777" w:rsidR="00446F89" w:rsidRDefault="00446F89">
      <w:pPr>
        <w:pStyle w:val="Caption"/>
        <w:keepNext/>
        <w:jc w:val="center"/>
      </w:pPr>
      <w:bookmarkStart w:id="17" w:name="_Ref103676029"/>
      <w:bookmarkStart w:id="18" w:name="_Toc108576465"/>
      <w:r>
        <w:lastRenderedPageBreak/>
        <w:t xml:space="preserve">Table </w:t>
      </w:r>
      <w:fldSimple w:instr=" SEQ Table \* ARABIC ">
        <w:r>
          <w:rPr>
            <w:noProof/>
          </w:rPr>
          <w:t>1</w:t>
        </w:r>
      </w:fldSimple>
      <w:bookmarkEnd w:id="17"/>
      <w:r>
        <w:t xml:space="preserve"> – Potential </w:t>
      </w:r>
      <w:r>
        <w:rPr>
          <w:i/>
        </w:rPr>
        <w:t>Clarus</w:t>
      </w:r>
      <w:r>
        <w:t xml:space="preserve"> Environmental Data Elements</w:t>
      </w:r>
      <w:bookmarkEnd w:id="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6"/>
        <w:gridCol w:w="3789"/>
      </w:tblGrid>
      <w:tr w:rsidR="00446F89" w14:paraId="74E8114B" w14:textId="77777777">
        <w:trPr>
          <w:cantSplit/>
          <w:jc w:val="center"/>
        </w:trPr>
        <w:tc>
          <w:tcPr>
            <w:tcW w:w="1350" w:type="dxa"/>
            <w:shd w:val="clear" w:color="auto" w:fill="E6E6E6"/>
            <w:vAlign w:val="center"/>
          </w:tcPr>
          <w:p w14:paraId="26FBBA3E" w14:textId="77777777" w:rsidR="00446F89" w:rsidRDefault="00446F89">
            <w:pPr>
              <w:keepNext/>
              <w:spacing w:before="100" w:beforeAutospacing="1" w:after="100" w:afterAutospacing="1"/>
              <w:jc w:val="center"/>
              <w:rPr>
                <w:rFonts w:ascii="Arial" w:hAnsi="Arial" w:cs="Arial"/>
                <w:b/>
                <w:bCs/>
                <w:szCs w:val="24"/>
              </w:rPr>
            </w:pPr>
            <w:r>
              <w:rPr>
                <w:rFonts w:ascii="Arial" w:hAnsi="Arial" w:cs="Arial"/>
                <w:b/>
                <w:bCs/>
                <w:szCs w:val="24"/>
              </w:rPr>
              <w:t>Feature</w:t>
            </w:r>
          </w:p>
        </w:tc>
        <w:tc>
          <w:tcPr>
            <w:tcW w:w="3789" w:type="dxa"/>
            <w:shd w:val="clear" w:color="auto" w:fill="E6E6E6"/>
            <w:vAlign w:val="center"/>
          </w:tcPr>
          <w:p w14:paraId="2224B2B2" w14:textId="77777777" w:rsidR="00446F89" w:rsidRDefault="00446F89">
            <w:pPr>
              <w:keepNext/>
              <w:spacing w:before="100" w:beforeAutospacing="1" w:after="100" w:afterAutospacing="1"/>
              <w:jc w:val="center"/>
              <w:rPr>
                <w:rFonts w:ascii="Arial" w:hAnsi="Arial" w:cs="Arial"/>
                <w:b/>
                <w:bCs/>
                <w:szCs w:val="24"/>
              </w:rPr>
            </w:pPr>
            <w:r>
              <w:rPr>
                <w:rFonts w:ascii="Arial" w:hAnsi="Arial" w:cs="Arial"/>
                <w:b/>
                <w:bCs/>
                <w:szCs w:val="24"/>
              </w:rPr>
              <w:t>Data Type</w:t>
            </w:r>
          </w:p>
        </w:tc>
      </w:tr>
      <w:tr w:rsidR="00446F89" w14:paraId="6D46E99A" w14:textId="77777777">
        <w:trPr>
          <w:cantSplit/>
          <w:trHeight w:val="236"/>
          <w:jc w:val="center"/>
        </w:trPr>
        <w:tc>
          <w:tcPr>
            <w:tcW w:w="1350" w:type="dxa"/>
            <w:vMerge w:val="restart"/>
            <w:shd w:val="clear" w:color="auto" w:fill="E6E6E6"/>
            <w:vAlign w:val="center"/>
          </w:tcPr>
          <w:p w14:paraId="05EC5C67" w14:textId="77777777" w:rsidR="00446F89" w:rsidRDefault="00446F89">
            <w:pPr>
              <w:keepNext/>
              <w:spacing w:before="100" w:beforeAutospacing="1" w:after="100" w:afterAutospacing="1"/>
              <w:jc w:val="center"/>
              <w:rPr>
                <w:szCs w:val="24"/>
              </w:rPr>
            </w:pPr>
            <w:r>
              <w:rPr>
                <w:szCs w:val="24"/>
              </w:rPr>
              <w:t>Fixed ESS Data</w:t>
            </w:r>
          </w:p>
        </w:tc>
        <w:tc>
          <w:tcPr>
            <w:tcW w:w="3789" w:type="dxa"/>
            <w:vAlign w:val="center"/>
          </w:tcPr>
          <w:p w14:paraId="57A197BC" w14:textId="77777777" w:rsidR="00446F89" w:rsidRDefault="00446F89">
            <w:pPr>
              <w:pStyle w:val="Answer"/>
              <w:keepNext/>
              <w:spacing w:before="100" w:beforeAutospacing="1" w:after="100" w:afterAutospacing="1"/>
              <w:rPr>
                <w:rFonts w:ascii="Times New Roman" w:hAnsi="Times New Roman"/>
                <w:sz w:val="24"/>
                <w:lang w:val="en-CA"/>
              </w:rPr>
            </w:pPr>
            <w:r>
              <w:rPr>
                <w:rFonts w:ascii="Times New Roman" w:hAnsi="Times New Roman"/>
                <w:sz w:val="24"/>
                <w:lang w:val="en-CA"/>
              </w:rPr>
              <w:t>Station Category</w:t>
            </w:r>
          </w:p>
        </w:tc>
      </w:tr>
      <w:tr w:rsidR="00446F89" w14:paraId="00FE4012" w14:textId="77777777">
        <w:trPr>
          <w:cantSplit/>
          <w:trHeight w:val="236"/>
          <w:jc w:val="center"/>
        </w:trPr>
        <w:tc>
          <w:tcPr>
            <w:tcW w:w="1350" w:type="dxa"/>
            <w:vMerge/>
            <w:shd w:val="clear" w:color="auto" w:fill="E6E6E6"/>
            <w:vAlign w:val="center"/>
          </w:tcPr>
          <w:p w14:paraId="547C9EC6" w14:textId="77777777" w:rsidR="00446F89" w:rsidRDefault="00446F89">
            <w:pPr>
              <w:keepNext/>
              <w:spacing w:before="100" w:beforeAutospacing="1" w:after="100" w:afterAutospacing="1"/>
              <w:jc w:val="center"/>
              <w:rPr>
                <w:szCs w:val="24"/>
              </w:rPr>
            </w:pPr>
          </w:p>
        </w:tc>
        <w:tc>
          <w:tcPr>
            <w:tcW w:w="3789" w:type="dxa"/>
            <w:vAlign w:val="center"/>
          </w:tcPr>
          <w:p w14:paraId="4BE3E613" w14:textId="77777777" w:rsidR="00446F89" w:rsidRDefault="00446F89">
            <w:pPr>
              <w:keepNext/>
              <w:spacing w:before="100" w:beforeAutospacing="1" w:after="100" w:afterAutospacing="1"/>
              <w:rPr>
                <w:szCs w:val="24"/>
              </w:rPr>
            </w:pPr>
            <w:r>
              <w:rPr>
                <w:szCs w:val="24"/>
              </w:rPr>
              <w:t>Type of Station</w:t>
            </w:r>
          </w:p>
        </w:tc>
      </w:tr>
      <w:tr w:rsidR="00446F89" w14:paraId="24A428FD" w14:textId="77777777">
        <w:trPr>
          <w:cantSplit/>
          <w:trHeight w:val="236"/>
          <w:jc w:val="center"/>
        </w:trPr>
        <w:tc>
          <w:tcPr>
            <w:tcW w:w="1350" w:type="dxa"/>
            <w:vMerge/>
            <w:shd w:val="clear" w:color="auto" w:fill="E6E6E6"/>
            <w:vAlign w:val="center"/>
          </w:tcPr>
          <w:p w14:paraId="34ECABDC" w14:textId="77777777" w:rsidR="00446F89" w:rsidRDefault="00446F89">
            <w:pPr>
              <w:keepNext/>
              <w:spacing w:before="100" w:beforeAutospacing="1" w:after="100" w:afterAutospacing="1"/>
              <w:jc w:val="center"/>
              <w:rPr>
                <w:szCs w:val="24"/>
              </w:rPr>
            </w:pPr>
          </w:p>
        </w:tc>
        <w:tc>
          <w:tcPr>
            <w:tcW w:w="3789" w:type="dxa"/>
            <w:vAlign w:val="center"/>
          </w:tcPr>
          <w:p w14:paraId="7689EF09" w14:textId="77777777" w:rsidR="00446F89" w:rsidRDefault="00446F89">
            <w:pPr>
              <w:keepNext/>
              <w:spacing w:before="100" w:beforeAutospacing="1" w:after="100" w:afterAutospacing="1"/>
              <w:rPr>
                <w:szCs w:val="24"/>
              </w:rPr>
            </w:pPr>
            <w:r>
              <w:rPr>
                <w:szCs w:val="24"/>
              </w:rPr>
              <w:t>Location of ESS</w:t>
            </w:r>
          </w:p>
        </w:tc>
      </w:tr>
      <w:tr w:rsidR="00446F89" w14:paraId="135BDB98" w14:textId="77777777">
        <w:trPr>
          <w:cantSplit/>
          <w:trHeight w:val="236"/>
          <w:jc w:val="center"/>
        </w:trPr>
        <w:tc>
          <w:tcPr>
            <w:tcW w:w="1350" w:type="dxa"/>
            <w:vMerge/>
            <w:shd w:val="clear" w:color="auto" w:fill="E6E6E6"/>
            <w:vAlign w:val="center"/>
          </w:tcPr>
          <w:p w14:paraId="48C5459B" w14:textId="77777777" w:rsidR="00446F89" w:rsidRDefault="00446F89">
            <w:pPr>
              <w:keepNext/>
              <w:spacing w:before="100" w:beforeAutospacing="1" w:after="100" w:afterAutospacing="1"/>
              <w:jc w:val="center"/>
              <w:rPr>
                <w:szCs w:val="24"/>
              </w:rPr>
            </w:pPr>
          </w:p>
        </w:tc>
        <w:tc>
          <w:tcPr>
            <w:tcW w:w="3789" w:type="dxa"/>
            <w:vAlign w:val="center"/>
          </w:tcPr>
          <w:p w14:paraId="530C2107" w14:textId="77777777" w:rsidR="00446F89" w:rsidRDefault="00446F89">
            <w:pPr>
              <w:keepNext/>
              <w:spacing w:before="100" w:beforeAutospacing="1" w:after="100" w:afterAutospacing="1"/>
              <w:rPr>
                <w:szCs w:val="24"/>
              </w:rPr>
            </w:pPr>
            <w:r>
              <w:rPr>
                <w:szCs w:val="24"/>
              </w:rPr>
              <w:t>Location of Sensors</w:t>
            </w:r>
          </w:p>
        </w:tc>
      </w:tr>
      <w:tr w:rsidR="00446F89" w14:paraId="2B62A76E" w14:textId="77777777">
        <w:trPr>
          <w:cantSplit/>
          <w:trHeight w:val="236"/>
          <w:jc w:val="center"/>
        </w:trPr>
        <w:tc>
          <w:tcPr>
            <w:tcW w:w="1350" w:type="dxa"/>
            <w:vMerge/>
            <w:shd w:val="clear" w:color="auto" w:fill="E6E6E6"/>
            <w:vAlign w:val="center"/>
          </w:tcPr>
          <w:p w14:paraId="460405B9" w14:textId="77777777" w:rsidR="00446F89" w:rsidRDefault="00446F89">
            <w:pPr>
              <w:keepNext/>
              <w:spacing w:before="100" w:beforeAutospacing="1" w:after="100" w:afterAutospacing="1"/>
              <w:jc w:val="center"/>
              <w:rPr>
                <w:szCs w:val="24"/>
              </w:rPr>
            </w:pPr>
          </w:p>
        </w:tc>
        <w:tc>
          <w:tcPr>
            <w:tcW w:w="3789" w:type="dxa"/>
            <w:vAlign w:val="center"/>
          </w:tcPr>
          <w:p w14:paraId="235C6A31" w14:textId="77777777" w:rsidR="00446F89" w:rsidRDefault="00446F89">
            <w:pPr>
              <w:keepNext/>
              <w:spacing w:before="100" w:beforeAutospacing="1" w:after="100" w:afterAutospacing="1"/>
              <w:rPr>
                <w:szCs w:val="24"/>
              </w:rPr>
            </w:pPr>
            <w:r>
              <w:rPr>
                <w:szCs w:val="24"/>
              </w:rPr>
              <w:t xml:space="preserve">Sensor Configuration </w:t>
            </w:r>
          </w:p>
        </w:tc>
      </w:tr>
      <w:tr w:rsidR="00446F89" w14:paraId="7207CCC0" w14:textId="77777777">
        <w:trPr>
          <w:cantSplit/>
          <w:trHeight w:val="236"/>
          <w:jc w:val="center"/>
        </w:trPr>
        <w:tc>
          <w:tcPr>
            <w:tcW w:w="1350" w:type="dxa"/>
            <w:vMerge/>
            <w:shd w:val="clear" w:color="auto" w:fill="E6E6E6"/>
            <w:vAlign w:val="center"/>
          </w:tcPr>
          <w:p w14:paraId="02BDE156" w14:textId="77777777" w:rsidR="00446F89" w:rsidRDefault="00446F89">
            <w:pPr>
              <w:keepNext/>
              <w:spacing w:before="100" w:beforeAutospacing="1" w:after="100" w:afterAutospacing="1"/>
              <w:jc w:val="center"/>
              <w:rPr>
                <w:szCs w:val="24"/>
              </w:rPr>
            </w:pPr>
          </w:p>
        </w:tc>
        <w:tc>
          <w:tcPr>
            <w:tcW w:w="3789" w:type="dxa"/>
            <w:vAlign w:val="center"/>
          </w:tcPr>
          <w:p w14:paraId="497A4076" w14:textId="77777777" w:rsidR="00446F89" w:rsidRDefault="00446F89">
            <w:pPr>
              <w:keepNext/>
              <w:spacing w:before="100" w:beforeAutospacing="1" w:after="100" w:afterAutospacing="1"/>
              <w:rPr>
                <w:szCs w:val="24"/>
              </w:rPr>
            </w:pPr>
            <w:r>
              <w:rPr>
                <w:szCs w:val="24"/>
              </w:rPr>
              <w:t>Pavement</w:t>
            </w:r>
            <w:r>
              <w:rPr>
                <w:rStyle w:val="FootnoteReference"/>
                <w:szCs w:val="24"/>
              </w:rPr>
              <w:footnoteReference w:id="3"/>
            </w:r>
            <w:r>
              <w:rPr>
                <w:szCs w:val="24"/>
              </w:rPr>
              <w:t xml:space="preserve"> Treatment Information</w:t>
            </w:r>
          </w:p>
        </w:tc>
      </w:tr>
      <w:tr w:rsidR="00446F89" w14:paraId="7EDD5663" w14:textId="77777777">
        <w:trPr>
          <w:cantSplit/>
          <w:trHeight w:val="236"/>
          <w:jc w:val="center"/>
        </w:trPr>
        <w:tc>
          <w:tcPr>
            <w:tcW w:w="1350" w:type="dxa"/>
            <w:vMerge/>
            <w:shd w:val="clear" w:color="auto" w:fill="E6E6E6"/>
            <w:vAlign w:val="center"/>
          </w:tcPr>
          <w:p w14:paraId="3046E972" w14:textId="77777777" w:rsidR="00446F89" w:rsidRDefault="00446F89">
            <w:pPr>
              <w:keepNext/>
              <w:spacing w:before="100" w:beforeAutospacing="1" w:after="100" w:afterAutospacing="1"/>
              <w:jc w:val="center"/>
              <w:rPr>
                <w:szCs w:val="24"/>
              </w:rPr>
            </w:pPr>
          </w:p>
        </w:tc>
        <w:tc>
          <w:tcPr>
            <w:tcW w:w="3789" w:type="dxa"/>
            <w:vAlign w:val="center"/>
          </w:tcPr>
          <w:p w14:paraId="2B769275" w14:textId="77777777" w:rsidR="00446F89" w:rsidRDefault="00446F89">
            <w:pPr>
              <w:keepNext/>
              <w:spacing w:before="100" w:beforeAutospacing="1" w:after="100" w:afterAutospacing="1"/>
              <w:rPr>
                <w:szCs w:val="24"/>
              </w:rPr>
            </w:pPr>
            <w:r>
              <w:rPr>
                <w:szCs w:val="24"/>
              </w:rPr>
              <w:t>Time of Observations</w:t>
            </w:r>
          </w:p>
        </w:tc>
      </w:tr>
      <w:tr w:rsidR="00446F89" w14:paraId="73582DC7" w14:textId="77777777">
        <w:trPr>
          <w:cantSplit/>
          <w:trHeight w:val="236"/>
          <w:jc w:val="center"/>
        </w:trPr>
        <w:tc>
          <w:tcPr>
            <w:tcW w:w="1350" w:type="dxa"/>
            <w:vMerge w:val="restart"/>
            <w:shd w:val="clear" w:color="auto" w:fill="E6E6E6"/>
            <w:vAlign w:val="center"/>
          </w:tcPr>
          <w:p w14:paraId="0C480389" w14:textId="77777777" w:rsidR="00446F89" w:rsidRDefault="00446F89">
            <w:pPr>
              <w:keepNext/>
              <w:spacing w:before="100" w:beforeAutospacing="1" w:after="100" w:afterAutospacing="1"/>
              <w:jc w:val="center"/>
              <w:rPr>
                <w:szCs w:val="24"/>
              </w:rPr>
            </w:pPr>
            <w:r>
              <w:rPr>
                <w:szCs w:val="24"/>
              </w:rPr>
              <w:t>Mobile ESS Data</w:t>
            </w:r>
          </w:p>
        </w:tc>
        <w:tc>
          <w:tcPr>
            <w:tcW w:w="3789" w:type="dxa"/>
            <w:vAlign w:val="center"/>
          </w:tcPr>
          <w:p w14:paraId="41BC6414" w14:textId="77777777" w:rsidR="00446F89" w:rsidRDefault="00446F89">
            <w:pPr>
              <w:keepNext/>
              <w:spacing w:before="100" w:beforeAutospacing="1" w:after="100" w:afterAutospacing="1"/>
              <w:rPr>
                <w:szCs w:val="24"/>
              </w:rPr>
            </w:pPr>
            <w:r>
              <w:rPr>
                <w:szCs w:val="24"/>
              </w:rPr>
              <w:t>Location of ESS</w:t>
            </w:r>
          </w:p>
        </w:tc>
      </w:tr>
      <w:tr w:rsidR="00446F89" w14:paraId="0915E6D4" w14:textId="77777777">
        <w:trPr>
          <w:cantSplit/>
          <w:trHeight w:val="236"/>
          <w:jc w:val="center"/>
        </w:trPr>
        <w:tc>
          <w:tcPr>
            <w:tcW w:w="1350" w:type="dxa"/>
            <w:vMerge/>
            <w:shd w:val="clear" w:color="auto" w:fill="E6E6E6"/>
            <w:vAlign w:val="center"/>
          </w:tcPr>
          <w:p w14:paraId="18E11552" w14:textId="77777777" w:rsidR="00446F89" w:rsidRDefault="00446F89">
            <w:pPr>
              <w:keepNext/>
              <w:spacing w:before="100" w:beforeAutospacing="1" w:after="100" w:afterAutospacing="1"/>
              <w:jc w:val="center"/>
              <w:rPr>
                <w:szCs w:val="24"/>
              </w:rPr>
            </w:pPr>
          </w:p>
        </w:tc>
        <w:tc>
          <w:tcPr>
            <w:tcW w:w="3789" w:type="dxa"/>
            <w:vAlign w:val="center"/>
          </w:tcPr>
          <w:p w14:paraId="0DFB9F2B" w14:textId="77777777" w:rsidR="00446F89" w:rsidRDefault="00446F89">
            <w:pPr>
              <w:keepNext/>
              <w:spacing w:before="100" w:beforeAutospacing="1" w:after="100" w:afterAutospacing="1"/>
              <w:rPr>
                <w:szCs w:val="24"/>
              </w:rPr>
            </w:pPr>
            <w:r>
              <w:rPr>
                <w:szCs w:val="24"/>
              </w:rPr>
              <w:t xml:space="preserve">Sensor Configuration </w:t>
            </w:r>
          </w:p>
        </w:tc>
      </w:tr>
      <w:tr w:rsidR="00446F89" w14:paraId="6177F8A4" w14:textId="77777777">
        <w:trPr>
          <w:cantSplit/>
          <w:trHeight w:val="236"/>
          <w:jc w:val="center"/>
        </w:trPr>
        <w:tc>
          <w:tcPr>
            <w:tcW w:w="1350" w:type="dxa"/>
            <w:vMerge/>
            <w:shd w:val="clear" w:color="auto" w:fill="E6E6E6"/>
            <w:vAlign w:val="center"/>
          </w:tcPr>
          <w:p w14:paraId="2844FAF4" w14:textId="77777777" w:rsidR="00446F89" w:rsidRDefault="00446F89">
            <w:pPr>
              <w:keepNext/>
              <w:spacing w:before="100" w:beforeAutospacing="1" w:after="100" w:afterAutospacing="1"/>
              <w:jc w:val="center"/>
              <w:rPr>
                <w:szCs w:val="24"/>
              </w:rPr>
            </w:pPr>
          </w:p>
        </w:tc>
        <w:tc>
          <w:tcPr>
            <w:tcW w:w="3789" w:type="dxa"/>
            <w:vAlign w:val="center"/>
          </w:tcPr>
          <w:p w14:paraId="795C355C" w14:textId="77777777" w:rsidR="00446F89" w:rsidRDefault="00446F89">
            <w:pPr>
              <w:keepNext/>
              <w:spacing w:before="100" w:beforeAutospacing="1" w:after="100" w:afterAutospacing="1"/>
              <w:rPr>
                <w:szCs w:val="24"/>
              </w:rPr>
            </w:pPr>
            <w:r>
              <w:rPr>
                <w:szCs w:val="24"/>
              </w:rPr>
              <w:t>Speed of Platform</w:t>
            </w:r>
          </w:p>
        </w:tc>
      </w:tr>
      <w:tr w:rsidR="00446F89" w14:paraId="1E6DA9F4" w14:textId="77777777">
        <w:trPr>
          <w:cantSplit/>
          <w:trHeight w:val="236"/>
          <w:jc w:val="center"/>
        </w:trPr>
        <w:tc>
          <w:tcPr>
            <w:tcW w:w="1350" w:type="dxa"/>
            <w:vMerge/>
            <w:shd w:val="clear" w:color="auto" w:fill="E6E6E6"/>
            <w:vAlign w:val="center"/>
          </w:tcPr>
          <w:p w14:paraId="528A8CE9" w14:textId="77777777" w:rsidR="00446F89" w:rsidRDefault="00446F89">
            <w:pPr>
              <w:keepNext/>
              <w:spacing w:before="100" w:beforeAutospacing="1" w:after="100" w:afterAutospacing="1"/>
              <w:jc w:val="center"/>
              <w:rPr>
                <w:szCs w:val="24"/>
              </w:rPr>
            </w:pPr>
          </w:p>
        </w:tc>
        <w:tc>
          <w:tcPr>
            <w:tcW w:w="3789" w:type="dxa"/>
            <w:vAlign w:val="center"/>
          </w:tcPr>
          <w:p w14:paraId="284C9E9D" w14:textId="77777777" w:rsidR="00446F89" w:rsidRDefault="00446F89">
            <w:pPr>
              <w:keepNext/>
              <w:spacing w:before="100" w:beforeAutospacing="1" w:after="100" w:afterAutospacing="1"/>
              <w:rPr>
                <w:szCs w:val="24"/>
              </w:rPr>
            </w:pPr>
            <w:r>
              <w:rPr>
                <w:szCs w:val="24"/>
              </w:rPr>
              <w:t>Direction of Platform</w:t>
            </w:r>
          </w:p>
        </w:tc>
      </w:tr>
      <w:tr w:rsidR="00446F89" w14:paraId="23402FC9" w14:textId="77777777">
        <w:trPr>
          <w:cantSplit/>
          <w:trHeight w:val="236"/>
          <w:jc w:val="center"/>
        </w:trPr>
        <w:tc>
          <w:tcPr>
            <w:tcW w:w="1350" w:type="dxa"/>
            <w:vMerge/>
            <w:shd w:val="clear" w:color="auto" w:fill="E6E6E6"/>
            <w:vAlign w:val="center"/>
          </w:tcPr>
          <w:p w14:paraId="701DC2F7" w14:textId="77777777" w:rsidR="00446F89" w:rsidRDefault="00446F89">
            <w:pPr>
              <w:keepNext/>
              <w:spacing w:before="100" w:beforeAutospacing="1" w:after="100" w:afterAutospacing="1"/>
              <w:jc w:val="center"/>
              <w:rPr>
                <w:szCs w:val="24"/>
              </w:rPr>
            </w:pPr>
          </w:p>
        </w:tc>
        <w:tc>
          <w:tcPr>
            <w:tcW w:w="3789" w:type="dxa"/>
            <w:vAlign w:val="center"/>
          </w:tcPr>
          <w:p w14:paraId="40CD68F4" w14:textId="77777777" w:rsidR="00446F89" w:rsidRDefault="00446F89">
            <w:pPr>
              <w:keepNext/>
              <w:spacing w:before="100" w:beforeAutospacing="1" w:after="100" w:afterAutospacing="1"/>
              <w:rPr>
                <w:szCs w:val="24"/>
              </w:rPr>
            </w:pPr>
            <w:r>
              <w:rPr>
                <w:szCs w:val="24"/>
              </w:rPr>
              <w:t>Pavement Treatment Information</w:t>
            </w:r>
          </w:p>
        </w:tc>
      </w:tr>
      <w:tr w:rsidR="00446F89" w14:paraId="168408C8" w14:textId="77777777">
        <w:trPr>
          <w:cantSplit/>
          <w:jc w:val="center"/>
        </w:trPr>
        <w:tc>
          <w:tcPr>
            <w:tcW w:w="1350" w:type="dxa"/>
            <w:vMerge/>
            <w:shd w:val="clear" w:color="auto" w:fill="E6E6E6"/>
            <w:vAlign w:val="center"/>
          </w:tcPr>
          <w:p w14:paraId="7075EF02" w14:textId="77777777" w:rsidR="00446F89" w:rsidRDefault="00446F89">
            <w:pPr>
              <w:keepNext/>
              <w:spacing w:before="100" w:beforeAutospacing="1" w:after="100" w:afterAutospacing="1"/>
              <w:jc w:val="center"/>
              <w:rPr>
                <w:szCs w:val="24"/>
              </w:rPr>
            </w:pPr>
          </w:p>
        </w:tc>
        <w:tc>
          <w:tcPr>
            <w:tcW w:w="3789" w:type="dxa"/>
            <w:vAlign w:val="center"/>
          </w:tcPr>
          <w:p w14:paraId="775F1A62" w14:textId="77777777" w:rsidR="00446F89" w:rsidRDefault="00446F89">
            <w:pPr>
              <w:keepNext/>
              <w:spacing w:before="100" w:beforeAutospacing="1" w:after="100" w:afterAutospacing="1"/>
              <w:rPr>
                <w:szCs w:val="24"/>
              </w:rPr>
            </w:pPr>
            <w:r>
              <w:rPr>
                <w:szCs w:val="24"/>
              </w:rPr>
              <w:t>Time of Observations</w:t>
            </w:r>
          </w:p>
        </w:tc>
      </w:tr>
      <w:tr w:rsidR="00446F89" w14:paraId="26AA9ACB" w14:textId="77777777">
        <w:trPr>
          <w:cantSplit/>
          <w:jc w:val="center"/>
        </w:trPr>
        <w:tc>
          <w:tcPr>
            <w:tcW w:w="1350" w:type="dxa"/>
            <w:vMerge w:val="restart"/>
            <w:shd w:val="clear" w:color="auto" w:fill="E6E6E6"/>
            <w:vAlign w:val="center"/>
          </w:tcPr>
          <w:p w14:paraId="625198C7" w14:textId="77777777" w:rsidR="00446F89" w:rsidRDefault="00446F89">
            <w:pPr>
              <w:keepNext/>
              <w:spacing w:before="100" w:beforeAutospacing="1" w:after="100" w:afterAutospacing="1"/>
              <w:jc w:val="center"/>
              <w:rPr>
                <w:szCs w:val="24"/>
              </w:rPr>
            </w:pPr>
            <w:r>
              <w:rPr>
                <w:szCs w:val="24"/>
              </w:rPr>
              <w:t>Atmospheric Sensor Data</w:t>
            </w:r>
          </w:p>
        </w:tc>
        <w:tc>
          <w:tcPr>
            <w:tcW w:w="3789" w:type="dxa"/>
            <w:vAlign w:val="center"/>
          </w:tcPr>
          <w:p w14:paraId="6F5EE601" w14:textId="77777777" w:rsidR="00446F89" w:rsidRDefault="00446F89">
            <w:pPr>
              <w:keepNext/>
              <w:spacing w:before="100" w:beforeAutospacing="1" w:after="100" w:afterAutospacing="1"/>
              <w:rPr>
                <w:szCs w:val="24"/>
              </w:rPr>
            </w:pPr>
            <w:r>
              <w:rPr>
                <w:szCs w:val="24"/>
              </w:rPr>
              <w:t>Sensor Data</w:t>
            </w:r>
          </w:p>
        </w:tc>
      </w:tr>
      <w:tr w:rsidR="00446F89" w14:paraId="13D1AE93" w14:textId="77777777">
        <w:trPr>
          <w:cantSplit/>
          <w:jc w:val="center"/>
        </w:trPr>
        <w:tc>
          <w:tcPr>
            <w:tcW w:w="1350" w:type="dxa"/>
            <w:vMerge/>
            <w:shd w:val="clear" w:color="auto" w:fill="E6E6E6"/>
            <w:vAlign w:val="center"/>
          </w:tcPr>
          <w:p w14:paraId="7A011CE8" w14:textId="77777777" w:rsidR="00446F89" w:rsidRDefault="00446F89">
            <w:pPr>
              <w:keepNext/>
              <w:spacing w:before="100" w:beforeAutospacing="1" w:after="100" w:afterAutospacing="1"/>
              <w:jc w:val="center"/>
              <w:rPr>
                <w:szCs w:val="24"/>
              </w:rPr>
            </w:pPr>
          </w:p>
        </w:tc>
        <w:tc>
          <w:tcPr>
            <w:tcW w:w="3789" w:type="dxa"/>
            <w:vAlign w:val="center"/>
          </w:tcPr>
          <w:p w14:paraId="17BEF535" w14:textId="77777777" w:rsidR="00446F89" w:rsidRDefault="00446F89">
            <w:pPr>
              <w:keepNext/>
              <w:spacing w:before="100" w:beforeAutospacing="1" w:after="100" w:afterAutospacing="1"/>
              <w:rPr>
                <w:szCs w:val="24"/>
              </w:rPr>
            </w:pPr>
            <w:r>
              <w:rPr>
                <w:szCs w:val="24"/>
              </w:rPr>
              <w:t>Air Temperature</w:t>
            </w:r>
          </w:p>
        </w:tc>
      </w:tr>
      <w:tr w:rsidR="00446F89" w14:paraId="650D8840" w14:textId="77777777">
        <w:trPr>
          <w:cantSplit/>
          <w:jc w:val="center"/>
        </w:trPr>
        <w:tc>
          <w:tcPr>
            <w:tcW w:w="1350" w:type="dxa"/>
            <w:vMerge/>
            <w:shd w:val="clear" w:color="auto" w:fill="E6E6E6"/>
            <w:vAlign w:val="center"/>
          </w:tcPr>
          <w:p w14:paraId="6E22F958" w14:textId="77777777" w:rsidR="00446F89" w:rsidRDefault="00446F89">
            <w:pPr>
              <w:keepNext/>
              <w:spacing w:before="100" w:beforeAutospacing="1" w:after="100" w:afterAutospacing="1"/>
              <w:jc w:val="center"/>
              <w:rPr>
                <w:szCs w:val="24"/>
              </w:rPr>
            </w:pPr>
          </w:p>
        </w:tc>
        <w:tc>
          <w:tcPr>
            <w:tcW w:w="3789" w:type="dxa"/>
            <w:vAlign w:val="center"/>
          </w:tcPr>
          <w:p w14:paraId="4EC48ACC" w14:textId="77777777" w:rsidR="00446F89" w:rsidRDefault="00446F89">
            <w:pPr>
              <w:keepNext/>
              <w:spacing w:before="100" w:beforeAutospacing="1" w:after="100" w:afterAutospacing="1"/>
              <w:rPr>
                <w:szCs w:val="24"/>
              </w:rPr>
            </w:pPr>
            <w:r>
              <w:rPr>
                <w:szCs w:val="24"/>
              </w:rPr>
              <w:t>Atmospheric Pressure</w:t>
            </w:r>
          </w:p>
        </w:tc>
      </w:tr>
      <w:tr w:rsidR="00446F89" w14:paraId="4EF809EF" w14:textId="77777777">
        <w:trPr>
          <w:cantSplit/>
          <w:jc w:val="center"/>
        </w:trPr>
        <w:tc>
          <w:tcPr>
            <w:tcW w:w="1350" w:type="dxa"/>
            <w:vMerge/>
            <w:shd w:val="clear" w:color="auto" w:fill="E6E6E6"/>
            <w:vAlign w:val="center"/>
          </w:tcPr>
          <w:p w14:paraId="5330FEC7" w14:textId="77777777" w:rsidR="00446F89" w:rsidRDefault="00446F89">
            <w:pPr>
              <w:keepNext/>
              <w:spacing w:before="100" w:beforeAutospacing="1" w:after="100" w:afterAutospacing="1"/>
              <w:jc w:val="center"/>
              <w:rPr>
                <w:szCs w:val="24"/>
              </w:rPr>
            </w:pPr>
          </w:p>
        </w:tc>
        <w:tc>
          <w:tcPr>
            <w:tcW w:w="3789" w:type="dxa"/>
            <w:vAlign w:val="center"/>
          </w:tcPr>
          <w:p w14:paraId="19AAF7FB" w14:textId="77777777" w:rsidR="00446F89" w:rsidRDefault="00446F89">
            <w:pPr>
              <w:keepNext/>
              <w:spacing w:before="100" w:beforeAutospacing="1" w:after="100" w:afterAutospacing="1"/>
              <w:rPr>
                <w:szCs w:val="24"/>
              </w:rPr>
            </w:pPr>
            <w:r>
              <w:rPr>
                <w:szCs w:val="24"/>
              </w:rPr>
              <w:t>Humidity</w:t>
            </w:r>
          </w:p>
        </w:tc>
      </w:tr>
      <w:tr w:rsidR="00446F89" w14:paraId="6691493C" w14:textId="77777777">
        <w:trPr>
          <w:cantSplit/>
          <w:jc w:val="center"/>
        </w:trPr>
        <w:tc>
          <w:tcPr>
            <w:tcW w:w="1350" w:type="dxa"/>
            <w:vMerge/>
            <w:shd w:val="clear" w:color="auto" w:fill="E6E6E6"/>
            <w:vAlign w:val="center"/>
          </w:tcPr>
          <w:p w14:paraId="1CA2070B" w14:textId="77777777" w:rsidR="00446F89" w:rsidRDefault="00446F89">
            <w:pPr>
              <w:keepNext/>
              <w:spacing w:before="100" w:beforeAutospacing="1" w:after="100" w:afterAutospacing="1"/>
              <w:jc w:val="center"/>
              <w:rPr>
                <w:szCs w:val="24"/>
              </w:rPr>
            </w:pPr>
          </w:p>
        </w:tc>
        <w:tc>
          <w:tcPr>
            <w:tcW w:w="3789" w:type="dxa"/>
            <w:vAlign w:val="center"/>
          </w:tcPr>
          <w:p w14:paraId="0EF4F615" w14:textId="77777777" w:rsidR="00446F89" w:rsidRDefault="00446F89">
            <w:pPr>
              <w:keepNext/>
              <w:spacing w:before="100" w:beforeAutospacing="1" w:after="100" w:afterAutospacing="1"/>
              <w:rPr>
                <w:szCs w:val="24"/>
              </w:rPr>
            </w:pPr>
            <w:r>
              <w:rPr>
                <w:szCs w:val="24"/>
              </w:rPr>
              <w:t>Long and Short Wave Radiation</w:t>
            </w:r>
          </w:p>
        </w:tc>
      </w:tr>
      <w:tr w:rsidR="00446F89" w14:paraId="17753846" w14:textId="77777777">
        <w:trPr>
          <w:cantSplit/>
          <w:jc w:val="center"/>
        </w:trPr>
        <w:tc>
          <w:tcPr>
            <w:tcW w:w="1350" w:type="dxa"/>
            <w:vMerge/>
            <w:shd w:val="clear" w:color="auto" w:fill="E6E6E6"/>
            <w:vAlign w:val="center"/>
          </w:tcPr>
          <w:p w14:paraId="6EB3792E" w14:textId="77777777" w:rsidR="00446F89" w:rsidRDefault="00446F89">
            <w:pPr>
              <w:keepNext/>
              <w:spacing w:before="100" w:beforeAutospacing="1" w:after="100" w:afterAutospacing="1"/>
              <w:jc w:val="center"/>
              <w:rPr>
                <w:szCs w:val="24"/>
              </w:rPr>
            </w:pPr>
          </w:p>
        </w:tc>
        <w:tc>
          <w:tcPr>
            <w:tcW w:w="3789" w:type="dxa"/>
            <w:vAlign w:val="center"/>
          </w:tcPr>
          <w:p w14:paraId="763CD99C" w14:textId="77777777" w:rsidR="00446F89" w:rsidRDefault="00446F89">
            <w:pPr>
              <w:keepNext/>
              <w:spacing w:before="100" w:beforeAutospacing="1" w:after="100" w:afterAutospacing="1"/>
              <w:rPr>
                <w:szCs w:val="24"/>
              </w:rPr>
            </w:pPr>
            <w:r>
              <w:rPr>
                <w:szCs w:val="24"/>
              </w:rPr>
              <w:t>Precipitation Occurrence, Type, Rate, Amount</w:t>
            </w:r>
          </w:p>
        </w:tc>
      </w:tr>
      <w:tr w:rsidR="00446F89" w14:paraId="1CFEB95B" w14:textId="77777777">
        <w:trPr>
          <w:cantSplit/>
          <w:jc w:val="center"/>
        </w:trPr>
        <w:tc>
          <w:tcPr>
            <w:tcW w:w="1350" w:type="dxa"/>
            <w:vMerge/>
            <w:shd w:val="clear" w:color="auto" w:fill="E6E6E6"/>
            <w:vAlign w:val="center"/>
          </w:tcPr>
          <w:p w14:paraId="06FC9FFD" w14:textId="77777777" w:rsidR="00446F89" w:rsidRDefault="00446F89">
            <w:pPr>
              <w:keepNext/>
              <w:spacing w:before="100" w:beforeAutospacing="1" w:after="100" w:afterAutospacing="1"/>
              <w:jc w:val="center"/>
              <w:rPr>
                <w:szCs w:val="24"/>
              </w:rPr>
            </w:pPr>
          </w:p>
        </w:tc>
        <w:tc>
          <w:tcPr>
            <w:tcW w:w="3789" w:type="dxa"/>
            <w:vAlign w:val="center"/>
          </w:tcPr>
          <w:p w14:paraId="2492561F" w14:textId="77777777" w:rsidR="00446F89" w:rsidRDefault="00446F89">
            <w:pPr>
              <w:keepNext/>
              <w:spacing w:before="100" w:beforeAutospacing="1" w:after="100" w:afterAutospacing="1"/>
              <w:rPr>
                <w:szCs w:val="24"/>
              </w:rPr>
            </w:pPr>
            <w:r>
              <w:rPr>
                <w:szCs w:val="24"/>
              </w:rPr>
              <w:t>Visibility</w:t>
            </w:r>
          </w:p>
        </w:tc>
      </w:tr>
      <w:tr w:rsidR="00446F89" w14:paraId="5A69930B" w14:textId="77777777">
        <w:trPr>
          <w:cantSplit/>
          <w:jc w:val="center"/>
        </w:trPr>
        <w:tc>
          <w:tcPr>
            <w:tcW w:w="1350" w:type="dxa"/>
            <w:vMerge/>
            <w:shd w:val="clear" w:color="auto" w:fill="E6E6E6"/>
            <w:vAlign w:val="center"/>
          </w:tcPr>
          <w:p w14:paraId="7319A695" w14:textId="77777777" w:rsidR="00446F89" w:rsidRDefault="00446F89">
            <w:pPr>
              <w:keepNext/>
              <w:spacing w:before="100" w:beforeAutospacing="1" w:after="100" w:afterAutospacing="1"/>
              <w:jc w:val="center"/>
              <w:rPr>
                <w:szCs w:val="24"/>
              </w:rPr>
            </w:pPr>
          </w:p>
        </w:tc>
        <w:tc>
          <w:tcPr>
            <w:tcW w:w="3789" w:type="dxa"/>
            <w:vAlign w:val="center"/>
          </w:tcPr>
          <w:p w14:paraId="3A1889C1" w14:textId="77777777" w:rsidR="00446F89" w:rsidRDefault="00446F89">
            <w:pPr>
              <w:keepNext/>
              <w:spacing w:before="100" w:beforeAutospacing="1" w:after="100" w:afterAutospacing="1"/>
              <w:rPr>
                <w:szCs w:val="24"/>
              </w:rPr>
            </w:pPr>
            <w:r>
              <w:rPr>
                <w:szCs w:val="24"/>
              </w:rPr>
              <w:t>Wind Speed and Direction</w:t>
            </w:r>
          </w:p>
        </w:tc>
      </w:tr>
      <w:tr w:rsidR="00446F89" w14:paraId="6A196843" w14:textId="77777777">
        <w:trPr>
          <w:cantSplit/>
          <w:jc w:val="center"/>
        </w:trPr>
        <w:tc>
          <w:tcPr>
            <w:tcW w:w="1350" w:type="dxa"/>
            <w:vMerge/>
            <w:tcBorders>
              <w:bottom w:val="single" w:sz="4" w:space="0" w:color="auto"/>
            </w:tcBorders>
            <w:shd w:val="clear" w:color="auto" w:fill="E6E6E6"/>
            <w:vAlign w:val="center"/>
          </w:tcPr>
          <w:p w14:paraId="1F3AF659" w14:textId="77777777" w:rsidR="00446F89" w:rsidRDefault="00446F89">
            <w:pPr>
              <w:keepNext/>
              <w:spacing w:before="100" w:beforeAutospacing="1" w:after="100" w:afterAutospacing="1"/>
              <w:jc w:val="center"/>
              <w:rPr>
                <w:szCs w:val="24"/>
              </w:rPr>
            </w:pPr>
          </w:p>
        </w:tc>
        <w:tc>
          <w:tcPr>
            <w:tcW w:w="3789" w:type="dxa"/>
            <w:tcBorders>
              <w:bottom w:val="single" w:sz="4" w:space="0" w:color="auto"/>
            </w:tcBorders>
            <w:vAlign w:val="center"/>
          </w:tcPr>
          <w:p w14:paraId="340976A5" w14:textId="77777777" w:rsidR="00446F89" w:rsidRDefault="00446F89">
            <w:pPr>
              <w:keepNext/>
              <w:spacing w:before="100" w:beforeAutospacing="1" w:after="100" w:afterAutospacing="1"/>
              <w:rPr>
                <w:szCs w:val="24"/>
              </w:rPr>
            </w:pPr>
            <w:r>
              <w:rPr>
                <w:szCs w:val="24"/>
              </w:rPr>
              <w:t>Wind Gust</w:t>
            </w:r>
          </w:p>
        </w:tc>
      </w:tr>
      <w:tr w:rsidR="00446F89" w14:paraId="4E8CEAC1" w14:textId="77777777">
        <w:trPr>
          <w:cantSplit/>
          <w:jc w:val="center"/>
        </w:trPr>
        <w:tc>
          <w:tcPr>
            <w:tcW w:w="1350" w:type="dxa"/>
            <w:vMerge w:val="restart"/>
            <w:shd w:val="clear" w:color="auto" w:fill="E6E6E6"/>
            <w:vAlign w:val="center"/>
          </w:tcPr>
          <w:p w14:paraId="6BC1C7C0" w14:textId="77777777" w:rsidR="00446F89" w:rsidRDefault="00446F89">
            <w:pPr>
              <w:keepNext/>
              <w:spacing w:before="100" w:beforeAutospacing="1" w:after="100" w:afterAutospacing="1"/>
              <w:jc w:val="center"/>
              <w:rPr>
                <w:szCs w:val="24"/>
              </w:rPr>
            </w:pPr>
            <w:r>
              <w:rPr>
                <w:szCs w:val="24"/>
              </w:rPr>
              <w:t>Pavement Sensor Data</w:t>
            </w:r>
          </w:p>
        </w:tc>
        <w:tc>
          <w:tcPr>
            <w:tcW w:w="3789" w:type="dxa"/>
            <w:tcBorders>
              <w:bottom w:val="single" w:sz="4" w:space="0" w:color="auto"/>
            </w:tcBorders>
            <w:vAlign w:val="center"/>
          </w:tcPr>
          <w:p w14:paraId="041902CB" w14:textId="77777777" w:rsidR="00446F89" w:rsidRDefault="00446F89">
            <w:pPr>
              <w:keepNext/>
              <w:spacing w:before="100" w:beforeAutospacing="1" w:after="100" w:afterAutospacing="1"/>
              <w:rPr>
                <w:szCs w:val="24"/>
              </w:rPr>
            </w:pPr>
            <w:r>
              <w:rPr>
                <w:szCs w:val="24"/>
              </w:rPr>
              <w:t>Sensor Data</w:t>
            </w:r>
          </w:p>
        </w:tc>
      </w:tr>
      <w:tr w:rsidR="00446F89" w14:paraId="225E512A" w14:textId="77777777">
        <w:trPr>
          <w:cantSplit/>
          <w:jc w:val="center"/>
        </w:trPr>
        <w:tc>
          <w:tcPr>
            <w:tcW w:w="1350" w:type="dxa"/>
            <w:vMerge/>
            <w:shd w:val="clear" w:color="auto" w:fill="E6E6E6"/>
            <w:vAlign w:val="center"/>
          </w:tcPr>
          <w:p w14:paraId="0F16D31F" w14:textId="77777777" w:rsidR="00446F89" w:rsidRDefault="00446F89">
            <w:pPr>
              <w:keepNext/>
              <w:spacing w:before="100" w:beforeAutospacing="1" w:after="100" w:afterAutospacing="1"/>
              <w:jc w:val="center"/>
              <w:rPr>
                <w:szCs w:val="24"/>
              </w:rPr>
            </w:pPr>
          </w:p>
        </w:tc>
        <w:tc>
          <w:tcPr>
            <w:tcW w:w="3789" w:type="dxa"/>
            <w:tcBorders>
              <w:top w:val="single" w:sz="4" w:space="0" w:color="auto"/>
            </w:tcBorders>
            <w:vAlign w:val="center"/>
          </w:tcPr>
          <w:p w14:paraId="79ADFA0A" w14:textId="77777777" w:rsidR="00446F89" w:rsidRDefault="00446F89">
            <w:pPr>
              <w:keepNext/>
              <w:spacing w:before="100" w:beforeAutospacing="1" w:after="100" w:afterAutospacing="1"/>
              <w:rPr>
                <w:szCs w:val="24"/>
              </w:rPr>
            </w:pPr>
            <w:r>
              <w:rPr>
                <w:szCs w:val="24"/>
              </w:rPr>
              <w:t>Pavement Condition</w:t>
            </w:r>
          </w:p>
        </w:tc>
      </w:tr>
      <w:tr w:rsidR="00446F89" w14:paraId="0FA732F5" w14:textId="77777777">
        <w:trPr>
          <w:cantSplit/>
          <w:jc w:val="center"/>
        </w:trPr>
        <w:tc>
          <w:tcPr>
            <w:tcW w:w="1350" w:type="dxa"/>
            <w:vMerge/>
            <w:shd w:val="clear" w:color="auto" w:fill="E6E6E6"/>
            <w:textDirection w:val="btLr"/>
            <w:vAlign w:val="center"/>
          </w:tcPr>
          <w:p w14:paraId="175C7195"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507E12E1" w14:textId="77777777" w:rsidR="00446F89" w:rsidRDefault="00446F89">
            <w:pPr>
              <w:keepNext/>
              <w:spacing w:before="100" w:beforeAutospacing="1" w:after="100" w:afterAutospacing="1"/>
              <w:rPr>
                <w:szCs w:val="24"/>
              </w:rPr>
            </w:pPr>
            <w:r>
              <w:rPr>
                <w:szCs w:val="24"/>
              </w:rPr>
              <w:t>Pavement Temperature</w:t>
            </w:r>
          </w:p>
        </w:tc>
      </w:tr>
      <w:tr w:rsidR="00446F89" w14:paraId="61FA24C1" w14:textId="77777777">
        <w:trPr>
          <w:cantSplit/>
          <w:jc w:val="center"/>
        </w:trPr>
        <w:tc>
          <w:tcPr>
            <w:tcW w:w="1350" w:type="dxa"/>
            <w:vMerge/>
            <w:shd w:val="clear" w:color="auto" w:fill="E6E6E6"/>
            <w:textDirection w:val="btLr"/>
            <w:vAlign w:val="center"/>
          </w:tcPr>
          <w:p w14:paraId="1C5AA617"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5CA285F6" w14:textId="77777777" w:rsidR="00446F89" w:rsidRDefault="00446F89">
            <w:pPr>
              <w:keepNext/>
              <w:spacing w:before="100" w:beforeAutospacing="1" w:after="100" w:afterAutospacing="1"/>
              <w:rPr>
                <w:szCs w:val="24"/>
              </w:rPr>
            </w:pPr>
            <w:r>
              <w:rPr>
                <w:szCs w:val="24"/>
              </w:rPr>
              <w:t>Pavement Chemical Solution Freeze Point</w:t>
            </w:r>
          </w:p>
        </w:tc>
      </w:tr>
      <w:tr w:rsidR="00446F89" w14:paraId="3EBB29E4" w14:textId="77777777">
        <w:trPr>
          <w:cantSplit/>
          <w:jc w:val="center"/>
        </w:trPr>
        <w:tc>
          <w:tcPr>
            <w:tcW w:w="1350" w:type="dxa"/>
            <w:vMerge/>
            <w:shd w:val="clear" w:color="auto" w:fill="E6E6E6"/>
            <w:textDirection w:val="btLr"/>
            <w:vAlign w:val="center"/>
          </w:tcPr>
          <w:p w14:paraId="5460D9A7"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228AB7D5" w14:textId="77777777" w:rsidR="00446F89" w:rsidRDefault="00446F89">
            <w:pPr>
              <w:keepNext/>
              <w:spacing w:before="100" w:beforeAutospacing="1" w:after="100" w:afterAutospacing="1"/>
              <w:rPr>
                <w:szCs w:val="24"/>
              </w:rPr>
            </w:pPr>
            <w:r>
              <w:rPr>
                <w:szCs w:val="24"/>
              </w:rPr>
              <w:t>Pavement Ice Thickness</w:t>
            </w:r>
          </w:p>
        </w:tc>
      </w:tr>
      <w:tr w:rsidR="00446F89" w14:paraId="1153E046" w14:textId="77777777">
        <w:trPr>
          <w:cantSplit/>
          <w:jc w:val="center"/>
        </w:trPr>
        <w:tc>
          <w:tcPr>
            <w:tcW w:w="1350" w:type="dxa"/>
            <w:vMerge/>
            <w:shd w:val="clear" w:color="auto" w:fill="E6E6E6"/>
            <w:textDirection w:val="btLr"/>
            <w:vAlign w:val="center"/>
          </w:tcPr>
          <w:p w14:paraId="2D42DC8E"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79140D6C" w14:textId="77777777" w:rsidR="00446F89" w:rsidRDefault="00446F89">
            <w:pPr>
              <w:keepNext/>
              <w:spacing w:before="100" w:beforeAutospacing="1" w:after="100" w:afterAutospacing="1"/>
              <w:rPr>
                <w:szCs w:val="24"/>
              </w:rPr>
            </w:pPr>
            <w:r>
              <w:rPr>
                <w:szCs w:val="24"/>
              </w:rPr>
              <w:t>Snow Depth</w:t>
            </w:r>
          </w:p>
        </w:tc>
      </w:tr>
      <w:tr w:rsidR="00446F89" w14:paraId="273A1FB0" w14:textId="77777777">
        <w:trPr>
          <w:cantSplit/>
          <w:jc w:val="center"/>
        </w:trPr>
        <w:tc>
          <w:tcPr>
            <w:tcW w:w="1350" w:type="dxa"/>
            <w:vMerge/>
            <w:shd w:val="clear" w:color="auto" w:fill="E6E6E6"/>
            <w:textDirection w:val="btLr"/>
            <w:vAlign w:val="center"/>
          </w:tcPr>
          <w:p w14:paraId="59CF9074"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0AE5A6BC" w14:textId="77777777" w:rsidR="00446F89" w:rsidRDefault="00446F89">
            <w:pPr>
              <w:keepNext/>
              <w:spacing w:before="100" w:beforeAutospacing="1" w:after="100" w:afterAutospacing="1"/>
              <w:rPr>
                <w:szCs w:val="24"/>
              </w:rPr>
            </w:pPr>
            <w:r>
              <w:rPr>
                <w:szCs w:val="24"/>
              </w:rPr>
              <w:t>Water Depth, Road &amp; Stream</w:t>
            </w:r>
          </w:p>
        </w:tc>
      </w:tr>
      <w:tr w:rsidR="00446F89" w14:paraId="2439EA6D" w14:textId="77777777">
        <w:trPr>
          <w:cantSplit/>
          <w:jc w:val="center"/>
        </w:trPr>
        <w:tc>
          <w:tcPr>
            <w:tcW w:w="1350" w:type="dxa"/>
            <w:vMerge w:val="restart"/>
            <w:shd w:val="clear" w:color="auto" w:fill="E6E6E6"/>
            <w:vAlign w:val="center"/>
          </w:tcPr>
          <w:p w14:paraId="7BDE6EE9" w14:textId="77777777" w:rsidR="00446F89" w:rsidRDefault="00446F89">
            <w:pPr>
              <w:keepNext/>
              <w:spacing w:before="100" w:beforeAutospacing="1" w:after="100" w:afterAutospacing="1"/>
              <w:jc w:val="center"/>
              <w:rPr>
                <w:szCs w:val="24"/>
              </w:rPr>
            </w:pPr>
            <w:r>
              <w:rPr>
                <w:szCs w:val="24"/>
              </w:rPr>
              <w:t>Subsurface Sensor Data</w:t>
            </w:r>
          </w:p>
        </w:tc>
        <w:tc>
          <w:tcPr>
            <w:tcW w:w="3789" w:type="dxa"/>
            <w:vAlign w:val="center"/>
          </w:tcPr>
          <w:p w14:paraId="1F51E7E4" w14:textId="77777777" w:rsidR="00446F89" w:rsidRDefault="00446F89">
            <w:pPr>
              <w:keepNext/>
              <w:spacing w:before="100" w:beforeAutospacing="1" w:after="100" w:afterAutospacing="1"/>
              <w:rPr>
                <w:szCs w:val="24"/>
              </w:rPr>
            </w:pPr>
            <w:r>
              <w:rPr>
                <w:szCs w:val="24"/>
              </w:rPr>
              <w:t>Sensor Data</w:t>
            </w:r>
          </w:p>
        </w:tc>
      </w:tr>
      <w:tr w:rsidR="00446F89" w14:paraId="759F93BE" w14:textId="77777777">
        <w:trPr>
          <w:cantSplit/>
          <w:jc w:val="center"/>
        </w:trPr>
        <w:tc>
          <w:tcPr>
            <w:tcW w:w="1350" w:type="dxa"/>
            <w:vMerge/>
            <w:shd w:val="clear" w:color="auto" w:fill="E6E6E6"/>
            <w:vAlign w:val="center"/>
          </w:tcPr>
          <w:p w14:paraId="5CE30DD8" w14:textId="77777777" w:rsidR="00446F89" w:rsidRDefault="00446F89">
            <w:pPr>
              <w:keepNext/>
              <w:spacing w:before="100" w:beforeAutospacing="1" w:after="100" w:afterAutospacing="1"/>
              <w:jc w:val="center"/>
              <w:rPr>
                <w:szCs w:val="24"/>
              </w:rPr>
            </w:pPr>
          </w:p>
        </w:tc>
        <w:tc>
          <w:tcPr>
            <w:tcW w:w="3789" w:type="dxa"/>
            <w:vAlign w:val="center"/>
          </w:tcPr>
          <w:p w14:paraId="0D9704CB" w14:textId="77777777" w:rsidR="00446F89" w:rsidRDefault="00446F89">
            <w:pPr>
              <w:keepNext/>
              <w:spacing w:before="100" w:beforeAutospacing="1" w:after="100" w:afterAutospacing="1"/>
              <w:rPr>
                <w:szCs w:val="24"/>
              </w:rPr>
            </w:pPr>
            <w:r>
              <w:rPr>
                <w:szCs w:val="24"/>
              </w:rPr>
              <w:t>Subsurface Temperature</w:t>
            </w:r>
          </w:p>
        </w:tc>
      </w:tr>
      <w:tr w:rsidR="00446F89" w14:paraId="6863B500" w14:textId="77777777">
        <w:trPr>
          <w:cantSplit/>
          <w:jc w:val="center"/>
        </w:trPr>
        <w:tc>
          <w:tcPr>
            <w:tcW w:w="1350" w:type="dxa"/>
            <w:vMerge/>
            <w:shd w:val="clear" w:color="auto" w:fill="E6E6E6"/>
            <w:vAlign w:val="center"/>
          </w:tcPr>
          <w:p w14:paraId="05F3E27A" w14:textId="77777777" w:rsidR="00446F89" w:rsidRDefault="00446F89">
            <w:pPr>
              <w:keepNext/>
              <w:spacing w:before="100" w:beforeAutospacing="1" w:after="100" w:afterAutospacing="1"/>
              <w:jc w:val="center"/>
              <w:rPr>
                <w:szCs w:val="24"/>
              </w:rPr>
            </w:pPr>
          </w:p>
        </w:tc>
        <w:tc>
          <w:tcPr>
            <w:tcW w:w="3789" w:type="dxa"/>
            <w:vAlign w:val="center"/>
          </w:tcPr>
          <w:p w14:paraId="78441EEF" w14:textId="77777777" w:rsidR="00446F89" w:rsidRDefault="00446F89">
            <w:pPr>
              <w:keepNext/>
              <w:spacing w:before="100" w:beforeAutospacing="1" w:after="100" w:afterAutospacing="1"/>
              <w:rPr>
                <w:szCs w:val="24"/>
              </w:rPr>
            </w:pPr>
            <w:r>
              <w:rPr>
                <w:szCs w:val="24"/>
              </w:rPr>
              <w:t>Subsurface Moisture</w:t>
            </w:r>
          </w:p>
        </w:tc>
      </w:tr>
      <w:tr w:rsidR="00446F89" w14:paraId="1CD5D144" w14:textId="77777777">
        <w:trPr>
          <w:cantSplit/>
          <w:jc w:val="center"/>
        </w:trPr>
        <w:tc>
          <w:tcPr>
            <w:tcW w:w="1350" w:type="dxa"/>
            <w:vMerge w:val="restart"/>
            <w:shd w:val="clear" w:color="auto" w:fill="E6E6E6"/>
            <w:vAlign w:val="center"/>
          </w:tcPr>
          <w:p w14:paraId="5423BCB5" w14:textId="77777777" w:rsidR="00446F89" w:rsidRDefault="00446F89">
            <w:pPr>
              <w:keepNext/>
              <w:spacing w:before="100" w:beforeAutospacing="1" w:after="100" w:afterAutospacing="1"/>
              <w:jc w:val="center"/>
              <w:rPr>
                <w:szCs w:val="24"/>
              </w:rPr>
            </w:pPr>
            <w:r>
              <w:rPr>
                <w:szCs w:val="24"/>
              </w:rPr>
              <w:t>Air Quality Sensor Data</w:t>
            </w:r>
          </w:p>
        </w:tc>
        <w:tc>
          <w:tcPr>
            <w:tcW w:w="3789" w:type="dxa"/>
            <w:vAlign w:val="center"/>
          </w:tcPr>
          <w:p w14:paraId="7A0B4152" w14:textId="77777777" w:rsidR="00446F89" w:rsidRDefault="00446F89">
            <w:pPr>
              <w:keepNext/>
              <w:spacing w:before="100" w:beforeAutospacing="1" w:after="100" w:afterAutospacing="1"/>
              <w:rPr>
                <w:szCs w:val="24"/>
              </w:rPr>
            </w:pPr>
            <w:r>
              <w:rPr>
                <w:szCs w:val="24"/>
              </w:rPr>
              <w:t>Sensor Data</w:t>
            </w:r>
          </w:p>
        </w:tc>
      </w:tr>
      <w:tr w:rsidR="00446F89" w14:paraId="7FFEBDA5" w14:textId="77777777">
        <w:trPr>
          <w:cantSplit/>
          <w:jc w:val="center"/>
        </w:trPr>
        <w:tc>
          <w:tcPr>
            <w:tcW w:w="1350" w:type="dxa"/>
            <w:vMerge/>
            <w:shd w:val="clear" w:color="auto" w:fill="E6E6E6"/>
            <w:textDirection w:val="btLr"/>
            <w:vAlign w:val="center"/>
          </w:tcPr>
          <w:p w14:paraId="51C9D586" w14:textId="77777777" w:rsidR="00446F89" w:rsidRDefault="00446F89">
            <w:pPr>
              <w:keepNext/>
              <w:spacing w:before="100" w:beforeAutospacing="1" w:after="100" w:afterAutospacing="1"/>
              <w:ind w:left="113" w:right="113"/>
              <w:jc w:val="center"/>
              <w:rPr>
                <w:szCs w:val="24"/>
              </w:rPr>
            </w:pPr>
          </w:p>
        </w:tc>
        <w:tc>
          <w:tcPr>
            <w:tcW w:w="3789" w:type="dxa"/>
            <w:vAlign w:val="center"/>
          </w:tcPr>
          <w:p w14:paraId="47115BE2" w14:textId="77777777" w:rsidR="00446F89" w:rsidRDefault="00446F89">
            <w:pPr>
              <w:keepNext/>
              <w:spacing w:before="100" w:beforeAutospacing="1" w:after="100" w:afterAutospacing="1"/>
              <w:rPr>
                <w:szCs w:val="24"/>
              </w:rPr>
            </w:pPr>
            <w:r>
              <w:rPr>
                <w:szCs w:val="24"/>
              </w:rPr>
              <w:t>Air Quality Condition</w:t>
            </w:r>
          </w:p>
        </w:tc>
      </w:tr>
      <w:tr w:rsidR="00446F89" w14:paraId="0D3F8D2B" w14:textId="77777777">
        <w:trPr>
          <w:cantSplit/>
          <w:jc w:val="center"/>
        </w:trPr>
        <w:tc>
          <w:tcPr>
            <w:tcW w:w="1350" w:type="dxa"/>
            <w:shd w:val="clear" w:color="auto" w:fill="E6E6E6"/>
          </w:tcPr>
          <w:p w14:paraId="6ABE6D42" w14:textId="77777777" w:rsidR="00446F89" w:rsidRDefault="00446F89">
            <w:pPr>
              <w:keepNext/>
              <w:spacing w:before="100" w:beforeAutospacing="1" w:after="100" w:afterAutospacing="1"/>
              <w:rPr>
                <w:szCs w:val="24"/>
              </w:rPr>
            </w:pPr>
            <w:r>
              <w:rPr>
                <w:szCs w:val="24"/>
              </w:rPr>
              <w:t>Bio-Hazards</w:t>
            </w:r>
          </w:p>
        </w:tc>
        <w:tc>
          <w:tcPr>
            <w:tcW w:w="3789" w:type="dxa"/>
            <w:vAlign w:val="center"/>
          </w:tcPr>
          <w:p w14:paraId="267262A8" w14:textId="77777777" w:rsidR="00446F89" w:rsidRDefault="00446F89">
            <w:pPr>
              <w:keepNext/>
              <w:spacing w:before="100" w:beforeAutospacing="1" w:after="100" w:afterAutospacing="1"/>
              <w:rPr>
                <w:szCs w:val="24"/>
              </w:rPr>
            </w:pPr>
            <w:r>
              <w:rPr>
                <w:szCs w:val="24"/>
              </w:rPr>
              <w:t>Bio-Hazards</w:t>
            </w:r>
          </w:p>
        </w:tc>
      </w:tr>
      <w:tr w:rsidR="00446F89" w14:paraId="768032A0" w14:textId="77777777">
        <w:trPr>
          <w:cantSplit/>
          <w:jc w:val="center"/>
        </w:trPr>
        <w:tc>
          <w:tcPr>
            <w:tcW w:w="1350" w:type="dxa"/>
            <w:shd w:val="clear" w:color="auto" w:fill="E6E6E6"/>
            <w:vAlign w:val="center"/>
          </w:tcPr>
          <w:p w14:paraId="5A175EB2" w14:textId="77777777" w:rsidR="00446F89" w:rsidRDefault="00446F89">
            <w:pPr>
              <w:keepNext/>
              <w:spacing w:before="100" w:beforeAutospacing="1" w:after="100" w:afterAutospacing="1"/>
              <w:jc w:val="center"/>
              <w:rPr>
                <w:szCs w:val="24"/>
              </w:rPr>
            </w:pPr>
            <w:r>
              <w:rPr>
                <w:szCs w:val="24"/>
              </w:rPr>
              <w:t>Camera Imagery</w:t>
            </w:r>
          </w:p>
        </w:tc>
        <w:tc>
          <w:tcPr>
            <w:tcW w:w="3789" w:type="dxa"/>
            <w:vAlign w:val="center"/>
          </w:tcPr>
          <w:p w14:paraId="4D98B5B8" w14:textId="77777777" w:rsidR="00446F89" w:rsidRDefault="00446F89">
            <w:pPr>
              <w:keepNext/>
              <w:spacing w:before="100" w:beforeAutospacing="1" w:after="100" w:afterAutospacing="1"/>
              <w:rPr>
                <w:szCs w:val="24"/>
              </w:rPr>
            </w:pPr>
            <w:r>
              <w:rPr>
                <w:szCs w:val="24"/>
              </w:rPr>
              <w:t>Camera Imagery</w:t>
            </w:r>
          </w:p>
        </w:tc>
      </w:tr>
    </w:tbl>
    <w:p w14:paraId="2F231BB6" w14:textId="77777777" w:rsidR="00446F89" w:rsidRDefault="00446F89">
      <w:pPr>
        <w:pStyle w:val="BodyText"/>
        <w:jc w:val="left"/>
      </w:pPr>
    </w:p>
    <w:p w14:paraId="70EAEB0F" w14:textId="77777777" w:rsidR="00446F89" w:rsidRDefault="00446F89">
      <w:pPr>
        <w:pStyle w:val="BodyText2"/>
      </w:pPr>
      <w:r>
        <w:lastRenderedPageBreak/>
        <w:t xml:space="preserve">There are basic temporal limits for the data collection, quality control, processing, and publication of the environmental data. There is also a period for which the Service Provider Customers have temporal-driven requirements. The design of </w:t>
      </w:r>
      <w:r>
        <w:rPr>
          <w:i/>
        </w:rPr>
        <w:t>Clarus</w:t>
      </w:r>
      <w:r>
        <w:t xml:space="preserve"> will need to consider these time horizons when planning the technical limitations of the system architecture. These data time horizons are illustrated in </w:t>
      </w:r>
      <w:r>
        <w:fldChar w:fldCharType="begin"/>
      </w:r>
      <w:r>
        <w:instrText xml:space="preserve"> REF _Ref103672360 \h </w:instrText>
      </w:r>
      <w:r>
        <w:fldChar w:fldCharType="separate"/>
      </w:r>
      <w:r>
        <w:t xml:space="preserve">Figure </w:t>
      </w:r>
      <w:r>
        <w:rPr>
          <w:noProof/>
        </w:rPr>
        <w:t>3</w:t>
      </w:r>
      <w:r>
        <w:fldChar w:fldCharType="end"/>
      </w:r>
      <w:r>
        <w:t>.</w:t>
      </w:r>
    </w:p>
    <w:p w14:paraId="7F488566" w14:textId="77777777" w:rsidR="00446F89" w:rsidRDefault="00733B14">
      <w:pPr>
        <w:keepNext/>
        <w:jc w:val="right"/>
      </w:pPr>
      <w:r>
        <w:rPr>
          <w:noProof/>
        </w:rPr>
        <w:drawing>
          <wp:inline distT="0" distB="0" distL="0" distR="0" wp14:anchorId="4EBAF378" wp14:editId="751B1948">
            <wp:extent cx="5037455" cy="3157855"/>
            <wp:effectExtent l="0" t="0" r="0" b="0"/>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7455" cy="3157855"/>
                    </a:xfrm>
                    <a:prstGeom prst="rect">
                      <a:avLst/>
                    </a:prstGeom>
                    <a:noFill/>
                    <a:ln>
                      <a:noFill/>
                    </a:ln>
                  </pic:spPr>
                </pic:pic>
              </a:graphicData>
            </a:graphic>
          </wp:inline>
        </w:drawing>
      </w:r>
    </w:p>
    <w:p w14:paraId="1C3289ED" w14:textId="77777777" w:rsidR="00446F89" w:rsidRDefault="00446F89">
      <w:pPr>
        <w:pStyle w:val="Caption"/>
        <w:jc w:val="center"/>
      </w:pPr>
      <w:bookmarkStart w:id="19" w:name="_Ref103672360"/>
      <w:bookmarkStart w:id="20" w:name="_Toc108576489"/>
      <w:r>
        <w:t xml:space="preserve">Figure </w:t>
      </w:r>
      <w:fldSimple w:instr=" SEQ Figure \* ARABIC ">
        <w:r>
          <w:rPr>
            <w:noProof/>
          </w:rPr>
          <w:t>3</w:t>
        </w:r>
      </w:fldSimple>
      <w:bookmarkEnd w:id="19"/>
      <w:r>
        <w:t xml:space="preserve"> – Time Horizons for Weather Data</w:t>
      </w:r>
      <w:bookmarkEnd w:id="20"/>
    </w:p>
    <w:p w14:paraId="59E203EA" w14:textId="77777777" w:rsidR="00446F89" w:rsidRDefault="00446F89">
      <w:pPr>
        <w:pStyle w:val="BodyText2"/>
        <w:rPr>
          <w:sz w:val="20"/>
        </w:rPr>
      </w:pPr>
      <w:r>
        <w:t xml:space="preserve">The average elapsed time for the Autonomous Layer varies as a result of configuration and communications latencies that are inherent within the operation of the system to collect the data. The </w:t>
      </w:r>
      <w:r>
        <w:rPr>
          <w:i/>
        </w:rPr>
        <w:t>Clarus</w:t>
      </w:r>
      <w:r>
        <w:t xml:space="preserve"> component includes the time required to communicate data from the Autonomous Layer to the </w:t>
      </w:r>
      <w:r>
        <w:rPr>
          <w:i/>
        </w:rPr>
        <w:t>Clarus</w:t>
      </w:r>
      <w:r>
        <w:t xml:space="preserve"> system import process as well as the time required to process the input data into storage structures. Further, the variation in the Service Provider component includes the time required to add other data to the </w:t>
      </w:r>
      <w:r>
        <w:rPr>
          <w:i/>
        </w:rPr>
        <w:t>Clarus</w:t>
      </w:r>
      <w:r>
        <w:t xml:space="preserve"> data and to perform the required human- and machine-based product generation. The average data age grows as a result of the aggregated times required to move through the various layers and eventually to the Service Provider Customers. The </w:t>
      </w:r>
      <w:r>
        <w:rPr>
          <w:i/>
        </w:rPr>
        <w:t>Clarus</w:t>
      </w:r>
      <w:r>
        <w:t xml:space="preserve"> system design must address how best to minimize these times to optimize the flow of data in a timely manner.</w:t>
      </w:r>
    </w:p>
    <w:p w14:paraId="4EBD1866" w14:textId="77777777" w:rsidR="00446F89" w:rsidRDefault="00446F89">
      <w:pPr>
        <w:pStyle w:val="BodyText2"/>
      </w:pPr>
      <w:r>
        <w:t>For the purposes of defining the boundaries of these time horizons, the following definitions apply:</w:t>
      </w:r>
    </w:p>
    <w:p w14:paraId="475DEC94" w14:textId="77777777" w:rsidR="00446F89" w:rsidRDefault="00446F89">
      <w:pPr>
        <w:pStyle w:val="BodyText2"/>
        <w:numPr>
          <w:ilvl w:val="0"/>
          <w:numId w:val="24"/>
        </w:numPr>
      </w:pPr>
      <w:r>
        <w:rPr>
          <w:b/>
        </w:rPr>
        <w:t xml:space="preserve">Average Elapsed Time </w:t>
      </w:r>
      <w:r>
        <w:t>is the estimated time for the process within a given layer or layer sub-division to take place. The age of observed and recorded values can vary widely within these bands.</w:t>
      </w:r>
    </w:p>
    <w:p w14:paraId="7949B657" w14:textId="77777777" w:rsidR="00446F89" w:rsidRDefault="00446F89">
      <w:pPr>
        <w:pStyle w:val="BodyText2"/>
        <w:numPr>
          <w:ilvl w:val="0"/>
          <w:numId w:val="24"/>
        </w:numPr>
      </w:pPr>
      <w:r>
        <w:rPr>
          <w:b/>
        </w:rPr>
        <w:t>Average Data Age</w:t>
      </w:r>
      <w:r>
        <w:t xml:space="preserve"> is the estimated average age of an ESS observation as it is transferred from the ESS to the end user.</w:t>
      </w:r>
    </w:p>
    <w:p w14:paraId="1BE519E0" w14:textId="77777777" w:rsidR="00446F89" w:rsidRDefault="00446F89">
      <w:pPr>
        <w:pStyle w:val="Heading2"/>
      </w:pPr>
      <w:bookmarkStart w:id="21" w:name="_Toc108576520"/>
      <w:r>
        <w:lastRenderedPageBreak/>
        <w:t>User Characteristics</w:t>
      </w:r>
      <w:bookmarkEnd w:id="21"/>
      <w:r>
        <w:t xml:space="preserve"> </w:t>
      </w:r>
    </w:p>
    <w:p w14:paraId="3F1E5A00" w14:textId="77777777" w:rsidR="00446F89" w:rsidRDefault="00446F89">
      <w:pPr>
        <w:pStyle w:val="BodyText2"/>
      </w:pPr>
      <w:r>
        <w:t xml:space="preserve">Direct and indirect use of the </w:t>
      </w:r>
      <w:r>
        <w:rPr>
          <w:i/>
        </w:rPr>
        <w:t>Clarus</w:t>
      </w:r>
      <w:r>
        <w:t xml:space="preserve"> system can be applied to a wide audience. Because a variety of users can derive benefit from the </w:t>
      </w:r>
      <w:r>
        <w:rPr>
          <w:i/>
        </w:rPr>
        <w:t>Clarus</w:t>
      </w:r>
      <w:r>
        <w:t xml:space="preserve"> system, it is necessary to focus upon those users who have the most immediate contact with the system components.</w:t>
      </w:r>
    </w:p>
    <w:p w14:paraId="0A6F919D" w14:textId="77777777" w:rsidR="00446F89" w:rsidRDefault="00446F89">
      <w:pPr>
        <w:pStyle w:val="BodyText2"/>
      </w:pPr>
      <w:r>
        <w:t xml:space="preserve">The primary user classes include the owners and operators of the observing systems collecting and sending information to </w:t>
      </w:r>
      <w:r>
        <w:rPr>
          <w:i/>
        </w:rPr>
        <w:t>Clarus</w:t>
      </w:r>
      <w:r>
        <w:t xml:space="preserve">, and the users directly accessing the data published by the </w:t>
      </w:r>
      <w:r>
        <w:rPr>
          <w:i/>
        </w:rPr>
        <w:t>Clarus</w:t>
      </w:r>
      <w:r>
        <w:t xml:space="preserve"> system. </w:t>
      </w:r>
    </w:p>
    <w:p w14:paraId="7531DED1" w14:textId="77777777" w:rsidR="00446F89" w:rsidRDefault="00446F89">
      <w:pPr>
        <w:pStyle w:val="BodyText2"/>
      </w:pPr>
      <w:r>
        <w:t>The following is an initial list of stakeholders whose user needs are considered:</w:t>
      </w:r>
    </w:p>
    <w:p w14:paraId="153DED44" w14:textId="77777777" w:rsidR="00446F89" w:rsidRDefault="00446F89">
      <w:pPr>
        <w:pStyle w:val="BodyText2"/>
        <w:numPr>
          <w:ilvl w:val="0"/>
          <w:numId w:val="22"/>
        </w:numPr>
      </w:pPr>
      <w:r>
        <w:t>Observation system owners including federal, state, local, and private institutions;</w:t>
      </w:r>
    </w:p>
    <w:p w14:paraId="03C40E6B" w14:textId="77777777" w:rsidR="00446F89" w:rsidRDefault="00446F89">
      <w:pPr>
        <w:pStyle w:val="BodyText2"/>
        <w:numPr>
          <w:ilvl w:val="0"/>
          <w:numId w:val="22"/>
        </w:numPr>
      </w:pPr>
      <w:r>
        <w:t>Instrument and observation platform suppliers;</w:t>
      </w:r>
    </w:p>
    <w:p w14:paraId="1369C1A4" w14:textId="77777777" w:rsidR="00446F89" w:rsidRDefault="00446F89">
      <w:pPr>
        <w:pStyle w:val="BodyText2"/>
        <w:numPr>
          <w:ilvl w:val="0"/>
          <w:numId w:val="22"/>
        </w:numPr>
      </w:pPr>
      <w:r>
        <w:t>Direct data users including system owners and their contractors;</w:t>
      </w:r>
    </w:p>
    <w:p w14:paraId="5B366ED8" w14:textId="77777777" w:rsidR="00446F89" w:rsidRDefault="00446F89">
      <w:pPr>
        <w:pStyle w:val="BodyText2"/>
        <w:numPr>
          <w:ilvl w:val="0"/>
          <w:numId w:val="22"/>
        </w:numPr>
      </w:pPr>
      <w:r>
        <w:t>Surface transportation weather service providers (which may include the observation system owners);</w:t>
      </w:r>
    </w:p>
    <w:p w14:paraId="52472C22" w14:textId="77777777" w:rsidR="00446F89" w:rsidRDefault="00446F89">
      <w:pPr>
        <w:pStyle w:val="BodyText2"/>
        <w:numPr>
          <w:ilvl w:val="0"/>
          <w:numId w:val="22"/>
        </w:numPr>
      </w:pPr>
      <w:r>
        <w:t>NOAA;</w:t>
      </w:r>
    </w:p>
    <w:p w14:paraId="0F750220" w14:textId="77777777" w:rsidR="00446F89" w:rsidRDefault="00446F89">
      <w:pPr>
        <w:pStyle w:val="BodyText2"/>
        <w:numPr>
          <w:ilvl w:val="0"/>
          <w:numId w:val="22"/>
        </w:numPr>
      </w:pPr>
      <w:r>
        <w:t>General weather service providers;</w:t>
      </w:r>
    </w:p>
    <w:p w14:paraId="16DF3D13" w14:textId="77777777" w:rsidR="00446F89" w:rsidRDefault="00446F89">
      <w:pPr>
        <w:pStyle w:val="BodyText2"/>
        <w:numPr>
          <w:ilvl w:val="0"/>
          <w:numId w:val="22"/>
        </w:numPr>
      </w:pPr>
      <w:r>
        <w:t>Research community; and</w:t>
      </w:r>
    </w:p>
    <w:p w14:paraId="0D36C544" w14:textId="77777777" w:rsidR="00446F89" w:rsidRDefault="00446F89">
      <w:pPr>
        <w:pStyle w:val="BodyText2"/>
        <w:numPr>
          <w:ilvl w:val="0"/>
          <w:numId w:val="22"/>
        </w:numPr>
        <w:rPr>
          <w:sz w:val="20"/>
        </w:rPr>
      </w:pPr>
      <w:r>
        <w:t>Climate data warehouse and other non-surface weather interests.</w:t>
      </w:r>
    </w:p>
    <w:p w14:paraId="093A807F" w14:textId="77777777" w:rsidR="00446F89" w:rsidRDefault="00446F89">
      <w:pPr>
        <w:pStyle w:val="BodyText2"/>
      </w:pPr>
      <w:r>
        <w:t xml:space="preserve">This list of direct users of data from the </w:t>
      </w:r>
      <w:r>
        <w:rPr>
          <w:i/>
        </w:rPr>
        <w:t>Clarus</w:t>
      </w:r>
      <w:r>
        <w:t xml:space="preserve"> system is a subset of the entire population of stakeholders interested in the </w:t>
      </w:r>
      <w:r>
        <w:rPr>
          <w:i/>
        </w:rPr>
        <w:t>Clarus</w:t>
      </w:r>
      <w:r>
        <w:t xml:space="preserve"> Initiative. The requirements of the broader stakeholder community are essential to the </w:t>
      </w:r>
      <w:r>
        <w:rPr>
          <w:i/>
        </w:rPr>
        <w:t>Clarus</w:t>
      </w:r>
      <w:r>
        <w:t xml:space="preserve"> Initiative and these interests must serve as a framework for the core </w:t>
      </w:r>
      <w:r>
        <w:rPr>
          <w:i/>
        </w:rPr>
        <w:t>Clarus</w:t>
      </w:r>
      <w:r>
        <w:t xml:space="preserve"> system. From information in the </w:t>
      </w:r>
      <w:r>
        <w:rPr>
          <w:i/>
        </w:rPr>
        <w:t>Surface Transportation Weather Decision Support Requirements</w:t>
      </w:r>
      <w:r>
        <w:t xml:space="preserve"> (STWDSR) (Ref. 5), </w:t>
      </w:r>
      <w:r>
        <w:rPr>
          <w:i/>
        </w:rPr>
        <w:t>Weather Information for Surface Transportation</w:t>
      </w:r>
      <w:r>
        <w:t xml:space="preserve"> (WIST) (Ref. 6), and 511 Deployment Coalition (Ref. 7) documents, it is possible to separate stakeholder groups into a condensed list based upon the user’s interface or interaction with </w:t>
      </w:r>
      <w:r>
        <w:rPr>
          <w:i/>
        </w:rPr>
        <w:t>Clarus</w:t>
      </w:r>
      <w:r>
        <w:t xml:space="preserve"> data. </w:t>
      </w:r>
    </w:p>
    <w:p w14:paraId="246043DB" w14:textId="77777777" w:rsidR="00446F89" w:rsidRDefault="00446F89">
      <w:pPr>
        <w:pStyle w:val="BodyText2"/>
        <w:rPr>
          <w:sz w:val="20"/>
        </w:rPr>
      </w:pPr>
      <w:r>
        <w:t xml:space="preserve">The users are viewed as defining layers in the process of transferring data from raw field observations to various levels of data use. This is illustrated in </w:t>
      </w:r>
      <w:r>
        <w:fldChar w:fldCharType="begin"/>
      </w:r>
      <w:r>
        <w:instrText xml:space="preserve"> REF _Ref103672490 \h </w:instrText>
      </w:r>
      <w:r>
        <w:fldChar w:fldCharType="separate"/>
      </w:r>
      <w:r>
        <w:t xml:space="preserve">Figure </w:t>
      </w:r>
      <w:r>
        <w:rPr>
          <w:noProof/>
        </w:rPr>
        <w:t>4</w:t>
      </w:r>
      <w:r>
        <w:fldChar w:fldCharType="end"/>
      </w:r>
      <w:r>
        <w:t>.</w:t>
      </w:r>
    </w:p>
    <w:p w14:paraId="1C17F97C" w14:textId="77777777" w:rsidR="00446F89" w:rsidRDefault="00733B14">
      <w:pPr>
        <w:keepNext/>
        <w:jc w:val="center"/>
      </w:pPr>
      <w:r>
        <w:rPr>
          <w:noProof/>
        </w:rPr>
        <w:lastRenderedPageBreak/>
        <w:drawing>
          <wp:inline distT="0" distB="0" distL="0" distR="0" wp14:anchorId="2BA5E56E" wp14:editId="165F739F">
            <wp:extent cx="4030345" cy="3852545"/>
            <wp:effectExtent l="0" t="0" r="0" b="0"/>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0345" cy="3852545"/>
                    </a:xfrm>
                    <a:prstGeom prst="rect">
                      <a:avLst/>
                    </a:prstGeom>
                    <a:noFill/>
                    <a:ln>
                      <a:noFill/>
                    </a:ln>
                  </pic:spPr>
                </pic:pic>
              </a:graphicData>
            </a:graphic>
          </wp:inline>
        </w:drawing>
      </w:r>
    </w:p>
    <w:p w14:paraId="5ECAC41D" w14:textId="77777777" w:rsidR="00446F89" w:rsidRDefault="00733B14">
      <w:pPr>
        <w:keepNext/>
        <w:jc w:val="center"/>
      </w:pPr>
      <w:r>
        <w:rPr>
          <w:noProof/>
        </w:rPr>
        <w:drawing>
          <wp:inline distT="0" distB="0" distL="0" distR="0" wp14:anchorId="66E35940" wp14:editId="3AE3D8D2">
            <wp:extent cx="3386455" cy="1058545"/>
            <wp:effectExtent l="0" t="0" r="0" b="0"/>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6455" cy="1058545"/>
                    </a:xfrm>
                    <a:prstGeom prst="rect">
                      <a:avLst/>
                    </a:prstGeom>
                    <a:noFill/>
                    <a:ln>
                      <a:noFill/>
                    </a:ln>
                  </pic:spPr>
                </pic:pic>
              </a:graphicData>
            </a:graphic>
          </wp:inline>
        </w:drawing>
      </w:r>
    </w:p>
    <w:p w14:paraId="23D283F9" w14:textId="77777777" w:rsidR="00446F89" w:rsidRDefault="00446F89">
      <w:pPr>
        <w:pStyle w:val="BodyText2"/>
        <w:keepNext/>
        <w:jc w:val="center"/>
      </w:pPr>
    </w:p>
    <w:p w14:paraId="5E1DAF76" w14:textId="77777777" w:rsidR="00446F89" w:rsidRDefault="00446F89">
      <w:pPr>
        <w:pStyle w:val="Caption"/>
        <w:jc w:val="center"/>
      </w:pPr>
      <w:bookmarkStart w:id="22" w:name="_Ref103672490"/>
      <w:bookmarkStart w:id="23" w:name="_Toc108576490"/>
      <w:r>
        <w:t xml:space="preserve">Figure </w:t>
      </w:r>
      <w:fldSimple w:instr=" SEQ Figure \* ARABIC ">
        <w:r>
          <w:rPr>
            <w:noProof/>
          </w:rPr>
          <w:t>4</w:t>
        </w:r>
      </w:fldSimple>
      <w:bookmarkEnd w:id="22"/>
      <w:r>
        <w:t xml:space="preserve"> – </w:t>
      </w:r>
      <w:r>
        <w:rPr>
          <w:i/>
        </w:rPr>
        <w:t>Clarus</w:t>
      </w:r>
      <w:r>
        <w:t xml:space="preserve"> User Layers and Time Horizon Relationships</w:t>
      </w:r>
      <w:bookmarkEnd w:id="23"/>
    </w:p>
    <w:p w14:paraId="33E13110" w14:textId="77777777" w:rsidR="00446F89" w:rsidRDefault="00446F89">
      <w:pPr>
        <w:pStyle w:val="BodyText2"/>
      </w:pPr>
      <w:r>
        <w:t xml:space="preserve">The </w:t>
      </w:r>
      <w:r>
        <w:rPr>
          <w:b/>
          <w:bCs/>
        </w:rPr>
        <w:t xml:space="preserve">Autonomous Layer </w:t>
      </w:r>
      <w:r>
        <w:t xml:space="preserve">is comprised of operational entities who utilize weather and transportation data to make plans, decisions, and/or take action based upon sensor data within their control. These data include observations collected by ESS, mobile data acquisition platforms, cameras, and other transportation-related measurement devices. The Autonomous Layer data comprises the vast majority of the raw input data to the </w:t>
      </w:r>
      <w:r>
        <w:rPr>
          <w:i/>
        </w:rPr>
        <w:t>Clarus</w:t>
      </w:r>
      <w:r>
        <w:t xml:space="preserve"> system.</w:t>
      </w:r>
    </w:p>
    <w:p w14:paraId="6123FB91" w14:textId="77777777" w:rsidR="00446F89" w:rsidRDefault="00446F89">
      <w:pPr>
        <w:pStyle w:val="BodyText2"/>
      </w:pPr>
      <w:r>
        <w:t xml:space="preserve">The </w:t>
      </w:r>
      <w:r>
        <w:rPr>
          <w:b/>
          <w:bCs/>
          <w:i/>
        </w:rPr>
        <w:t>Clarus</w:t>
      </w:r>
      <w:r>
        <w:rPr>
          <w:b/>
          <w:bCs/>
        </w:rPr>
        <w:t xml:space="preserve"> Layer </w:t>
      </w:r>
      <w:r>
        <w:t xml:space="preserve">lies between the Autonomous and Service Providers Layers and represents the nationwide system and architecture to accomplish the previously outlined goals of surface transportation environmental data collection and management. </w:t>
      </w:r>
    </w:p>
    <w:p w14:paraId="3C76D1D4" w14:textId="77777777" w:rsidR="00446F89" w:rsidRDefault="00446F89">
      <w:pPr>
        <w:pStyle w:val="BodyText2"/>
        <w:rPr>
          <w:b/>
          <w:bCs/>
        </w:rPr>
      </w:pPr>
      <w:r>
        <w:t xml:space="preserve">The </w:t>
      </w:r>
      <w:r>
        <w:rPr>
          <w:b/>
          <w:bCs/>
        </w:rPr>
        <w:t xml:space="preserve">Service Providers Layer </w:t>
      </w:r>
      <w:r>
        <w:t xml:space="preserve">is composed of both public and private entities that provide basic and value-added weather support services to support the weather information needs of the broader surface transportation community. These support services rely on </w:t>
      </w:r>
      <w:r>
        <w:rPr>
          <w:i/>
        </w:rPr>
        <w:t>Clarus</w:t>
      </w:r>
      <w:r>
        <w:t xml:space="preserve"> data (raw and processed) combined with other </w:t>
      </w:r>
      <w:r>
        <w:lastRenderedPageBreak/>
        <w:t xml:space="preserve">environmental, road condition, or traffic information products to develop or provide road weather information and enhanced products. </w:t>
      </w:r>
    </w:p>
    <w:p w14:paraId="355C77ED" w14:textId="77777777" w:rsidR="00446F89" w:rsidRDefault="00446F89">
      <w:pPr>
        <w:pStyle w:val="BodyText2"/>
      </w:pPr>
      <w:r>
        <w:t xml:space="preserve">The </w:t>
      </w:r>
      <w:r>
        <w:rPr>
          <w:b/>
          <w:bCs/>
        </w:rPr>
        <w:t xml:space="preserve">Service Provider Customer Layer </w:t>
      </w:r>
      <w:r>
        <w:t xml:space="preserve">includes those groups who are direct consumers of products generated by Service Providers and are generally not a direct user of </w:t>
      </w:r>
      <w:r>
        <w:rPr>
          <w:i/>
        </w:rPr>
        <w:t>Clarus</w:t>
      </w:r>
      <w:r>
        <w:t xml:space="preserve"> data. The members of this group could be anyone using weather information, but are largely found within the surface transportation community. The weather products received by these end users are built from a combination of </w:t>
      </w:r>
      <w:r>
        <w:rPr>
          <w:i/>
        </w:rPr>
        <w:t>Clarus</w:t>
      </w:r>
      <w:r>
        <w:t xml:space="preserve"> and non-</w:t>
      </w:r>
      <w:r>
        <w:rPr>
          <w:i/>
        </w:rPr>
        <w:t>Clarus</w:t>
      </w:r>
      <w:r>
        <w:t xml:space="preserve"> data. In some instances, the Service Provider Customer Layer includes entities and agencies also found within the Autonomous Layer who receive quality control information on the data they originally provided to </w:t>
      </w:r>
      <w:r>
        <w:rPr>
          <w:i/>
        </w:rPr>
        <w:t>Clarus</w:t>
      </w:r>
      <w:r>
        <w:t>.</w:t>
      </w:r>
    </w:p>
    <w:p w14:paraId="377184A2" w14:textId="77777777" w:rsidR="00446F89" w:rsidRDefault="00446F89">
      <w:pPr>
        <w:pStyle w:val="BodyText2"/>
      </w:pPr>
      <w:r>
        <w:fldChar w:fldCharType="begin"/>
      </w:r>
      <w:r>
        <w:instrText xml:space="preserve"> REF _Ref103672490 \h </w:instrText>
      </w:r>
      <w:r>
        <w:fldChar w:fldCharType="separate"/>
      </w:r>
      <w:r>
        <w:t xml:space="preserve">Figure </w:t>
      </w:r>
      <w:r>
        <w:rPr>
          <w:noProof/>
        </w:rPr>
        <w:t>4</w:t>
      </w:r>
      <w:r>
        <w:fldChar w:fldCharType="end"/>
      </w:r>
      <w:r>
        <w:t xml:space="preserve"> can also be viewed as a depiction of the time horizons that separate the stakeholder groups. There is an inherent time scale, similar to </w:t>
      </w:r>
      <w:r>
        <w:fldChar w:fldCharType="begin"/>
      </w:r>
      <w:r>
        <w:instrText xml:space="preserve"> REF _Ref103672360 \h </w:instrText>
      </w:r>
      <w:r>
        <w:fldChar w:fldCharType="separate"/>
      </w:r>
      <w:r>
        <w:t xml:space="preserve">Figure </w:t>
      </w:r>
      <w:r>
        <w:rPr>
          <w:noProof/>
        </w:rPr>
        <w:t>3</w:t>
      </w:r>
      <w:r>
        <w:fldChar w:fldCharType="end"/>
      </w:r>
      <w:r>
        <w:t xml:space="preserve">, emanating from the center of the diagram outward, representing the flow and processing of data through the </w:t>
      </w:r>
      <w:r>
        <w:rPr>
          <w:i/>
        </w:rPr>
        <w:t>Clarus</w:t>
      </w:r>
      <w:r>
        <w:t xml:space="preserve"> system and between the layers. </w:t>
      </w:r>
    </w:p>
    <w:p w14:paraId="18FA03E9" w14:textId="77777777" w:rsidR="00446F89" w:rsidRDefault="00446F89">
      <w:pPr>
        <w:pStyle w:val="BodyText2"/>
      </w:pPr>
      <w:r>
        <w:t xml:space="preserve">The context diagram in </w:t>
      </w:r>
      <w:r>
        <w:fldChar w:fldCharType="begin"/>
      </w:r>
      <w:r>
        <w:instrText xml:space="preserve"> REF _Ref103673321 \h </w:instrText>
      </w:r>
      <w:r>
        <w:fldChar w:fldCharType="separate"/>
      </w:r>
      <w:r>
        <w:t xml:space="preserve">Figure </w:t>
      </w:r>
      <w:r>
        <w:rPr>
          <w:noProof/>
        </w:rPr>
        <w:t>5</w:t>
      </w:r>
      <w:r>
        <w:fldChar w:fldCharType="end"/>
      </w:r>
      <w:r>
        <w:t xml:space="preserve"> illustrates the relationship of the entities interfacing with </w:t>
      </w:r>
      <w:r>
        <w:rPr>
          <w:i/>
        </w:rPr>
        <w:t>Clarus</w:t>
      </w:r>
      <w:r>
        <w:t xml:space="preserve">. The diagram also describes the flow of data between the entities and the </w:t>
      </w:r>
      <w:r>
        <w:rPr>
          <w:i/>
        </w:rPr>
        <w:t>Clarus</w:t>
      </w:r>
      <w:r>
        <w:t xml:space="preserve"> system. The data provider organizations maintain data collection systems. These organizations make up the Autonomous Layer — the primary contributors of surface transportation data to the </w:t>
      </w:r>
      <w:r>
        <w:rPr>
          <w:i/>
        </w:rPr>
        <w:t>Clarus</w:t>
      </w:r>
      <w:r>
        <w:t xml:space="preserve"> system. These stakeholders can benefit from </w:t>
      </w:r>
      <w:r>
        <w:rPr>
          <w:i/>
        </w:rPr>
        <w:t>Clarus</w:t>
      </w:r>
      <w:r>
        <w:t xml:space="preserve"> by receiving quality-controlled data from the </w:t>
      </w:r>
      <w:r>
        <w:rPr>
          <w:i/>
        </w:rPr>
        <w:t>Clarus</w:t>
      </w:r>
      <w:r>
        <w:t xml:space="preserve"> system. This quality-controlled data are not value-added data, but data with flags indicating that elements do not meet quality control thresholds. </w:t>
      </w:r>
    </w:p>
    <w:p w14:paraId="4A74B8F1" w14:textId="12C462F2" w:rsidR="00446F89" w:rsidRDefault="00446F89">
      <w:pPr>
        <w:keepNext/>
        <w:autoSpaceDE w:val="0"/>
        <w:autoSpaceDN w:val="0"/>
        <w:adjustRightInd w:val="0"/>
        <w:spacing w:after="0"/>
        <w:jc w:val="right"/>
        <w:rPr>
          <w:sz w:val="20"/>
        </w:rPr>
      </w:pPr>
      <w:r>
        <w:fldChar w:fldCharType="begin"/>
      </w:r>
      <w:r w:rsidR="00733B14">
        <w:instrText xml:space="preserve"> INCLUDEPICTURE "/Users/../../../../../../../New Folder/Moe/FHWA Clarus/UserNeedsContextDiagram-mod-12-6-04.gif" \* MERGEFORMAT </w:instrText>
      </w:r>
      <w:r>
        <w:fldChar w:fldCharType="separate"/>
      </w:r>
      <w:r w:rsidR="00733B14">
        <w:rPr>
          <w:noProof/>
        </w:rPr>
        <w:drawing>
          <wp:inline distT="0" distB="0" distL="0" distR="0" wp14:anchorId="5201D1B2" wp14:editId="2AD6789A">
            <wp:extent cx="4919345" cy="3420745"/>
            <wp:effectExtent l="0" t="0" r="0" b="0"/>
            <wp:docPr id="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9345" cy="3420745"/>
                    </a:xfrm>
                    <a:prstGeom prst="rect">
                      <a:avLst/>
                    </a:prstGeom>
                    <a:noFill/>
                    <a:ln>
                      <a:noFill/>
                    </a:ln>
                  </pic:spPr>
                </pic:pic>
              </a:graphicData>
            </a:graphic>
          </wp:inline>
        </w:drawing>
      </w:r>
      <w:r>
        <w:fldChar w:fldCharType="end"/>
      </w:r>
    </w:p>
    <w:p w14:paraId="7AE7D156" w14:textId="77777777" w:rsidR="00446F89" w:rsidRDefault="00446F89">
      <w:pPr>
        <w:pStyle w:val="Caption"/>
        <w:jc w:val="center"/>
      </w:pPr>
      <w:bookmarkStart w:id="24" w:name="_Ref103673321"/>
      <w:bookmarkStart w:id="25" w:name="_Ref104176154"/>
      <w:bookmarkStart w:id="26" w:name="_Toc108576491"/>
      <w:r>
        <w:t xml:space="preserve">Figure </w:t>
      </w:r>
      <w:fldSimple w:instr=" SEQ Figure \* ARABIC ">
        <w:r>
          <w:rPr>
            <w:noProof/>
          </w:rPr>
          <w:t>5</w:t>
        </w:r>
      </w:fldSimple>
      <w:bookmarkEnd w:id="24"/>
      <w:r>
        <w:t xml:space="preserve"> – Context Diagram of </w:t>
      </w:r>
      <w:r>
        <w:rPr>
          <w:i/>
        </w:rPr>
        <w:t>Clarus</w:t>
      </w:r>
      <w:r>
        <w:t xml:space="preserve"> User Needs</w:t>
      </w:r>
      <w:bookmarkEnd w:id="25"/>
      <w:bookmarkEnd w:id="26"/>
    </w:p>
    <w:p w14:paraId="2A56BDA4" w14:textId="77777777" w:rsidR="00446F89" w:rsidRDefault="00446F89">
      <w:pPr>
        <w:pStyle w:val="BodyText2"/>
        <w:rPr>
          <w:sz w:val="20"/>
        </w:rPr>
      </w:pPr>
      <w:r>
        <w:lastRenderedPageBreak/>
        <w:t xml:space="preserve">The private and public sector Service Providers are the principal </w:t>
      </w:r>
      <w:r>
        <w:rPr>
          <w:i/>
        </w:rPr>
        <w:t>Clarus</w:t>
      </w:r>
      <w:r>
        <w:t xml:space="preserve"> users. These Service Providers generate value-added road and rail weather information services for the transportation community. Additional Service Providers having direct access to </w:t>
      </w:r>
      <w:r>
        <w:rPr>
          <w:i/>
        </w:rPr>
        <w:t>Clarus</w:t>
      </w:r>
      <w:r>
        <w:t xml:space="preserve"> data resources include research organizations, external agencies that may choose to archive </w:t>
      </w:r>
      <w:r>
        <w:rPr>
          <w:i/>
        </w:rPr>
        <w:t>Clarus</w:t>
      </w:r>
      <w:r>
        <w:t xml:space="preserve"> data, and other related weather service providers. </w:t>
      </w:r>
    </w:p>
    <w:p w14:paraId="5CB5F78C" w14:textId="77777777" w:rsidR="00446F89" w:rsidRDefault="00446F89">
      <w:pPr>
        <w:pStyle w:val="BodyText2"/>
      </w:pPr>
      <w:r>
        <w:t xml:space="preserve">Within the context of </w:t>
      </w:r>
      <w:r>
        <w:fldChar w:fldCharType="begin"/>
      </w:r>
      <w:r>
        <w:instrText xml:space="preserve"> REF _Ref103673321 \h </w:instrText>
      </w:r>
      <w:r>
        <w:fldChar w:fldCharType="separate"/>
      </w:r>
      <w:r>
        <w:t xml:space="preserve">Figure </w:t>
      </w:r>
      <w:r>
        <w:rPr>
          <w:noProof/>
        </w:rPr>
        <w:t>5</w:t>
      </w:r>
      <w:r>
        <w:fldChar w:fldCharType="end"/>
      </w:r>
      <w:r>
        <w:t>, the following roles can be assigned to each group of users:</w:t>
      </w:r>
    </w:p>
    <w:p w14:paraId="4BE68DD3" w14:textId="77777777" w:rsidR="00446F89" w:rsidRDefault="00446F89">
      <w:pPr>
        <w:pStyle w:val="BodyText2"/>
        <w:numPr>
          <w:ilvl w:val="0"/>
          <w:numId w:val="25"/>
        </w:numPr>
        <w:rPr>
          <w:sz w:val="20"/>
        </w:rPr>
      </w:pPr>
      <w:r>
        <w:rPr>
          <w:b/>
          <w:bCs/>
        </w:rPr>
        <w:t xml:space="preserve">Federal, State, and Local Agencies – </w:t>
      </w:r>
      <w:r>
        <w:t xml:space="preserve">These are the transportation system and road weather information system (RWIS) operators and owners who directly provide the </w:t>
      </w:r>
      <w:r>
        <w:rPr>
          <w:i/>
        </w:rPr>
        <w:t>Clarus</w:t>
      </w:r>
      <w:r>
        <w:t xml:space="preserve"> data. This group places considerable emphasis on the pavement-specific component of the data at the observational level to make immediate decisions. These users, primarily maintenance and operations personnel, are the principal consumers of information provided by surface transportation weather service providers. Additional data from this group may include closed circuit television (CCTV) images, road condition information, and records of treatment activities such as plowing and chemical application.</w:t>
      </w:r>
    </w:p>
    <w:p w14:paraId="66DBBAEE" w14:textId="77777777" w:rsidR="00446F89" w:rsidRDefault="00446F89">
      <w:pPr>
        <w:pStyle w:val="BodyText2"/>
        <w:numPr>
          <w:ilvl w:val="0"/>
          <w:numId w:val="25"/>
        </w:numPr>
      </w:pPr>
      <w:r>
        <w:rPr>
          <w:b/>
          <w:bCs/>
        </w:rPr>
        <w:t xml:space="preserve">Transit – </w:t>
      </w:r>
      <w:r>
        <w:t xml:space="preserve">These are the owners and operators of transit systems who contribute raw data to the </w:t>
      </w:r>
      <w:r>
        <w:rPr>
          <w:i/>
        </w:rPr>
        <w:t>Clarus</w:t>
      </w:r>
      <w:r>
        <w:t xml:space="preserve"> system and may receive quality-controlled data from it. This group places considerable emphasis on understanding weather conditions along designated routes.</w:t>
      </w:r>
    </w:p>
    <w:p w14:paraId="169F3027" w14:textId="77777777" w:rsidR="00446F89" w:rsidRDefault="00446F89">
      <w:pPr>
        <w:pStyle w:val="BodyText2"/>
        <w:numPr>
          <w:ilvl w:val="0"/>
          <w:numId w:val="25"/>
        </w:numPr>
      </w:pPr>
      <w:r>
        <w:rPr>
          <w:b/>
          <w:bCs/>
        </w:rPr>
        <w:t xml:space="preserve">Rail – </w:t>
      </w:r>
      <w:r>
        <w:t xml:space="preserve">These are the owners and operators of rail systems who contribute raw data to the </w:t>
      </w:r>
      <w:r>
        <w:rPr>
          <w:i/>
        </w:rPr>
        <w:t>Clarus</w:t>
      </w:r>
      <w:r>
        <w:t xml:space="preserve"> system and may receive quality-controlled data from it. This group places considerable emphasis on understanding weather conditions along designated routes plus weather-induced specifics such as rail temperatures, frozen switches, and drifting snow.</w:t>
      </w:r>
    </w:p>
    <w:p w14:paraId="74070D06" w14:textId="77777777" w:rsidR="00446F89" w:rsidRDefault="00446F89">
      <w:pPr>
        <w:pStyle w:val="BodyText2"/>
        <w:numPr>
          <w:ilvl w:val="0"/>
          <w:numId w:val="25"/>
        </w:numPr>
      </w:pPr>
      <w:r>
        <w:rPr>
          <w:b/>
          <w:bCs/>
        </w:rPr>
        <w:t xml:space="preserve">Vehicle – </w:t>
      </w:r>
      <w:r>
        <w:t xml:space="preserve">Emerging technologies are developing that will encourage a greater level of data collection from vehicles for the purpose of understanding the nature of the transportation system state including the impacts of weather. As this method of data collection matures, the information obtained on weather and pavement conditions from instrumentation on-board vehicles will be important </w:t>
      </w:r>
      <w:r>
        <w:rPr>
          <w:i/>
        </w:rPr>
        <w:t>Clarus</w:t>
      </w:r>
      <w:r>
        <w:t xml:space="preserve"> data.</w:t>
      </w:r>
    </w:p>
    <w:p w14:paraId="4D8B9C9C" w14:textId="77777777" w:rsidR="00446F89" w:rsidRDefault="00446F89">
      <w:pPr>
        <w:pStyle w:val="BodyText2"/>
        <w:numPr>
          <w:ilvl w:val="0"/>
          <w:numId w:val="25"/>
        </w:numPr>
      </w:pPr>
      <w:r>
        <w:rPr>
          <w:b/>
          <w:bCs/>
        </w:rPr>
        <w:t xml:space="preserve">Surface Transportation Weather Service Providers (STWSP) – </w:t>
      </w:r>
      <w:r>
        <w:t xml:space="preserve">These surface transportation weather service providers are the private and public weather service providers who assimilate the </w:t>
      </w:r>
      <w:r>
        <w:rPr>
          <w:i/>
        </w:rPr>
        <w:t>Clarus</w:t>
      </w:r>
      <w:r>
        <w:t xml:space="preserve"> data with other available data to generate value-added products and services used by the surface transportation decision-makers at state and local transportation agencies.</w:t>
      </w:r>
    </w:p>
    <w:p w14:paraId="0003E910" w14:textId="77777777" w:rsidR="00446F89" w:rsidRDefault="00446F89">
      <w:pPr>
        <w:pStyle w:val="BodyText2"/>
        <w:numPr>
          <w:ilvl w:val="0"/>
          <w:numId w:val="25"/>
        </w:numPr>
      </w:pPr>
      <w:r>
        <w:rPr>
          <w:b/>
          <w:bCs/>
        </w:rPr>
        <w:t xml:space="preserve">Weather Service Providers – </w:t>
      </w:r>
      <w:r>
        <w:t xml:space="preserve">These include the weather support services that are primarily interested in the meteorological and hydrologic components of the </w:t>
      </w:r>
      <w:r>
        <w:rPr>
          <w:i/>
        </w:rPr>
        <w:t>Clarus</w:t>
      </w:r>
      <w:r>
        <w:t xml:space="preserve"> data. This group includes the efforts in public forecasting by NOAA and the National Weather Service (NWS) along </w:t>
      </w:r>
      <w:r>
        <w:lastRenderedPageBreak/>
        <w:t>with private sector weather services and their value-added support to markets such as agriculture, power utilities, and construction.</w:t>
      </w:r>
    </w:p>
    <w:p w14:paraId="3110BCDE" w14:textId="77777777" w:rsidR="00446F89" w:rsidRDefault="00446F89">
      <w:pPr>
        <w:pStyle w:val="BodyText2"/>
        <w:numPr>
          <w:ilvl w:val="0"/>
          <w:numId w:val="25"/>
        </w:numPr>
      </w:pPr>
      <w:r>
        <w:rPr>
          <w:b/>
          <w:bCs/>
        </w:rPr>
        <w:t xml:space="preserve">Research – </w:t>
      </w:r>
      <w:r>
        <w:t>This category incorporates federal, academic, and private sector researchers who are working to improve the state of knowledge and practice through the research of surface transportation weather.</w:t>
      </w:r>
    </w:p>
    <w:p w14:paraId="6A2A5103" w14:textId="77777777" w:rsidR="00446F89" w:rsidRDefault="00446F89">
      <w:pPr>
        <w:pStyle w:val="BodyText2"/>
        <w:numPr>
          <w:ilvl w:val="0"/>
          <w:numId w:val="25"/>
        </w:numPr>
      </w:pPr>
      <w:r>
        <w:rPr>
          <w:b/>
          <w:bCs/>
        </w:rPr>
        <w:t xml:space="preserve">Archives – </w:t>
      </w:r>
      <w:r>
        <w:t xml:space="preserve">This category includes operational and non-operational interests who choose to include the </w:t>
      </w:r>
      <w:r>
        <w:rPr>
          <w:i/>
        </w:rPr>
        <w:t>Clarus</w:t>
      </w:r>
      <w:r>
        <w:t xml:space="preserve"> data in their endeavors. The archiving of </w:t>
      </w:r>
      <w:r>
        <w:rPr>
          <w:i/>
        </w:rPr>
        <w:t>Clarus</w:t>
      </w:r>
      <w:r>
        <w:t xml:space="preserve"> data will be most effective when combined with other meteorological archives beyond the scope of </w:t>
      </w:r>
      <w:r>
        <w:rPr>
          <w:i/>
        </w:rPr>
        <w:t>Clarus</w:t>
      </w:r>
      <w:r>
        <w:t>, but is not restricted to such efforts.</w:t>
      </w:r>
    </w:p>
    <w:p w14:paraId="7472C8E0" w14:textId="77777777" w:rsidR="00446F89" w:rsidRDefault="00446F89">
      <w:pPr>
        <w:pStyle w:val="Heading2"/>
      </w:pPr>
      <w:bookmarkStart w:id="27" w:name="_Toc108576521"/>
      <w:r>
        <w:t>General Constraints</w:t>
      </w:r>
      <w:bookmarkEnd w:id="27"/>
    </w:p>
    <w:p w14:paraId="7291275E" w14:textId="77777777" w:rsidR="00446F89" w:rsidRDefault="00446F89">
      <w:pPr>
        <w:pStyle w:val="BodyText2"/>
      </w:pPr>
      <w:r>
        <w:rPr>
          <w:bCs/>
        </w:rPr>
        <w:t xml:space="preserve">Timeliness </w:t>
      </w:r>
      <w:r>
        <w:t xml:space="preserve">of information and reliability of the system are major constraints on the design. Both of these factors can be addressed through appropriate system architecture and implementation. </w:t>
      </w:r>
    </w:p>
    <w:p w14:paraId="45A033DD" w14:textId="77777777" w:rsidR="00446F89" w:rsidRDefault="00446F89">
      <w:pPr>
        <w:pStyle w:val="BodyText2"/>
      </w:pPr>
      <w:r>
        <w:t>To address the timeliness factor, the system should be designed such that it can both retrieve and disseminate large volumes of data from a variety of sources and at potentially high rates. An architecture that spreads its data collection and dissemination processes across multiple servers and communication channels may address this issue. The inherent scalability of such a design may also enable the system to expand and add new data sources and end-users.</w:t>
      </w:r>
    </w:p>
    <w:p w14:paraId="2DF282B9" w14:textId="77777777" w:rsidR="00446F89" w:rsidRDefault="00446F89">
      <w:pPr>
        <w:pStyle w:val="BodyText2"/>
        <w:rPr>
          <w:sz w:val="20"/>
        </w:rPr>
      </w:pPr>
      <w:r>
        <w:rPr>
          <w:bCs/>
        </w:rPr>
        <w:t xml:space="preserve">Reliability </w:t>
      </w:r>
      <w:r>
        <w:t>can be achieved through a variety of design and deployment considerations. Hardware, operating system, and development environment have significant impacts on the inherent reliability of the system. To maximize system uptime, redundancies may be required at both the hardware and software levels of the system. The primary challenge here will be the trade-off between the desire for reliability and the cost of redundancies.</w:t>
      </w:r>
    </w:p>
    <w:p w14:paraId="4B8DBA17" w14:textId="77777777" w:rsidR="00446F89" w:rsidRDefault="00446F89">
      <w:pPr>
        <w:pStyle w:val="BodyText"/>
      </w:pPr>
      <w:r>
        <w:t xml:space="preserve">While the availability of the system is covered in the Concept of Operations, the criticality of the system is not explicitly addressed. Since </w:t>
      </w:r>
      <w:r>
        <w:rPr>
          <w:i/>
        </w:rPr>
        <w:t>Clarus</w:t>
      </w:r>
      <w:r>
        <w:t xml:space="preserve"> is not replacing any existing application, the system is not currently critical to any operation or transportation function; neither is it intended to support any “critical national security missions”.</w:t>
      </w:r>
      <w:r>
        <w:rPr>
          <w:rStyle w:val="FootnoteReference"/>
        </w:rPr>
        <w:footnoteReference w:id="4"/>
      </w:r>
    </w:p>
    <w:p w14:paraId="1728D7C1" w14:textId="77777777" w:rsidR="00446F89" w:rsidRDefault="00446F89">
      <w:pPr>
        <w:pStyle w:val="BodyText"/>
      </w:pPr>
      <w:r>
        <w:t>The system shall be “open,” using an architecture and communications interfaces that are non-proprietary and broadly supported within the information technology industry. The system should be standards based, where national standards are applicable. Special consideration should be given to the national intelligent transportation system (ITS) standards.</w:t>
      </w:r>
    </w:p>
    <w:p w14:paraId="14E9C0F6" w14:textId="77777777" w:rsidR="00446F89" w:rsidRDefault="00446F89">
      <w:pPr>
        <w:pStyle w:val="Heading2"/>
      </w:pPr>
      <w:bookmarkStart w:id="28" w:name="_Toc108576522"/>
      <w:r>
        <w:lastRenderedPageBreak/>
        <w:t>Assumptions and Dependencies</w:t>
      </w:r>
      <w:bookmarkEnd w:id="28"/>
      <w:r>
        <w:t xml:space="preserve"> </w:t>
      </w:r>
    </w:p>
    <w:p w14:paraId="669C5988" w14:textId="77777777" w:rsidR="00446F89" w:rsidRDefault="00446F89">
      <w:pPr>
        <w:pStyle w:val="BodyText"/>
      </w:pPr>
      <w:r>
        <w:t xml:space="preserve">The usefulness of the </w:t>
      </w:r>
      <w:r>
        <w:rPr>
          <w:i/>
        </w:rPr>
        <w:t>Clarus</w:t>
      </w:r>
      <w:r>
        <w:t xml:space="preserve"> system is dependent on participation by multiple environmental data providers and multiple environmental data consumers. While the system could be placed in operation with data from only a single contributing network, there is no added value without the participation of other weather data sources. Likewise, participation by a small number of data consumers would not justify the cost of operating the system.</w:t>
      </w:r>
    </w:p>
    <w:p w14:paraId="1723B124" w14:textId="77777777" w:rsidR="00446F89" w:rsidRDefault="00446F89">
      <w:pPr>
        <w:pStyle w:val="BodyText"/>
      </w:pPr>
      <w:r>
        <w:t>Several assumptions have been made about how long it will take environmental data contributors to collect, process, and publish their data. Data not collected in a timely manner may be of limited use to the data consumers. Assumptions have also been made about the accuracy of the data, and the ability of the contributing systems to provide adequate location, time/date, and data qualification tags. Accepting data from contributors who cannot provide these tags with the data could seriously complicate the design of the data acquisition interfaces.</w:t>
      </w:r>
    </w:p>
    <w:p w14:paraId="4F4F79C9" w14:textId="77777777" w:rsidR="00446F89" w:rsidRDefault="00446F89">
      <w:pPr>
        <w:pStyle w:val="BodyText"/>
      </w:pPr>
      <w:r>
        <w:t xml:space="preserve">Even though the system will check the data and apply quality flags, consumers of </w:t>
      </w:r>
      <w:r>
        <w:rPr>
          <w:i/>
        </w:rPr>
        <w:t>Clarus</w:t>
      </w:r>
      <w:r>
        <w:t>-provided data will need to understand that neither FHWA nor the contributing data providers will accept responsibility for the accuracy of any of the data. The particular limitations and conditions will be defined in data sharing agreements to be established with data providers, and disclaimer information will be made available to data consumers by whatever means the data are published.</w:t>
      </w:r>
    </w:p>
    <w:p w14:paraId="36FFE757" w14:textId="77777777" w:rsidR="00446F89" w:rsidRDefault="00446F89">
      <w:pPr>
        <w:pStyle w:val="BodyText"/>
      </w:pPr>
      <w:r>
        <w:t>Several requirements deal with “regional” needs, without specifying regional boundaries. It is unlikely that the regional boundaries from contributing systems will correspond with the regional boundaries defined within data consumer systems. It is even likely that participating data contributors will have different (though possibly overlapping) coverage areas for their networks. Data consumers will need to understand that data will be presented by geographic coordinates, not by regional boundaries. Consumers will also need to understand that coverage will not be uniform and will depend on sensor placement by the contributing organizations.</w:t>
      </w:r>
    </w:p>
    <w:p w14:paraId="125ACDD9" w14:textId="77777777" w:rsidR="00446F89" w:rsidRDefault="00446F89">
      <w:pPr>
        <w:pStyle w:val="BodyText"/>
      </w:pPr>
      <w:r>
        <w:t>The availability, format, and precision of geo-reference coordinates for data collection points could present unusual problems for the data acquisition system. Data in the system database and in published data sets will likely include geo-reference coordinates in decimal longitude, latitude, and elevation.</w:t>
      </w:r>
    </w:p>
    <w:p w14:paraId="4097BE1F" w14:textId="77777777" w:rsidR="00446F89" w:rsidRDefault="00446F89">
      <w:pPr>
        <w:pStyle w:val="BodyText"/>
      </w:pPr>
      <w:r>
        <w:t xml:space="preserve">The availability, format, and precision of time/date stamps could also present unusual problems for the data acquisition system, particularly if contributing systems cannot manage Daylight Savings Time (DST), span time zones, or span areas that do and do not participate in DST. </w:t>
      </w:r>
      <w:r>
        <w:rPr>
          <w:i/>
        </w:rPr>
        <w:t>Clarus</w:t>
      </w:r>
      <w:r>
        <w:t xml:space="preserve"> timestamps for data in the database and in published data sets need to be referenced to a standard time reference such as Coordinated Universal Time (UTC).</w:t>
      </w:r>
    </w:p>
    <w:p w14:paraId="18657F42" w14:textId="77777777" w:rsidR="00446F89" w:rsidRDefault="00446F89">
      <w:pPr>
        <w:pStyle w:val="BodyText"/>
      </w:pPr>
      <w:r>
        <w:t xml:space="preserve">The base assumption regarding “database tools” is that the selected data storage software will include appropriate programming interfaces, query tools, and configuration and management tools. No special database tools will be developed as a part of the </w:t>
      </w:r>
      <w:r>
        <w:rPr>
          <w:i/>
        </w:rPr>
        <w:t>Clarus</w:t>
      </w:r>
      <w:r>
        <w:t xml:space="preserve"> project.</w:t>
      </w:r>
    </w:p>
    <w:p w14:paraId="08CFD235" w14:textId="77777777" w:rsidR="00446F89" w:rsidRDefault="00446F89">
      <w:pPr>
        <w:pStyle w:val="Heading1"/>
      </w:pPr>
      <w:r>
        <w:br w:type="page"/>
      </w:r>
      <w:bookmarkStart w:id="29" w:name="_Toc108576523"/>
      <w:r>
        <w:lastRenderedPageBreak/>
        <w:t>Specific Requirements</w:t>
      </w:r>
      <w:bookmarkEnd w:id="29"/>
    </w:p>
    <w:p w14:paraId="27BFFCD1" w14:textId="77777777" w:rsidR="00446F89" w:rsidRDefault="00446F89">
      <w:pPr>
        <w:pStyle w:val="BodyText"/>
      </w:pPr>
      <w:r>
        <w:t>Th</w:t>
      </w:r>
      <w:bookmarkStart w:id="30" w:name="_Toc75887553"/>
      <w:bookmarkEnd w:id="30"/>
      <w:r>
        <w:t xml:space="preserve">is section presents the high-level requirements for the </w:t>
      </w:r>
      <w:r>
        <w:rPr>
          <w:i/>
        </w:rPr>
        <w:t>Clarus</w:t>
      </w:r>
      <w:r>
        <w:t xml:space="preserve"> system and the associated institutional program necessary to achieve the needs and goals described by the Concept of Operations. These requirements describe the expected attributes and capabilities of the system as a whole and do not attempt to allocate capabilities to specific modules or subsystems within </w:t>
      </w:r>
      <w:r>
        <w:rPr>
          <w:i/>
        </w:rPr>
        <w:t>Clarus</w:t>
      </w:r>
      <w:r>
        <w:t>. This approach limits the high-level requirements in this document to those that can be derived from a context diagram (</w:t>
      </w:r>
      <w:r>
        <w:fldChar w:fldCharType="begin"/>
      </w:r>
      <w:r>
        <w:instrText xml:space="preserve"> REF _Ref108314816 \h </w:instrText>
      </w:r>
      <w:r>
        <w:instrText xml:space="preserve"> \* MERGEFORMAT </w:instrText>
      </w:r>
      <w:r>
        <w:fldChar w:fldCharType="separate"/>
      </w:r>
      <w:r>
        <w:t xml:space="preserve">Figure </w:t>
      </w:r>
      <w:r>
        <w:rPr>
          <w:noProof/>
        </w:rPr>
        <w:t>6</w:t>
      </w:r>
      <w:r>
        <w:fldChar w:fldCharType="end"/>
      </w:r>
      <w:r>
        <w:t xml:space="preserve">) that pictures the </w:t>
      </w:r>
      <w:r>
        <w:rPr>
          <w:i/>
        </w:rPr>
        <w:t>Clarus</w:t>
      </w:r>
      <w:r>
        <w:t xml:space="preserve"> system as a single functional block with its interfaces. The types of requirements described in this section correspond roughly to these functions and interfaces. Functional requirements describe what happens inside the </w:t>
      </w:r>
      <w:r>
        <w:rPr>
          <w:i/>
        </w:rPr>
        <w:t>Clarus</w:t>
      </w:r>
      <w:r>
        <w:t xml:space="preserve"> system itself: quality control, development, and packaging of environmental data. Each interface to the </w:t>
      </w:r>
      <w:r>
        <w:rPr>
          <w:i/>
        </w:rPr>
        <w:t>Clarus</w:t>
      </w:r>
      <w:r>
        <w:t xml:space="preserve"> system has its own requirements: on collection of data from providers as input; on the dissemination of data for output; on the controlling rules and constraints under which the system operates; and on the means (primarily data management) by which it works.</w:t>
      </w:r>
    </w:p>
    <w:p w14:paraId="0B52B54C" w14:textId="77777777" w:rsidR="00446F89" w:rsidRDefault="00733B14">
      <w:pPr>
        <w:pStyle w:val="BodyText"/>
        <w:keepNext/>
        <w:jc w:val="center"/>
      </w:pPr>
      <w:r>
        <w:rPr>
          <w:noProof/>
        </w:rPr>
        <w:drawing>
          <wp:inline distT="0" distB="0" distL="0" distR="0" wp14:anchorId="00DD64BF" wp14:editId="4575EC4B">
            <wp:extent cx="4292600" cy="2819400"/>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92600" cy="2819400"/>
                    </a:xfrm>
                    <a:prstGeom prst="rect">
                      <a:avLst/>
                    </a:prstGeom>
                    <a:noFill/>
                    <a:ln>
                      <a:noFill/>
                    </a:ln>
                  </pic:spPr>
                </pic:pic>
              </a:graphicData>
            </a:graphic>
          </wp:inline>
        </w:drawing>
      </w:r>
    </w:p>
    <w:p w14:paraId="7F01D024" w14:textId="77777777" w:rsidR="00446F89" w:rsidRDefault="00446F89">
      <w:pPr>
        <w:pStyle w:val="Caption"/>
        <w:jc w:val="center"/>
      </w:pPr>
      <w:bookmarkStart w:id="31" w:name="_Ref108314816"/>
      <w:bookmarkStart w:id="32" w:name="_Toc108576492"/>
      <w:r>
        <w:t xml:space="preserve">Figure </w:t>
      </w:r>
      <w:fldSimple w:instr=" SEQ Figure \* ARABIC ">
        <w:r>
          <w:rPr>
            <w:noProof/>
          </w:rPr>
          <w:t>6</w:t>
        </w:r>
      </w:fldSimple>
      <w:bookmarkEnd w:id="31"/>
      <w:r>
        <w:t xml:space="preserve"> – High-Level Requirements Context</w:t>
      </w:r>
      <w:bookmarkEnd w:id="32"/>
    </w:p>
    <w:p w14:paraId="039AE360" w14:textId="77777777" w:rsidR="00446F89" w:rsidRDefault="00446F89">
      <w:pPr>
        <w:pStyle w:val="BodyText"/>
      </w:pPr>
      <w:r>
        <w:t>The high-level perspective assumed for these requirements has implications for downstream development activities. The high-level requirements provide a basis for components in system elaboration, and detailed requirements are subsequently tied to specific components. Conformance to high-level requirements is shown through testing based on plans derived from the detailed requirements. The entire development process is tied together by lines of traceability anchored in the high-level requirements.</w:t>
      </w:r>
    </w:p>
    <w:p w14:paraId="68119BBC" w14:textId="77777777" w:rsidR="00446F89" w:rsidRDefault="00446F89">
      <w:pPr>
        <w:pStyle w:val="BodyText"/>
        <w:numPr>
          <w:ins w:id="33" w:author="J. Kyle Garrett" w:date="2005-07-05T08:16:00Z"/>
        </w:numPr>
      </w:pPr>
      <w:r>
        <w:t>In this section, the requirements are divided into the following categories.</w:t>
      </w:r>
    </w:p>
    <w:p w14:paraId="06906E8A" w14:textId="77777777" w:rsidR="00446F89" w:rsidRDefault="00446F89">
      <w:pPr>
        <w:pStyle w:val="BodyText"/>
        <w:numPr>
          <w:ilvl w:val="0"/>
          <w:numId w:val="15"/>
        </w:numPr>
      </w:pPr>
      <w:r>
        <w:t xml:space="preserve">Functional Requirements – Lists the characteristics that the system must support for each interface. Identifies what is to be done by the system, </w:t>
      </w:r>
      <w:r>
        <w:lastRenderedPageBreak/>
        <w:t>what inputs should be transformed to what outputs, and what specific operations are required. The functional requirements further include:</w:t>
      </w:r>
    </w:p>
    <w:p w14:paraId="6DED658B" w14:textId="77777777" w:rsidR="00446F89" w:rsidRDefault="00446F89">
      <w:pPr>
        <w:pStyle w:val="BodyText"/>
        <w:numPr>
          <w:ilvl w:val="0"/>
          <w:numId w:val="35"/>
        </w:numPr>
        <w:tabs>
          <w:tab w:val="clear" w:pos="1800"/>
          <w:tab w:val="num" w:pos="2160"/>
        </w:tabs>
        <w:ind w:left="2160"/>
      </w:pPr>
      <w:r>
        <w:t>Functional Data Requirements, which describe requirements specific to the definition and management of data used and provided by the system; and</w:t>
      </w:r>
    </w:p>
    <w:p w14:paraId="475D754A" w14:textId="77777777" w:rsidR="00446F89" w:rsidRDefault="00446F89">
      <w:pPr>
        <w:pStyle w:val="BodyText"/>
        <w:numPr>
          <w:ilvl w:val="0"/>
          <w:numId w:val="35"/>
        </w:numPr>
        <w:tabs>
          <w:tab w:val="clear" w:pos="1800"/>
          <w:tab w:val="num" w:pos="2160"/>
        </w:tabs>
        <w:ind w:left="2160"/>
      </w:pPr>
      <w:r>
        <w:t xml:space="preserve">Functional Interface Requirements, which describe the functional interfaces to the </w:t>
      </w:r>
      <w:r>
        <w:rPr>
          <w:i/>
        </w:rPr>
        <w:t>Clarus</w:t>
      </w:r>
      <w:r>
        <w:t xml:space="preserve"> system from information providers and consumers.</w:t>
      </w:r>
    </w:p>
    <w:p w14:paraId="67697205" w14:textId="77777777" w:rsidR="00446F89" w:rsidRDefault="00446F89">
      <w:pPr>
        <w:pStyle w:val="BodyText"/>
        <w:numPr>
          <w:ilvl w:val="0"/>
          <w:numId w:val="15"/>
        </w:numPr>
      </w:pPr>
      <w:r>
        <w:t>Performance Requirements – Specifies static and dynamic capacity for the number of users, connections, and other performance related factors. Performance requirements further include:</w:t>
      </w:r>
    </w:p>
    <w:p w14:paraId="5348175C" w14:textId="77777777" w:rsidR="00446F89" w:rsidRDefault="00446F89">
      <w:pPr>
        <w:pStyle w:val="BodyText"/>
        <w:numPr>
          <w:ilvl w:val="3"/>
          <w:numId w:val="15"/>
        </w:numPr>
        <w:tabs>
          <w:tab w:val="clear" w:pos="1440"/>
          <w:tab w:val="num" w:pos="2160"/>
        </w:tabs>
        <w:ind w:left="2160"/>
      </w:pPr>
      <w:r>
        <w:t>Design Constraints, which identify constraints imposed by standards, regulations, software or hardware limitations; and</w:t>
      </w:r>
    </w:p>
    <w:p w14:paraId="0FB513B2" w14:textId="77777777" w:rsidR="00446F89" w:rsidRDefault="00446F89">
      <w:pPr>
        <w:pStyle w:val="BodyText"/>
        <w:numPr>
          <w:ilvl w:val="3"/>
          <w:numId w:val="15"/>
        </w:numPr>
        <w:tabs>
          <w:tab w:val="clear" w:pos="1440"/>
          <w:tab w:val="num" w:pos="2160"/>
        </w:tabs>
        <w:ind w:left="2160"/>
      </w:pPr>
      <w:r>
        <w:t>Quality Requirements, which provide requirements which address the general q</w:t>
      </w:r>
      <w:r>
        <w:rPr>
          <w:noProof/>
        </w:rPr>
        <w:t>uality, usability, extensibility, flexibility, and maintainability of the system.</w:t>
      </w:r>
    </w:p>
    <w:p w14:paraId="30C13D07" w14:textId="77777777" w:rsidR="00446F89" w:rsidRDefault="00446F89">
      <w:pPr>
        <w:pStyle w:val="BodyText"/>
        <w:numPr>
          <w:ilvl w:val="0"/>
          <w:numId w:val="15"/>
        </w:numPr>
      </w:pPr>
      <w:r>
        <w:t xml:space="preserve">Organizational Requirements – Includes requirements for policies and procedures to support the implementation, operations, training, and institutional requirements to support the system. This category also: </w:t>
      </w:r>
    </w:p>
    <w:p w14:paraId="004EF337" w14:textId="77777777" w:rsidR="00446F89" w:rsidRDefault="00446F89">
      <w:pPr>
        <w:pStyle w:val="BodyText"/>
        <w:numPr>
          <w:ilvl w:val="3"/>
          <w:numId w:val="15"/>
        </w:numPr>
        <w:tabs>
          <w:tab w:val="clear" w:pos="1440"/>
          <w:tab w:val="num" w:pos="2160"/>
        </w:tabs>
        <w:ind w:left="2160"/>
      </w:pPr>
      <w:r>
        <w:t>Details logical characteristics between the system and external data sources;</w:t>
      </w:r>
    </w:p>
    <w:p w14:paraId="6FD524E6" w14:textId="77777777" w:rsidR="00446F89" w:rsidRDefault="00446F89">
      <w:pPr>
        <w:pStyle w:val="BodyText"/>
        <w:numPr>
          <w:ilvl w:val="3"/>
          <w:numId w:val="15"/>
        </w:numPr>
        <w:tabs>
          <w:tab w:val="clear" w:pos="1440"/>
          <w:tab w:val="num" w:pos="2160"/>
        </w:tabs>
        <w:ind w:left="2160"/>
      </w:pPr>
      <w:r>
        <w:t>Specifies level of integration with external systems and defines the interfaces with each user class; and</w:t>
      </w:r>
    </w:p>
    <w:p w14:paraId="5EF573EE" w14:textId="77777777" w:rsidR="00446F89" w:rsidRDefault="00446F89">
      <w:pPr>
        <w:pStyle w:val="BodyText"/>
        <w:numPr>
          <w:ilvl w:val="3"/>
          <w:numId w:val="15"/>
        </w:numPr>
        <w:tabs>
          <w:tab w:val="clear" w:pos="1440"/>
          <w:tab w:val="num" w:pos="2160"/>
        </w:tabs>
        <w:ind w:left="2160"/>
      </w:pPr>
      <w:r>
        <w:t>Specifies any communications interfaces and protocols that should be supported.</w:t>
      </w:r>
    </w:p>
    <w:p w14:paraId="096D5A97" w14:textId="77777777" w:rsidR="00446F89" w:rsidRDefault="00446F89">
      <w:pPr>
        <w:pStyle w:val="BodyText"/>
      </w:pPr>
      <w:r>
        <w:fldChar w:fldCharType="begin"/>
      </w:r>
      <w:r>
        <w:instrText xml:space="preserve"> REF _Ref94517055 \h </w:instrText>
      </w:r>
      <w:r>
        <w:fldChar w:fldCharType="separate"/>
      </w:r>
      <w:r>
        <w:t xml:space="preserve">Table </w:t>
      </w:r>
      <w:r>
        <w:rPr>
          <w:noProof/>
        </w:rPr>
        <w:t>2</w:t>
      </w:r>
      <w:r>
        <w:fldChar w:fldCharType="end"/>
      </w:r>
      <w:r>
        <w:t xml:space="preserve"> shows the general layout of the requirements tables, and explains the purpose or content of each column of the requirements table. The requirements in this document are a subset of the requirements information that will be tracked in the system “Requirements Matrix.” While this document is intended to record the requirements that apply to a particular implementation of the system, the Requirements Matrix tracks all proposed requirements for the system. The Matrix includes requirements that may apply to future versions of the system or which have been deferred due to cost or complexity.</w:t>
      </w:r>
    </w:p>
    <w:p w14:paraId="43390043" w14:textId="77777777" w:rsidR="00446F89" w:rsidRDefault="00446F89">
      <w:pPr>
        <w:pStyle w:val="BodyText"/>
      </w:pPr>
      <w:r>
        <w:fldChar w:fldCharType="begin"/>
      </w:r>
      <w:r>
        <w:instrText xml:space="preserve"> REF _Ref94517064 \h </w:instrText>
      </w:r>
      <w:r>
        <w:fldChar w:fldCharType="separate"/>
      </w:r>
      <w:r>
        <w:t xml:space="preserve">Table </w:t>
      </w:r>
      <w:r>
        <w:rPr>
          <w:noProof/>
        </w:rPr>
        <w:t>3</w:t>
      </w:r>
      <w:r>
        <w:fldChar w:fldCharType="end"/>
      </w:r>
      <w:r>
        <w:t xml:space="preserve"> provides an explanation of the requirement identification numbering system.</w:t>
      </w:r>
    </w:p>
    <w:p w14:paraId="7CCBE706" w14:textId="77777777" w:rsidR="00446F89" w:rsidRDefault="00446F89">
      <w:pPr>
        <w:pStyle w:val="BodyText"/>
        <w:sectPr w:rsidR="00446F89">
          <w:footerReference w:type="default" r:id="rId23"/>
          <w:endnotePr>
            <w:numFmt w:val="decimal"/>
          </w:endnotePr>
          <w:pgSz w:w="12240" w:h="15840"/>
          <w:pgMar w:top="1267" w:right="1800" w:bottom="1440" w:left="1800" w:header="720" w:footer="0" w:gutter="0"/>
          <w:pgNumType w:start="1"/>
          <w:cols w:space="720"/>
          <w:docGrid w:linePitch="360"/>
        </w:sectPr>
      </w:pPr>
    </w:p>
    <w:p w14:paraId="356AC578" w14:textId="77777777" w:rsidR="00446F89" w:rsidRDefault="00446F89">
      <w:pPr>
        <w:pStyle w:val="Caption"/>
        <w:jc w:val="center"/>
      </w:pPr>
      <w:bookmarkStart w:id="34" w:name="_Ref94517055"/>
      <w:bookmarkStart w:id="35" w:name="_Toc108576466"/>
      <w:r>
        <w:lastRenderedPageBreak/>
        <w:t xml:space="preserve">Table </w:t>
      </w:r>
      <w:fldSimple w:instr=" SEQ Table \* ARABIC ">
        <w:r>
          <w:rPr>
            <w:noProof/>
          </w:rPr>
          <w:t>2</w:t>
        </w:r>
      </w:fldSimple>
      <w:bookmarkEnd w:id="34"/>
      <w:r>
        <w:t xml:space="preserve"> - Explanation of the Requirements Tables</w:t>
      </w:r>
      <w:bookmarkEnd w:id="35"/>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2"/>
        <w:gridCol w:w="3688"/>
        <w:gridCol w:w="2160"/>
        <w:gridCol w:w="2160"/>
        <w:gridCol w:w="1440"/>
      </w:tblGrid>
      <w:tr w:rsidR="00446F89" w14:paraId="1B67C242" w14:textId="77777777">
        <w:trPr>
          <w:cantSplit/>
          <w:tblHeader/>
        </w:trPr>
        <w:tc>
          <w:tcPr>
            <w:tcW w:w="2612" w:type="dxa"/>
            <w:tcBorders>
              <w:bottom w:val="single" w:sz="6" w:space="0" w:color="000000"/>
            </w:tcBorders>
            <w:shd w:val="pct30" w:color="FFFF00" w:fill="FFFFFF"/>
          </w:tcPr>
          <w:p w14:paraId="5C2662D6" w14:textId="77777777" w:rsidR="00446F89" w:rsidRDefault="00446F89">
            <w:pPr>
              <w:pStyle w:val="bptext"/>
              <w:ind w:left="0"/>
              <w:rPr>
                <w:b/>
                <w:bCs/>
                <w:sz w:val="16"/>
              </w:rPr>
            </w:pPr>
            <w:r>
              <w:rPr>
                <w:b/>
                <w:bCs/>
                <w:sz w:val="16"/>
              </w:rPr>
              <w:t>ID</w:t>
            </w:r>
          </w:p>
        </w:tc>
        <w:tc>
          <w:tcPr>
            <w:tcW w:w="3688" w:type="dxa"/>
            <w:tcBorders>
              <w:bottom w:val="single" w:sz="6" w:space="0" w:color="000000"/>
            </w:tcBorders>
            <w:shd w:val="pct30" w:color="FFFF00" w:fill="FFFFFF"/>
          </w:tcPr>
          <w:p w14:paraId="47AA8834" w14:textId="77777777" w:rsidR="00446F89" w:rsidRDefault="00446F89">
            <w:pPr>
              <w:pStyle w:val="bptext"/>
              <w:ind w:left="0"/>
              <w:rPr>
                <w:b/>
                <w:bCs/>
                <w:sz w:val="16"/>
              </w:rPr>
            </w:pPr>
            <w:r>
              <w:rPr>
                <w:b/>
                <w:bCs/>
                <w:sz w:val="16"/>
              </w:rPr>
              <w:t xml:space="preserve">Requirement </w:t>
            </w:r>
          </w:p>
        </w:tc>
        <w:tc>
          <w:tcPr>
            <w:tcW w:w="2160" w:type="dxa"/>
            <w:tcBorders>
              <w:bottom w:val="single" w:sz="6" w:space="0" w:color="000000"/>
            </w:tcBorders>
            <w:shd w:val="pct30" w:color="FFFF00" w:fill="FFFFFF"/>
          </w:tcPr>
          <w:p w14:paraId="74381245" w14:textId="77777777" w:rsidR="00446F89" w:rsidRDefault="00446F89">
            <w:pPr>
              <w:pStyle w:val="bptext"/>
              <w:ind w:left="0"/>
              <w:rPr>
                <w:b/>
                <w:bCs/>
                <w:sz w:val="16"/>
              </w:rPr>
            </w:pPr>
            <w:r>
              <w:rPr>
                <w:b/>
                <w:bCs/>
                <w:sz w:val="16"/>
              </w:rPr>
              <w:t>Source</w:t>
            </w:r>
          </w:p>
        </w:tc>
        <w:tc>
          <w:tcPr>
            <w:tcW w:w="2160" w:type="dxa"/>
            <w:tcBorders>
              <w:bottom w:val="single" w:sz="6" w:space="0" w:color="000000"/>
            </w:tcBorders>
            <w:shd w:val="pct30" w:color="FFFF00" w:fill="FFFFFF"/>
          </w:tcPr>
          <w:p w14:paraId="2621EA0A" w14:textId="77777777" w:rsidR="00446F89" w:rsidRDefault="00446F89">
            <w:pPr>
              <w:pStyle w:val="bptext"/>
              <w:ind w:left="0"/>
              <w:rPr>
                <w:b/>
                <w:bCs/>
                <w:sz w:val="16"/>
              </w:rPr>
            </w:pPr>
            <w:r>
              <w:rPr>
                <w:b/>
                <w:bCs/>
                <w:sz w:val="16"/>
              </w:rPr>
              <w:t>Comment</w:t>
            </w:r>
          </w:p>
        </w:tc>
        <w:tc>
          <w:tcPr>
            <w:tcW w:w="1440" w:type="dxa"/>
            <w:tcBorders>
              <w:bottom w:val="single" w:sz="6" w:space="0" w:color="000000"/>
            </w:tcBorders>
            <w:shd w:val="pct30" w:color="FFFF00" w:fill="FFFFFF"/>
          </w:tcPr>
          <w:p w14:paraId="7E1C369B" w14:textId="77777777" w:rsidR="00446F89" w:rsidRDefault="00446F89">
            <w:pPr>
              <w:pStyle w:val="bptext"/>
              <w:ind w:left="0"/>
              <w:rPr>
                <w:b/>
                <w:bCs/>
                <w:sz w:val="16"/>
              </w:rPr>
            </w:pPr>
            <w:r>
              <w:rPr>
                <w:b/>
                <w:bCs/>
                <w:sz w:val="16"/>
              </w:rPr>
              <w:t>Criticality</w:t>
            </w:r>
          </w:p>
        </w:tc>
      </w:tr>
      <w:tr w:rsidR="00446F89" w14:paraId="27CCDCDC" w14:textId="77777777">
        <w:trPr>
          <w:cantSplit/>
        </w:trPr>
        <w:tc>
          <w:tcPr>
            <w:tcW w:w="2612" w:type="dxa"/>
          </w:tcPr>
          <w:p w14:paraId="769431AB" w14:textId="77777777" w:rsidR="00446F89" w:rsidRDefault="00446F89">
            <w:pPr>
              <w:rPr>
                <w:sz w:val="20"/>
              </w:rPr>
            </w:pPr>
            <w:r>
              <w:rPr>
                <w:sz w:val="20"/>
              </w:rPr>
              <w:t>A unique identifier used to trace requirements from beginning to end in a system development process.</w:t>
            </w:r>
          </w:p>
        </w:tc>
        <w:tc>
          <w:tcPr>
            <w:tcW w:w="3688" w:type="dxa"/>
          </w:tcPr>
          <w:p w14:paraId="2E426934" w14:textId="77777777" w:rsidR="00446F89" w:rsidRDefault="00446F89">
            <w:pPr>
              <w:rPr>
                <w:sz w:val="20"/>
              </w:rPr>
            </w:pPr>
            <w:r>
              <w:rPr>
                <w:sz w:val="20"/>
              </w:rPr>
              <w:t xml:space="preserve">The text of the actual requirement. Requirements formulated with “… shall…” are direct requirements; those using “… shall be able to…” are conditioned on other requirements being fulfilled or on factors outside the control of the requirement’s subject. </w:t>
            </w:r>
          </w:p>
        </w:tc>
        <w:tc>
          <w:tcPr>
            <w:tcW w:w="2160" w:type="dxa"/>
          </w:tcPr>
          <w:p w14:paraId="44CAC1F0" w14:textId="77777777" w:rsidR="00446F89" w:rsidRDefault="00446F89">
            <w:pPr>
              <w:pStyle w:val="BodyText"/>
              <w:ind w:left="0"/>
              <w:jc w:val="left"/>
              <w:rPr>
                <w:sz w:val="20"/>
                <w:szCs w:val="20"/>
              </w:rPr>
            </w:pPr>
            <w:r>
              <w:rPr>
                <w:sz w:val="20"/>
                <w:szCs w:val="20"/>
              </w:rPr>
              <w:t>Source(s) for the requirement; could be a reference document or a “parent” requirement.</w:t>
            </w:r>
          </w:p>
        </w:tc>
        <w:tc>
          <w:tcPr>
            <w:tcW w:w="2160" w:type="dxa"/>
          </w:tcPr>
          <w:p w14:paraId="317EEA0E" w14:textId="77777777" w:rsidR="00446F89" w:rsidRDefault="00446F89">
            <w:pPr>
              <w:pStyle w:val="BodyText"/>
              <w:ind w:left="0"/>
              <w:jc w:val="left"/>
              <w:rPr>
                <w:sz w:val="20"/>
                <w:szCs w:val="20"/>
              </w:rPr>
            </w:pPr>
            <w:r>
              <w:rPr>
                <w:sz w:val="20"/>
                <w:szCs w:val="20"/>
              </w:rPr>
              <w:t>Supporting text that may help explain the requirement, its priority, or the risks associated with implementing the requirement.</w:t>
            </w:r>
          </w:p>
        </w:tc>
        <w:tc>
          <w:tcPr>
            <w:tcW w:w="1440" w:type="dxa"/>
          </w:tcPr>
          <w:p w14:paraId="6CE5FB11" w14:textId="77777777" w:rsidR="00446F89" w:rsidRDefault="00446F89">
            <w:pPr>
              <w:pStyle w:val="BodyText"/>
              <w:ind w:left="0"/>
              <w:jc w:val="left"/>
              <w:rPr>
                <w:sz w:val="20"/>
                <w:szCs w:val="20"/>
              </w:rPr>
            </w:pPr>
            <w:r>
              <w:rPr>
                <w:sz w:val="20"/>
                <w:szCs w:val="20"/>
              </w:rPr>
              <w:t xml:space="preserve">H = High </w:t>
            </w:r>
          </w:p>
          <w:p w14:paraId="4DDDAF2A" w14:textId="77777777" w:rsidR="00446F89" w:rsidRDefault="00446F89">
            <w:pPr>
              <w:pStyle w:val="BodyText"/>
              <w:ind w:left="0"/>
              <w:jc w:val="left"/>
              <w:rPr>
                <w:sz w:val="20"/>
                <w:szCs w:val="20"/>
              </w:rPr>
            </w:pPr>
            <w:r>
              <w:rPr>
                <w:sz w:val="20"/>
                <w:szCs w:val="20"/>
              </w:rPr>
              <w:t>M = Medium</w:t>
            </w:r>
          </w:p>
          <w:p w14:paraId="4C95BEFD" w14:textId="77777777" w:rsidR="00446F89" w:rsidRDefault="00446F89">
            <w:pPr>
              <w:pStyle w:val="BodyText"/>
              <w:ind w:left="0"/>
              <w:jc w:val="left"/>
              <w:rPr>
                <w:sz w:val="20"/>
                <w:szCs w:val="20"/>
              </w:rPr>
            </w:pPr>
            <w:r>
              <w:rPr>
                <w:sz w:val="20"/>
                <w:szCs w:val="20"/>
              </w:rPr>
              <w:t xml:space="preserve">L = Low </w:t>
            </w:r>
          </w:p>
        </w:tc>
      </w:tr>
    </w:tbl>
    <w:p w14:paraId="79419B71" w14:textId="77777777" w:rsidR="00446F89" w:rsidRDefault="00446F89">
      <w:pPr>
        <w:pStyle w:val="BodyText"/>
      </w:pPr>
    </w:p>
    <w:p w14:paraId="64F52EBE" w14:textId="77777777" w:rsidR="00446F89" w:rsidRDefault="00446F89">
      <w:pPr>
        <w:pStyle w:val="Caption"/>
        <w:jc w:val="center"/>
      </w:pPr>
      <w:bookmarkStart w:id="36" w:name="_Ref94517064"/>
      <w:bookmarkStart w:id="37" w:name="_Toc108576467"/>
      <w:r>
        <w:t xml:space="preserve">Table </w:t>
      </w:r>
      <w:fldSimple w:instr=" SEQ Table \* ARABIC ">
        <w:r>
          <w:rPr>
            <w:noProof/>
          </w:rPr>
          <w:t>3</w:t>
        </w:r>
      </w:fldSimple>
      <w:bookmarkEnd w:id="36"/>
      <w:r>
        <w:t xml:space="preserve"> – High-Level Requirement ID Format</w:t>
      </w:r>
      <w:bookmarkEnd w:id="37"/>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9000"/>
      </w:tblGrid>
      <w:tr w:rsidR="00446F89" w14:paraId="187860E6" w14:textId="77777777">
        <w:tc>
          <w:tcPr>
            <w:tcW w:w="3060" w:type="dxa"/>
            <w:shd w:val="clear" w:color="auto" w:fill="FFFF99"/>
          </w:tcPr>
          <w:p w14:paraId="2D0F100F" w14:textId="77777777" w:rsidR="00446F89" w:rsidRDefault="00446F89">
            <w:pPr>
              <w:pStyle w:val="BodyText"/>
              <w:ind w:left="0"/>
              <w:rPr>
                <w:b/>
                <w:sz w:val="16"/>
                <w:szCs w:val="16"/>
              </w:rPr>
            </w:pPr>
            <w:r>
              <w:rPr>
                <w:b/>
                <w:bCs/>
                <w:sz w:val="16"/>
              </w:rPr>
              <w:t>High-Level Requirement ID Format</w:t>
            </w:r>
          </w:p>
        </w:tc>
        <w:tc>
          <w:tcPr>
            <w:tcW w:w="9000" w:type="dxa"/>
            <w:shd w:val="clear" w:color="auto" w:fill="FFFF99"/>
          </w:tcPr>
          <w:p w14:paraId="35E7CB8B" w14:textId="77777777" w:rsidR="00446F89" w:rsidRDefault="00446F89">
            <w:pPr>
              <w:pStyle w:val="BodyText"/>
              <w:ind w:left="0"/>
              <w:rPr>
                <w:b/>
                <w:sz w:val="16"/>
                <w:szCs w:val="16"/>
              </w:rPr>
            </w:pPr>
            <w:r>
              <w:rPr>
                <w:b/>
                <w:sz w:val="16"/>
                <w:szCs w:val="16"/>
              </w:rPr>
              <w:t xml:space="preserve">Explanation of Format </w:t>
            </w:r>
          </w:p>
        </w:tc>
      </w:tr>
      <w:tr w:rsidR="00446F89" w14:paraId="044A681E" w14:textId="77777777">
        <w:tc>
          <w:tcPr>
            <w:tcW w:w="3060" w:type="dxa"/>
          </w:tcPr>
          <w:p w14:paraId="5D2A2361" w14:textId="77777777" w:rsidR="00446F89" w:rsidRDefault="00446F89">
            <w:pPr>
              <w:pStyle w:val="BodyText"/>
              <w:ind w:left="0"/>
              <w:rPr>
                <w:sz w:val="20"/>
                <w:szCs w:val="20"/>
              </w:rPr>
            </w:pPr>
            <w:r>
              <w:rPr>
                <w:sz w:val="20"/>
                <w:szCs w:val="20"/>
              </w:rPr>
              <w:t>A-NNN</w:t>
            </w:r>
          </w:p>
        </w:tc>
        <w:tc>
          <w:tcPr>
            <w:tcW w:w="9000" w:type="dxa"/>
          </w:tcPr>
          <w:p w14:paraId="349C398C" w14:textId="77777777" w:rsidR="00446F89" w:rsidRDefault="00446F89">
            <w:pPr>
              <w:pStyle w:val="BodyText"/>
              <w:ind w:left="823" w:hanging="823"/>
              <w:rPr>
                <w:sz w:val="20"/>
                <w:szCs w:val="20"/>
              </w:rPr>
            </w:pPr>
            <w:r>
              <w:rPr>
                <w:sz w:val="20"/>
                <w:szCs w:val="20"/>
              </w:rPr>
              <w:t>A</w:t>
            </w:r>
            <w:r>
              <w:rPr>
                <w:sz w:val="20"/>
                <w:szCs w:val="20"/>
              </w:rPr>
              <w:tab/>
              <w:t xml:space="preserve">Represents the classification of the requirements within the requirements document. The following classifications have been used in this requirements specification: </w:t>
            </w:r>
          </w:p>
          <w:p w14:paraId="68588C9E" w14:textId="77777777" w:rsidR="00446F89" w:rsidRDefault="00446F89">
            <w:pPr>
              <w:pStyle w:val="BodyText"/>
              <w:ind w:left="1543" w:hanging="720"/>
              <w:rPr>
                <w:sz w:val="20"/>
                <w:szCs w:val="20"/>
              </w:rPr>
            </w:pPr>
            <w:r>
              <w:rPr>
                <w:sz w:val="20"/>
                <w:szCs w:val="20"/>
              </w:rPr>
              <w:t>D</w:t>
            </w:r>
            <w:r>
              <w:rPr>
                <w:sz w:val="20"/>
                <w:szCs w:val="20"/>
              </w:rPr>
              <w:tab/>
              <w:t>Design Constraints (Section 3.2.1)</w:t>
            </w:r>
          </w:p>
          <w:p w14:paraId="281784A8" w14:textId="77777777" w:rsidR="00446F89" w:rsidRDefault="00446F89">
            <w:pPr>
              <w:pStyle w:val="BodyText"/>
              <w:ind w:left="1543" w:hanging="720"/>
              <w:rPr>
                <w:sz w:val="20"/>
                <w:szCs w:val="20"/>
              </w:rPr>
            </w:pPr>
            <w:r>
              <w:rPr>
                <w:sz w:val="20"/>
                <w:szCs w:val="20"/>
              </w:rPr>
              <w:t>F</w:t>
            </w:r>
            <w:r>
              <w:rPr>
                <w:sz w:val="20"/>
                <w:szCs w:val="20"/>
              </w:rPr>
              <w:tab/>
              <w:t>General Functional Requirements (Section 3.1.1)</w:t>
            </w:r>
          </w:p>
          <w:p w14:paraId="2948F328" w14:textId="77777777" w:rsidR="00446F89" w:rsidRDefault="00446F89">
            <w:pPr>
              <w:pStyle w:val="BodyText"/>
              <w:ind w:left="1543" w:hanging="720"/>
              <w:rPr>
                <w:sz w:val="20"/>
                <w:szCs w:val="20"/>
              </w:rPr>
            </w:pPr>
            <w:r>
              <w:rPr>
                <w:sz w:val="20"/>
                <w:szCs w:val="20"/>
              </w:rPr>
              <w:t>H</w:t>
            </w:r>
            <w:r>
              <w:rPr>
                <w:sz w:val="20"/>
                <w:szCs w:val="20"/>
              </w:rPr>
              <w:tab/>
              <w:t>Functional Data Requirements (Section 3.1.2)</w:t>
            </w:r>
          </w:p>
          <w:p w14:paraId="6EA4FC00" w14:textId="77777777" w:rsidR="00446F89" w:rsidRDefault="00446F89">
            <w:pPr>
              <w:pStyle w:val="BodyText"/>
              <w:ind w:left="1543" w:hanging="720"/>
              <w:rPr>
                <w:sz w:val="20"/>
                <w:szCs w:val="20"/>
              </w:rPr>
            </w:pPr>
            <w:r>
              <w:rPr>
                <w:sz w:val="20"/>
                <w:szCs w:val="20"/>
              </w:rPr>
              <w:t>I</w:t>
            </w:r>
            <w:r>
              <w:rPr>
                <w:sz w:val="20"/>
                <w:szCs w:val="20"/>
              </w:rPr>
              <w:tab/>
              <w:t>Functional Interface Requirements (Section 3.1.3)</w:t>
            </w:r>
          </w:p>
          <w:p w14:paraId="4A648E3A" w14:textId="77777777" w:rsidR="00446F89" w:rsidRDefault="00446F89">
            <w:pPr>
              <w:pStyle w:val="BodyText"/>
              <w:ind w:left="1543" w:hanging="720"/>
              <w:rPr>
                <w:sz w:val="20"/>
                <w:szCs w:val="20"/>
              </w:rPr>
            </w:pPr>
            <w:r>
              <w:rPr>
                <w:sz w:val="20"/>
                <w:szCs w:val="20"/>
              </w:rPr>
              <w:t>P</w:t>
            </w:r>
            <w:r>
              <w:rPr>
                <w:sz w:val="20"/>
                <w:szCs w:val="20"/>
              </w:rPr>
              <w:tab/>
              <w:t>System Performance Requirements (Section 3.2.3)</w:t>
            </w:r>
          </w:p>
          <w:p w14:paraId="0EB11513" w14:textId="77777777" w:rsidR="00446F89" w:rsidRDefault="00446F89">
            <w:pPr>
              <w:pStyle w:val="BodyText"/>
              <w:ind w:left="1543" w:hanging="720"/>
              <w:rPr>
                <w:sz w:val="20"/>
                <w:szCs w:val="20"/>
              </w:rPr>
            </w:pPr>
            <w:r>
              <w:rPr>
                <w:sz w:val="20"/>
                <w:szCs w:val="20"/>
              </w:rPr>
              <w:t>Q</w:t>
            </w:r>
            <w:r>
              <w:rPr>
                <w:sz w:val="20"/>
                <w:szCs w:val="20"/>
              </w:rPr>
              <w:tab/>
              <w:t>Quality Requirements (Section 3.2.2)</w:t>
            </w:r>
          </w:p>
          <w:p w14:paraId="3A8230C0" w14:textId="77777777" w:rsidR="00446F89" w:rsidRDefault="00446F89">
            <w:pPr>
              <w:pStyle w:val="BodyText"/>
              <w:ind w:left="1543" w:hanging="720"/>
              <w:rPr>
                <w:sz w:val="20"/>
                <w:szCs w:val="20"/>
              </w:rPr>
            </w:pPr>
            <w:r>
              <w:rPr>
                <w:sz w:val="20"/>
                <w:szCs w:val="20"/>
              </w:rPr>
              <w:t>X</w:t>
            </w:r>
            <w:r>
              <w:rPr>
                <w:sz w:val="20"/>
                <w:szCs w:val="20"/>
              </w:rPr>
              <w:tab/>
              <w:t>Organizational Requirements (Section 3.3)</w:t>
            </w:r>
          </w:p>
          <w:p w14:paraId="2F950E17" w14:textId="77777777" w:rsidR="00446F89" w:rsidRDefault="00446F89">
            <w:pPr>
              <w:pStyle w:val="BodyText"/>
              <w:ind w:left="823" w:hanging="823"/>
              <w:rPr>
                <w:sz w:val="20"/>
                <w:szCs w:val="20"/>
              </w:rPr>
            </w:pPr>
            <w:r>
              <w:rPr>
                <w:sz w:val="20"/>
                <w:szCs w:val="20"/>
              </w:rPr>
              <w:t>NNN</w:t>
            </w:r>
            <w:r>
              <w:rPr>
                <w:sz w:val="20"/>
                <w:szCs w:val="20"/>
              </w:rPr>
              <w:tab/>
              <w:t>Provides unique identification. Numbering is not necessarily sequential; gaps in the sequence leave room to add additional related requirements when they are discovered.</w:t>
            </w:r>
          </w:p>
        </w:tc>
      </w:tr>
    </w:tbl>
    <w:p w14:paraId="3588FF9F" w14:textId="77777777" w:rsidR="00446F89" w:rsidRDefault="00446F89">
      <w:pPr>
        <w:pStyle w:val="BodyText"/>
      </w:pPr>
    </w:p>
    <w:p w14:paraId="63C33D7E" w14:textId="77777777" w:rsidR="00446F89" w:rsidRDefault="00446F89">
      <w:pPr>
        <w:pStyle w:val="BodyText"/>
      </w:pPr>
      <w:r>
        <w:br w:type="page"/>
      </w:r>
    </w:p>
    <w:p w14:paraId="541AF698" w14:textId="77777777" w:rsidR="00446F89" w:rsidRDefault="00446F89">
      <w:pPr>
        <w:pStyle w:val="Heading2"/>
      </w:pPr>
      <w:bookmarkStart w:id="38" w:name="_Toc108576524"/>
      <w:r>
        <w:t>Functional Requirements</w:t>
      </w:r>
      <w:bookmarkEnd w:id="38"/>
      <w:r>
        <w:t xml:space="preserve"> </w:t>
      </w:r>
    </w:p>
    <w:p w14:paraId="29730DAC" w14:textId="77777777" w:rsidR="00446F89" w:rsidRDefault="00446F89">
      <w:pPr>
        <w:pStyle w:val="BodyText"/>
      </w:pPr>
      <w:r>
        <w:t>This section lists the functional characteristics that the system must support. It also identifies what is to be done by the system, what inputs should be transformed to what outputs, and what specific operations are required. The functional requirements are broken into subsections by general functions, data functions, and interface functions.</w:t>
      </w:r>
    </w:p>
    <w:p w14:paraId="3DE03AE7" w14:textId="77777777" w:rsidR="00446F89" w:rsidRDefault="00446F89">
      <w:pPr>
        <w:pStyle w:val="Heading3"/>
      </w:pPr>
      <w:bookmarkStart w:id="39" w:name="_Toc108576525"/>
      <w:r>
        <w:t>General Functional Requirements</w:t>
      </w:r>
      <w:bookmarkEnd w:id="39"/>
    </w:p>
    <w:p w14:paraId="5E408B54" w14:textId="77777777" w:rsidR="00446F89" w:rsidRDefault="00446F89">
      <w:pPr>
        <w:pStyle w:val="BodyText"/>
      </w:pPr>
      <w:r>
        <w:t>The general functional requirements apply to the system as a whole, without respect to specific functions or processes.</w:t>
      </w:r>
    </w:p>
    <w:tbl>
      <w:tblPr>
        <w:tblW w:w="1206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20" w:firstRow="1" w:lastRow="0" w:firstColumn="0" w:lastColumn="0" w:noHBand="0" w:noVBand="0"/>
      </w:tblPr>
      <w:tblGrid>
        <w:gridCol w:w="808"/>
        <w:gridCol w:w="4599"/>
        <w:gridCol w:w="1260"/>
        <w:gridCol w:w="4320"/>
        <w:gridCol w:w="1080"/>
      </w:tblGrid>
      <w:tr w:rsidR="00446F89" w14:paraId="128BEAE7" w14:textId="77777777">
        <w:trPr>
          <w:cantSplit/>
          <w:tblHeader/>
        </w:trPr>
        <w:tc>
          <w:tcPr>
            <w:tcW w:w="808" w:type="dxa"/>
            <w:tcBorders>
              <w:bottom w:val="single" w:sz="6" w:space="0" w:color="000000"/>
            </w:tcBorders>
            <w:shd w:val="pct30" w:color="FFFF00" w:fill="FFFFFF"/>
          </w:tcPr>
          <w:p w14:paraId="6D2E066E" w14:textId="77777777" w:rsidR="00446F89" w:rsidRDefault="00446F89">
            <w:pPr>
              <w:pStyle w:val="bptext"/>
              <w:ind w:left="0"/>
              <w:rPr>
                <w:b/>
                <w:bCs/>
                <w:sz w:val="16"/>
              </w:rPr>
            </w:pPr>
            <w:r>
              <w:rPr>
                <w:b/>
                <w:bCs/>
                <w:sz w:val="16"/>
              </w:rPr>
              <w:t>ID</w:t>
            </w:r>
          </w:p>
        </w:tc>
        <w:tc>
          <w:tcPr>
            <w:tcW w:w="4599" w:type="dxa"/>
            <w:tcBorders>
              <w:bottom w:val="single" w:sz="6" w:space="0" w:color="000000"/>
            </w:tcBorders>
            <w:shd w:val="pct30" w:color="FFFF00" w:fill="FFFFFF"/>
          </w:tcPr>
          <w:p w14:paraId="19B99FE7" w14:textId="77777777" w:rsidR="00446F89" w:rsidRDefault="00446F89">
            <w:pPr>
              <w:pStyle w:val="bptext"/>
              <w:ind w:left="0"/>
              <w:rPr>
                <w:b/>
                <w:bCs/>
                <w:sz w:val="16"/>
              </w:rPr>
            </w:pPr>
            <w:r>
              <w:rPr>
                <w:b/>
                <w:bCs/>
                <w:sz w:val="16"/>
              </w:rPr>
              <w:t xml:space="preserve">Requirement </w:t>
            </w:r>
          </w:p>
        </w:tc>
        <w:tc>
          <w:tcPr>
            <w:tcW w:w="1260" w:type="dxa"/>
            <w:tcBorders>
              <w:bottom w:val="single" w:sz="6" w:space="0" w:color="000000"/>
            </w:tcBorders>
            <w:shd w:val="pct30" w:color="FFFF00" w:fill="FFFFFF"/>
          </w:tcPr>
          <w:p w14:paraId="013810A7" w14:textId="77777777" w:rsidR="00446F89" w:rsidRDefault="00446F89">
            <w:pPr>
              <w:pStyle w:val="bptext"/>
              <w:ind w:left="0"/>
              <w:rPr>
                <w:b/>
                <w:bCs/>
                <w:sz w:val="16"/>
              </w:rPr>
            </w:pPr>
            <w:r>
              <w:rPr>
                <w:b/>
                <w:bCs/>
                <w:sz w:val="16"/>
              </w:rPr>
              <w:t>Source</w:t>
            </w:r>
          </w:p>
        </w:tc>
        <w:tc>
          <w:tcPr>
            <w:tcW w:w="4320" w:type="dxa"/>
            <w:tcBorders>
              <w:bottom w:val="single" w:sz="6" w:space="0" w:color="000000"/>
            </w:tcBorders>
            <w:shd w:val="pct30" w:color="FFFF00" w:fill="FFFFFF"/>
          </w:tcPr>
          <w:p w14:paraId="5EE37ED4"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588572A4" w14:textId="77777777" w:rsidR="00446F89" w:rsidRDefault="00446F89">
            <w:pPr>
              <w:pStyle w:val="bptext"/>
              <w:ind w:left="0"/>
              <w:rPr>
                <w:b/>
                <w:bCs/>
                <w:sz w:val="16"/>
              </w:rPr>
            </w:pPr>
            <w:r>
              <w:rPr>
                <w:b/>
                <w:bCs/>
                <w:sz w:val="16"/>
              </w:rPr>
              <w:t>Criticality</w:t>
            </w:r>
          </w:p>
        </w:tc>
      </w:tr>
      <w:tr w:rsidR="00446F89" w14:paraId="4A2C29DA" w14:textId="77777777">
        <w:tblPrEx>
          <w:tblLook w:val="01E0" w:firstRow="1" w:lastRow="1" w:firstColumn="1" w:lastColumn="1" w:noHBand="0" w:noVBand="0"/>
        </w:tblPrEx>
        <w:trPr>
          <w:cantSplit/>
          <w:trHeight w:val="315"/>
        </w:trPr>
        <w:tc>
          <w:tcPr>
            <w:tcW w:w="808" w:type="dxa"/>
            <w:noWrap/>
          </w:tcPr>
          <w:p w14:paraId="1CBF53EC" w14:textId="77777777" w:rsidR="00446F89" w:rsidRDefault="00446F89">
            <w:pPr>
              <w:spacing w:after="0"/>
              <w:rPr>
                <w:szCs w:val="24"/>
              </w:rPr>
            </w:pPr>
            <w:r>
              <w:rPr>
                <w:szCs w:val="24"/>
              </w:rPr>
              <w:t>F-100</w:t>
            </w:r>
          </w:p>
        </w:tc>
        <w:tc>
          <w:tcPr>
            <w:tcW w:w="4599" w:type="dxa"/>
          </w:tcPr>
          <w:p w14:paraId="73033A75" w14:textId="77777777" w:rsidR="00446F89" w:rsidRDefault="00446F89">
            <w:pPr>
              <w:spacing w:after="0"/>
              <w:rPr>
                <w:szCs w:val="24"/>
              </w:rPr>
            </w:pPr>
            <w:r>
              <w:rPr>
                <w:szCs w:val="24"/>
              </w:rPr>
              <w:t xml:space="preserve">The </w:t>
            </w:r>
            <w:r>
              <w:rPr>
                <w:i/>
                <w:szCs w:val="24"/>
              </w:rPr>
              <w:t>Clarus</w:t>
            </w:r>
            <w:r>
              <w:rPr>
                <w:szCs w:val="24"/>
              </w:rPr>
              <w:t xml:space="preserve"> system shall collect, quality control, and disseminate environmental data.</w:t>
            </w:r>
          </w:p>
        </w:tc>
        <w:tc>
          <w:tcPr>
            <w:tcW w:w="1260" w:type="dxa"/>
            <w:noWrap/>
          </w:tcPr>
          <w:p w14:paraId="5DE67D68" w14:textId="77777777" w:rsidR="00446F89" w:rsidRDefault="00446F89">
            <w:pPr>
              <w:spacing w:after="0"/>
              <w:rPr>
                <w:szCs w:val="24"/>
              </w:rPr>
            </w:pPr>
            <w:r>
              <w:rPr>
                <w:szCs w:val="24"/>
              </w:rPr>
              <w:t>ConOps §1</w:t>
            </w:r>
          </w:p>
        </w:tc>
        <w:tc>
          <w:tcPr>
            <w:tcW w:w="4320" w:type="dxa"/>
          </w:tcPr>
          <w:p w14:paraId="6E65F5FD" w14:textId="77777777" w:rsidR="00446F89" w:rsidRDefault="00446F89">
            <w:pPr>
              <w:spacing w:after="0"/>
              <w:rPr>
                <w:szCs w:val="24"/>
              </w:rPr>
            </w:pPr>
            <w:r>
              <w:rPr>
                <w:szCs w:val="24"/>
              </w:rPr>
              <w:t>“Environmental data” includes all NTCIP 1204 data (summarized in Table 1).</w:t>
            </w:r>
          </w:p>
        </w:tc>
        <w:tc>
          <w:tcPr>
            <w:tcW w:w="1080" w:type="dxa"/>
          </w:tcPr>
          <w:p w14:paraId="589AEABD" w14:textId="77777777" w:rsidR="00446F89" w:rsidRDefault="00446F89">
            <w:pPr>
              <w:spacing w:after="0"/>
              <w:rPr>
                <w:b/>
                <w:szCs w:val="24"/>
              </w:rPr>
            </w:pPr>
            <w:r>
              <w:rPr>
                <w:b/>
                <w:szCs w:val="24"/>
              </w:rPr>
              <w:t>H</w:t>
            </w:r>
          </w:p>
        </w:tc>
      </w:tr>
      <w:tr w:rsidR="00446F89" w14:paraId="2965092C" w14:textId="77777777">
        <w:tblPrEx>
          <w:tblLook w:val="01E0" w:firstRow="1" w:lastRow="1" w:firstColumn="1" w:lastColumn="1" w:noHBand="0" w:noVBand="0"/>
        </w:tblPrEx>
        <w:trPr>
          <w:cantSplit/>
          <w:trHeight w:val="315"/>
        </w:trPr>
        <w:tc>
          <w:tcPr>
            <w:tcW w:w="808" w:type="dxa"/>
            <w:noWrap/>
          </w:tcPr>
          <w:p w14:paraId="1B4E7E31" w14:textId="77777777" w:rsidR="00446F89" w:rsidRDefault="00446F89">
            <w:pPr>
              <w:spacing w:after="0"/>
              <w:rPr>
                <w:szCs w:val="24"/>
              </w:rPr>
            </w:pPr>
            <w:r>
              <w:rPr>
                <w:szCs w:val="24"/>
              </w:rPr>
              <w:t>F-201</w:t>
            </w:r>
          </w:p>
        </w:tc>
        <w:tc>
          <w:tcPr>
            <w:tcW w:w="4599" w:type="dxa"/>
          </w:tcPr>
          <w:p w14:paraId="2D4BEA27" w14:textId="77777777" w:rsidR="00446F89" w:rsidRDefault="00446F89">
            <w:pPr>
              <w:spacing w:after="0"/>
              <w:rPr>
                <w:szCs w:val="24"/>
              </w:rPr>
            </w:pPr>
            <w:r>
              <w:rPr>
                <w:szCs w:val="24"/>
              </w:rPr>
              <w:t xml:space="preserve">The </w:t>
            </w:r>
            <w:r>
              <w:rPr>
                <w:i/>
                <w:szCs w:val="24"/>
              </w:rPr>
              <w:t>Clarus</w:t>
            </w:r>
            <w:r>
              <w:rPr>
                <w:szCs w:val="24"/>
              </w:rPr>
              <w:t xml:space="preserve"> system shall be able to access in-situ environmental observations from data collectors.</w:t>
            </w:r>
          </w:p>
        </w:tc>
        <w:tc>
          <w:tcPr>
            <w:tcW w:w="1260" w:type="dxa"/>
            <w:noWrap/>
          </w:tcPr>
          <w:p w14:paraId="5462B787" w14:textId="77777777" w:rsidR="00446F89" w:rsidRDefault="00446F89">
            <w:pPr>
              <w:spacing w:after="0"/>
              <w:rPr>
                <w:szCs w:val="24"/>
              </w:rPr>
            </w:pPr>
            <w:r>
              <w:rPr>
                <w:szCs w:val="24"/>
              </w:rPr>
              <w:t>OCS</w:t>
            </w:r>
          </w:p>
        </w:tc>
        <w:tc>
          <w:tcPr>
            <w:tcW w:w="4320" w:type="dxa"/>
          </w:tcPr>
          <w:p w14:paraId="6A279C51" w14:textId="77777777" w:rsidR="00446F89" w:rsidRDefault="00446F89">
            <w:pPr>
              <w:spacing w:after="0"/>
              <w:rPr>
                <w:szCs w:val="24"/>
              </w:rPr>
            </w:pPr>
            <w:r>
              <w:rPr>
                <w:szCs w:val="24"/>
              </w:rPr>
              <w:t>Access to data may be conditional based on data sharing agreements to be reached with individual data collector organizations.</w:t>
            </w:r>
          </w:p>
        </w:tc>
        <w:tc>
          <w:tcPr>
            <w:tcW w:w="1080" w:type="dxa"/>
          </w:tcPr>
          <w:p w14:paraId="0CA4CD4F" w14:textId="77777777" w:rsidR="00446F89" w:rsidRDefault="00446F89">
            <w:pPr>
              <w:spacing w:after="0"/>
              <w:rPr>
                <w:b/>
                <w:szCs w:val="24"/>
              </w:rPr>
            </w:pPr>
            <w:r>
              <w:rPr>
                <w:b/>
                <w:szCs w:val="24"/>
              </w:rPr>
              <w:t>H</w:t>
            </w:r>
          </w:p>
        </w:tc>
      </w:tr>
      <w:tr w:rsidR="00446F89" w14:paraId="4221F3FF" w14:textId="77777777">
        <w:tblPrEx>
          <w:tblLook w:val="01E0" w:firstRow="1" w:lastRow="1" w:firstColumn="1" w:lastColumn="1" w:noHBand="0" w:noVBand="0"/>
        </w:tblPrEx>
        <w:trPr>
          <w:cantSplit/>
          <w:trHeight w:val="315"/>
        </w:trPr>
        <w:tc>
          <w:tcPr>
            <w:tcW w:w="808" w:type="dxa"/>
            <w:noWrap/>
          </w:tcPr>
          <w:p w14:paraId="241D9CAD" w14:textId="77777777" w:rsidR="00446F89" w:rsidRDefault="00446F89">
            <w:pPr>
              <w:spacing w:after="0"/>
              <w:rPr>
                <w:szCs w:val="24"/>
              </w:rPr>
            </w:pPr>
            <w:r>
              <w:rPr>
                <w:szCs w:val="24"/>
              </w:rPr>
              <w:t>F-205</w:t>
            </w:r>
          </w:p>
        </w:tc>
        <w:tc>
          <w:tcPr>
            <w:tcW w:w="4599" w:type="dxa"/>
          </w:tcPr>
          <w:p w14:paraId="1F105B76" w14:textId="77777777" w:rsidR="00446F89" w:rsidRDefault="00446F89">
            <w:pPr>
              <w:spacing w:after="0"/>
              <w:rPr>
                <w:szCs w:val="24"/>
              </w:rPr>
            </w:pPr>
            <w:r>
              <w:rPr>
                <w:szCs w:val="24"/>
              </w:rPr>
              <w:t xml:space="preserve">The </w:t>
            </w:r>
            <w:r>
              <w:rPr>
                <w:i/>
                <w:szCs w:val="24"/>
              </w:rPr>
              <w:t>Clarus</w:t>
            </w:r>
            <w:r>
              <w:rPr>
                <w:szCs w:val="24"/>
              </w:rPr>
              <w:t xml:space="preserve"> system shall be able to access remotely sensed environmental observations from data collectors.</w:t>
            </w:r>
          </w:p>
        </w:tc>
        <w:tc>
          <w:tcPr>
            <w:tcW w:w="1260" w:type="dxa"/>
            <w:noWrap/>
          </w:tcPr>
          <w:p w14:paraId="519183B3" w14:textId="77777777" w:rsidR="00446F89" w:rsidRDefault="00446F89">
            <w:pPr>
              <w:spacing w:after="0"/>
              <w:rPr>
                <w:szCs w:val="24"/>
              </w:rPr>
            </w:pPr>
            <w:r>
              <w:rPr>
                <w:szCs w:val="24"/>
              </w:rPr>
              <w:t>OCS</w:t>
            </w:r>
          </w:p>
        </w:tc>
        <w:tc>
          <w:tcPr>
            <w:tcW w:w="4320" w:type="dxa"/>
          </w:tcPr>
          <w:p w14:paraId="56764EF4" w14:textId="77777777" w:rsidR="00446F89" w:rsidRDefault="00446F89">
            <w:pPr>
              <w:spacing w:after="0"/>
              <w:rPr>
                <w:szCs w:val="24"/>
              </w:rPr>
            </w:pPr>
          </w:p>
        </w:tc>
        <w:tc>
          <w:tcPr>
            <w:tcW w:w="1080" w:type="dxa"/>
          </w:tcPr>
          <w:p w14:paraId="13BFDA2F" w14:textId="77777777" w:rsidR="00446F89" w:rsidRDefault="00446F89">
            <w:pPr>
              <w:spacing w:after="0"/>
              <w:rPr>
                <w:b/>
                <w:szCs w:val="24"/>
              </w:rPr>
            </w:pPr>
            <w:r>
              <w:rPr>
                <w:b/>
                <w:szCs w:val="24"/>
              </w:rPr>
              <w:t>M</w:t>
            </w:r>
          </w:p>
        </w:tc>
      </w:tr>
      <w:tr w:rsidR="00446F89" w14:paraId="27919D1F" w14:textId="77777777">
        <w:tblPrEx>
          <w:tblLook w:val="01E0" w:firstRow="1" w:lastRow="1" w:firstColumn="1" w:lastColumn="1" w:noHBand="0" w:noVBand="0"/>
        </w:tblPrEx>
        <w:trPr>
          <w:cantSplit/>
          <w:trHeight w:val="315"/>
        </w:trPr>
        <w:tc>
          <w:tcPr>
            <w:tcW w:w="808" w:type="dxa"/>
            <w:noWrap/>
          </w:tcPr>
          <w:p w14:paraId="2B9A5CF2" w14:textId="77777777" w:rsidR="00446F89" w:rsidRDefault="00446F89">
            <w:pPr>
              <w:spacing w:after="0"/>
              <w:rPr>
                <w:szCs w:val="24"/>
              </w:rPr>
            </w:pPr>
            <w:r>
              <w:rPr>
                <w:szCs w:val="24"/>
              </w:rPr>
              <w:t>F-207</w:t>
            </w:r>
          </w:p>
        </w:tc>
        <w:tc>
          <w:tcPr>
            <w:tcW w:w="4599" w:type="dxa"/>
          </w:tcPr>
          <w:p w14:paraId="5BEC8B8D" w14:textId="77777777" w:rsidR="00446F89" w:rsidRDefault="00446F89">
            <w:pPr>
              <w:spacing w:after="0"/>
              <w:rPr>
                <w:szCs w:val="24"/>
              </w:rPr>
            </w:pPr>
            <w:r>
              <w:rPr>
                <w:szCs w:val="24"/>
              </w:rPr>
              <w:t xml:space="preserve">The </w:t>
            </w:r>
            <w:r>
              <w:rPr>
                <w:i/>
                <w:szCs w:val="24"/>
              </w:rPr>
              <w:t>Clarus</w:t>
            </w:r>
            <w:r>
              <w:rPr>
                <w:szCs w:val="24"/>
              </w:rPr>
              <w:t xml:space="preserve"> system shall calculate derived environmental data from observations.</w:t>
            </w:r>
          </w:p>
        </w:tc>
        <w:tc>
          <w:tcPr>
            <w:tcW w:w="1260" w:type="dxa"/>
            <w:noWrap/>
          </w:tcPr>
          <w:p w14:paraId="1CB27FAF" w14:textId="77777777" w:rsidR="00446F89" w:rsidRDefault="00446F89">
            <w:pPr>
              <w:spacing w:after="0"/>
              <w:rPr>
                <w:szCs w:val="24"/>
              </w:rPr>
            </w:pPr>
            <w:r>
              <w:rPr>
                <w:szCs w:val="24"/>
              </w:rPr>
              <w:t>OCS</w:t>
            </w:r>
          </w:p>
        </w:tc>
        <w:tc>
          <w:tcPr>
            <w:tcW w:w="4320" w:type="dxa"/>
          </w:tcPr>
          <w:p w14:paraId="06D91FCA" w14:textId="77777777" w:rsidR="00446F89" w:rsidRDefault="00446F89">
            <w:pPr>
              <w:spacing w:after="0"/>
              <w:rPr>
                <w:szCs w:val="24"/>
              </w:rPr>
            </w:pPr>
          </w:p>
        </w:tc>
        <w:tc>
          <w:tcPr>
            <w:tcW w:w="1080" w:type="dxa"/>
          </w:tcPr>
          <w:p w14:paraId="52A5393C" w14:textId="77777777" w:rsidR="00446F89" w:rsidRDefault="00446F89">
            <w:pPr>
              <w:spacing w:after="0"/>
              <w:rPr>
                <w:b/>
                <w:szCs w:val="24"/>
              </w:rPr>
            </w:pPr>
            <w:r>
              <w:rPr>
                <w:b/>
                <w:szCs w:val="24"/>
              </w:rPr>
              <w:t>H</w:t>
            </w:r>
          </w:p>
        </w:tc>
      </w:tr>
      <w:tr w:rsidR="00446F89" w14:paraId="05D25626" w14:textId="77777777">
        <w:tblPrEx>
          <w:tblLook w:val="01E0" w:firstRow="1" w:lastRow="1" w:firstColumn="1" w:lastColumn="1" w:noHBand="0" w:noVBand="0"/>
        </w:tblPrEx>
        <w:trPr>
          <w:cantSplit/>
          <w:trHeight w:val="315"/>
        </w:trPr>
        <w:tc>
          <w:tcPr>
            <w:tcW w:w="808" w:type="dxa"/>
            <w:noWrap/>
          </w:tcPr>
          <w:p w14:paraId="18457E70" w14:textId="77777777" w:rsidR="00446F89" w:rsidRDefault="00446F89">
            <w:pPr>
              <w:spacing w:after="0"/>
              <w:rPr>
                <w:szCs w:val="24"/>
              </w:rPr>
            </w:pPr>
            <w:r>
              <w:rPr>
                <w:szCs w:val="24"/>
              </w:rPr>
              <w:t>F-211</w:t>
            </w:r>
          </w:p>
        </w:tc>
        <w:tc>
          <w:tcPr>
            <w:tcW w:w="4599" w:type="dxa"/>
          </w:tcPr>
          <w:p w14:paraId="3D104FCD" w14:textId="77777777" w:rsidR="00446F89" w:rsidRDefault="00446F89">
            <w:pPr>
              <w:spacing w:after="0"/>
              <w:rPr>
                <w:szCs w:val="24"/>
              </w:rPr>
            </w:pPr>
            <w:r>
              <w:rPr>
                <w:szCs w:val="24"/>
              </w:rPr>
              <w:t xml:space="preserve">The </w:t>
            </w:r>
            <w:r>
              <w:rPr>
                <w:i/>
                <w:szCs w:val="24"/>
              </w:rPr>
              <w:t>Clarus</w:t>
            </w:r>
            <w:r>
              <w:rPr>
                <w:szCs w:val="24"/>
              </w:rPr>
              <w:t xml:space="preserve"> system shall be able to receive roadway weather measurements derived from VII data.</w:t>
            </w:r>
          </w:p>
        </w:tc>
        <w:tc>
          <w:tcPr>
            <w:tcW w:w="1260" w:type="dxa"/>
            <w:noWrap/>
          </w:tcPr>
          <w:p w14:paraId="35D23F65" w14:textId="77777777" w:rsidR="00446F89" w:rsidRDefault="00446F89">
            <w:pPr>
              <w:spacing w:after="0"/>
              <w:rPr>
                <w:szCs w:val="24"/>
              </w:rPr>
            </w:pPr>
            <w:r>
              <w:rPr>
                <w:szCs w:val="24"/>
              </w:rPr>
              <w:t>OCS</w:t>
            </w:r>
          </w:p>
        </w:tc>
        <w:tc>
          <w:tcPr>
            <w:tcW w:w="4320" w:type="dxa"/>
          </w:tcPr>
          <w:p w14:paraId="5DD6C9F3" w14:textId="77777777" w:rsidR="00446F89" w:rsidRDefault="00446F89">
            <w:pPr>
              <w:spacing w:after="0"/>
              <w:rPr>
                <w:szCs w:val="24"/>
              </w:rPr>
            </w:pPr>
          </w:p>
        </w:tc>
        <w:tc>
          <w:tcPr>
            <w:tcW w:w="1080" w:type="dxa"/>
          </w:tcPr>
          <w:p w14:paraId="140E5B54" w14:textId="77777777" w:rsidR="00446F89" w:rsidRDefault="00446F89">
            <w:pPr>
              <w:spacing w:after="0"/>
              <w:rPr>
                <w:b/>
                <w:szCs w:val="24"/>
              </w:rPr>
            </w:pPr>
            <w:r>
              <w:rPr>
                <w:b/>
                <w:szCs w:val="24"/>
              </w:rPr>
              <w:t>M</w:t>
            </w:r>
          </w:p>
        </w:tc>
      </w:tr>
      <w:tr w:rsidR="00446F89" w14:paraId="07D9E376" w14:textId="77777777">
        <w:tblPrEx>
          <w:tblLook w:val="01E0" w:firstRow="1" w:lastRow="1" w:firstColumn="1" w:lastColumn="1" w:noHBand="0" w:noVBand="0"/>
        </w:tblPrEx>
        <w:trPr>
          <w:cantSplit/>
          <w:trHeight w:val="315"/>
        </w:trPr>
        <w:tc>
          <w:tcPr>
            <w:tcW w:w="808" w:type="dxa"/>
            <w:noWrap/>
          </w:tcPr>
          <w:p w14:paraId="713F9EDB" w14:textId="77777777" w:rsidR="00446F89" w:rsidRDefault="00446F89">
            <w:pPr>
              <w:spacing w:after="0"/>
              <w:rPr>
                <w:szCs w:val="24"/>
              </w:rPr>
            </w:pPr>
            <w:r>
              <w:rPr>
                <w:szCs w:val="24"/>
              </w:rPr>
              <w:t>F-213</w:t>
            </w:r>
          </w:p>
        </w:tc>
        <w:tc>
          <w:tcPr>
            <w:tcW w:w="4599" w:type="dxa"/>
          </w:tcPr>
          <w:p w14:paraId="30BE3A76" w14:textId="77777777" w:rsidR="00446F89" w:rsidRDefault="00446F89">
            <w:pPr>
              <w:spacing w:after="0"/>
              <w:rPr>
                <w:szCs w:val="24"/>
              </w:rPr>
            </w:pPr>
            <w:r>
              <w:rPr>
                <w:szCs w:val="24"/>
              </w:rPr>
              <w:t xml:space="preserve">The </w:t>
            </w:r>
            <w:r>
              <w:rPr>
                <w:i/>
                <w:szCs w:val="24"/>
              </w:rPr>
              <w:t>Clarus</w:t>
            </w:r>
            <w:r>
              <w:rPr>
                <w:szCs w:val="24"/>
              </w:rPr>
              <w:t xml:space="preserve"> system shall allow access to new surface transportation related observed environmental data.</w:t>
            </w:r>
          </w:p>
        </w:tc>
        <w:tc>
          <w:tcPr>
            <w:tcW w:w="1260" w:type="dxa"/>
            <w:noWrap/>
          </w:tcPr>
          <w:p w14:paraId="0CD580EF" w14:textId="77777777" w:rsidR="00446F89" w:rsidRDefault="00446F89">
            <w:pPr>
              <w:spacing w:after="0"/>
              <w:rPr>
                <w:szCs w:val="24"/>
              </w:rPr>
            </w:pPr>
            <w:r>
              <w:rPr>
                <w:szCs w:val="24"/>
              </w:rPr>
              <w:t>ConOps §1, 2.4, 3.1</w:t>
            </w:r>
          </w:p>
        </w:tc>
        <w:tc>
          <w:tcPr>
            <w:tcW w:w="4320" w:type="dxa"/>
          </w:tcPr>
          <w:p w14:paraId="75C00FE9" w14:textId="77777777" w:rsidR="00446F89" w:rsidRDefault="00446F89">
            <w:pPr>
              <w:spacing w:after="0"/>
              <w:rPr>
                <w:szCs w:val="24"/>
              </w:rPr>
            </w:pPr>
            <w:r>
              <w:rPr>
                <w:szCs w:val="24"/>
              </w:rPr>
              <w:t>Access could only be provided when new data sources are established and available.</w:t>
            </w:r>
          </w:p>
        </w:tc>
        <w:tc>
          <w:tcPr>
            <w:tcW w:w="1080" w:type="dxa"/>
          </w:tcPr>
          <w:p w14:paraId="642F5B99" w14:textId="77777777" w:rsidR="00446F89" w:rsidRDefault="00446F89">
            <w:pPr>
              <w:spacing w:after="0"/>
              <w:rPr>
                <w:b/>
                <w:szCs w:val="24"/>
              </w:rPr>
            </w:pPr>
            <w:r>
              <w:rPr>
                <w:b/>
                <w:szCs w:val="24"/>
              </w:rPr>
              <w:t>L</w:t>
            </w:r>
          </w:p>
        </w:tc>
      </w:tr>
      <w:tr w:rsidR="00446F89" w14:paraId="0C8753AC" w14:textId="77777777">
        <w:tblPrEx>
          <w:tblLook w:val="01E0" w:firstRow="1" w:lastRow="1" w:firstColumn="1" w:lastColumn="1" w:noHBand="0" w:noVBand="0"/>
        </w:tblPrEx>
        <w:trPr>
          <w:cantSplit/>
          <w:trHeight w:val="315"/>
        </w:trPr>
        <w:tc>
          <w:tcPr>
            <w:tcW w:w="808" w:type="dxa"/>
            <w:noWrap/>
          </w:tcPr>
          <w:p w14:paraId="4CF7E867" w14:textId="77777777" w:rsidR="00446F89" w:rsidRDefault="00446F89">
            <w:pPr>
              <w:spacing w:after="0"/>
              <w:rPr>
                <w:szCs w:val="24"/>
              </w:rPr>
            </w:pPr>
            <w:r>
              <w:rPr>
                <w:szCs w:val="24"/>
              </w:rPr>
              <w:t>F-214</w:t>
            </w:r>
          </w:p>
        </w:tc>
        <w:tc>
          <w:tcPr>
            <w:tcW w:w="4599" w:type="dxa"/>
          </w:tcPr>
          <w:p w14:paraId="5D9B9CA5"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derived from images.</w:t>
            </w:r>
          </w:p>
        </w:tc>
        <w:tc>
          <w:tcPr>
            <w:tcW w:w="1260" w:type="dxa"/>
            <w:noWrap/>
          </w:tcPr>
          <w:p w14:paraId="35D54EFE" w14:textId="77777777" w:rsidR="00446F89" w:rsidRDefault="00446F89">
            <w:pPr>
              <w:spacing w:after="0"/>
              <w:rPr>
                <w:szCs w:val="24"/>
              </w:rPr>
            </w:pPr>
            <w:r>
              <w:rPr>
                <w:szCs w:val="24"/>
              </w:rPr>
              <w:t>MHI</w:t>
            </w:r>
          </w:p>
        </w:tc>
        <w:tc>
          <w:tcPr>
            <w:tcW w:w="4320" w:type="dxa"/>
          </w:tcPr>
          <w:p w14:paraId="53443313" w14:textId="77777777" w:rsidR="00446F89" w:rsidRDefault="00446F89">
            <w:pPr>
              <w:spacing w:after="0"/>
              <w:rPr>
                <w:szCs w:val="24"/>
              </w:rPr>
            </w:pPr>
            <w:r>
              <w:rPr>
                <w:szCs w:val="24"/>
              </w:rPr>
              <w:t>“Images” would include CCTV and still images.</w:t>
            </w:r>
          </w:p>
        </w:tc>
        <w:tc>
          <w:tcPr>
            <w:tcW w:w="1080" w:type="dxa"/>
          </w:tcPr>
          <w:p w14:paraId="7A6840B5" w14:textId="77777777" w:rsidR="00446F89" w:rsidRDefault="00446F89">
            <w:pPr>
              <w:spacing w:after="0"/>
              <w:rPr>
                <w:b/>
                <w:szCs w:val="24"/>
              </w:rPr>
            </w:pPr>
            <w:r>
              <w:rPr>
                <w:b/>
                <w:szCs w:val="24"/>
              </w:rPr>
              <w:t>H</w:t>
            </w:r>
          </w:p>
        </w:tc>
      </w:tr>
      <w:tr w:rsidR="00446F89" w14:paraId="6866A0BF" w14:textId="77777777">
        <w:tblPrEx>
          <w:tblLook w:val="01E0" w:firstRow="1" w:lastRow="1" w:firstColumn="1" w:lastColumn="1" w:noHBand="0" w:noVBand="0"/>
        </w:tblPrEx>
        <w:trPr>
          <w:cantSplit/>
          <w:trHeight w:val="315"/>
        </w:trPr>
        <w:tc>
          <w:tcPr>
            <w:tcW w:w="808" w:type="dxa"/>
            <w:noWrap/>
          </w:tcPr>
          <w:p w14:paraId="3EA1A0F6" w14:textId="77777777" w:rsidR="00446F89" w:rsidRDefault="00446F89">
            <w:pPr>
              <w:spacing w:after="0"/>
              <w:rPr>
                <w:szCs w:val="24"/>
              </w:rPr>
            </w:pPr>
            <w:r>
              <w:rPr>
                <w:szCs w:val="24"/>
              </w:rPr>
              <w:t>F-216</w:t>
            </w:r>
          </w:p>
        </w:tc>
        <w:tc>
          <w:tcPr>
            <w:tcW w:w="4599" w:type="dxa"/>
          </w:tcPr>
          <w:p w14:paraId="59A8CF0A" w14:textId="77777777" w:rsidR="00446F89" w:rsidRDefault="00446F89">
            <w:pPr>
              <w:spacing w:after="0"/>
              <w:rPr>
                <w:szCs w:val="24"/>
              </w:rPr>
            </w:pPr>
            <w:r>
              <w:rPr>
                <w:vanish/>
                <w:szCs w:val="24"/>
              </w:rPr>
              <w:t>The</w:t>
            </w:r>
            <w:r>
              <w:rPr>
                <w:szCs w:val="24"/>
              </w:rPr>
              <w:t xml:space="preserve"> </w:t>
            </w:r>
            <w:r>
              <w:rPr>
                <w:i/>
                <w:szCs w:val="24"/>
              </w:rPr>
              <w:t>Clarus</w:t>
            </w:r>
            <w:r>
              <w:rPr>
                <w:szCs w:val="24"/>
              </w:rPr>
              <w:t xml:space="preserve"> system shall accept surface condition data derived from surface images.</w:t>
            </w:r>
          </w:p>
        </w:tc>
        <w:tc>
          <w:tcPr>
            <w:tcW w:w="1260" w:type="dxa"/>
            <w:noWrap/>
          </w:tcPr>
          <w:p w14:paraId="3C1B8C06" w14:textId="77777777" w:rsidR="00446F89" w:rsidRDefault="00446F89">
            <w:pPr>
              <w:spacing w:after="0"/>
              <w:rPr>
                <w:szCs w:val="24"/>
              </w:rPr>
            </w:pPr>
            <w:r>
              <w:rPr>
                <w:szCs w:val="24"/>
              </w:rPr>
              <w:t>Task Force review</w:t>
            </w:r>
          </w:p>
        </w:tc>
        <w:tc>
          <w:tcPr>
            <w:tcW w:w="4320" w:type="dxa"/>
          </w:tcPr>
          <w:p w14:paraId="07D79069" w14:textId="77777777" w:rsidR="00446F89" w:rsidRDefault="00446F89">
            <w:pPr>
              <w:spacing w:after="0"/>
              <w:rPr>
                <w:szCs w:val="24"/>
              </w:rPr>
            </w:pPr>
            <w:r>
              <w:t>“Surface condition data” may include, for example, “dry”, “wet”, “icy”, “snow-covered”, or “flooded”.</w:t>
            </w:r>
          </w:p>
        </w:tc>
        <w:tc>
          <w:tcPr>
            <w:tcW w:w="1080" w:type="dxa"/>
          </w:tcPr>
          <w:p w14:paraId="73CBB188" w14:textId="77777777" w:rsidR="00446F89" w:rsidRDefault="00446F89">
            <w:pPr>
              <w:spacing w:after="0"/>
              <w:rPr>
                <w:b/>
              </w:rPr>
            </w:pPr>
            <w:r>
              <w:rPr>
                <w:b/>
              </w:rPr>
              <w:t>H</w:t>
            </w:r>
          </w:p>
        </w:tc>
      </w:tr>
      <w:tr w:rsidR="00446F89" w14:paraId="60C5F8E7" w14:textId="77777777">
        <w:tblPrEx>
          <w:tblLook w:val="01E0" w:firstRow="1" w:lastRow="1" w:firstColumn="1" w:lastColumn="1" w:noHBand="0" w:noVBand="0"/>
        </w:tblPrEx>
        <w:trPr>
          <w:cantSplit/>
          <w:trHeight w:val="315"/>
        </w:trPr>
        <w:tc>
          <w:tcPr>
            <w:tcW w:w="808" w:type="dxa"/>
            <w:noWrap/>
          </w:tcPr>
          <w:p w14:paraId="4431A045" w14:textId="77777777" w:rsidR="00446F89" w:rsidRDefault="00446F89">
            <w:pPr>
              <w:spacing w:after="0"/>
              <w:rPr>
                <w:szCs w:val="24"/>
              </w:rPr>
            </w:pPr>
            <w:r>
              <w:rPr>
                <w:szCs w:val="24"/>
              </w:rPr>
              <w:lastRenderedPageBreak/>
              <w:t>F-217</w:t>
            </w:r>
          </w:p>
        </w:tc>
        <w:tc>
          <w:tcPr>
            <w:tcW w:w="4599" w:type="dxa"/>
          </w:tcPr>
          <w:p w14:paraId="3EDE4B96" w14:textId="77777777" w:rsidR="00446F89" w:rsidRDefault="00446F89">
            <w:pPr>
              <w:spacing w:after="0"/>
              <w:rPr>
                <w:szCs w:val="24"/>
              </w:rPr>
            </w:pPr>
            <w:r>
              <w:rPr>
                <w:szCs w:val="24"/>
              </w:rPr>
              <w:t xml:space="preserve">The </w:t>
            </w:r>
            <w:r>
              <w:rPr>
                <w:i/>
                <w:szCs w:val="24"/>
              </w:rPr>
              <w:t>Clarus</w:t>
            </w:r>
            <w:r>
              <w:rPr>
                <w:szCs w:val="24"/>
              </w:rPr>
              <w:t xml:space="preserve"> system shall accept atmospheric condition data derived from atmospheric images.</w:t>
            </w:r>
          </w:p>
        </w:tc>
        <w:tc>
          <w:tcPr>
            <w:tcW w:w="1260" w:type="dxa"/>
            <w:noWrap/>
          </w:tcPr>
          <w:p w14:paraId="71068F22" w14:textId="77777777" w:rsidR="00446F89" w:rsidRDefault="00446F89">
            <w:pPr>
              <w:spacing w:after="0"/>
              <w:rPr>
                <w:szCs w:val="24"/>
              </w:rPr>
            </w:pPr>
            <w:r>
              <w:rPr>
                <w:szCs w:val="24"/>
              </w:rPr>
              <w:t>Task</w:t>
            </w:r>
            <w:r>
              <w:rPr>
                <w:rStyle w:val="PageNumber"/>
                <w:rFonts w:cs="Arial"/>
              </w:rPr>
              <w:t xml:space="preserve"> Force review</w:t>
            </w:r>
          </w:p>
        </w:tc>
        <w:tc>
          <w:tcPr>
            <w:tcW w:w="4320" w:type="dxa"/>
          </w:tcPr>
          <w:p w14:paraId="23ADFCCC" w14:textId="77777777" w:rsidR="00446F89" w:rsidRDefault="00446F89">
            <w:pPr>
              <w:spacing w:after="0"/>
              <w:rPr>
                <w:szCs w:val="24"/>
              </w:rPr>
            </w:pPr>
          </w:p>
        </w:tc>
        <w:tc>
          <w:tcPr>
            <w:tcW w:w="1080" w:type="dxa"/>
          </w:tcPr>
          <w:p w14:paraId="64C7D1BC" w14:textId="77777777" w:rsidR="00446F89" w:rsidRDefault="00446F89">
            <w:pPr>
              <w:spacing w:after="0"/>
              <w:rPr>
                <w:b/>
                <w:szCs w:val="24"/>
              </w:rPr>
            </w:pPr>
            <w:r>
              <w:rPr>
                <w:b/>
                <w:szCs w:val="24"/>
              </w:rPr>
              <w:t>H</w:t>
            </w:r>
          </w:p>
        </w:tc>
      </w:tr>
      <w:tr w:rsidR="00446F89" w14:paraId="2F21028F" w14:textId="77777777">
        <w:tblPrEx>
          <w:tblLook w:val="01E0" w:firstRow="1" w:lastRow="1" w:firstColumn="1" w:lastColumn="1" w:noHBand="0" w:noVBand="0"/>
        </w:tblPrEx>
        <w:trPr>
          <w:cantSplit/>
          <w:trHeight w:val="315"/>
        </w:trPr>
        <w:tc>
          <w:tcPr>
            <w:tcW w:w="808" w:type="dxa"/>
            <w:noWrap/>
          </w:tcPr>
          <w:p w14:paraId="25EAAD6E" w14:textId="77777777" w:rsidR="00446F89" w:rsidRDefault="00446F89">
            <w:pPr>
              <w:spacing w:after="0"/>
              <w:rPr>
                <w:szCs w:val="24"/>
              </w:rPr>
            </w:pPr>
            <w:r>
              <w:rPr>
                <w:szCs w:val="24"/>
              </w:rPr>
              <w:t>F-215</w:t>
            </w:r>
          </w:p>
        </w:tc>
        <w:tc>
          <w:tcPr>
            <w:tcW w:w="4599" w:type="dxa"/>
          </w:tcPr>
          <w:p w14:paraId="370C23F0" w14:textId="77777777" w:rsidR="00446F89" w:rsidRDefault="00446F89">
            <w:pPr>
              <w:spacing w:after="0"/>
              <w:rPr>
                <w:szCs w:val="24"/>
              </w:rPr>
            </w:pPr>
            <w:r>
              <w:rPr>
                <w:szCs w:val="24"/>
              </w:rPr>
              <w:t xml:space="preserve">The </w:t>
            </w:r>
            <w:r>
              <w:rPr>
                <w:i/>
                <w:szCs w:val="24"/>
              </w:rPr>
              <w:t>Clarus</w:t>
            </w:r>
            <w:r>
              <w:rPr>
                <w:szCs w:val="24"/>
              </w:rPr>
              <w:t xml:space="preserve"> system shall accept weather hazard reports containing the hazard type, location, and timeframe.</w:t>
            </w:r>
          </w:p>
        </w:tc>
        <w:tc>
          <w:tcPr>
            <w:tcW w:w="1260" w:type="dxa"/>
            <w:noWrap/>
          </w:tcPr>
          <w:p w14:paraId="67CB72E5" w14:textId="77777777" w:rsidR="00446F89" w:rsidRDefault="00446F89">
            <w:pPr>
              <w:spacing w:after="0"/>
              <w:rPr>
                <w:szCs w:val="24"/>
              </w:rPr>
            </w:pPr>
            <w:r>
              <w:rPr>
                <w:szCs w:val="24"/>
              </w:rPr>
              <w:t>ConOps §3.5.6.2</w:t>
            </w:r>
          </w:p>
        </w:tc>
        <w:tc>
          <w:tcPr>
            <w:tcW w:w="4320" w:type="dxa"/>
          </w:tcPr>
          <w:p w14:paraId="0303AAB0" w14:textId="77777777" w:rsidR="00446F89" w:rsidRDefault="00446F89">
            <w:pPr>
              <w:spacing w:after="0"/>
              <w:rPr>
                <w:szCs w:val="24"/>
              </w:rPr>
            </w:pPr>
          </w:p>
        </w:tc>
        <w:tc>
          <w:tcPr>
            <w:tcW w:w="1080" w:type="dxa"/>
          </w:tcPr>
          <w:p w14:paraId="3EB7E034" w14:textId="77777777" w:rsidR="00446F89" w:rsidRDefault="00446F89">
            <w:pPr>
              <w:spacing w:after="0"/>
              <w:rPr>
                <w:b/>
                <w:szCs w:val="24"/>
              </w:rPr>
            </w:pPr>
            <w:r>
              <w:rPr>
                <w:b/>
                <w:szCs w:val="24"/>
              </w:rPr>
              <w:t>H</w:t>
            </w:r>
          </w:p>
        </w:tc>
      </w:tr>
      <w:tr w:rsidR="00446F89" w14:paraId="7453E64D" w14:textId="77777777">
        <w:tblPrEx>
          <w:tblLook w:val="01E0" w:firstRow="1" w:lastRow="1" w:firstColumn="1" w:lastColumn="1" w:noHBand="0" w:noVBand="0"/>
        </w:tblPrEx>
        <w:trPr>
          <w:cantSplit/>
          <w:trHeight w:val="315"/>
        </w:trPr>
        <w:tc>
          <w:tcPr>
            <w:tcW w:w="808" w:type="dxa"/>
            <w:noWrap/>
          </w:tcPr>
          <w:p w14:paraId="206C065C" w14:textId="77777777" w:rsidR="00446F89" w:rsidRDefault="00446F89">
            <w:pPr>
              <w:spacing w:after="0"/>
              <w:rPr>
                <w:szCs w:val="24"/>
              </w:rPr>
            </w:pPr>
            <w:r>
              <w:rPr>
                <w:szCs w:val="24"/>
              </w:rPr>
              <w:t>F-218</w:t>
            </w:r>
          </w:p>
        </w:tc>
        <w:tc>
          <w:tcPr>
            <w:tcW w:w="4599" w:type="dxa"/>
          </w:tcPr>
          <w:p w14:paraId="6B3CCC2A" w14:textId="77777777" w:rsidR="00446F89" w:rsidRDefault="00446F89">
            <w:pPr>
              <w:spacing w:after="0"/>
              <w:rPr>
                <w:szCs w:val="24"/>
              </w:rPr>
            </w:pPr>
            <w:r>
              <w:rPr>
                <w:szCs w:val="24"/>
              </w:rPr>
              <w:t xml:space="preserve">The </w:t>
            </w:r>
            <w:r>
              <w:rPr>
                <w:i/>
                <w:szCs w:val="24"/>
              </w:rPr>
              <w:t>Clarus</w:t>
            </w:r>
            <w:r>
              <w:rPr>
                <w:szCs w:val="24"/>
              </w:rPr>
              <w:t xml:space="preserve"> system shall acquire and disseminate National Weather Service (NWS) watches, warnings, and advisories.</w:t>
            </w:r>
          </w:p>
        </w:tc>
        <w:tc>
          <w:tcPr>
            <w:tcW w:w="1260" w:type="dxa"/>
            <w:noWrap/>
          </w:tcPr>
          <w:p w14:paraId="167151CF" w14:textId="77777777" w:rsidR="00446F89" w:rsidRDefault="00446F89">
            <w:pPr>
              <w:spacing w:after="0"/>
              <w:rPr>
                <w:szCs w:val="24"/>
              </w:rPr>
            </w:pPr>
            <w:r>
              <w:rPr>
                <w:szCs w:val="24"/>
              </w:rPr>
              <w:t>Task Force review</w:t>
            </w:r>
          </w:p>
        </w:tc>
        <w:tc>
          <w:tcPr>
            <w:tcW w:w="4320" w:type="dxa"/>
          </w:tcPr>
          <w:p w14:paraId="145C30EB" w14:textId="77777777" w:rsidR="00446F89" w:rsidRDefault="00446F89">
            <w:pPr>
              <w:spacing w:after="0"/>
              <w:rPr>
                <w:szCs w:val="24"/>
              </w:rPr>
            </w:pPr>
          </w:p>
        </w:tc>
        <w:tc>
          <w:tcPr>
            <w:tcW w:w="1080" w:type="dxa"/>
          </w:tcPr>
          <w:p w14:paraId="2FCD5C1F" w14:textId="77777777" w:rsidR="00446F89" w:rsidRDefault="00446F89">
            <w:pPr>
              <w:spacing w:after="0"/>
              <w:rPr>
                <w:b/>
                <w:szCs w:val="24"/>
              </w:rPr>
            </w:pPr>
            <w:r>
              <w:rPr>
                <w:b/>
                <w:szCs w:val="24"/>
              </w:rPr>
              <w:t>M</w:t>
            </w:r>
          </w:p>
        </w:tc>
      </w:tr>
      <w:tr w:rsidR="00446F89" w14:paraId="4E5C13E6" w14:textId="77777777">
        <w:tblPrEx>
          <w:tblLook w:val="01E0" w:firstRow="1" w:lastRow="1" w:firstColumn="1" w:lastColumn="1" w:noHBand="0" w:noVBand="0"/>
        </w:tblPrEx>
        <w:trPr>
          <w:cantSplit/>
          <w:trHeight w:val="315"/>
        </w:trPr>
        <w:tc>
          <w:tcPr>
            <w:tcW w:w="808" w:type="dxa"/>
            <w:noWrap/>
          </w:tcPr>
          <w:p w14:paraId="51B71E65" w14:textId="77777777" w:rsidR="00446F89" w:rsidRDefault="00446F89">
            <w:pPr>
              <w:spacing w:after="0"/>
              <w:rPr>
                <w:szCs w:val="24"/>
              </w:rPr>
            </w:pPr>
            <w:r>
              <w:rPr>
                <w:szCs w:val="24"/>
              </w:rPr>
              <w:t>F-221</w:t>
            </w:r>
          </w:p>
        </w:tc>
        <w:tc>
          <w:tcPr>
            <w:tcW w:w="4599" w:type="dxa"/>
          </w:tcPr>
          <w:p w14:paraId="7915DD48" w14:textId="77777777" w:rsidR="00446F89" w:rsidRDefault="00446F89">
            <w:pPr>
              <w:spacing w:after="0"/>
              <w:rPr>
                <w:szCs w:val="24"/>
              </w:rPr>
            </w:pPr>
            <w:r>
              <w:rPr>
                <w:szCs w:val="24"/>
              </w:rPr>
              <w:t xml:space="preserve">The </w:t>
            </w:r>
            <w:r>
              <w:rPr>
                <w:i/>
                <w:szCs w:val="24"/>
              </w:rPr>
              <w:t>Clarus</w:t>
            </w:r>
            <w:r>
              <w:rPr>
                <w:szCs w:val="24"/>
              </w:rPr>
              <w:t xml:space="preserve"> system shall be able to retrieve environmental data directly from environmental sensor stations.</w:t>
            </w:r>
          </w:p>
        </w:tc>
        <w:tc>
          <w:tcPr>
            <w:tcW w:w="1260" w:type="dxa"/>
            <w:noWrap/>
          </w:tcPr>
          <w:p w14:paraId="56D71621" w14:textId="77777777" w:rsidR="00446F89" w:rsidRDefault="00446F89">
            <w:pPr>
              <w:spacing w:after="0"/>
              <w:rPr>
                <w:szCs w:val="24"/>
              </w:rPr>
            </w:pPr>
            <w:r>
              <w:rPr>
                <w:szCs w:val="24"/>
              </w:rPr>
              <w:t>Task Force review</w:t>
            </w:r>
          </w:p>
        </w:tc>
        <w:tc>
          <w:tcPr>
            <w:tcW w:w="4320" w:type="dxa"/>
          </w:tcPr>
          <w:p w14:paraId="1478DD50" w14:textId="77777777" w:rsidR="00446F89" w:rsidRDefault="00446F89">
            <w:pPr>
              <w:spacing w:after="0"/>
              <w:rPr>
                <w:szCs w:val="24"/>
              </w:rPr>
            </w:pPr>
            <w:r>
              <w:rPr>
                <w:szCs w:val="24"/>
              </w:rPr>
              <w:t>The system may have to have its own “collector” component (as shown in Figures 1 and 2) to implement this requirement.</w:t>
            </w:r>
          </w:p>
        </w:tc>
        <w:tc>
          <w:tcPr>
            <w:tcW w:w="1080" w:type="dxa"/>
          </w:tcPr>
          <w:p w14:paraId="7BCEFA0F" w14:textId="77777777" w:rsidR="00446F89" w:rsidRDefault="00446F89">
            <w:pPr>
              <w:spacing w:after="0"/>
              <w:rPr>
                <w:b/>
                <w:szCs w:val="24"/>
              </w:rPr>
            </w:pPr>
            <w:r>
              <w:rPr>
                <w:b/>
                <w:szCs w:val="24"/>
              </w:rPr>
              <w:t>L</w:t>
            </w:r>
          </w:p>
        </w:tc>
      </w:tr>
      <w:tr w:rsidR="00446F89" w14:paraId="15C03919" w14:textId="77777777">
        <w:tblPrEx>
          <w:tblLook w:val="01E0" w:firstRow="1" w:lastRow="1" w:firstColumn="1" w:lastColumn="1" w:noHBand="0" w:noVBand="0"/>
        </w:tblPrEx>
        <w:trPr>
          <w:cantSplit/>
          <w:trHeight w:val="315"/>
        </w:trPr>
        <w:tc>
          <w:tcPr>
            <w:tcW w:w="808" w:type="dxa"/>
            <w:noWrap/>
          </w:tcPr>
          <w:p w14:paraId="3D744189" w14:textId="77777777" w:rsidR="00446F89" w:rsidRDefault="00446F89">
            <w:pPr>
              <w:spacing w:after="0"/>
              <w:rPr>
                <w:szCs w:val="24"/>
              </w:rPr>
            </w:pPr>
            <w:r>
              <w:rPr>
                <w:rStyle w:val="PageNumber"/>
                <w:rFonts w:cs="Arial"/>
              </w:rPr>
              <w:t>F-22</w:t>
            </w:r>
            <w:r>
              <w:rPr>
                <w:szCs w:val="24"/>
              </w:rPr>
              <w:t>2</w:t>
            </w:r>
          </w:p>
        </w:tc>
        <w:tc>
          <w:tcPr>
            <w:tcW w:w="4599" w:type="dxa"/>
          </w:tcPr>
          <w:p w14:paraId="3002FC96" w14:textId="77777777" w:rsidR="00446F89" w:rsidRDefault="00446F89">
            <w:pPr>
              <w:spacing w:after="0"/>
              <w:rPr>
                <w:szCs w:val="24"/>
              </w:rPr>
            </w:pPr>
            <w:r>
              <w:rPr>
                <w:szCs w:val="24"/>
              </w:rPr>
              <w:t xml:space="preserve">The </w:t>
            </w:r>
            <w:r>
              <w:rPr>
                <w:i/>
                <w:szCs w:val="24"/>
              </w:rPr>
              <w:t>Clarus</w:t>
            </w:r>
            <w:r>
              <w:rPr>
                <w:szCs w:val="24"/>
              </w:rPr>
              <w:t xml:space="preserve"> system shall minimize the time for data acquisition.</w:t>
            </w:r>
          </w:p>
        </w:tc>
        <w:tc>
          <w:tcPr>
            <w:tcW w:w="1260" w:type="dxa"/>
            <w:noWrap/>
          </w:tcPr>
          <w:p w14:paraId="7DA0DBD5" w14:textId="77777777" w:rsidR="00446F89" w:rsidRDefault="00446F89">
            <w:pPr>
              <w:spacing w:after="0"/>
              <w:rPr>
                <w:szCs w:val="24"/>
              </w:rPr>
            </w:pPr>
            <w:r>
              <w:rPr>
                <w:szCs w:val="24"/>
              </w:rPr>
              <w:t>OCS</w:t>
            </w:r>
          </w:p>
        </w:tc>
        <w:tc>
          <w:tcPr>
            <w:tcW w:w="4320" w:type="dxa"/>
          </w:tcPr>
          <w:p w14:paraId="1F1E7650" w14:textId="77777777" w:rsidR="00446F89" w:rsidRDefault="00446F89">
            <w:pPr>
              <w:spacing w:after="0"/>
              <w:rPr>
                <w:szCs w:val="24"/>
              </w:rPr>
            </w:pPr>
          </w:p>
        </w:tc>
        <w:tc>
          <w:tcPr>
            <w:tcW w:w="1080" w:type="dxa"/>
          </w:tcPr>
          <w:p w14:paraId="6EAD9F2B" w14:textId="77777777" w:rsidR="00446F89" w:rsidRDefault="00446F89">
            <w:pPr>
              <w:spacing w:after="0"/>
              <w:rPr>
                <w:b/>
                <w:szCs w:val="24"/>
              </w:rPr>
            </w:pPr>
            <w:r>
              <w:rPr>
                <w:b/>
                <w:szCs w:val="24"/>
              </w:rPr>
              <w:t>H</w:t>
            </w:r>
          </w:p>
        </w:tc>
      </w:tr>
      <w:tr w:rsidR="00446F89" w14:paraId="73C169BA" w14:textId="77777777">
        <w:tblPrEx>
          <w:tblLook w:val="01E0" w:firstRow="1" w:lastRow="1" w:firstColumn="1" w:lastColumn="1" w:noHBand="0" w:noVBand="0"/>
        </w:tblPrEx>
        <w:trPr>
          <w:cantSplit/>
          <w:trHeight w:val="630"/>
        </w:trPr>
        <w:tc>
          <w:tcPr>
            <w:tcW w:w="808" w:type="dxa"/>
            <w:noWrap/>
          </w:tcPr>
          <w:p w14:paraId="0A5B2CF5" w14:textId="77777777" w:rsidR="00446F89" w:rsidRDefault="00446F89">
            <w:pPr>
              <w:spacing w:after="0"/>
              <w:rPr>
                <w:szCs w:val="24"/>
              </w:rPr>
            </w:pPr>
            <w:r>
              <w:rPr>
                <w:szCs w:val="24"/>
              </w:rPr>
              <w:t>F-223</w:t>
            </w:r>
          </w:p>
        </w:tc>
        <w:tc>
          <w:tcPr>
            <w:tcW w:w="4599" w:type="dxa"/>
          </w:tcPr>
          <w:p w14:paraId="66D8614F" w14:textId="77777777" w:rsidR="00446F89" w:rsidRDefault="00446F89">
            <w:pPr>
              <w:spacing w:after="0"/>
              <w:rPr>
                <w:szCs w:val="24"/>
              </w:rPr>
            </w:pPr>
            <w:r>
              <w:rPr>
                <w:szCs w:val="24"/>
              </w:rPr>
              <w:t xml:space="preserve">The </w:t>
            </w:r>
            <w:r>
              <w:rPr>
                <w:i/>
                <w:szCs w:val="24"/>
              </w:rPr>
              <w:t>Clarus</w:t>
            </w:r>
            <w:r>
              <w:rPr>
                <w:szCs w:val="24"/>
              </w:rPr>
              <w:t xml:space="preserve"> system shall process data as they are received.</w:t>
            </w:r>
          </w:p>
        </w:tc>
        <w:tc>
          <w:tcPr>
            <w:tcW w:w="1260" w:type="dxa"/>
            <w:noWrap/>
          </w:tcPr>
          <w:p w14:paraId="1619F748" w14:textId="77777777" w:rsidR="00446F89" w:rsidRDefault="00446F89">
            <w:pPr>
              <w:spacing w:after="0"/>
              <w:rPr>
                <w:szCs w:val="24"/>
              </w:rPr>
            </w:pPr>
            <w:r>
              <w:rPr>
                <w:szCs w:val="24"/>
              </w:rPr>
              <w:t>ConOps §3.4.3</w:t>
            </w:r>
          </w:p>
        </w:tc>
        <w:tc>
          <w:tcPr>
            <w:tcW w:w="4320" w:type="dxa"/>
          </w:tcPr>
          <w:p w14:paraId="7D3047FD" w14:textId="77777777" w:rsidR="00446F89" w:rsidRDefault="00446F89">
            <w:pPr>
              <w:spacing w:after="0"/>
              <w:rPr>
                <w:szCs w:val="24"/>
              </w:rPr>
            </w:pPr>
          </w:p>
        </w:tc>
        <w:tc>
          <w:tcPr>
            <w:tcW w:w="1080" w:type="dxa"/>
          </w:tcPr>
          <w:p w14:paraId="4046B603" w14:textId="77777777" w:rsidR="00446F89" w:rsidRDefault="00446F89">
            <w:pPr>
              <w:spacing w:after="0"/>
              <w:rPr>
                <w:b/>
                <w:szCs w:val="24"/>
              </w:rPr>
            </w:pPr>
            <w:r>
              <w:rPr>
                <w:b/>
                <w:szCs w:val="24"/>
              </w:rPr>
              <w:t>H</w:t>
            </w:r>
          </w:p>
        </w:tc>
      </w:tr>
      <w:tr w:rsidR="00446F89" w14:paraId="24F1D705" w14:textId="77777777">
        <w:tblPrEx>
          <w:tblLook w:val="01E0" w:firstRow="1" w:lastRow="1" w:firstColumn="1" w:lastColumn="1" w:noHBand="0" w:noVBand="0"/>
        </w:tblPrEx>
        <w:trPr>
          <w:cantSplit/>
          <w:trHeight w:val="315"/>
        </w:trPr>
        <w:tc>
          <w:tcPr>
            <w:tcW w:w="808" w:type="dxa"/>
            <w:noWrap/>
          </w:tcPr>
          <w:p w14:paraId="5E020033" w14:textId="77777777" w:rsidR="00446F89" w:rsidRDefault="00446F89">
            <w:pPr>
              <w:spacing w:after="0"/>
              <w:rPr>
                <w:szCs w:val="24"/>
              </w:rPr>
            </w:pPr>
            <w:r>
              <w:rPr>
                <w:szCs w:val="24"/>
              </w:rPr>
              <w:t>F-231</w:t>
            </w:r>
          </w:p>
        </w:tc>
        <w:tc>
          <w:tcPr>
            <w:tcW w:w="4599" w:type="dxa"/>
          </w:tcPr>
          <w:p w14:paraId="0DCE997E" w14:textId="77777777" w:rsidR="00446F89" w:rsidRDefault="00446F89">
            <w:pPr>
              <w:spacing w:after="0"/>
              <w:rPr>
                <w:szCs w:val="24"/>
              </w:rPr>
            </w:pPr>
            <w:r>
              <w:rPr>
                <w:szCs w:val="24"/>
              </w:rPr>
              <w:t xml:space="preserve">The </w:t>
            </w:r>
            <w:r>
              <w:rPr>
                <w:i/>
                <w:szCs w:val="24"/>
              </w:rPr>
              <w:t>Clarus</w:t>
            </w:r>
            <w:r>
              <w:rPr>
                <w:szCs w:val="24"/>
              </w:rPr>
              <w:t xml:space="preserve"> system shall collect pavement-related observations.</w:t>
            </w:r>
          </w:p>
        </w:tc>
        <w:tc>
          <w:tcPr>
            <w:tcW w:w="1260" w:type="dxa"/>
            <w:noWrap/>
          </w:tcPr>
          <w:p w14:paraId="49E33F01" w14:textId="77777777" w:rsidR="00446F89" w:rsidRDefault="00446F89">
            <w:pPr>
              <w:spacing w:after="0"/>
              <w:rPr>
                <w:szCs w:val="24"/>
              </w:rPr>
            </w:pPr>
            <w:r>
              <w:rPr>
                <w:szCs w:val="24"/>
              </w:rPr>
              <w:t>ConOps §2.5</w:t>
            </w:r>
          </w:p>
        </w:tc>
        <w:tc>
          <w:tcPr>
            <w:tcW w:w="4320" w:type="dxa"/>
          </w:tcPr>
          <w:p w14:paraId="2DF4E71A" w14:textId="77777777" w:rsidR="00446F89" w:rsidRDefault="00446F89">
            <w:pPr>
              <w:spacing w:after="0"/>
              <w:rPr>
                <w:szCs w:val="24"/>
              </w:rPr>
            </w:pPr>
            <w:r>
              <w:rPr>
                <w:szCs w:val="24"/>
              </w:rPr>
              <w:t>“Pavement-related” observations could include precipitation accumulation, flooding or treatments.</w:t>
            </w:r>
          </w:p>
        </w:tc>
        <w:tc>
          <w:tcPr>
            <w:tcW w:w="1080" w:type="dxa"/>
          </w:tcPr>
          <w:p w14:paraId="27528CD7" w14:textId="77777777" w:rsidR="00446F89" w:rsidRDefault="00446F89">
            <w:pPr>
              <w:spacing w:after="0"/>
              <w:rPr>
                <w:b/>
                <w:szCs w:val="24"/>
              </w:rPr>
            </w:pPr>
            <w:r>
              <w:rPr>
                <w:b/>
                <w:szCs w:val="24"/>
              </w:rPr>
              <w:t>H</w:t>
            </w:r>
          </w:p>
        </w:tc>
      </w:tr>
      <w:tr w:rsidR="00446F89" w14:paraId="340085D1" w14:textId="77777777">
        <w:tblPrEx>
          <w:tblLook w:val="01E0" w:firstRow="1" w:lastRow="1" w:firstColumn="1" w:lastColumn="1" w:noHBand="0" w:noVBand="0"/>
        </w:tblPrEx>
        <w:trPr>
          <w:cantSplit/>
          <w:trHeight w:val="1016"/>
        </w:trPr>
        <w:tc>
          <w:tcPr>
            <w:tcW w:w="808" w:type="dxa"/>
            <w:noWrap/>
          </w:tcPr>
          <w:p w14:paraId="6CD29628" w14:textId="77777777" w:rsidR="00446F89" w:rsidRDefault="00446F89">
            <w:pPr>
              <w:spacing w:after="0"/>
              <w:rPr>
                <w:szCs w:val="24"/>
              </w:rPr>
            </w:pPr>
            <w:r>
              <w:rPr>
                <w:szCs w:val="24"/>
              </w:rPr>
              <w:t>F-241</w:t>
            </w:r>
          </w:p>
        </w:tc>
        <w:tc>
          <w:tcPr>
            <w:tcW w:w="4599" w:type="dxa"/>
          </w:tcPr>
          <w:p w14:paraId="65D77756"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railway systems or in situ ESS along tracks.</w:t>
            </w:r>
          </w:p>
        </w:tc>
        <w:tc>
          <w:tcPr>
            <w:tcW w:w="1260" w:type="dxa"/>
            <w:noWrap/>
          </w:tcPr>
          <w:p w14:paraId="160A135C" w14:textId="77777777" w:rsidR="00446F89" w:rsidRDefault="00446F89">
            <w:pPr>
              <w:spacing w:after="0"/>
              <w:rPr>
                <w:szCs w:val="24"/>
              </w:rPr>
            </w:pPr>
            <w:r>
              <w:rPr>
                <w:szCs w:val="24"/>
              </w:rPr>
              <w:t>ConOps §2.5.7</w:t>
            </w:r>
          </w:p>
        </w:tc>
        <w:tc>
          <w:tcPr>
            <w:tcW w:w="4320" w:type="dxa"/>
          </w:tcPr>
          <w:p w14:paraId="1B95603B" w14:textId="77777777" w:rsidR="00446F89" w:rsidRDefault="00446F89">
            <w:pPr>
              <w:spacing w:after="0"/>
              <w:rPr>
                <w:szCs w:val="24"/>
              </w:rPr>
            </w:pPr>
          </w:p>
        </w:tc>
        <w:tc>
          <w:tcPr>
            <w:tcW w:w="1080" w:type="dxa"/>
          </w:tcPr>
          <w:p w14:paraId="4C996690" w14:textId="77777777" w:rsidR="00446F89" w:rsidRDefault="00446F89">
            <w:pPr>
              <w:spacing w:after="0"/>
              <w:rPr>
                <w:b/>
                <w:szCs w:val="24"/>
              </w:rPr>
            </w:pPr>
            <w:r>
              <w:rPr>
                <w:b/>
                <w:szCs w:val="24"/>
              </w:rPr>
              <w:t>H</w:t>
            </w:r>
          </w:p>
        </w:tc>
      </w:tr>
      <w:tr w:rsidR="00446F89" w14:paraId="2CBD15DF" w14:textId="77777777">
        <w:tblPrEx>
          <w:tblLook w:val="01E0" w:firstRow="1" w:lastRow="1" w:firstColumn="1" w:lastColumn="1" w:noHBand="0" w:noVBand="0"/>
        </w:tblPrEx>
        <w:trPr>
          <w:cantSplit/>
          <w:trHeight w:val="315"/>
        </w:trPr>
        <w:tc>
          <w:tcPr>
            <w:tcW w:w="808" w:type="dxa"/>
            <w:noWrap/>
          </w:tcPr>
          <w:p w14:paraId="131A8529" w14:textId="77777777" w:rsidR="00446F89" w:rsidRDefault="00446F89">
            <w:pPr>
              <w:spacing w:after="0"/>
              <w:rPr>
                <w:szCs w:val="24"/>
              </w:rPr>
            </w:pPr>
            <w:r>
              <w:rPr>
                <w:szCs w:val="24"/>
              </w:rPr>
              <w:t>F-245</w:t>
            </w:r>
          </w:p>
        </w:tc>
        <w:tc>
          <w:tcPr>
            <w:tcW w:w="4599" w:type="dxa"/>
          </w:tcPr>
          <w:p w14:paraId="7B732E63"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railroad vehicles.</w:t>
            </w:r>
          </w:p>
        </w:tc>
        <w:tc>
          <w:tcPr>
            <w:tcW w:w="1260" w:type="dxa"/>
            <w:noWrap/>
          </w:tcPr>
          <w:p w14:paraId="0CC78A86" w14:textId="77777777" w:rsidR="00446F89" w:rsidRDefault="00446F89">
            <w:pPr>
              <w:spacing w:after="0"/>
              <w:rPr>
                <w:szCs w:val="24"/>
              </w:rPr>
            </w:pPr>
            <w:r>
              <w:rPr>
                <w:szCs w:val="24"/>
              </w:rPr>
              <w:t>ConOps §2.5.7</w:t>
            </w:r>
          </w:p>
        </w:tc>
        <w:tc>
          <w:tcPr>
            <w:tcW w:w="4320" w:type="dxa"/>
          </w:tcPr>
          <w:p w14:paraId="5E19E236" w14:textId="77777777" w:rsidR="00446F89" w:rsidRDefault="00446F89">
            <w:pPr>
              <w:spacing w:after="0"/>
              <w:rPr>
                <w:szCs w:val="24"/>
              </w:rPr>
            </w:pPr>
          </w:p>
        </w:tc>
        <w:tc>
          <w:tcPr>
            <w:tcW w:w="1080" w:type="dxa"/>
          </w:tcPr>
          <w:p w14:paraId="22081FEA" w14:textId="77777777" w:rsidR="00446F89" w:rsidRDefault="00446F89">
            <w:pPr>
              <w:spacing w:after="0"/>
              <w:rPr>
                <w:b/>
                <w:szCs w:val="24"/>
              </w:rPr>
            </w:pPr>
            <w:r>
              <w:rPr>
                <w:b/>
                <w:szCs w:val="24"/>
              </w:rPr>
              <w:t>H</w:t>
            </w:r>
          </w:p>
        </w:tc>
      </w:tr>
      <w:tr w:rsidR="00446F89" w14:paraId="26A5F14A" w14:textId="77777777">
        <w:tblPrEx>
          <w:tblLook w:val="01E0" w:firstRow="1" w:lastRow="1" w:firstColumn="1" w:lastColumn="1" w:noHBand="0" w:noVBand="0"/>
        </w:tblPrEx>
        <w:trPr>
          <w:cantSplit/>
          <w:trHeight w:val="315"/>
        </w:trPr>
        <w:tc>
          <w:tcPr>
            <w:tcW w:w="808" w:type="dxa"/>
            <w:noWrap/>
          </w:tcPr>
          <w:p w14:paraId="6CFCD8E3" w14:textId="77777777" w:rsidR="00446F89" w:rsidRDefault="00446F89">
            <w:pPr>
              <w:spacing w:after="0"/>
              <w:rPr>
                <w:szCs w:val="24"/>
              </w:rPr>
            </w:pPr>
            <w:r>
              <w:rPr>
                <w:szCs w:val="24"/>
              </w:rPr>
              <w:t>F-251</w:t>
            </w:r>
          </w:p>
        </w:tc>
        <w:tc>
          <w:tcPr>
            <w:tcW w:w="4599" w:type="dxa"/>
          </w:tcPr>
          <w:p w14:paraId="3B19643E"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(roadway) vehicles.</w:t>
            </w:r>
          </w:p>
        </w:tc>
        <w:tc>
          <w:tcPr>
            <w:tcW w:w="1260" w:type="dxa"/>
            <w:noWrap/>
          </w:tcPr>
          <w:p w14:paraId="58276807" w14:textId="77777777" w:rsidR="00446F89" w:rsidRDefault="00446F89">
            <w:pPr>
              <w:spacing w:after="0"/>
              <w:rPr>
                <w:szCs w:val="24"/>
              </w:rPr>
            </w:pPr>
            <w:r>
              <w:rPr>
                <w:szCs w:val="24"/>
              </w:rPr>
              <w:t>Inferred from ConOps §2.5.x</w:t>
            </w:r>
          </w:p>
        </w:tc>
        <w:tc>
          <w:tcPr>
            <w:tcW w:w="4320" w:type="dxa"/>
          </w:tcPr>
          <w:p w14:paraId="7ACEB5A6" w14:textId="77777777" w:rsidR="00446F89" w:rsidRDefault="00446F89">
            <w:pPr>
              <w:spacing w:after="0"/>
              <w:rPr>
                <w:szCs w:val="24"/>
              </w:rPr>
            </w:pPr>
          </w:p>
        </w:tc>
        <w:tc>
          <w:tcPr>
            <w:tcW w:w="1080" w:type="dxa"/>
          </w:tcPr>
          <w:p w14:paraId="671B8ABA" w14:textId="77777777" w:rsidR="00446F89" w:rsidRDefault="00446F89">
            <w:pPr>
              <w:spacing w:after="0"/>
              <w:rPr>
                <w:b/>
                <w:szCs w:val="24"/>
              </w:rPr>
            </w:pPr>
            <w:r>
              <w:rPr>
                <w:b/>
                <w:szCs w:val="24"/>
              </w:rPr>
              <w:t>H</w:t>
            </w:r>
          </w:p>
        </w:tc>
      </w:tr>
      <w:tr w:rsidR="00446F89" w14:paraId="4182F29A" w14:textId="77777777">
        <w:tblPrEx>
          <w:tblLook w:val="01E0" w:firstRow="1" w:lastRow="1" w:firstColumn="1" w:lastColumn="1" w:noHBand="0" w:noVBand="0"/>
        </w:tblPrEx>
        <w:trPr>
          <w:cantSplit/>
          <w:trHeight w:val="315"/>
        </w:trPr>
        <w:tc>
          <w:tcPr>
            <w:tcW w:w="808" w:type="dxa"/>
            <w:noWrap/>
          </w:tcPr>
          <w:p w14:paraId="4726770E" w14:textId="77777777" w:rsidR="00446F89" w:rsidRDefault="00446F89">
            <w:pPr>
              <w:spacing w:after="0"/>
              <w:rPr>
                <w:szCs w:val="24"/>
              </w:rPr>
            </w:pPr>
            <w:r>
              <w:rPr>
                <w:szCs w:val="24"/>
              </w:rPr>
              <w:t>F-255</w:t>
            </w:r>
          </w:p>
        </w:tc>
        <w:tc>
          <w:tcPr>
            <w:tcW w:w="4599" w:type="dxa"/>
          </w:tcPr>
          <w:p w14:paraId="29B21F64"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maintenance and construction vehicles.</w:t>
            </w:r>
          </w:p>
        </w:tc>
        <w:tc>
          <w:tcPr>
            <w:tcW w:w="1260" w:type="dxa"/>
            <w:noWrap/>
          </w:tcPr>
          <w:p w14:paraId="316B07DC" w14:textId="77777777" w:rsidR="00446F89" w:rsidRDefault="00446F89">
            <w:pPr>
              <w:spacing w:after="0"/>
              <w:rPr>
                <w:szCs w:val="24"/>
              </w:rPr>
            </w:pPr>
            <w:r>
              <w:rPr>
                <w:szCs w:val="24"/>
              </w:rPr>
              <w:t>ConOps §2.5.2</w:t>
            </w:r>
          </w:p>
        </w:tc>
        <w:tc>
          <w:tcPr>
            <w:tcW w:w="4320" w:type="dxa"/>
          </w:tcPr>
          <w:p w14:paraId="7219562A" w14:textId="77777777" w:rsidR="00446F89" w:rsidRDefault="00446F89">
            <w:pPr>
              <w:spacing w:after="0"/>
              <w:rPr>
                <w:szCs w:val="24"/>
              </w:rPr>
            </w:pPr>
          </w:p>
        </w:tc>
        <w:tc>
          <w:tcPr>
            <w:tcW w:w="1080" w:type="dxa"/>
          </w:tcPr>
          <w:p w14:paraId="510B81E4" w14:textId="77777777" w:rsidR="00446F89" w:rsidRDefault="00446F89">
            <w:pPr>
              <w:spacing w:after="0"/>
              <w:rPr>
                <w:b/>
                <w:szCs w:val="24"/>
              </w:rPr>
            </w:pPr>
            <w:r>
              <w:rPr>
                <w:b/>
                <w:szCs w:val="24"/>
              </w:rPr>
              <w:t>H</w:t>
            </w:r>
          </w:p>
        </w:tc>
      </w:tr>
      <w:tr w:rsidR="00446F89" w14:paraId="131EA4DB" w14:textId="77777777">
        <w:tblPrEx>
          <w:tblLook w:val="01E0" w:firstRow="1" w:lastRow="1" w:firstColumn="1" w:lastColumn="1" w:noHBand="0" w:noVBand="0"/>
        </w:tblPrEx>
        <w:trPr>
          <w:cantSplit/>
          <w:trHeight w:val="315"/>
        </w:trPr>
        <w:tc>
          <w:tcPr>
            <w:tcW w:w="808" w:type="dxa"/>
            <w:noWrap/>
          </w:tcPr>
          <w:p w14:paraId="57A1D190" w14:textId="77777777" w:rsidR="00446F89" w:rsidRDefault="00446F89">
            <w:pPr>
              <w:spacing w:after="0"/>
              <w:rPr>
                <w:szCs w:val="24"/>
              </w:rPr>
            </w:pPr>
            <w:r>
              <w:rPr>
                <w:szCs w:val="24"/>
              </w:rPr>
              <w:lastRenderedPageBreak/>
              <w:t>F-261</w:t>
            </w:r>
          </w:p>
        </w:tc>
        <w:tc>
          <w:tcPr>
            <w:tcW w:w="4599" w:type="dxa"/>
          </w:tcPr>
          <w:p w14:paraId="75F1766C"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service patrol vehicles.</w:t>
            </w:r>
          </w:p>
        </w:tc>
        <w:tc>
          <w:tcPr>
            <w:tcW w:w="1260" w:type="dxa"/>
            <w:noWrap/>
          </w:tcPr>
          <w:p w14:paraId="4B5909C4" w14:textId="77777777" w:rsidR="00446F89" w:rsidRDefault="00446F89">
            <w:pPr>
              <w:spacing w:after="0"/>
              <w:rPr>
                <w:szCs w:val="24"/>
              </w:rPr>
            </w:pPr>
            <w:r>
              <w:rPr>
                <w:szCs w:val="24"/>
              </w:rPr>
              <w:t>ConOps §2.5.3</w:t>
            </w:r>
          </w:p>
        </w:tc>
        <w:tc>
          <w:tcPr>
            <w:tcW w:w="4320" w:type="dxa"/>
          </w:tcPr>
          <w:p w14:paraId="31D879B3" w14:textId="77777777" w:rsidR="00446F89" w:rsidRDefault="00446F89">
            <w:pPr>
              <w:spacing w:after="0"/>
              <w:rPr>
                <w:szCs w:val="24"/>
              </w:rPr>
            </w:pPr>
          </w:p>
        </w:tc>
        <w:tc>
          <w:tcPr>
            <w:tcW w:w="1080" w:type="dxa"/>
          </w:tcPr>
          <w:p w14:paraId="58C1852B" w14:textId="77777777" w:rsidR="00446F89" w:rsidRDefault="00446F89">
            <w:pPr>
              <w:spacing w:after="0"/>
              <w:rPr>
                <w:b/>
                <w:szCs w:val="24"/>
              </w:rPr>
            </w:pPr>
            <w:r>
              <w:rPr>
                <w:b/>
                <w:szCs w:val="24"/>
              </w:rPr>
              <w:t>H</w:t>
            </w:r>
          </w:p>
        </w:tc>
      </w:tr>
      <w:tr w:rsidR="00446F89" w14:paraId="13524112" w14:textId="77777777">
        <w:tblPrEx>
          <w:tblLook w:val="01E0" w:firstRow="1" w:lastRow="1" w:firstColumn="1" w:lastColumn="1" w:noHBand="0" w:noVBand="0"/>
        </w:tblPrEx>
        <w:trPr>
          <w:cantSplit/>
          <w:trHeight w:val="315"/>
        </w:trPr>
        <w:tc>
          <w:tcPr>
            <w:tcW w:w="808" w:type="dxa"/>
            <w:noWrap/>
          </w:tcPr>
          <w:p w14:paraId="19A71E0F" w14:textId="77777777" w:rsidR="00446F89" w:rsidRDefault="00446F89">
            <w:pPr>
              <w:spacing w:after="0"/>
              <w:rPr>
                <w:szCs w:val="24"/>
              </w:rPr>
            </w:pPr>
            <w:r>
              <w:rPr>
                <w:szCs w:val="24"/>
              </w:rPr>
              <w:t>F-271</w:t>
            </w:r>
          </w:p>
        </w:tc>
        <w:tc>
          <w:tcPr>
            <w:tcW w:w="4599" w:type="dxa"/>
          </w:tcPr>
          <w:p w14:paraId="3B38D747"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transit vehicles.</w:t>
            </w:r>
          </w:p>
        </w:tc>
        <w:tc>
          <w:tcPr>
            <w:tcW w:w="1260" w:type="dxa"/>
            <w:noWrap/>
          </w:tcPr>
          <w:p w14:paraId="0EA7909E" w14:textId="77777777" w:rsidR="00446F89" w:rsidRDefault="00446F89">
            <w:pPr>
              <w:spacing w:after="0"/>
              <w:rPr>
                <w:szCs w:val="24"/>
              </w:rPr>
            </w:pPr>
            <w:r>
              <w:rPr>
                <w:szCs w:val="24"/>
              </w:rPr>
              <w:t>ConOps §2.5.5</w:t>
            </w:r>
          </w:p>
        </w:tc>
        <w:tc>
          <w:tcPr>
            <w:tcW w:w="4320" w:type="dxa"/>
          </w:tcPr>
          <w:p w14:paraId="4D63BE5C" w14:textId="77777777" w:rsidR="00446F89" w:rsidRDefault="00446F89">
            <w:pPr>
              <w:spacing w:after="0"/>
              <w:rPr>
                <w:szCs w:val="24"/>
              </w:rPr>
            </w:pPr>
            <w:r>
              <w:rPr>
                <w:szCs w:val="24"/>
              </w:rPr>
              <w:t>“Transit vehicles” include watercraft (ferries) and buses.</w:t>
            </w:r>
          </w:p>
        </w:tc>
        <w:tc>
          <w:tcPr>
            <w:tcW w:w="1080" w:type="dxa"/>
          </w:tcPr>
          <w:p w14:paraId="068ABBC6" w14:textId="77777777" w:rsidR="00446F89" w:rsidRDefault="00446F89">
            <w:pPr>
              <w:spacing w:after="0"/>
              <w:rPr>
                <w:b/>
                <w:szCs w:val="24"/>
              </w:rPr>
            </w:pPr>
            <w:r>
              <w:rPr>
                <w:b/>
                <w:szCs w:val="24"/>
              </w:rPr>
              <w:t>H</w:t>
            </w:r>
          </w:p>
        </w:tc>
      </w:tr>
      <w:tr w:rsidR="00446F89" w14:paraId="762B94E8" w14:textId="77777777">
        <w:tblPrEx>
          <w:tblLook w:val="01E0" w:firstRow="1" w:lastRow="1" w:firstColumn="1" w:lastColumn="1" w:noHBand="0" w:noVBand="0"/>
        </w:tblPrEx>
        <w:trPr>
          <w:cantSplit/>
          <w:trHeight w:val="315"/>
        </w:trPr>
        <w:tc>
          <w:tcPr>
            <w:tcW w:w="808" w:type="dxa"/>
            <w:noWrap/>
          </w:tcPr>
          <w:p w14:paraId="55971479" w14:textId="77777777" w:rsidR="00446F89" w:rsidRDefault="00446F89">
            <w:pPr>
              <w:spacing w:after="0"/>
              <w:rPr>
                <w:szCs w:val="24"/>
              </w:rPr>
            </w:pPr>
            <w:r>
              <w:rPr>
                <w:szCs w:val="24"/>
              </w:rPr>
              <w:t>F-275</w:t>
            </w:r>
          </w:p>
        </w:tc>
        <w:tc>
          <w:tcPr>
            <w:tcW w:w="4599" w:type="dxa"/>
          </w:tcPr>
          <w:p w14:paraId="1FF943FF" w14:textId="77777777" w:rsidR="00446F89" w:rsidRDefault="00446F89">
            <w:pPr>
              <w:spacing w:after="0"/>
              <w:rPr>
                <w:szCs w:val="24"/>
              </w:rPr>
            </w:pPr>
            <w:r>
              <w:rPr>
                <w:szCs w:val="24"/>
              </w:rPr>
              <w:t xml:space="preserve">The </w:t>
            </w:r>
            <w:r>
              <w:rPr>
                <w:i/>
                <w:szCs w:val="24"/>
              </w:rPr>
              <w:t>Clarus</w:t>
            </w:r>
            <w:r>
              <w:rPr>
                <w:szCs w:val="24"/>
              </w:rPr>
              <w:t xml:space="preserve"> system shall accept environmental data from emergency vehicles.</w:t>
            </w:r>
          </w:p>
        </w:tc>
        <w:tc>
          <w:tcPr>
            <w:tcW w:w="1260" w:type="dxa"/>
            <w:noWrap/>
          </w:tcPr>
          <w:p w14:paraId="38B23F8A" w14:textId="77777777" w:rsidR="00446F89" w:rsidRDefault="00446F89">
            <w:pPr>
              <w:spacing w:after="0"/>
              <w:rPr>
                <w:szCs w:val="24"/>
              </w:rPr>
            </w:pPr>
            <w:r>
              <w:rPr>
                <w:szCs w:val="24"/>
              </w:rPr>
              <w:t>ConOps §2.5.6</w:t>
            </w:r>
          </w:p>
        </w:tc>
        <w:tc>
          <w:tcPr>
            <w:tcW w:w="4320" w:type="dxa"/>
          </w:tcPr>
          <w:p w14:paraId="293C69ED" w14:textId="77777777" w:rsidR="00446F89" w:rsidRDefault="00446F89">
            <w:pPr>
              <w:spacing w:after="0"/>
              <w:rPr>
                <w:szCs w:val="24"/>
              </w:rPr>
            </w:pPr>
          </w:p>
        </w:tc>
        <w:tc>
          <w:tcPr>
            <w:tcW w:w="1080" w:type="dxa"/>
          </w:tcPr>
          <w:p w14:paraId="0DB865F1" w14:textId="77777777" w:rsidR="00446F89" w:rsidRDefault="00446F89">
            <w:pPr>
              <w:spacing w:after="0"/>
              <w:rPr>
                <w:b/>
                <w:szCs w:val="24"/>
              </w:rPr>
            </w:pPr>
            <w:r>
              <w:rPr>
                <w:b/>
                <w:szCs w:val="24"/>
              </w:rPr>
              <w:t>H</w:t>
            </w:r>
          </w:p>
        </w:tc>
      </w:tr>
      <w:tr w:rsidR="00446F89" w14:paraId="30244504" w14:textId="77777777">
        <w:tblPrEx>
          <w:tblLook w:val="01E0" w:firstRow="1" w:lastRow="1" w:firstColumn="1" w:lastColumn="1" w:noHBand="0" w:noVBand="0"/>
        </w:tblPrEx>
        <w:trPr>
          <w:cantSplit/>
          <w:trHeight w:val="315"/>
        </w:trPr>
        <w:tc>
          <w:tcPr>
            <w:tcW w:w="808" w:type="dxa"/>
            <w:noWrap/>
          </w:tcPr>
          <w:p w14:paraId="00FC77A1" w14:textId="77777777" w:rsidR="00446F89" w:rsidRDefault="00446F89">
            <w:pPr>
              <w:spacing w:after="0"/>
              <w:rPr>
                <w:szCs w:val="24"/>
              </w:rPr>
            </w:pPr>
            <w:r>
              <w:rPr>
                <w:szCs w:val="24"/>
              </w:rPr>
              <w:t>F-281</w:t>
            </w:r>
          </w:p>
        </w:tc>
        <w:tc>
          <w:tcPr>
            <w:tcW w:w="4599" w:type="dxa"/>
          </w:tcPr>
          <w:p w14:paraId="70860BD0" w14:textId="77777777" w:rsidR="00446F89" w:rsidRDefault="00446F89">
            <w:pPr>
              <w:spacing w:after="0"/>
              <w:rPr>
                <w:szCs w:val="24"/>
              </w:rPr>
            </w:pPr>
            <w:r>
              <w:rPr>
                <w:szCs w:val="24"/>
              </w:rPr>
              <w:t xml:space="preserve">The </w:t>
            </w:r>
            <w:r>
              <w:rPr>
                <w:i/>
                <w:szCs w:val="24"/>
              </w:rPr>
              <w:t>Clarus</w:t>
            </w:r>
            <w:r>
              <w:rPr>
                <w:szCs w:val="24"/>
              </w:rPr>
              <w:t xml:space="preserve"> system shall be able to receive weather data from weather service providers.</w:t>
            </w:r>
          </w:p>
        </w:tc>
        <w:tc>
          <w:tcPr>
            <w:tcW w:w="1260" w:type="dxa"/>
            <w:noWrap/>
          </w:tcPr>
          <w:p w14:paraId="618030D5" w14:textId="77777777" w:rsidR="00446F89" w:rsidRDefault="00446F89">
            <w:pPr>
              <w:spacing w:after="0"/>
              <w:rPr>
                <w:szCs w:val="24"/>
              </w:rPr>
            </w:pPr>
            <w:r>
              <w:rPr>
                <w:szCs w:val="24"/>
              </w:rPr>
              <w:t>ConOps §3.5.1.4</w:t>
            </w:r>
          </w:p>
        </w:tc>
        <w:tc>
          <w:tcPr>
            <w:tcW w:w="4320" w:type="dxa"/>
          </w:tcPr>
          <w:p w14:paraId="0DDE53F1" w14:textId="77777777" w:rsidR="00446F89" w:rsidRDefault="00446F89">
            <w:pPr>
              <w:spacing w:after="0"/>
              <w:rPr>
                <w:szCs w:val="24"/>
              </w:rPr>
            </w:pPr>
          </w:p>
        </w:tc>
        <w:tc>
          <w:tcPr>
            <w:tcW w:w="1080" w:type="dxa"/>
          </w:tcPr>
          <w:p w14:paraId="254701FE" w14:textId="77777777" w:rsidR="00446F89" w:rsidRDefault="00446F89">
            <w:pPr>
              <w:spacing w:after="0"/>
              <w:rPr>
                <w:b/>
                <w:szCs w:val="24"/>
              </w:rPr>
            </w:pPr>
            <w:r>
              <w:rPr>
                <w:b/>
                <w:szCs w:val="24"/>
              </w:rPr>
              <w:t>M</w:t>
            </w:r>
          </w:p>
        </w:tc>
      </w:tr>
      <w:tr w:rsidR="00446F89" w14:paraId="62843FD8" w14:textId="77777777">
        <w:tblPrEx>
          <w:tblLook w:val="01E0" w:firstRow="1" w:lastRow="1" w:firstColumn="1" w:lastColumn="1" w:noHBand="0" w:noVBand="0"/>
        </w:tblPrEx>
        <w:trPr>
          <w:cantSplit/>
          <w:trHeight w:val="315"/>
        </w:trPr>
        <w:tc>
          <w:tcPr>
            <w:tcW w:w="808" w:type="dxa"/>
            <w:noWrap/>
          </w:tcPr>
          <w:p w14:paraId="7A7878D3" w14:textId="77777777" w:rsidR="00446F89" w:rsidRDefault="00446F89">
            <w:pPr>
              <w:spacing w:after="0"/>
              <w:rPr>
                <w:szCs w:val="24"/>
              </w:rPr>
            </w:pPr>
            <w:r>
              <w:rPr>
                <w:szCs w:val="24"/>
              </w:rPr>
              <w:t>F-101</w:t>
            </w:r>
          </w:p>
        </w:tc>
        <w:tc>
          <w:tcPr>
            <w:tcW w:w="4599" w:type="dxa"/>
          </w:tcPr>
          <w:p w14:paraId="7AC036B4" w14:textId="77777777" w:rsidR="00446F89" w:rsidRDefault="00446F89">
            <w:pPr>
              <w:spacing w:after="0"/>
              <w:rPr>
                <w:szCs w:val="24"/>
              </w:rPr>
            </w:pPr>
            <w:r>
              <w:rPr>
                <w:szCs w:val="24"/>
              </w:rPr>
              <w:t xml:space="preserve">The </w:t>
            </w:r>
            <w:r>
              <w:rPr>
                <w:i/>
                <w:szCs w:val="24"/>
              </w:rPr>
              <w:t>Clarus</w:t>
            </w:r>
            <w:r>
              <w:rPr>
                <w:szCs w:val="24"/>
              </w:rPr>
              <w:t xml:space="preserve"> system shall implement continuous quality control processes.</w:t>
            </w:r>
          </w:p>
        </w:tc>
        <w:tc>
          <w:tcPr>
            <w:tcW w:w="1260" w:type="dxa"/>
            <w:noWrap/>
          </w:tcPr>
          <w:p w14:paraId="3AFF8191" w14:textId="77777777" w:rsidR="00446F89" w:rsidRDefault="00446F89">
            <w:pPr>
              <w:spacing w:after="0"/>
              <w:rPr>
                <w:szCs w:val="24"/>
              </w:rPr>
            </w:pPr>
            <w:r>
              <w:rPr>
                <w:szCs w:val="24"/>
              </w:rPr>
              <w:t>ConOps §2.4</w:t>
            </w:r>
          </w:p>
        </w:tc>
        <w:tc>
          <w:tcPr>
            <w:tcW w:w="4320" w:type="dxa"/>
          </w:tcPr>
          <w:p w14:paraId="771A59FC" w14:textId="77777777" w:rsidR="00446F89" w:rsidRDefault="00446F89">
            <w:pPr>
              <w:spacing w:after="0"/>
              <w:rPr>
                <w:szCs w:val="24"/>
              </w:rPr>
            </w:pPr>
          </w:p>
        </w:tc>
        <w:tc>
          <w:tcPr>
            <w:tcW w:w="1080" w:type="dxa"/>
          </w:tcPr>
          <w:p w14:paraId="48FB0F3C" w14:textId="77777777" w:rsidR="00446F89" w:rsidRDefault="00446F89">
            <w:pPr>
              <w:spacing w:after="0"/>
              <w:rPr>
                <w:b/>
                <w:szCs w:val="24"/>
              </w:rPr>
            </w:pPr>
            <w:r>
              <w:rPr>
                <w:b/>
                <w:szCs w:val="24"/>
              </w:rPr>
              <w:t>H</w:t>
            </w:r>
          </w:p>
        </w:tc>
      </w:tr>
      <w:tr w:rsidR="00446F89" w14:paraId="3665ABEC" w14:textId="77777777">
        <w:tblPrEx>
          <w:tblLook w:val="01E0" w:firstRow="1" w:lastRow="1" w:firstColumn="1" w:lastColumn="1" w:noHBand="0" w:noVBand="0"/>
        </w:tblPrEx>
        <w:trPr>
          <w:cantSplit/>
          <w:trHeight w:val="315"/>
        </w:trPr>
        <w:tc>
          <w:tcPr>
            <w:tcW w:w="808" w:type="dxa"/>
            <w:noWrap/>
          </w:tcPr>
          <w:p w14:paraId="06923383" w14:textId="77777777" w:rsidR="00446F89" w:rsidRDefault="00446F89">
            <w:pPr>
              <w:spacing w:after="0"/>
              <w:rPr>
                <w:szCs w:val="24"/>
              </w:rPr>
            </w:pPr>
            <w:r>
              <w:rPr>
                <w:szCs w:val="24"/>
              </w:rPr>
              <w:t>F-111</w:t>
            </w:r>
          </w:p>
        </w:tc>
        <w:tc>
          <w:tcPr>
            <w:tcW w:w="4599" w:type="dxa"/>
          </w:tcPr>
          <w:p w14:paraId="31CEED9A" w14:textId="77777777" w:rsidR="00446F89" w:rsidRDefault="00446F89">
            <w:pPr>
              <w:spacing w:after="0"/>
              <w:rPr>
                <w:szCs w:val="24"/>
              </w:rPr>
            </w:pPr>
            <w:r>
              <w:rPr>
                <w:szCs w:val="24"/>
              </w:rPr>
              <w:t xml:space="preserve">The </w:t>
            </w:r>
            <w:r>
              <w:rPr>
                <w:i/>
                <w:szCs w:val="24"/>
              </w:rPr>
              <w:t>Clarus</w:t>
            </w:r>
            <w:r>
              <w:rPr>
                <w:szCs w:val="24"/>
              </w:rPr>
              <w:t xml:space="preserve"> system shall provide environmental data quality flags.</w:t>
            </w:r>
          </w:p>
        </w:tc>
        <w:tc>
          <w:tcPr>
            <w:tcW w:w="1260" w:type="dxa"/>
            <w:noWrap/>
          </w:tcPr>
          <w:p w14:paraId="6A7DEB95" w14:textId="77777777" w:rsidR="00446F89" w:rsidRDefault="00446F89">
            <w:pPr>
              <w:spacing w:after="0"/>
              <w:rPr>
                <w:szCs w:val="24"/>
              </w:rPr>
            </w:pPr>
            <w:r>
              <w:rPr>
                <w:szCs w:val="24"/>
              </w:rPr>
              <w:t>OCS</w:t>
            </w:r>
          </w:p>
        </w:tc>
        <w:tc>
          <w:tcPr>
            <w:tcW w:w="4320" w:type="dxa"/>
          </w:tcPr>
          <w:p w14:paraId="7BC3ADA2" w14:textId="77777777" w:rsidR="00446F89" w:rsidRDefault="00446F89">
            <w:pPr>
              <w:spacing w:after="0"/>
              <w:rPr>
                <w:szCs w:val="24"/>
              </w:rPr>
            </w:pPr>
          </w:p>
        </w:tc>
        <w:tc>
          <w:tcPr>
            <w:tcW w:w="1080" w:type="dxa"/>
          </w:tcPr>
          <w:p w14:paraId="1CE91F62" w14:textId="77777777" w:rsidR="00446F89" w:rsidRDefault="00446F89">
            <w:pPr>
              <w:spacing w:after="0"/>
              <w:rPr>
                <w:b/>
                <w:szCs w:val="24"/>
              </w:rPr>
            </w:pPr>
            <w:r>
              <w:rPr>
                <w:b/>
                <w:szCs w:val="24"/>
              </w:rPr>
              <w:t>H</w:t>
            </w:r>
          </w:p>
        </w:tc>
      </w:tr>
      <w:tr w:rsidR="00446F89" w14:paraId="3CF9C657" w14:textId="77777777">
        <w:tblPrEx>
          <w:tblLook w:val="01E0" w:firstRow="1" w:lastRow="1" w:firstColumn="1" w:lastColumn="1" w:noHBand="0" w:noVBand="0"/>
        </w:tblPrEx>
        <w:trPr>
          <w:cantSplit/>
          <w:trHeight w:val="315"/>
        </w:trPr>
        <w:tc>
          <w:tcPr>
            <w:tcW w:w="808" w:type="dxa"/>
            <w:noWrap/>
          </w:tcPr>
          <w:p w14:paraId="758154D9" w14:textId="77777777" w:rsidR="00446F89" w:rsidRDefault="00446F89">
            <w:pPr>
              <w:spacing w:after="0"/>
              <w:rPr>
                <w:szCs w:val="24"/>
              </w:rPr>
            </w:pPr>
            <w:r>
              <w:rPr>
                <w:szCs w:val="24"/>
              </w:rPr>
              <w:t>F-115</w:t>
            </w:r>
          </w:p>
        </w:tc>
        <w:tc>
          <w:tcPr>
            <w:tcW w:w="4599" w:type="dxa"/>
          </w:tcPr>
          <w:p w14:paraId="7DA0FA0C" w14:textId="77777777" w:rsidR="00446F89" w:rsidRDefault="00446F89">
            <w:pPr>
              <w:spacing w:after="0"/>
              <w:rPr>
                <w:szCs w:val="24"/>
              </w:rPr>
            </w:pPr>
            <w:r>
              <w:rPr>
                <w:szCs w:val="24"/>
              </w:rPr>
              <w:t xml:space="preserve">The </w:t>
            </w:r>
            <w:r>
              <w:rPr>
                <w:i/>
                <w:szCs w:val="24"/>
              </w:rPr>
              <w:t>Clarus</w:t>
            </w:r>
            <w:r>
              <w:rPr>
                <w:szCs w:val="24"/>
              </w:rPr>
              <w:t xml:space="preserve"> system shall provide notification of data quality conditions to data collectors.</w:t>
            </w:r>
          </w:p>
        </w:tc>
        <w:tc>
          <w:tcPr>
            <w:tcW w:w="1260" w:type="dxa"/>
            <w:noWrap/>
          </w:tcPr>
          <w:p w14:paraId="23A589E2" w14:textId="77777777" w:rsidR="00446F89" w:rsidRDefault="00446F89">
            <w:pPr>
              <w:spacing w:after="0"/>
              <w:rPr>
                <w:szCs w:val="24"/>
              </w:rPr>
            </w:pPr>
            <w:r>
              <w:rPr>
                <w:szCs w:val="24"/>
              </w:rPr>
              <w:t>ConOps §2.4</w:t>
            </w:r>
          </w:p>
        </w:tc>
        <w:tc>
          <w:tcPr>
            <w:tcW w:w="4320" w:type="dxa"/>
          </w:tcPr>
          <w:p w14:paraId="20A76FC1" w14:textId="77777777" w:rsidR="00446F89" w:rsidRDefault="00446F89">
            <w:pPr>
              <w:spacing w:after="0"/>
              <w:rPr>
                <w:szCs w:val="24"/>
              </w:rPr>
            </w:pPr>
            <w:r>
              <w:rPr>
                <w:szCs w:val="24"/>
              </w:rPr>
              <w:t>A “data collector” could be a State DOT maintenance engineer or traffic manager.</w:t>
            </w:r>
          </w:p>
        </w:tc>
        <w:tc>
          <w:tcPr>
            <w:tcW w:w="1080" w:type="dxa"/>
          </w:tcPr>
          <w:p w14:paraId="527711FC" w14:textId="77777777" w:rsidR="00446F89" w:rsidRDefault="00446F89">
            <w:pPr>
              <w:spacing w:after="0"/>
              <w:rPr>
                <w:b/>
                <w:szCs w:val="24"/>
              </w:rPr>
            </w:pPr>
            <w:r>
              <w:rPr>
                <w:b/>
                <w:szCs w:val="24"/>
              </w:rPr>
              <w:t>H</w:t>
            </w:r>
          </w:p>
        </w:tc>
      </w:tr>
      <w:tr w:rsidR="00446F89" w14:paraId="27B99372" w14:textId="77777777">
        <w:tblPrEx>
          <w:tblLook w:val="01E0" w:firstRow="1" w:lastRow="1" w:firstColumn="1" w:lastColumn="1" w:noHBand="0" w:noVBand="0"/>
        </w:tblPrEx>
        <w:trPr>
          <w:cantSplit/>
          <w:trHeight w:val="315"/>
        </w:trPr>
        <w:tc>
          <w:tcPr>
            <w:tcW w:w="808" w:type="dxa"/>
            <w:noWrap/>
          </w:tcPr>
          <w:p w14:paraId="553AD09F" w14:textId="77777777" w:rsidR="00446F89" w:rsidRDefault="00446F89">
            <w:pPr>
              <w:spacing w:after="0"/>
              <w:rPr>
                <w:szCs w:val="24"/>
              </w:rPr>
            </w:pPr>
            <w:r>
              <w:rPr>
                <w:szCs w:val="24"/>
              </w:rPr>
              <w:t>F-121</w:t>
            </w:r>
          </w:p>
        </w:tc>
        <w:tc>
          <w:tcPr>
            <w:tcW w:w="4599" w:type="dxa"/>
          </w:tcPr>
          <w:p w14:paraId="4C623582" w14:textId="77777777" w:rsidR="00446F89" w:rsidRDefault="00446F89">
            <w:pPr>
              <w:spacing w:after="0"/>
              <w:rPr>
                <w:szCs w:val="24"/>
              </w:rPr>
            </w:pPr>
            <w:r>
              <w:rPr>
                <w:szCs w:val="24"/>
              </w:rPr>
              <w:t xml:space="preserve">The </w:t>
            </w:r>
            <w:r>
              <w:rPr>
                <w:i/>
                <w:szCs w:val="24"/>
              </w:rPr>
              <w:t>Clarus</w:t>
            </w:r>
            <w:r>
              <w:rPr>
                <w:szCs w:val="24"/>
              </w:rPr>
              <w:t xml:space="preserve"> system shall detect out of range values.</w:t>
            </w:r>
          </w:p>
        </w:tc>
        <w:tc>
          <w:tcPr>
            <w:tcW w:w="1260" w:type="dxa"/>
            <w:noWrap/>
          </w:tcPr>
          <w:p w14:paraId="6EAB9C95" w14:textId="77777777" w:rsidR="00446F89" w:rsidRDefault="00446F89">
            <w:pPr>
              <w:spacing w:after="0"/>
              <w:rPr>
                <w:szCs w:val="24"/>
              </w:rPr>
            </w:pPr>
            <w:r>
              <w:rPr>
                <w:szCs w:val="24"/>
              </w:rPr>
              <w:t>ConOps §3.5.1.4</w:t>
            </w:r>
          </w:p>
        </w:tc>
        <w:tc>
          <w:tcPr>
            <w:tcW w:w="4320" w:type="dxa"/>
          </w:tcPr>
          <w:p w14:paraId="48A2F099" w14:textId="77777777" w:rsidR="00446F89" w:rsidRDefault="00446F89">
            <w:pPr>
              <w:spacing w:after="0"/>
              <w:rPr>
                <w:szCs w:val="24"/>
              </w:rPr>
            </w:pPr>
          </w:p>
        </w:tc>
        <w:tc>
          <w:tcPr>
            <w:tcW w:w="1080" w:type="dxa"/>
          </w:tcPr>
          <w:p w14:paraId="2DF4E9C9" w14:textId="77777777" w:rsidR="00446F89" w:rsidRDefault="00446F89">
            <w:pPr>
              <w:spacing w:after="0"/>
              <w:rPr>
                <w:b/>
                <w:szCs w:val="24"/>
              </w:rPr>
            </w:pPr>
            <w:r>
              <w:rPr>
                <w:b/>
                <w:szCs w:val="24"/>
              </w:rPr>
              <w:t>H</w:t>
            </w:r>
          </w:p>
        </w:tc>
      </w:tr>
      <w:tr w:rsidR="00446F89" w14:paraId="5C3DDD55" w14:textId="77777777">
        <w:tblPrEx>
          <w:tblLook w:val="01E0" w:firstRow="1" w:lastRow="1" w:firstColumn="1" w:lastColumn="1" w:noHBand="0" w:noVBand="0"/>
        </w:tblPrEx>
        <w:trPr>
          <w:cantSplit/>
          <w:trHeight w:val="315"/>
        </w:trPr>
        <w:tc>
          <w:tcPr>
            <w:tcW w:w="808" w:type="dxa"/>
            <w:noWrap/>
          </w:tcPr>
          <w:p w14:paraId="155A4493" w14:textId="77777777" w:rsidR="00446F89" w:rsidRDefault="00446F89">
            <w:pPr>
              <w:spacing w:after="0"/>
              <w:rPr>
                <w:szCs w:val="24"/>
              </w:rPr>
            </w:pPr>
            <w:r>
              <w:rPr>
                <w:szCs w:val="24"/>
              </w:rPr>
              <w:t>F-125</w:t>
            </w:r>
          </w:p>
        </w:tc>
        <w:tc>
          <w:tcPr>
            <w:tcW w:w="4599" w:type="dxa"/>
          </w:tcPr>
          <w:p w14:paraId="43056BCE" w14:textId="77777777" w:rsidR="00446F89" w:rsidRDefault="00446F89">
            <w:pPr>
              <w:spacing w:after="0"/>
              <w:rPr>
                <w:szCs w:val="24"/>
              </w:rPr>
            </w:pPr>
            <w:r>
              <w:rPr>
                <w:szCs w:val="24"/>
              </w:rPr>
              <w:t xml:space="preserve">The </w:t>
            </w:r>
            <w:r>
              <w:rPr>
                <w:i/>
                <w:szCs w:val="24"/>
              </w:rPr>
              <w:t>Clarus</w:t>
            </w:r>
            <w:r>
              <w:rPr>
                <w:szCs w:val="24"/>
              </w:rPr>
              <w:t xml:space="preserve"> system shall not modify original observations.</w:t>
            </w:r>
          </w:p>
        </w:tc>
        <w:tc>
          <w:tcPr>
            <w:tcW w:w="1260" w:type="dxa"/>
            <w:noWrap/>
          </w:tcPr>
          <w:p w14:paraId="4205A4B6" w14:textId="77777777" w:rsidR="00446F89" w:rsidRDefault="00446F89">
            <w:pPr>
              <w:spacing w:after="0"/>
              <w:rPr>
                <w:szCs w:val="24"/>
              </w:rPr>
            </w:pPr>
            <w:r>
              <w:rPr>
                <w:szCs w:val="24"/>
              </w:rPr>
              <w:t>OCS</w:t>
            </w:r>
          </w:p>
        </w:tc>
        <w:tc>
          <w:tcPr>
            <w:tcW w:w="4320" w:type="dxa"/>
          </w:tcPr>
          <w:p w14:paraId="6D8CC304" w14:textId="77777777" w:rsidR="00446F89" w:rsidRDefault="00446F89">
            <w:pPr>
              <w:spacing w:after="0"/>
              <w:rPr>
                <w:szCs w:val="24"/>
              </w:rPr>
            </w:pPr>
          </w:p>
        </w:tc>
        <w:tc>
          <w:tcPr>
            <w:tcW w:w="1080" w:type="dxa"/>
          </w:tcPr>
          <w:p w14:paraId="4C2255AE" w14:textId="77777777" w:rsidR="00446F89" w:rsidRDefault="00446F89">
            <w:pPr>
              <w:spacing w:after="0"/>
              <w:rPr>
                <w:b/>
                <w:szCs w:val="24"/>
              </w:rPr>
            </w:pPr>
            <w:r>
              <w:rPr>
                <w:b/>
                <w:szCs w:val="24"/>
              </w:rPr>
              <w:t>H</w:t>
            </w:r>
          </w:p>
        </w:tc>
      </w:tr>
      <w:tr w:rsidR="00446F89" w14:paraId="6293B6E5" w14:textId="77777777">
        <w:tblPrEx>
          <w:tblLook w:val="01E0" w:firstRow="1" w:lastRow="1" w:firstColumn="1" w:lastColumn="1" w:noHBand="0" w:noVBand="0"/>
        </w:tblPrEx>
        <w:trPr>
          <w:cantSplit/>
        </w:trPr>
        <w:tc>
          <w:tcPr>
            <w:tcW w:w="808" w:type="dxa"/>
            <w:noWrap/>
          </w:tcPr>
          <w:p w14:paraId="4C610003" w14:textId="77777777" w:rsidR="00446F89" w:rsidRDefault="00446F89">
            <w:pPr>
              <w:spacing w:after="0"/>
              <w:rPr>
                <w:szCs w:val="24"/>
              </w:rPr>
            </w:pPr>
            <w:r>
              <w:rPr>
                <w:szCs w:val="24"/>
              </w:rPr>
              <w:t>F-135</w:t>
            </w:r>
          </w:p>
        </w:tc>
        <w:tc>
          <w:tcPr>
            <w:tcW w:w="4599" w:type="dxa"/>
          </w:tcPr>
          <w:p w14:paraId="404A4FC7" w14:textId="77777777" w:rsidR="00446F89" w:rsidRDefault="00446F89">
            <w:pPr>
              <w:spacing w:after="0"/>
              <w:rPr>
                <w:szCs w:val="24"/>
              </w:rPr>
            </w:pPr>
            <w:r>
              <w:rPr>
                <w:szCs w:val="24"/>
              </w:rPr>
              <w:t xml:space="preserve">The </w:t>
            </w:r>
            <w:r>
              <w:rPr>
                <w:i/>
                <w:szCs w:val="24"/>
              </w:rPr>
              <w:t>Clarus</w:t>
            </w:r>
            <w:r>
              <w:rPr>
                <w:szCs w:val="24"/>
              </w:rPr>
              <w:t xml:space="preserve"> system shall apply appropriate quality checks based on the completeness of received sensor station metadata.</w:t>
            </w:r>
          </w:p>
        </w:tc>
        <w:tc>
          <w:tcPr>
            <w:tcW w:w="1260" w:type="dxa"/>
            <w:noWrap/>
          </w:tcPr>
          <w:p w14:paraId="7DE35337" w14:textId="77777777" w:rsidR="00446F89" w:rsidRDefault="00446F89">
            <w:pPr>
              <w:spacing w:after="0"/>
              <w:rPr>
                <w:szCs w:val="24"/>
              </w:rPr>
            </w:pPr>
            <w:r>
              <w:rPr>
                <w:szCs w:val="24"/>
              </w:rPr>
              <w:t>OCS</w:t>
            </w:r>
          </w:p>
        </w:tc>
        <w:tc>
          <w:tcPr>
            <w:tcW w:w="4320" w:type="dxa"/>
          </w:tcPr>
          <w:p w14:paraId="14FC6197" w14:textId="77777777" w:rsidR="00446F89" w:rsidRDefault="00446F89">
            <w:pPr>
              <w:spacing w:after="0"/>
              <w:rPr>
                <w:szCs w:val="24"/>
              </w:rPr>
            </w:pPr>
          </w:p>
        </w:tc>
        <w:tc>
          <w:tcPr>
            <w:tcW w:w="1080" w:type="dxa"/>
          </w:tcPr>
          <w:p w14:paraId="31389408" w14:textId="77777777" w:rsidR="00446F89" w:rsidRDefault="00446F89">
            <w:pPr>
              <w:spacing w:after="0"/>
              <w:rPr>
                <w:b/>
                <w:szCs w:val="24"/>
              </w:rPr>
            </w:pPr>
            <w:r>
              <w:rPr>
                <w:b/>
                <w:szCs w:val="24"/>
              </w:rPr>
              <w:t>H</w:t>
            </w:r>
          </w:p>
        </w:tc>
      </w:tr>
      <w:tr w:rsidR="00446F89" w14:paraId="2E21A59D" w14:textId="77777777">
        <w:tblPrEx>
          <w:tblLook w:val="01E0" w:firstRow="1" w:lastRow="1" w:firstColumn="1" w:lastColumn="1" w:noHBand="0" w:noVBand="0"/>
        </w:tblPrEx>
        <w:trPr>
          <w:cantSplit/>
          <w:trHeight w:val="315"/>
        </w:trPr>
        <w:tc>
          <w:tcPr>
            <w:tcW w:w="808" w:type="dxa"/>
            <w:noWrap/>
          </w:tcPr>
          <w:p w14:paraId="57DC4DAD" w14:textId="77777777" w:rsidR="00446F89" w:rsidRDefault="00446F89">
            <w:pPr>
              <w:spacing w:after="0"/>
              <w:rPr>
                <w:szCs w:val="24"/>
              </w:rPr>
            </w:pPr>
            <w:r>
              <w:rPr>
                <w:szCs w:val="24"/>
              </w:rPr>
              <w:t>F-141</w:t>
            </w:r>
          </w:p>
        </w:tc>
        <w:tc>
          <w:tcPr>
            <w:tcW w:w="4599" w:type="dxa"/>
          </w:tcPr>
          <w:p w14:paraId="399CC190" w14:textId="77777777" w:rsidR="00446F89" w:rsidRDefault="00446F89">
            <w:pPr>
              <w:spacing w:after="0"/>
              <w:rPr>
                <w:szCs w:val="24"/>
              </w:rPr>
            </w:pPr>
            <w:r>
              <w:rPr>
                <w:szCs w:val="24"/>
              </w:rPr>
              <w:t xml:space="preserve">The </w:t>
            </w:r>
            <w:r>
              <w:rPr>
                <w:i/>
                <w:szCs w:val="24"/>
              </w:rPr>
              <w:t>Clarus</w:t>
            </w:r>
            <w:r>
              <w:rPr>
                <w:szCs w:val="24"/>
              </w:rPr>
              <w:t xml:space="preserve"> system shall allow human intervention to override automatically applied quality assessment.</w:t>
            </w:r>
          </w:p>
        </w:tc>
        <w:tc>
          <w:tcPr>
            <w:tcW w:w="1260" w:type="dxa"/>
            <w:noWrap/>
          </w:tcPr>
          <w:p w14:paraId="4DBA7160" w14:textId="77777777" w:rsidR="00446F89" w:rsidRDefault="00446F89">
            <w:pPr>
              <w:spacing w:after="0"/>
              <w:rPr>
                <w:szCs w:val="24"/>
              </w:rPr>
            </w:pPr>
            <w:r>
              <w:rPr>
                <w:szCs w:val="24"/>
              </w:rPr>
              <w:t>OCS</w:t>
            </w:r>
          </w:p>
        </w:tc>
        <w:tc>
          <w:tcPr>
            <w:tcW w:w="4320" w:type="dxa"/>
          </w:tcPr>
          <w:p w14:paraId="049C5555" w14:textId="77777777" w:rsidR="00446F89" w:rsidRDefault="00446F89">
            <w:pPr>
              <w:spacing w:after="0"/>
              <w:rPr>
                <w:szCs w:val="24"/>
              </w:rPr>
            </w:pPr>
          </w:p>
        </w:tc>
        <w:tc>
          <w:tcPr>
            <w:tcW w:w="1080" w:type="dxa"/>
          </w:tcPr>
          <w:p w14:paraId="7C824F1A" w14:textId="77777777" w:rsidR="00446F89" w:rsidRDefault="00446F89">
            <w:pPr>
              <w:spacing w:after="0"/>
              <w:rPr>
                <w:b/>
                <w:szCs w:val="24"/>
              </w:rPr>
            </w:pPr>
            <w:r>
              <w:rPr>
                <w:b/>
                <w:szCs w:val="24"/>
              </w:rPr>
              <w:t>M</w:t>
            </w:r>
          </w:p>
        </w:tc>
      </w:tr>
      <w:tr w:rsidR="00446F89" w14:paraId="3C65AB2E" w14:textId="77777777">
        <w:tblPrEx>
          <w:tblLook w:val="01E0" w:firstRow="1" w:lastRow="1" w:firstColumn="1" w:lastColumn="1" w:noHBand="0" w:noVBand="0"/>
        </w:tblPrEx>
        <w:trPr>
          <w:cantSplit/>
          <w:trHeight w:val="315"/>
        </w:trPr>
        <w:tc>
          <w:tcPr>
            <w:tcW w:w="808" w:type="dxa"/>
            <w:noWrap/>
          </w:tcPr>
          <w:p w14:paraId="5BDB339A" w14:textId="77777777" w:rsidR="00446F89" w:rsidRDefault="00446F89">
            <w:pPr>
              <w:spacing w:after="0"/>
              <w:rPr>
                <w:szCs w:val="24"/>
              </w:rPr>
            </w:pPr>
            <w:r>
              <w:rPr>
                <w:szCs w:val="24"/>
              </w:rPr>
              <w:t>F-151</w:t>
            </w:r>
          </w:p>
        </w:tc>
        <w:tc>
          <w:tcPr>
            <w:tcW w:w="4599" w:type="dxa"/>
          </w:tcPr>
          <w:p w14:paraId="0357844C" w14:textId="77777777" w:rsidR="00446F89" w:rsidRDefault="00446F89">
            <w:pPr>
              <w:spacing w:after="0"/>
              <w:rPr>
                <w:szCs w:val="24"/>
              </w:rPr>
            </w:pPr>
            <w:r>
              <w:rPr>
                <w:szCs w:val="24"/>
              </w:rPr>
              <w:t xml:space="preserve">The </w:t>
            </w:r>
            <w:r>
              <w:rPr>
                <w:i/>
                <w:szCs w:val="24"/>
              </w:rPr>
              <w:t>Clarus</w:t>
            </w:r>
            <w:r>
              <w:rPr>
                <w:szCs w:val="24"/>
              </w:rPr>
              <w:t xml:space="preserve"> system shall record the methods applied when deriving quality control information.</w:t>
            </w:r>
          </w:p>
        </w:tc>
        <w:tc>
          <w:tcPr>
            <w:tcW w:w="1260" w:type="dxa"/>
            <w:noWrap/>
          </w:tcPr>
          <w:p w14:paraId="4F7B19EC" w14:textId="77777777" w:rsidR="00446F89" w:rsidRDefault="00446F89">
            <w:pPr>
              <w:spacing w:after="0"/>
              <w:rPr>
                <w:szCs w:val="24"/>
              </w:rPr>
            </w:pPr>
            <w:r>
              <w:rPr>
                <w:szCs w:val="24"/>
              </w:rPr>
              <w:t>MHI</w:t>
            </w:r>
          </w:p>
        </w:tc>
        <w:tc>
          <w:tcPr>
            <w:tcW w:w="4320" w:type="dxa"/>
          </w:tcPr>
          <w:p w14:paraId="409E430F" w14:textId="77777777" w:rsidR="00446F89" w:rsidRDefault="00446F89">
            <w:pPr>
              <w:spacing w:after="0"/>
              <w:rPr>
                <w:szCs w:val="24"/>
              </w:rPr>
            </w:pPr>
          </w:p>
        </w:tc>
        <w:tc>
          <w:tcPr>
            <w:tcW w:w="1080" w:type="dxa"/>
          </w:tcPr>
          <w:p w14:paraId="127F6580" w14:textId="77777777" w:rsidR="00446F89" w:rsidRDefault="00446F89">
            <w:pPr>
              <w:spacing w:after="0"/>
              <w:rPr>
                <w:b/>
                <w:szCs w:val="24"/>
              </w:rPr>
            </w:pPr>
            <w:r>
              <w:rPr>
                <w:b/>
                <w:szCs w:val="24"/>
              </w:rPr>
              <w:t>H</w:t>
            </w:r>
          </w:p>
        </w:tc>
      </w:tr>
      <w:tr w:rsidR="00446F89" w14:paraId="66805E70" w14:textId="77777777">
        <w:tblPrEx>
          <w:tblLook w:val="01E0" w:firstRow="1" w:lastRow="1" w:firstColumn="1" w:lastColumn="1" w:noHBand="0" w:noVBand="0"/>
        </w:tblPrEx>
        <w:trPr>
          <w:cantSplit/>
          <w:trHeight w:val="315"/>
        </w:trPr>
        <w:tc>
          <w:tcPr>
            <w:tcW w:w="808" w:type="dxa"/>
            <w:noWrap/>
          </w:tcPr>
          <w:p w14:paraId="2364C8B9" w14:textId="77777777" w:rsidR="00446F89" w:rsidRDefault="00446F89">
            <w:pPr>
              <w:spacing w:after="0"/>
              <w:rPr>
                <w:szCs w:val="24"/>
              </w:rPr>
            </w:pPr>
            <w:r>
              <w:rPr>
                <w:szCs w:val="24"/>
              </w:rPr>
              <w:t>F-155</w:t>
            </w:r>
          </w:p>
        </w:tc>
        <w:tc>
          <w:tcPr>
            <w:tcW w:w="4599" w:type="dxa"/>
          </w:tcPr>
          <w:p w14:paraId="6C751FD8" w14:textId="77777777" w:rsidR="00446F89" w:rsidRDefault="00446F89">
            <w:pPr>
              <w:spacing w:after="0"/>
              <w:rPr>
                <w:szCs w:val="24"/>
              </w:rPr>
            </w:pPr>
            <w:r>
              <w:rPr>
                <w:szCs w:val="24"/>
              </w:rPr>
              <w:t xml:space="preserve">The </w:t>
            </w:r>
            <w:r>
              <w:rPr>
                <w:i/>
                <w:szCs w:val="24"/>
              </w:rPr>
              <w:t>Clarus</w:t>
            </w:r>
            <w:r>
              <w:rPr>
                <w:szCs w:val="24"/>
              </w:rPr>
              <w:t xml:space="preserve"> system shall be able to implement quality control rules for each environmental parameter.</w:t>
            </w:r>
          </w:p>
        </w:tc>
        <w:tc>
          <w:tcPr>
            <w:tcW w:w="1260" w:type="dxa"/>
            <w:noWrap/>
          </w:tcPr>
          <w:p w14:paraId="64539BFA" w14:textId="77777777" w:rsidR="00446F89" w:rsidRDefault="00446F89">
            <w:pPr>
              <w:spacing w:after="0"/>
              <w:rPr>
                <w:szCs w:val="24"/>
              </w:rPr>
            </w:pPr>
            <w:r>
              <w:rPr>
                <w:szCs w:val="24"/>
              </w:rPr>
              <w:t>ConOps §3.5.1.4</w:t>
            </w:r>
          </w:p>
        </w:tc>
        <w:tc>
          <w:tcPr>
            <w:tcW w:w="4320" w:type="dxa"/>
          </w:tcPr>
          <w:p w14:paraId="76939F0F" w14:textId="77777777" w:rsidR="00446F89" w:rsidRDefault="00446F89">
            <w:pPr>
              <w:spacing w:after="0"/>
              <w:rPr>
                <w:szCs w:val="24"/>
              </w:rPr>
            </w:pPr>
          </w:p>
        </w:tc>
        <w:tc>
          <w:tcPr>
            <w:tcW w:w="1080" w:type="dxa"/>
          </w:tcPr>
          <w:p w14:paraId="1849E91B" w14:textId="77777777" w:rsidR="00446F89" w:rsidRDefault="00446F89">
            <w:pPr>
              <w:spacing w:after="0"/>
              <w:rPr>
                <w:b/>
                <w:szCs w:val="24"/>
              </w:rPr>
            </w:pPr>
            <w:r>
              <w:rPr>
                <w:b/>
                <w:szCs w:val="24"/>
              </w:rPr>
              <w:t>H</w:t>
            </w:r>
          </w:p>
        </w:tc>
      </w:tr>
      <w:tr w:rsidR="00446F89" w14:paraId="45729754" w14:textId="77777777">
        <w:tblPrEx>
          <w:tblLook w:val="01E0" w:firstRow="1" w:lastRow="1" w:firstColumn="1" w:lastColumn="1" w:noHBand="0" w:noVBand="0"/>
        </w:tblPrEx>
        <w:trPr>
          <w:cantSplit/>
          <w:trHeight w:val="315"/>
        </w:trPr>
        <w:tc>
          <w:tcPr>
            <w:tcW w:w="808" w:type="dxa"/>
            <w:noWrap/>
          </w:tcPr>
          <w:p w14:paraId="65B3E047" w14:textId="77777777" w:rsidR="00446F89" w:rsidRDefault="00446F89">
            <w:pPr>
              <w:spacing w:after="0"/>
              <w:rPr>
                <w:szCs w:val="24"/>
              </w:rPr>
            </w:pPr>
            <w:r>
              <w:rPr>
                <w:szCs w:val="24"/>
              </w:rPr>
              <w:lastRenderedPageBreak/>
              <w:t>F-161</w:t>
            </w:r>
          </w:p>
        </w:tc>
        <w:tc>
          <w:tcPr>
            <w:tcW w:w="4599" w:type="dxa"/>
          </w:tcPr>
          <w:p w14:paraId="40AFEBB8" w14:textId="77777777" w:rsidR="00446F89" w:rsidRDefault="00446F89">
            <w:pPr>
              <w:spacing w:after="0"/>
              <w:rPr>
                <w:szCs w:val="24"/>
              </w:rPr>
            </w:pPr>
            <w:r>
              <w:rPr>
                <w:szCs w:val="24"/>
              </w:rPr>
              <w:t xml:space="preserve">The </w:t>
            </w:r>
            <w:r>
              <w:rPr>
                <w:i/>
                <w:szCs w:val="24"/>
              </w:rPr>
              <w:t>Clarus</w:t>
            </w:r>
            <w:r>
              <w:rPr>
                <w:szCs w:val="24"/>
              </w:rPr>
              <w:t xml:space="preserve"> system shall be able to implement quality control rules for specific environmental situations.</w:t>
            </w:r>
          </w:p>
        </w:tc>
        <w:tc>
          <w:tcPr>
            <w:tcW w:w="1260" w:type="dxa"/>
            <w:noWrap/>
          </w:tcPr>
          <w:p w14:paraId="37F2C936" w14:textId="77777777" w:rsidR="00446F89" w:rsidRDefault="00446F89">
            <w:pPr>
              <w:spacing w:after="0"/>
              <w:rPr>
                <w:szCs w:val="24"/>
              </w:rPr>
            </w:pPr>
            <w:r>
              <w:rPr>
                <w:szCs w:val="24"/>
              </w:rPr>
              <w:t>ConOps §3.5.1.4</w:t>
            </w:r>
          </w:p>
        </w:tc>
        <w:tc>
          <w:tcPr>
            <w:tcW w:w="4320" w:type="dxa"/>
          </w:tcPr>
          <w:p w14:paraId="781DEE83" w14:textId="77777777" w:rsidR="00446F89" w:rsidRDefault="00446F89">
            <w:pPr>
              <w:spacing w:after="0"/>
              <w:rPr>
                <w:szCs w:val="24"/>
              </w:rPr>
            </w:pPr>
            <w:r>
              <w:rPr>
                <w:szCs w:val="24"/>
              </w:rPr>
              <w:t xml:space="preserve">The rules for setting quality flags on environmental data elements may themselves depend on other environmental data. For example, stormy conditions may allow more </w:t>
            </w:r>
            <w:r>
              <w:rPr>
                <w:rStyle w:val="PageNumber"/>
                <w:rFonts w:cs="Arial"/>
              </w:rPr>
              <w:t>spatial and tempora</w:t>
            </w:r>
            <w:r>
              <w:rPr>
                <w:szCs w:val="24"/>
              </w:rPr>
              <w:t>l variability in wind speed observations than under fair weather conditions.</w:t>
            </w:r>
          </w:p>
        </w:tc>
        <w:tc>
          <w:tcPr>
            <w:tcW w:w="1080" w:type="dxa"/>
          </w:tcPr>
          <w:p w14:paraId="2F5405E3" w14:textId="77777777" w:rsidR="00446F89" w:rsidRDefault="00446F89">
            <w:pPr>
              <w:spacing w:after="0"/>
              <w:rPr>
                <w:b/>
                <w:szCs w:val="24"/>
              </w:rPr>
            </w:pPr>
            <w:r>
              <w:rPr>
                <w:b/>
                <w:szCs w:val="24"/>
              </w:rPr>
              <w:t>H</w:t>
            </w:r>
          </w:p>
        </w:tc>
      </w:tr>
      <w:tr w:rsidR="00446F89" w14:paraId="05C321A7" w14:textId="77777777">
        <w:tblPrEx>
          <w:tblLook w:val="01E0" w:firstRow="1" w:lastRow="1" w:firstColumn="1" w:lastColumn="1" w:noHBand="0" w:noVBand="0"/>
        </w:tblPrEx>
        <w:trPr>
          <w:cantSplit/>
          <w:trHeight w:val="315"/>
        </w:trPr>
        <w:tc>
          <w:tcPr>
            <w:tcW w:w="808" w:type="dxa"/>
            <w:noWrap/>
          </w:tcPr>
          <w:p w14:paraId="58243E64" w14:textId="77777777" w:rsidR="00446F89" w:rsidRDefault="00446F89">
            <w:pPr>
              <w:spacing w:after="0"/>
              <w:rPr>
                <w:szCs w:val="24"/>
              </w:rPr>
            </w:pPr>
            <w:r>
              <w:rPr>
                <w:szCs w:val="24"/>
              </w:rPr>
              <w:t>F-163</w:t>
            </w:r>
          </w:p>
        </w:tc>
        <w:tc>
          <w:tcPr>
            <w:tcW w:w="4599" w:type="dxa"/>
          </w:tcPr>
          <w:p w14:paraId="017A6A1C" w14:textId="77777777" w:rsidR="00446F89" w:rsidRDefault="00446F89">
            <w:pPr>
              <w:spacing w:after="0"/>
              <w:rPr>
                <w:szCs w:val="24"/>
              </w:rPr>
            </w:pPr>
            <w:r>
              <w:rPr>
                <w:szCs w:val="24"/>
              </w:rPr>
              <w:t xml:space="preserve">The </w:t>
            </w:r>
            <w:r>
              <w:rPr>
                <w:i/>
                <w:szCs w:val="24"/>
              </w:rPr>
              <w:t>Clarus</w:t>
            </w:r>
            <w:r>
              <w:rPr>
                <w:szCs w:val="24"/>
              </w:rPr>
              <w:t xml:space="preserve"> system shall be able to implement quality control rules specific to observation locations.</w:t>
            </w:r>
          </w:p>
        </w:tc>
        <w:tc>
          <w:tcPr>
            <w:tcW w:w="1260" w:type="dxa"/>
            <w:noWrap/>
          </w:tcPr>
          <w:p w14:paraId="5045573D" w14:textId="77777777" w:rsidR="00446F89" w:rsidRDefault="00446F89">
            <w:pPr>
              <w:spacing w:after="0"/>
              <w:rPr>
                <w:szCs w:val="24"/>
              </w:rPr>
            </w:pPr>
            <w:r>
              <w:rPr>
                <w:szCs w:val="24"/>
              </w:rPr>
              <w:t>Task Force review</w:t>
            </w:r>
          </w:p>
        </w:tc>
        <w:tc>
          <w:tcPr>
            <w:tcW w:w="4320" w:type="dxa"/>
          </w:tcPr>
          <w:p w14:paraId="0F30994E" w14:textId="77777777" w:rsidR="00446F89" w:rsidRDefault="00446F89">
            <w:pPr>
              <w:spacing w:after="0"/>
              <w:rPr>
                <w:szCs w:val="24"/>
              </w:rPr>
            </w:pPr>
            <w:r>
              <w:rPr>
                <w:szCs w:val="24"/>
              </w:rPr>
              <w:t>Quality control rules may vary from region to region.</w:t>
            </w:r>
          </w:p>
        </w:tc>
        <w:tc>
          <w:tcPr>
            <w:tcW w:w="1080" w:type="dxa"/>
          </w:tcPr>
          <w:p w14:paraId="5675F19E" w14:textId="77777777" w:rsidR="00446F89" w:rsidRDefault="00446F89">
            <w:pPr>
              <w:spacing w:after="0"/>
              <w:rPr>
                <w:b/>
                <w:szCs w:val="24"/>
              </w:rPr>
            </w:pPr>
            <w:r>
              <w:rPr>
                <w:b/>
                <w:szCs w:val="24"/>
              </w:rPr>
              <w:t>H</w:t>
            </w:r>
          </w:p>
        </w:tc>
      </w:tr>
      <w:tr w:rsidR="00446F89" w14:paraId="6B84EDD9" w14:textId="77777777">
        <w:tblPrEx>
          <w:tblLook w:val="01E0" w:firstRow="1" w:lastRow="1" w:firstColumn="1" w:lastColumn="1" w:noHBand="0" w:noVBand="0"/>
        </w:tblPrEx>
        <w:trPr>
          <w:cantSplit/>
          <w:trHeight w:val="315"/>
        </w:trPr>
        <w:tc>
          <w:tcPr>
            <w:tcW w:w="808" w:type="dxa"/>
            <w:noWrap/>
          </w:tcPr>
          <w:p w14:paraId="29EEC2AF" w14:textId="77777777" w:rsidR="00446F89" w:rsidRDefault="00446F89">
            <w:pPr>
              <w:spacing w:after="0"/>
              <w:rPr>
                <w:szCs w:val="24"/>
              </w:rPr>
            </w:pPr>
            <w:r>
              <w:rPr>
                <w:szCs w:val="24"/>
              </w:rPr>
              <w:t>F-165</w:t>
            </w:r>
          </w:p>
        </w:tc>
        <w:tc>
          <w:tcPr>
            <w:tcW w:w="4599" w:type="dxa"/>
          </w:tcPr>
          <w:p w14:paraId="47AF8432" w14:textId="77777777" w:rsidR="00446F89" w:rsidRDefault="00446F89">
            <w:pPr>
              <w:spacing w:after="0"/>
              <w:rPr>
                <w:szCs w:val="24"/>
              </w:rPr>
            </w:pPr>
            <w:r>
              <w:rPr>
                <w:szCs w:val="24"/>
              </w:rPr>
              <w:t xml:space="preserve">The </w:t>
            </w:r>
            <w:r>
              <w:rPr>
                <w:i/>
                <w:szCs w:val="24"/>
              </w:rPr>
              <w:t>Clarus</w:t>
            </w:r>
            <w:r>
              <w:rPr>
                <w:szCs w:val="24"/>
              </w:rPr>
              <w:t xml:space="preserve"> system shall be able to base its quality control process on values from multiple observations.</w:t>
            </w:r>
          </w:p>
        </w:tc>
        <w:tc>
          <w:tcPr>
            <w:tcW w:w="1260" w:type="dxa"/>
            <w:noWrap/>
          </w:tcPr>
          <w:p w14:paraId="336F5D16" w14:textId="77777777" w:rsidR="00446F89" w:rsidRDefault="00446F89">
            <w:pPr>
              <w:spacing w:after="0"/>
              <w:rPr>
                <w:szCs w:val="24"/>
              </w:rPr>
            </w:pPr>
            <w:r>
              <w:rPr>
                <w:szCs w:val="24"/>
              </w:rPr>
              <w:t>ConOps §3.5.1.4</w:t>
            </w:r>
          </w:p>
        </w:tc>
        <w:tc>
          <w:tcPr>
            <w:tcW w:w="4320" w:type="dxa"/>
          </w:tcPr>
          <w:p w14:paraId="5252F68C" w14:textId="77777777" w:rsidR="00446F89" w:rsidRDefault="00446F89">
            <w:pPr>
              <w:spacing w:after="0"/>
              <w:rPr>
                <w:szCs w:val="24"/>
              </w:rPr>
            </w:pPr>
            <w:r>
              <w:rPr>
                <w:szCs w:val="24"/>
              </w:rPr>
              <w:t>Observations could be distributed in space or time.</w:t>
            </w:r>
          </w:p>
        </w:tc>
        <w:tc>
          <w:tcPr>
            <w:tcW w:w="1080" w:type="dxa"/>
          </w:tcPr>
          <w:p w14:paraId="53C945BB" w14:textId="77777777" w:rsidR="00446F89" w:rsidRDefault="00446F89">
            <w:pPr>
              <w:spacing w:after="0"/>
              <w:rPr>
                <w:b/>
                <w:szCs w:val="24"/>
              </w:rPr>
            </w:pPr>
            <w:r>
              <w:rPr>
                <w:b/>
                <w:szCs w:val="24"/>
              </w:rPr>
              <w:t>H</w:t>
            </w:r>
          </w:p>
        </w:tc>
      </w:tr>
      <w:tr w:rsidR="00446F89" w14:paraId="54C4FCED" w14:textId="77777777">
        <w:tblPrEx>
          <w:tblLook w:val="01E0" w:firstRow="1" w:lastRow="1" w:firstColumn="1" w:lastColumn="1" w:noHBand="0" w:noVBand="0"/>
        </w:tblPrEx>
        <w:trPr>
          <w:cantSplit/>
          <w:trHeight w:val="315"/>
        </w:trPr>
        <w:tc>
          <w:tcPr>
            <w:tcW w:w="808" w:type="dxa"/>
            <w:noWrap/>
          </w:tcPr>
          <w:p w14:paraId="65A592A5" w14:textId="77777777" w:rsidR="00446F89" w:rsidRDefault="00446F89">
            <w:pPr>
              <w:spacing w:after="0"/>
              <w:rPr>
                <w:szCs w:val="24"/>
              </w:rPr>
            </w:pPr>
            <w:r>
              <w:rPr>
                <w:szCs w:val="24"/>
              </w:rPr>
              <w:t>F-171</w:t>
            </w:r>
          </w:p>
        </w:tc>
        <w:tc>
          <w:tcPr>
            <w:tcW w:w="4599" w:type="dxa"/>
          </w:tcPr>
          <w:p w14:paraId="1BF7A4AD" w14:textId="77777777" w:rsidR="00446F89" w:rsidRDefault="00446F89">
            <w:pPr>
              <w:spacing w:after="0"/>
              <w:rPr>
                <w:szCs w:val="24"/>
              </w:rPr>
            </w:pPr>
            <w:r>
              <w:rPr>
                <w:szCs w:val="24"/>
              </w:rPr>
              <w:t xml:space="preserve">The </w:t>
            </w:r>
            <w:r>
              <w:rPr>
                <w:i/>
                <w:szCs w:val="24"/>
              </w:rPr>
              <w:t>Clarus</w:t>
            </w:r>
            <w:r>
              <w:rPr>
                <w:szCs w:val="24"/>
              </w:rPr>
              <w:t xml:space="preserve"> system shall be able to base its quality control process on historical environmental data.</w:t>
            </w:r>
          </w:p>
        </w:tc>
        <w:tc>
          <w:tcPr>
            <w:tcW w:w="1260" w:type="dxa"/>
            <w:noWrap/>
          </w:tcPr>
          <w:p w14:paraId="0675476F" w14:textId="77777777" w:rsidR="00446F89" w:rsidRDefault="00446F89">
            <w:pPr>
              <w:spacing w:after="0"/>
              <w:rPr>
                <w:szCs w:val="24"/>
              </w:rPr>
            </w:pPr>
            <w:r>
              <w:rPr>
                <w:szCs w:val="24"/>
              </w:rPr>
              <w:t>Inferred from ConOps §3.5.1.4</w:t>
            </w:r>
          </w:p>
        </w:tc>
        <w:tc>
          <w:tcPr>
            <w:tcW w:w="4320" w:type="dxa"/>
          </w:tcPr>
          <w:p w14:paraId="5C4224D8" w14:textId="77777777" w:rsidR="00446F89" w:rsidRDefault="00446F89">
            <w:pPr>
              <w:spacing w:after="0"/>
              <w:rPr>
                <w:szCs w:val="24"/>
              </w:rPr>
            </w:pPr>
          </w:p>
        </w:tc>
        <w:tc>
          <w:tcPr>
            <w:tcW w:w="1080" w:type="dxa"/>
          </w:tcPr>
          <w:p w14:paraId="708C6329" w14:textId="77777777" w:rsidR="00446F89" w:rsidRDefault="00446F89">
            <w:pPr>
              <w:spacing w:after="0"/>
              <w:rPr>
                <w:b/>
                <w:szCs w:val="24"/>
              </w:rPr>
            </w:pPr>
            <w:r>
              <w:rPr>
                <w:b/>
                <w:szCs w:val="24"/>
              </w:rPr>
              <w:t>H</w:t>
            </w:r>
          </w:p>
        </w:tc>
      </w:tr>
      <w:tr w:rsidR="00446F89" w14:paraId="65921956" w14:textId="77777777">
        <w:tblPrEx>
          <w:tblLook w:val="01E0" w:firstRow="1" w:lastRow="1" w:firstColumn="1" w:lastColumn="1" w:noHBand="0" w:noVBand="0"/>
        </w:tblPrEx>
        <w:trPr>
          <w:cantSplit/>
          <w:trHeight w:val="630"/>
        </w:trPr>
        <w:tc>
          <w:tcPr>
            <w:tcW w:w="808" w:type="dxa"/>
            <w:noWrap/>
          </w:tcPr>
          <w:p w14:paraId="2427F2A1" w14:textId="77777777" w:rsidR="00446F89" w:rsidRDefault="00446F89">
            <w:pPr>
              <w:spacing w:after="0"/>
              <w:rPr>
                <w:szCs w:val="24"/>
              </w:rPr>
            </w:pPr>
            <w:r>
              <w:rPr>
                <w:szCs w:val="24"/>
              </w:rPr>
              <w:t>F-175</w:t>
            </w:r>
          </w:p>
        </w:tc>
        <w:tc>
          <w:tcPr>
            <w:tcW w:w="4599" w:type="dxa"/>
          </w:tcPr>
          <w:p w14:paraId="2B93DEDC" w14:textId="77777777" w:rsidR="00446F89" w:rsidRDefault="00446F89">
            <w:pPr>
              <w:spacing w:after="0"/>
              <w:rPr>
                <w:szCs w:val="24"/>
              </w:rPr>
            </w:pPr>
            <w:r>
              <w:rPr>
                <w:szCs w:val="24"/>
              </w:rPr>
              <w:t xml:space="preserve">The </w:t>
            </w:r>
            <w:r>
              <w:rPr>
                <w:i/>
                <w:szCs w:val="24"/>
              </w:rPr>
              <w:t>Clarus</w:t>
            </w:r>
            <w:r>
              <w:rPr>
                <w:szCs w:val="24"/>
              </w:rPr>
              <w:t xml:space="preserve"> system shall be able to use multiple algorithms for its quality control process.</w:t>
            </w:r>
          </w:p>
        </w:tc>
        <w:tc>
          <w:tcPr>
            <w:tcW w:w="1260" w:type="dxa"/>
            <w:noWrap/>
          </w:tcPr>
          <w:p w14:paraId="62D965A0" w14:textId="77777777" w:rsidR="00446F89" w:rsidRDefault="00446F89">
            <w:pPr>
              <w:spacing w:after="0"/>
              <w:rPr>
                <w:szCs w:val="24"/>
              </w:rPr>
            </w:pPr>
            <w:r>
              <w:rPr>
                <w:szCs w:val="24"/>
              </w:rPr>
              <w:t>Inferred from ConOps §4.3</w:t>
            </w:r>
          </w:p>
        </w:tc>
        <w:tc>
          <w:tcPr>
            <w:tcW w:w="4320" w:type="dxa"/>
          </w:tcPr>
          <w:p w14:paraId="491CA4CF" w14:textId="77777777" w:rsidR="00446F89" w:rsidRDefault="00446F89">
            <w:pPr>
              <w:spacing w:after="0"/>
              <w:rPr>
                <w:szCs w:val="24"/>
              </w:rPr>
            </w:pPr>
            <w:r>
              <w:rPr>
                <w:szCs w:val="24"/>
              </w:rPr>
              <w:t>Multiple methods or comparisons may be needed for a given observation.</w:t>
            </w:r>
          </w:p>
        </w:tc>
        <w:tc>
          <w:tcPr>
            <w:tcW w:w="1080" w:type="dxa"/>
          </w:tcPr>
          <w:p w14:paraId="6AEB7270" w14:textId="77777777" w:rsidR="00446F89" w:rsidRDefault="00446F89">
            <w:pPr>
              <w:spacing w:after="0"/>
              <w:rPr>
                <w:b/>
                <w:szCs w:val="24"/>
              </w:rPr>
            </w:pPr>
            <w:r>
              <w:rPr>
                <w:b/>
                <w:szCs w:val="24"/>
              </w:rPr>
              <w:t>M</w:t>
            </w:r>
          </w:p>
        </w:tc>
      </w:tr>
      <w:tr w:rsidR="00446F89" w14:paraId="0E434BD8" w14:textId="77777777">
        <w:tblPrEx>
          <w:tblLook w:val="01E0" w:firstRow="1" w:lastRow="1" w:firstColumn="1" w:lastColumn="1" w:noHBand="0" w:noVBand="0"/>
        </w:tblPrEx>
        <w:trPr>
          <w:cantSplit/>
          <w:trHeight w:val="315"/>
        </w:trPr>
        <w:tc>
          <w:tcPr>
            <w:tcW w:w="808" w:type="dxa"/>
            <w:noWrap/>
          </w:tcPr>
          <w:p w14:paraId="30E2F29A" w14:textId="77777777" w:rsidR="00446F89" w:rsidRDefault="00446F89">
            <w:pPr>
              <w:spacing w:after="0"/>
              <w:rPr>
                <w:szCs w:val="24"/>
              </w:rPr>
            </w:pPr>
            <w:r>
              <w:rPr>
                <w:szCs w:val="24"/>
              </w:rPr>
              <w:t>F-200</w:t>
            </w:r>
          </w:p>
        </w:tc>
        <w:tc>
          <w:tcPr>
            <w:tcW w:w="4599" w:type="dxa"/>
          </w:tcPr>
          <w:p w14:paraId="0D81C92D" w14:textId="77777777" w:rsidR="00446F89" w:rsidRDefault="00446F89">
            <w:pPr>
              <w:spacing w:after="0"/>
              <w:rPr>
                <w:szCs w:val="24"/>
              </w:rPr>
            </w:pPr>
            <w:r>
              <w:rPr>
                <w:szCs w:val="24"/>
              </w:rPr>
              <w:t xml:space="preserve">The </w:t>
            </w:r>
            <w:r>
              <w:rPr>
                <w:i/>
                <w:szCs w:val="24"/>
              </w:rPr>
              <w:t>Clarus</w:t>
            </w:r>
            <w:r>
              <w:rPr>
                <w:szCs w:val="24"/>
              </w:rPr>
              <w:t xml:space="preserve"> system shall be able to detect data submission errors.</w:t>
            </w:r>
          </w:p>
        </w:tc>
        <w:tc>
          <w:tcPr>
            <w:tcW w:w="1260" w:type="dxa"/>
            <w:noWrap/>
          </w:tcPr>
          <w:p w14:paraId="470F84E9" w14:textId="77777777" w:rsidR="00446F89" w:rsidRDefault="00446F89">
            <w:pPr>
              <w:spacing w:after="0"/>
              <w:rPr>
                <w:szCs w:val="24"/>
              </w:rPr>
            </w:pPr>
            <w:r>
              <w:rPr>
                <w:szCs w:val="24"/>
              </w:rPr>
              <w:t>MHI</w:t>
            </w:r>
          </w:p>
        </w:tc>
        <w:tc>
          <w:tcPr>
            <w:tcW w:w="4320" w:type="dxa"/>
          </w:tcPr>
          <w:p w14:paraId="396AB603" w14:textId="77777777" w:rsidR="00446F89" w:rsidRDefault="00446F89">
            <w:pPr>
              <w:spacing w:after="0"/>
              <w:rPr>
                <w:szCs w:val="24"/>
              </w:rPr>
            </w:pPr>
            <w:r>
              <w:rPr>
                <w:szCs w:val="24"/>
              </w:rPr>
              <w:t> </w:t>
            </w:r>
          </w:p>
        </w:tc>
        <w:tc>
          <w:tcPr>
            <w:tcW w:w="1080" w:type="dxa"/>
          </w:tcPr>
          <w:p w14:paraId="4DD562FC" w14:textId="77777777" w:rsidR="00446F89" w:rsidRDefault="00446F89">
            <w:pPr>
              <w:spacing w:after="0"/>
              <w:rPr>
                <w:b/>
                <w:szCs w:val="24"/>
              </w:rPr>
            </w:pPr>
            <w:r>
              <w:rPr>
                <w:b/>
                <w:szCs w:val="24"/>
              </w:rPr>
              <w:t>H</w:t>
            </w:r>
          </w:p>
        </w:tc>
      </w:tr>
      <w:tr w:rsidR="00446F89" w14:paraId="18F3CB15" w14:textId="77777777">
        <w:tblPrEx>
          <w:tblLook w:val="01E0" w:firstRow="1" w:lastRow="1" w:firstColumn="1" w:lastColumn="1" w:noHBand="0" w:noVBand="0"/>
        </w:tblPrEx>
        <w:trPr>
          <w:cantSplit/>
          <w:trHeight w:val="315"/>
        </w:trPr>
        <w:tc>
          <w:tcPr>
            <w:tcW w:w="808" w:type="dxa"/>
            <w:noWrap/>
          </w:tcPr>
          <w:p w14:paraId="46C15F55" w14:textId="77777777" w:rsidR="00446F89" w:rsidRDefault="00446F89">
            <w:pPr>
              <w:spacing w:after="0"/>
              <w:rPr>
                <w:szCs w:val="24"/>
              </w:rPr>
            </w:pPr>
            <w:r>
              <w:rPr>
                <w:szCs w:val="24"/>
              </w:rPr>
              <w:t>F-401</w:t>
            </w:r>
          </w:p>
        </w:tc>
        <w:tc>
          <w:tcPr>
            <w:tcW w:w="4599" w:type="dxa"/>
          </w:tcPr>
          <w:p w14:paraId="03730CC2" w14:textId="77777777" w:rsidR="00446F89" w:rsidRDefault="00446F89">
            <w:pPr>
              <w:spacing w:after="0"/>
              <w:rPr>
                <w:szCs w:val="24"/>
              </w:rPr>
            </w:pPr>
            <w:r>
              <w:rPr>
                <w:szCs w:val="24"/>
              </w:rPr>
              <w:t xml:space="preserve">The </w:t>
            </w:r>
            <w:r>
              <w:rPr>
                <w:i/>
                <w:szCs w:val="24"/>
              </w:rPr>
              <w:t>Clarus</w:t>
            </w:r>
            <w:r>
              <w:rPr>
                <w:szCs w:val="24"/>
              </w:rPr>
              <w:t xml:space="preserve"> system shall be able to provide sensor equipment data in response to a request.</w:t>
            </w:r>
          </w:p>
        </w:tc>
        <w:tc>
          <w:tcPr>
            <w:tcW w:w="1260" w:type="dxa"/>
            <w:noWrap/>
          </w:tcPr>
          <w:p w14:paraId="6FBD2FE3" w14:textId="77777777" w:rsidR="00446F89" w:rsidRDefault="00446F89">
            <w:pPr>
              <w:spacing w:after="0"/>
              <w:rPr>
                <w:szCs w:val="24"/>
              </w:rPr>
            </w:pPr>
            <w:r>
              <w:rPr>
                <w:szCs w:val="24"/>
              </w:rPr>
              <w:t>OCS</w:t>
            </w:r>
          </w:p>
        </w:tc>
        <w:tc>
          <w:tcPr>
            <w:tcW w:w="4320" w:type="dxa"/>
          </w:tcPr>
          <w:p w14:paraId="47E30742" w14:textId="77777777" w:rsidR="00446F89" w:rsidRDefault="00446F89">
            <w:pPr>
              <w:spacing w:after="0"/>
              <w:rPr>
                <w:szCs w:val="24"/>
              </w:rPr>
            </w:pPr>
            <w:r>
              <w:rPr>
                <w:szCs w:val="24"/>
              </w:rPr>
              <w:t>Subject to data sharing agreements.</w:t>
            </w:r>
          </w:p>
        </w:tc>
        <w:tc>
          <w:tcPr>
            <w:tcW w:w="1080" w:type="dxa"/>
          </w:tcPr>
          <w:p w14:paraId="6B9A491D" w14:textId="77777777" w:rsidR="00446F89" w:rsidRDefault="00446F89">
            <w:pPr>
              <w:spacing w:after="0"/>
              <w:rPr>
                <w:b/>
                <w:szCs w:val="24"/>
              </w:rPr>
            </w:pPr>
            <w:r>
              <w:rPr>
                <w:b/>
                <w:szCs w:val="24"/>
              </w:rPr>
              <w:t>H</w:t>
            </w:r>
          </w:p>
        </w:tc>
      </w:tr>
      <w:tr w:rsidR="00446F89" w14:paraId="57CF5951" w14:textId="77777777">
        <w:tblPrEx>
          <w:tblLook w:val="01E0" w:firstRow="1" w:lastRow="1" w:firstColumn="1" w:lastColumn="1" w:noHBand="0" w:noVBand="0"/>
        </w:tblPrEx>
        <w:trPr>
          <w:cantSplit/>
          <w:trHeight w:val="315"/>
        </w:trPr>
        <w:tc>
          <w:tcPr>
            <w:tcW w:w="808" w:type="dxa"/>
            <w:noWrap/>
          </w:tcPr>
          <w:p w14:paraId="5BC2AD88" w14:textId="77777777" w:rsidR="00446F89" w:rsidRDefault="00446F89">
            <w:pPr>
              <w:spacing w:after="0"/>
              <w:rPr>
                <w:szCs w:val="24"/>
              </w:rPr>
            </w:pPr>
            <w:r>
              <w:rPr>
                <w:szCs w:val="24"/>
              </w:rPr>
              <w:t>F-501</w:t>
            </w:r>
          </w:p>
        </w:tc>
        <w:tc>
          <w:tcPr>
            <w:tcW w:w="4599" w:type="dxa"/>
          </w:tcPr>
          <w:p w14:paraId="5688307E" w14:textId="77777777" w:rsidR="00446F89" w:rsidRDefault="00446F89">
            <w:pPr>
              <w:spacing w:after="0"/>
              <w:rPr>
                <w:szCs w:val="24"/>
              </w:rPr>
            </w:pPr>
            <w:r>
              <w:rPr>
                <w:szCs w:val="24"/>
              </w:rPr>
              <w:t xml:space="preserve">The </w:t>
            </w:r>
            <w:r>
              <w:rPr>
                <w:i/>
                <w:szCs w:val="24"/>
              </w:rPr>
              <w:t>Clarus</w:t>
            </w:r>
            <w:r>
              <w:rPr>
                <w:szCs w:val="24"/>
              </w:rPr>
              <w:t xml:space="preserve"> system shall minimize the time for data dissemination.</w:t>
            </w:r>
          </w:p>
        </w:tc>
        <w:tc>
          <w:tcPr>
            <w:tcW w:w="1260" w:type="dxa"/>
            <w:noWrap/>
          </w:tcPr>
          <w:p w14:paraId="41B935CE" w14:textId="77777777" w:rsidR="00446F89" w:rsidRDefault="00446F89">
            <w:pPr>
              <w:spacing w:after="0"/>
              <w:rPr>
                <w:szCs w:val="24"/>
              </w:rPr>
            </w:pPr>
            <w:r>
              <w:rPr>
                <w:szCs w:val="24"/>
              </w:rPr>
              <w:t>MHI</w:t>
            </w:r>
          </w:p>
        </w:tc>
        <w:tc>
          <w:tcPr>
            <w:tcW w:w="4320" w:type="dxa"/>
          </w:tcPr>
          <w:p w14:paraId="7951E61E" w14:textId="77777777" w:rsidR="00446F89" w:rsidRDefault="00446F89">
            <w:pPr>
              <w:spacing w:after="0"/>
              <w:rPr>
                <w:szCs w:val="24"/>
              </w:rPr>
            </w:pPr>
          </w:p>
        </w:tc>
        <w:tc>
          <w:tcPr>
            <w:tcW w:w="1080" w:type="dxa"/>
          </w:tcPr>
          <w:p w14:paraId="55F5F546" w14:textId="77777777" w:rsidR="00446F89" w:rsidRDefault="00446F89">
            <w:pPr>
              <w:spacing w:after="0"/>
              <w:rPr>
                <w:b/>
                <w:szCs w:val="24"/>
              </w:rPr>
            </w:pPr>
            <w:r>
              <w:rPr>
                <w:b/>
                <w:szCs w:val="24"/>
              </w:rPr>
              <w:t>H</w:t>
            </w:r>
          </w:p>
        </w:tc>
      </w:tr>
      <w:tr w:rsidR="00446F89" w14:paraId="49C63925" w14:textId="77777777">
        <w:tblPrEx>
          <w:tblLook w:val="01E0" w:firstRow="1" w:lastRow="1" w:firstColumn="1" w:lastColumn="1" w:noHBand="0" w:noVBand="0"/>
        </w:tblPrEx>
        <w:trPr>
          <w:cantSplit/>
          <w:trHeight w:val="315"/>
        </w:trPr>
        <w:tc>
          <w:tcPr>
            <w:tcW w:w="808" w:type="dxa"/>
            <w:noWrap/>
          </w:tcPr>
          <w:p w14:paraId="48A25EED" w14:textId="77777777" w:rsidR="00446F89" w:rsidRDefault="00446F89">
            <w:pPr>
              <w:spacing w:after="0"/>
              <w:rPr>
                <w:szCs w:val="24"/>
              </w:rPr>
            </w:pPr>
            <w:r>
              <w:rPr>
                <w:szCs w:val="24"/>
              </w:rPr>
              <w:t>F-505</w:t>
            </w:r>
          </w:p>
        </w:tc>
        <w:tc>
          <w:tcPr>
            <w:tcW w:w="4599" w:type="dxa"/>
          </w:tcPr>
          <w:p w14:paraId="18209686" w14:textId="77777777" w:rsidR="00446F89" w:rsidRDefault="00446F89">
            <w:pPr>
              <w:spacing w:after="0"/>
              <w:rPr>
                <w:szCs w:val="24"/>
              </w:rPr>
            </w:pPr>
            <w:r>
              <w:rPr>
                <w:szCs w:val="24"/>
              </w:rPr>
              <w:t xml:space="preserve">The </w:t>
            </w:r>
            <w:r>
              <w:rPr>
                <w:i/>
                <w:szCs w:val="24"/>
              </w:rPr>
              <w:t>Clarus</w:t>
            </w:r>
            <w:r>
              <w:rPr>
                <w:szCs w:val="24"/>
              </w:rPr>
              <w:t xml:space="preserve"> system shall be able to disseminate data based on spatial queries.</w:t>
            </w:r>
          </w:p>
        </w:tc>
        <w:tc>
          <w:tcPr>
            <w:tcW w:w="1260" w:type="dxa"/>
            <w:noWrap/>
          </w:tcPr>
          <w:p w14:paraId="353B3FCA" w14:textId="77777777" w:rsidR="00446F89" w:rsidRDefault="00446F89">
            <w:pPr>
              <w:spacing w:after="0"/>
              <w:rPr>
                <w:szCs w:val="24"/>
              </w:rPr>
            </w:pPr>
            <w:r>
              <w:rPr>
                <w:szCs w:val="24"/>
              </w:rPr>
              <w:t>ConOps §3.4.2</w:t>
            </w:r>
          </w:p>
        </w:tc>
        <w:tc>
          <w:tcPr>
            <w:tcW w:w="4320" w:type="dxa"/>
          </w:tcPr>
          <w:p w14:paraId="3D0AE932" w14:textId="77777777" w:rsidR="00446F89" w:rsidRDefault="00446F89">
            <w:pPr>
              <w:spacing w:after="0"/>
              <w:rPr>
                <w:szCs w:val="24"/>
              </w:rPr>
            </w:pPr>
            <w:r>
              <w:rPr>
                <w:szCs w:val="24"/>
              </w:rPr>
              <w:t>Defining this as "spatial" allows coverage of custom regions.</w:t>
            </w:r>
          </w:p>
        </w:tc>
        <w:tc>
          <w:tcPr>
            <w:tcW w:w="1080" w:type="dxa"/>
          </w:tcPr>
          <w:p w14:paraId="66A10192" w14:textId="77777777" w:rsidR="00446F89" w:rsidRDefault="00446F89">
            <w:pPr>
              <w:spacing w:after="0"/>
              <w:rPr>
                <w:b/>
                <w:szCs w:val="24"/>
              </w:rPr>
            </w:pPr>
            <w:r>
              <w:rPr>
                <w:b/>
                <w:szCs w:val="24"/>
              </w:rPr>
              <w:t>H</w:t>
            </w:r>
          </w:p>
        </w:tc>
      </w:tr>
      <w:tr w:rsidR="00446F89" w14:paraId="7F7751AA" w14:textId="77777777">
        <w:tblPrEx>
          <w:tblLook w:val="01E0" w:firstRow="1" w:lastRow="1" w:firstColumn="1" w:lastColumn="1" w:noHBand="0" w:noVBand="0"/>
        </w:tblPrEx>
        <w:trPr>
          <w:cantSplit/>
          <w:trHeight w:val="315"/>
        </w:trPr>
        <w:tc>
          <w:tcPr>
            <w:tcW w:w="808" w:type="dxa"/>
            <w:noWrap/>
          </w:tcPr>
          <w:p w14:paraId="548B2AFD" w14:textId="77777777" w:rsidR="00446F89" w:rsidRDefault="00446F89">
            <w:pPr>
              <w:spacing w:after="0"/>
              <w:rPr>
                <w:szCs w:val="24"/>
              </w:rPr>
            </w:pPr>
            <w:r>
              <w:rPr>
                <w:szCs w:val="24"/>
              </w:rPr>
              <w:lastRenderedPageBreak/>
              <w:t>F-521</w:t>
            </w:r>
          </w:p>
        </w:tc>
        <w:tc>
          <w:tcPr>
            <w:tcW w:w="4599" w:type="dxa"/>
          </w:tcPr>
          <w:p w14:paraId="79FD10FC" w14:textId="77777777" w:rsidR="00446F89" w:rsidRDefault="00446F89">
            <w:pPr>
              <w:spacing w:after="0"/>
              <w:rPr>
                <w:szCs w:val="24"/>
              </w:rPr>
            </w:pPr>
            <w:r>
              <w:rPr>
                <w:szCs w:val="24"/>
              </w:rPr>
              <w:t xml:space="preserve">The </w:t>
            </w:r>
            <w:r>
              <w:rPr>
                <w:i/>
                <w:szCs w:val="24"/>
              </w:rPr>
              <w:t>Clarus</w:t>
            </w:r>
            <w:r>
              <w:rPr>
                <w:szCs w:val="24"/>
              </w:rPr>
              <w:t xml:space="preserve"> system shall maintain a dynamic library of data for at least seven days.</w:t>
            </w:r>
          </w:p>
        </w:tc>
        <w:tc>
          <w:tcPr>
            <w:tcW w:w="1260" w:type="dxa"/>
            <w:noWrap/>
          </w:tcPr>
          <w:p w14:paraId="7C819505" w14:textId="77777777" w:rsidR="00446F89" w:rsidRDefault="00446F89">
            <w:pPr>
              <w:spacing w:after="0"/>
              <w:rPr>
                <w:szCs w:val="24"/>
              </w:rPr>
            </w:pPr>
            <w:r>
              <w:rPr>
                <w:szCs w:val="24"/>
              </w:rPr>
              <w:t>Task Force review</w:t>
            </w:r>
          </w:p>
        </w:tc>
        <w:tc>
          <w:tcPr>
            <w:tcW w:w="4320" w:type="dxa"/>
          </w:tcPr>
          <w:p w14:paraId="123EDC3A" w14:textId="77777777" w:rsidR="00446F89" w:rsidRDefault="00446F89">
            <w:pPr>
              <w:spacing w:after="0"/>
              <w:rPr>
                <w:szCs w:val="24"/>
              </w:rPr>
            </w:pPr>
          </w:p>
        </w:tc>
        <w:tc>
          <w:tcPr>
            <w:tcW w:w="1080" w:type="dxa"/>
          </w:tcPr>
          <w:p w14:paraId="109356D8" w14:textId="77777777" w:rsidR="00446F89" w:rsidRDefault="00446F89">
            <w:pPr>
              <w:spacing w:after="0"/>
              <w:rPr>
                <w:b/>
                <w:szCs w:val="24"/>
              </w:rPr>
            </w:pPr>
            <w:r>
              <w:rPr>
                <w:b/>
                <w:szCs w:val="24"/>
              </w:rPr>
              <w:t>H</w:t>
            </w:r>
          </w:p>
        </w:tc>
      </w:tr>
      <w:tr w:rsidR="00446F89" w14:paraId="05A691CE" w14:textId="77777777">
        <w:tblPrEx>
          <w:tblLook w:val="01E0" w:firstRow="1" w:lastRow="1" w:firstColumn="1" w:lastColumn="1" w:noHBand="0" w:noVBand="0"/>
        </w:tblPrEx>
        <w:trPr>
          <w:cantSplit/>
          <w:trHeight w:val="315"/>
        </w:trPr>
        <w:tc>
          <w:tcPr>
            <w:tcW w:w="808" w:type="dxa"/>
            <w:noWrap/>
          </w:tcPr>
          <w:p w14:paraId="1F84E59D" w14:textId="77777777" w:rsidR="00446F89" w:rsidRDefault="00446F89">
            <w:pPr>
              <w:spacing w:after="0"/>
              <w:rPr>
                <w:szCs w:val="24"/>
              </w:rPr>
            </w:pPr>
            <w:r>
              <w:rPr>
                <w:szCs w:val="24"/>
              </w:rPr>
              <w:t>F-801</w:t>
            </w:r>
          </w:p>
        </w:tc>
        <w:tc>
          <w:tcPr>
            <w:tcW w:w="4599" w:type="dxa"/>
          </w:tcPr>
          <w:p w14:paraId="48697F71" w14:textId="77777777" w:rsidR="00446F89" w:rsidRDefault="00446F89">
            <w:pPr>
              <w:spacing w:after="0"/>
              <w:rPr>
                <w:szCs w:val="24"/>
              </w:rPr>
            </w:pPr>
            <w:r>
              <w:rPr>
                <w:szCs w:val="24"/>
              </w:rPr>
              <w:t xml:space="preserve">The </w:t>
            </w:r>
            <w:r>
              <w:rPr>
                <w:i/>
                <w:szCs w:val="24"/>
              </w:rPr>
              <w:t>Clarus</w:t>
            </w:r>
            <w:r>
              <w:rPr>
                <w:szCs w:val="24"/>
              </w:rPr>
              <w:t xml:space="preserve"> program shall alert users to system modifications.</w:t>
            </w:r>
          </w:p>
        </w:tc>
        <w:tc>
          <w:tcPr>
            <w:tcW w:w="1260" w:type="dxa"/>
            <w:noWrap/>
          </w:tcPr>
          <w:p w14:paraId="124AEFDD" w14:textId="77777777" w:rsidR="00446F89" w:rsidRDefault="00446F89">
            <w:pPr>
              <w:spacing w:after="0"/>
              <w:rPr>
                <w:szCs w:val="24"/>
              </w:rPr>
            </w:pPr>
            <w:r>
              <w:rPr>
                <w:szCs w:val="24"/>
              </w:rPr>
              <w:t>OCS</w:t>
            </w:r>
          </w:p>
        </w:tc>
        <w:tc>
          <w:tcPr>
            <w:tcW w:w="4320" w:type="dxa"/>
          </w:tcPr>
          <w:p w14:paraId="5FE0B4A5" w14:textId="77777777" w:rsidR="00446F89" w:rsidRDefault="00446F89">
            <w:pPr>
              <w:spacing w:after="0"/>
              <w:rPr>
                <w:szCs w:val="24"/>
              </w:rPr>
            </w:pPr>
          </w:p>
        </w:tc>
        <w:tc>
          <w:tcPr>
            <w:tcW w:w="1080" w:type="dxa"/>
          </w:tcPr>
          <w:p w14:paraId="4A7F0318" w14:textId="77777777" w:rsidR="00446F89" w:rsidRDefault="00446F89">
            <w:pPr>
              <w:spacing w:after="0"/>
              <w:rPr>
                <w:b/>
                <w:szCs w:val="24"/>
              </w:rPr>
            </w:pPr>
            <w:r>
              <w:rPr>
                <w:b/>
                <w:szCs w:val="24"/>
              </w:rPr>
              <w:t>H</w:t>
            </w:r>
          </w:p>
        </w:tc>
      </w:tr>
      <w:tr w:rsidR="00446F89" w14:paraId="57103833" w14:textId="77777777">
        <w:tblPrEx>
          <w:tblLook w:val="01E0" w:firstRow="1" w:lastRow="1" w:firstColumn="1" w:lastColumn="1" w:noHBand="0" w:noVBand="0"/>
        </w:tblPrEx>
        <w:trPr>
          <w:cantSplit/>
          <w:trHeight w:val="315"/>
        </w:trPr>
        <w:tc>
          <w:tcPr>
            <w:tcW w:w="808" w:type="dxa"/>
            <w:noWrap/>
          </w:tcPr>
          <w:p w14:paraId="62343665" w14:textId="77777777" w:rsidR="00446F89" w:rsidRDefault="00446F89">
            <w:pPr>
              <w:spacing w:after="0"/>
              <w:rPr>
                <w:szCs w:val="24"/>
              </w:rPr>
            </w:pPr>
            <w:r>
              <w:rPr>
                <w:szCs w:val="24"/>
              </w:rPr>
              <w:t>F-805</w:t>
            </w:r>
          </w:p>
        </w:tc>
        <w:tc>
          <w:tcPr>
            <w:tcW w:w="4599" w:type="dxa"/>
          </w:tcPr>
          <w:p w14:paraId="0817A121" w14:textId="77777777" w:rsidR="00446F89" w:rsidRDefault="00446F89">
            <w:pPr>
              <w:spacing w:after="0"/>
              <w:rPr>
                <w:szCs w:val="24"/>
              </w:rPr>
            </w:pPr>
            <w:r>
              <w:rPr>
                <w:szCs w:val="24"/>
              </w:rPr>
              <w:t xml:space="preserve">The </w:t>
            </w:r>
            <w:r>
              <w:rPr>
                <w:i/>
                <w:szCs w:val="24"/>
              </w:rPr>
              <w:t>Clarus</w:t>
            </w:r>
            <w:r>
              <w:rPr>
                <w:szCs w:val="24"/>
              </w:rPr>
              <w:t xml:space="preserve"> system shall not require approval to request environmental data.</w:t>
            </w:r>
          </w:p>
        </w:tc>
        <w:tc>
          <w:tcPr>
            <w:tcW w:w="1260" w:type="dxa"/>
            <w:noWrap/>
          </w:tcPr>
          <w:p w14:paraId="0D8D19B3" w14:textId="77777777" w:rsidR="00446F89" w:rsidRDefault="00446F89">
            <w:pPr>
              <w:spacing w:after="0"/>
              <w:rPr>
                <w:szCs w:val="24"/>
              </w:rPr>
            </w:pPr>
            <w:r>
              <w:rPr>
                <w:szCs w:val="24"/>
              </w:rPr>
              <w:t>MHI</w:t>
            </w:r>
          </w:p>
        </w:tc>
        <w:tc>
          <w:tcPr>
            <w:tcW w:w="4320" w:type="dxa"/>
          </w:tcPr>
          <w:p w14:paraId="791FB008" w14:textId="77777777" w:rsidR="00446F89" w:rsidRDefault="00446F89">
            <w:pPr>
              <w:spacing w:after="0"/>
              <w:rPr>
                <w:szCs w:val="24"/>
              </w:rPr>
            </w:pPr>
          </w:p>
        </w:tc>
        <w:tc>
          <w:tcPr>
            <w:tcW w:w="1080" w:type="dxa"/>
          </w:tcPr>
          <w:p w14:paraId="4FB11219" w14:textId="77777777" w:rsidR="00446F89" w:rsidRDefault="00446F89">
            <w:pPr>
              <w:spacing w:after="0"/>
              <w:rPr>
                <w:b/>
                <w:szCs w:val="24"/>
              </w:rPr>
            </w:pPr>
            <w:r>
              <w:rPr>
                <w:b/>
                <w:szCs w:val="24"/>
              </w:rPr>
              <w:t>M</w:t>
            </w:r>
          </w:p>
        </w:tc>
      </w:tr>
      <w:tr w:rsidR="00446F89" w14:paraId="08675D2A" w14:textId="77777777">
        <w:tblPrEx>
          <w:tblLook w:val="01E0" w:firstRow="1" w:lastRow="1" w:firstColumn="1" w:lastColumn="1" w:noHBand="0" w:noVBand="0"/>
        </w:tblPrEx>
        <w:trPr>
          <w:cantSplit/>
          <w:trHeight w:val="315"/>
        </w:trPr>
        <w:tc>
          <w:tcPr>
            <w:tcW w:w="808" w:type="dxa"/>
            <w:noWrap/>
          </w:tcPr>
          <w:p w14:paraId="2448E4AE" w14:textId="77777777" w:rsidR="00446F89" w:rsidRDefault="00446F89">
            <w:pPr>
              <w:spacing w:after="0"/>
              <w:rPr>
                <w:szCs w:val="24"/>
              </w:rPr>
            </w:pPr>
            <w:r>
              <w:rPr>
                <w:szCs w:val="24"/>
              </w:rPr>
              <w:t>F-806</w:t>
            </w:r>
          </w:p>
        </w:tc>
        <w:tc>
          <w:tcPr>
            <w:tcW w:w="4599" w:type="dxa"/>
          </w:tcPr>
          <w:p w14:paraId="1B79AD1F" w14:textId="77777777" w:rsidR="00446F89" w:rsidRDefault="00446F89">
            <w:pPr>
              <w:spacing w:after="0"/>
              <w:rPr>
                <w:szCs w:val="24"/>
              </w:rPr>
            </w:pPr>
            <w:r>
              <w:rPr>
                <w:szCs w:val="24"/>
              </w:rPr>
              <w:t xml:space="preserve">The </w:t>
            </w:r>
            <w:r>
              <w:rPr>
                <w:i/>
                <w:szCs w:val="24"/>
              </w:rPr>
              <w:t>Clarus</w:t>
            </w:r>
            <w:r>
              <w:rPr>
                <w:szCs w:val="24"/>
              </w:rPr>
              <w:t xml:space="preserve"> system shall enable system administrators to manage security groups.</w:t>
            </w:r>
          </w:p>
        </w:tc>
        <w:tc>
          <w:tcPr>
            <w:tcW w:w="1260" w:type="dxa"/>
            <w:noWrap/>
          </w:tcPr>
          <w:p w14:paraId="25F343CC" w14:textId="77777777" w:rsidR="00446F89" w:rsidRDefault="00446F89">
            <w:pPr>
              <w:spacing w:after="0"/>
              <w:rPr>
                <w:szCs w:val="24"/>
              </w:rPr>
            </w:pPr>
            <w:r>
              <w:rPr>
                <w:szCs w:val="24"/>
              </w:rPr>
              <w:t>MHI</w:t>
            </w:r>
          </w:p>
        </w:tc>
        <w:tc>
          <w:tcPr>
            <w:tcW w:w="4320" w:type="dxa"/>
          </w:tcPr>
          <w:p w14:paraId="007CB22B" w14:textId="77777777" w:rsidR="00446F89" w:rsidRDefault="00446F89">
            <w:pPr>
              <w:spacing w:after="0"/>
              <w:rPr>
                <w:szCs w:val="24"/>
              </w:rPr>
            </w:pPr>
          </w:p>
        </w:tc>
        <w:tc>
          <w:tcPr>
            <w:tcW w:w="1080" w:type="dxa"/>
          </w:tcPr>
          <w:p w14:paraId="4ACBD2EB" w14:textId="77777777" w:rsidR="00446F89" w:rsidRDefault="00446F89">
            <w:pPr>
              <w:spacing w:after="0"/>
              <w:rPr>
                <w:b/>
                <w:szCs w:val="24"/>
              </w:rPr>
            </w:pPr>
            <w:r>
              <w:rPr>
                <w:b/>
                <w:szCs w:val="24"/>
              </w:rPr>
              <w:t>H</w:t>
            </w:r>
          </w:p>
        </w:tc>
      </w:tr>
      <w:tr w:rsidR="00446F89" w14:paraId="4786CF79" w14:textId="77777777">
        <w:tblPrEx>
          <w:tblLook w:val="01E0" w:firstRow="1" w:lastRow="1" w:firstColumn="1" w:lastColumn="1" w:noHBand="0" w:noVBand="0"/>
        </w:tblPrEx>
        <w:trPr>
          <w:cantSplit/>
          <w:trHeight w:val="315"/>
        </w:trPr>
        <w:tc>
          <w:tcPr>
            <w:tcW w:w="808" w:type="dxa"/>
            <w:noWrap/>
          </w:tcPr>
          <w:p w14:paraId="006DC065" w14:textId="77777777" w:rsidR="00446F89" w:rsidRDefault="00446F89">
            <w:pPr>
              <w:spacing w:after="0"/>
              <w:rPr>
                <w:szCs w:val="24"/>
              </w:rPr>
            </w:pPr>
            <w:r>
              <w:rPr>
                <w:szCs w:val="24"/>
              </w:rPr>
              <w:t>F-811</w:t>
            </w:r>
          </w:p>
        </w:tc>
        <w:tc>
          <w:tcPr>
            <w:tcW w:w="4599" w:type="dxa"/>
          </w:tcPr>
          <w:p w14:paraId="0D7A95A5" w14:textId="77777777" w:rsidR="00446F89" w:rsidRDefault="00446F89">
            <w:pPr>
              <w:spacing w:after="0"/>
              <w:rPr>
                <w:szCs w:val="24"/>
              </w:rPr>
            </w:pPr>
            <w:r>
              <w:rPr>
                <w:szCs w:val="24"/>
              </w:rPr>
              <w:t xml:space="preserve">The </w:t>
            </w:r>
            <w:r>
              <w:rPr>
                <w:i/>
                <w:szCs w:val="24"/>
              </w:rPr>
              <w:t>Clarus</w:t>
            </w:r>
            <w:r>
              <w:rPr>
                <w:szCs w:val="24"/>
              </w:rPr>
              <w:t xml:space="preserve"> system shall be able to restrict environmental data publication based on source.</w:t>
            </w:r>
          </w:p>
        </w:tc>
        <w:tc>
          <w:tcPr>
            <w:tcW w:w="1260" w:type="dxa"/>
            <w:noWrap/>
          </w:tcPr>
          <w:p w14:paraId="32CBA233" w14:textId="77777777" w:rsidR="00446F89" w:rsidRDefault="00446F89">
            <w:pPr>
              <w:spacing w:after="0"/>
              <w:rPr>
                <w:szCs w:val="24"/>
              </w:rPr>
            </w:pPr>
            <w:r>
              <w:rPr>
                <w:szCs w:val="24"/>
              </w:rPr>
              <w:t>MHI &amp; ConOps §4.5</w:t>
            </w:r>
          </w:p>
        </w:tc>
        <w:tc>
          <w:tcPr>
            <w:tcW w:w="4320" w:type="dxa"/>
          </w:tcPr>
          <w:p w14:paraId="491A59E7" w14:textId="77777777" w:rsidR="00446F89" w:rsidRDefault="00446F89">
            <w:pPr>
              <w:spacing w:after="0"/>
              <w:rPr>
                <w:szCs w:val="24"/>
              </w:rPr>
            </w:pPr>
            <w:r>
              <w:rPr>
                <w:szCs w:val="24"/>
              </w:rPr>
              <w:t>Use MADIS as a template (ConOps §3.6).</w:t>
            </w:r>
          </w:p>
        </w:tc>
        <w:tc>
          <w:tcPr>
            <w:tcW w:w="1080" w:type="dxa"/>
          </w:tcPr>
          <w:p w14:paraId="12F7CD2C" w14:textId="77777777" w:rsidR="00446F89" w:rsidRDefault="00446F89">
            <w:pPr>
              <w:spacing w:after="0"/>
              <w:rPr>
                <w:b/>
                <w:szCs w:val="24"/>
              </w:rPr>
            </w:pPr>
            <w:r>
              <w:rPr>
                <w:b/>
                <w:szCs w:val="24"/>
              </w:rPr>
              <w:t>H</w:t>
            </w:r>
          </w:p>
        </w:tc>
      </w:tr>
      <w:tr w:rsidR="00446F89" w14:paraId="6DD46E79" w14:textId="77777777">
        <w:tblPrEx>
          <w:tblLook w:val="01E0" w:firstRow="1" w:lastRow="1" w:firstColumn="1" w:lastColumn="1" w:noHBand="0" w:noVBand="0"/>
        </w:tblPrEx>
        <w:trPr>
          <w:cantSplit/>
          <w:trHeight w:val="315"/>
        </w:trPr>
        <w:tc>
          <w:tcPr>
            <w:tcW w:w="808" w:type="dxa"/>
            <w:noWrap/>
          </w:tcPr>
          <w:p w14:paraId="19D24188" w14:textId="77777777" w:rsidR="00446F89" w:rsidRDefault="00446F89">
            <w:pPr>
              <w:spacing w:after="0"/>
              <w:rPr>
                <w:szCs w:val="24"/>
              </w:rPr>
            </w:pPr>
            <w:r>
              <w:rPr>
                <w:szCs w:val="24"/>
              </w:rPr>
              <w:t>F-901</w:t>
            </w:r>
          </w:p>
        </w:tc>
        <w:tc>
          <w:tcPr>
            <w:tcW w:w="4599" w:type="dxa"/>
          </w:tcPr>
          <w:p w14:paraId="3228B973" w14:textId="77777777" w:rsidR="00446F89" w:rsidRDefault="00446F89">
            <w:pPr>
              <w:spacing w:after="0"/>
              <w:rPr>
                <w:szCs w:val="24"/>
              </w:rPr>
            </w:pPr>
            <w:r>
              <w:rPr>
                <w:szCs w:val="24"/>
              </w:rPr>
              <w:t xml:space="preserve">The </w:t>
            </w:r>
            <w:r>
              <w:rPr>
                <w:i/>
                <w:szCs w:val="24"/>
              </w:rPr>
              <w:t>Clarus</w:t>
            </w:r>
            <w:r>
              <w:rPr>
                <w:szCs w:val="24"/>
              </w:rPr>
              <w:t xml:space="preserve"> system shall record statistics about its operation.</w:t>
            </w:r>
          </w:p>
        </w:tc>
        <w:tc>
          <w:tcPr>
            <w:tcW w:w="1260" w:type="dxa"/>
            <w:noWrap/>
          </w:tcPr>
          <w:p w14:paraId="5F5F4FB6" w14:textId="77777777" w:rsidR="00446F89" w:rsidRDefault="00446F89">
            <w:pPr>
              <w:spacing w:after="0"/>
              <w:rPr>
                <w:szCs w:val="24"/>
              </w:rPr>
            </w:pPr>
            <w:r>
              <w:rPr>
                <w:szCs w:val="24"/>
              </w:rPr>
              <w:t>OCS</w:t>
            </w:r>
          </w:p>
        </w:tc>
        <w:tc>
          <w:tcPr>
            <w:tcW w:w="4320" w:type="dxa"/>
          </w:tcPr>
          <w:p w14:paraId="6681D846" w14:textId="77777777" w:rsidR="00446F89" w:rsidRDefault="00446F89">
            <w:pPr>
              <w:spacing w:after="0"/>
              <w:rPr>
                <w:szCs w:val="24"/>
              </w:rPr>
            </w:pPr>
          </w:p>
        </w:tc>
        <w:tc>
          <w:tcPr>
            <w:tcW w:w="1080" w:type="dxa"/>
          </w:tcPr>
          <w:p w14:paraId="1E52E97F" w14:textId="77777777" w:rsidR="00446F89" w:rsidRDefault="00446F89">
            <w:pPr>
              <w:spacing w:after="0"/>
              <w:rPr>
                <w:b/>
                <w:szCs w:val="24"/>
              </w:rPr>
            </w:pPr>
            <w:r>
              <w:rPr>
                <w:b/>
                <w:szCs w:val="24"/>
              </w:rPr>
              <w:t>H</w:t>
            </w:r>
          </w:p>
        </w:tc>
      </w:tr>
      <w:tr w:rsidR="00446F89" w14:paraId="3A40BB86" w14:textId="77777777">
        <w:tblPrEx>
          <w:tblLook w:val="01E0" w:firstRow="1" w:lastRow="1" w:firstColumn="1" w:lastColumn="1" w:noHBand="0" w:noVBand="0"/>
        </w:tblPrEx>
        <w:trPr>
          <w:cantSplit/>
          <w:trHeight w:val="315"/>
        </w:trPr>
        <w:tc>
          <w:tcPr>
            <w:tcW w:w="808" w:type="dxa"/>
            <w:noWrap/>
          </w:tcPr>
          <w:p w14:paraId="099F00C9" w14:textId="77777777" w:rsidR="00446F89" w:rsidRDefault="00446F89">
            <w:pPr>
              <w:spacing w:after="0"/>
              <w:rPr>
                <w:bCs/>
                <w:szCs w:val="24"/>
              </w:rPr>
            </w:pPr>
            <w:r>
              <w:rPr>
                <w:bCs/>
                <w:szCs w:val="24"/>
              </w:rPr>
              <w:t>F-905</w:t>
            </w:r>
          </w:p>
        </w:tc>
        <w:tc>
          <w:tcPr>
            <w:tcW w:w="4599" w:type="dxa"/>
          </w:tcPr>
          <w:p w14:paraId="33EDD6FE"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log data transactions.</w:t>
            </w:r>
          </w:p>
        </w:tc>
        <w:tc>
          <w:tcPr>
            <w:tcW w:w="1260" w:type="dxa"/>
            <w:noWrap/>
          </w:tcPr>
          <w:p w14:paraId="465D9C0D" w14:textId="77777777" w:rsidR="00446F89" w:rsidRDefault="00446F89">
            <w:pPr>
              <w:spacing w:after="0"/>
              <w:rPr>
                <w:bCs/>
                <w:szCs w:val="24"/>
              </w:rPr>
            </w:pPr>
            <w:r>
              <w:rPr>
                <w:bCs/>
                <w:szCs w:val="24"/>
              </w:rPr>
              <w:t>MHI</w:t>
            </w:r>
          </w:p>
        </w:tc>
        <w:tc>
          <w:tcPr>
            <w:tcW w:w="4320" w:type="dxa"/>
          </w:tcPr>
          <w:p w14:paraId="10386708" w14:textId="77777777" w:rsidR="00446F89" w:rsidRDefault="00446F89">
            <w:pPr>
              <w:spacing w:after="0"/>
              <w:rPr>
                <w:b/>
                <w:szCs w:val="24"/>
              </w:rPr>
            </w:pPr>
          </w:p>
        </w:tc>
        <w:tc>
          <w:tcPr>
            <w:tcW w:w="1080" w:type="dxa"/>
          </w:tcPr>
          <w:p w14:paraId="5ED55C3F" w14:textId="77777777" w:rsidR="00446F89" w:rsidRDefault="00446F89">
            <w:pPr>
              <w:spacing w:after="0"/>
              <w:rPr>
                <w:b/>
                <w:szCs w:val="24"/>
              </w:rPr>
            </w:pPr>
            <w:r>
              <w:rPr>
                <w:b/>
                <w:szCs w:val="24"/>
              </w:rPr>
              <w:t>H</w:t>
            </w:r>
          </w:p>
        </w:tc>
      </w:tr>
    </w:tbl>
    <w:p w14:paraId="6066C6F7" w14:textId="77777777" w:rsidR="00446F89" w:rsidRDefault="00446F89">
      <w:pPr>
        <w:pStyle w:val="BodyText2"/>
      </w:pPr>
    </w:p>
    <w:p w14:paraId="61EBCFEA" w14:textId="77777777" w:rsidR="00446F89" w:rsidRDefault="00446F89">
      <w:pPr>
        <w:pStyle w:val="Heading3"/>
      </w:pPr>
      <w:bookmarkStart w:id="40" w:name="_Toc108576526"/>
      <w:r>
        <w:t>Functional Data Requirements</w:t>
      </w:r>
      <w:bookmarkEnd w:id="40"/>
    </w:p>
    <w:p w14:paraId="2E942A36" w14:textId="77777777" w:rsidR="00446F89" w:rsidRDefault="00446F89">
      <w:pPr>
        <w:pStyle w:val="BodyText"/>
      </w:pPr>
      <w:r>
        <w:t>The data requirements identify and describe the management of information to be acquired, processed, and disseminated.</w:t>
      </w:r>
    </w:p>
    <w:tbl>
      <w:tblPr>
        <w:tblW w:w="1206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7"/>
        <w:gridCol w:w="1001"/>
        <w:gridCol w:w="7"/>
        <w:gridCol w:w="4373"/>
        <w:gridCol w:w="18"/>
        <w:gridCol w:w="1260"/>
        <w:gridCol w:w="6"/>
        <w:gridCol w:w="4315"/>
        <w:gridCol w:w="1080"/>
      </w:tblGrid>
      <w:tr w:rsidR="00446F89" w14:paraId="52A71BEC" w14:textId="77777777">
        <w:trPr>
          <w:tblHeader/>
        </w:trPr>
        <w:tc>
          <w:tcPr>
            <w:tcW w:w="1008" w:type="dxa"/>
            <w:gridSpan w:val="2"/>
            <w:tcBorders>
              <w:bottom w:val="single" w:sz="6" w:space="0" w:color="000000"/>
            </w:tcBorders>
            <w:shd w:val="pct30" w:color="FFFF00" w:fill="FFFFFF"/>
          </w:tcPr>
          <w:p w14:paraId="05242A2B" w14:textId="77777777" w:rsidR="00446F89" w:rsidRDefault="00446F89">
            <w:pPr>
              <w:pStyle w:val="bptext"/>
              <w:ind w:left="0"/>
              <w:rPr>
                <w:b/>
                <w:bCs/>
                <w:sz w:val="16"/>
              </w:rPr>
            </w:pPr>
            <w:r>
              <w:rPr>
                <w:b/>
                <w:bCs/>
                <w:sz w:val="16"/>
              </w:rPr>
              <w:t>ID</w:t>
            </w:r>
          </w:p>
        </w:tc>
        <w:tc>
          <w:tcPr>
            <w:tcW w:w="4380" w:type="dxa"/>
            <w:gridSpan w:val="2"/>
            <w:tcBorders>
              <w:bottom w:val="single" w:sz="6" w:space="0" w:color="000000"/>
            </w:tcBorders>
            <w:shd w:val="pct30" w:color="FFFF00" w:fill="FFFFFF"/>
          </w:tcPr>
          <w:p w14:paraId="57727136" w14:textId="77777777" w:rsidR="00446F89" w:rsidRDefault="00446F89">
            <w:pPr>
              <w:pStyle w:val="bptext"/>
              <w:ind w:left="0"/>
              <w:rPr>
                <w:b/>
                <w:bCs/>
                <w:sz w:val="16"/>
              </w:rPr>
            </w:pPr>
            <w:r>
              <w:rPr>
                <w:b/>
                <w:bCs/>
                <w:sz w:val="16"/>
              </w:rPr>
              <w:t xml:space="preserve">Requirement </w:t>
            </w:r>
          </w:p>
        </w:tc>
        <w:tc>
          <w:tcPr>
            <w:tcW w:w="1284" w:type="dxa"/>
            <w:gridSpan w:val="3"/>
            <w:tcBorders>
              <w:bottom w:val="single" w:sz="6" w:space="0" w:color="000000"/>
            </w:tcBorders>
            <w:shd w:val="pct30" w:color="FFFF00" w:fill="FFFFFF"/>
          </w:tcPr>
          <w:p w14:paraId="5C6E0A4B" w14:textId="77777777" w:rsidR="00446F89" w:rsidRDefault="00446F89">
            <w:pPr>
              <w:pStyle w:val="bptext"/>
              <w:ind w:left="0"/>
              <w:rPr>
                <w:b/>
                <w:bCs/>
                <w:sz w:val="16"/>
              </w:rPr>
            </w:pPr>
            <w:r>
              <w:rPr>
                <w:b/>
                <w:bCs/>
                <w:sz w:val="16"/>
              </w:rPr>
              <w:t>Source</w:t>
            </w:r>
          </w:p>
        </w:tc>
        <w:tc>
          <w:tcPr>
            <w:tcW w:w="4315" w:type="dxa"/>
            <w:tcBorders>
              <w:bottom w:val="single" w:sz="6" w:space="0" w:color="000000"/>
            </w:tcBorders>
            <w:shd w:val="pct30" w:color="FFFF00" w:fill="FFFFFF"/>
          </w:tcPr>
          <w:p w14:paraId="048DCBBF"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4ECE1276" w14:textId="77777777" w:rsidR="00446F89" w:rsidRDefault="00446F89">
            <w:pPr>
              <w:pStyle w:val="bptext"/>
              <w:ind w:left="0"/>
              <w:rPr>
                <w:b/>
                <w:bCs/>
                <w:sz w:val="16"/>
              </w:rPr>
            </w:pPr>
            <w:r>
              <w:rPr>
                <w:b/>
                <w:bCs/>
                <w:sz w:val="16"/>
              </w:rPr>
              <w:t>Criticality</w:t>
            </w:r>
          </w:p>
        </w:tc>
      </w:tr>
      <w:tr w:rsidR="00446F89" w14:paraId="14583EEC" w14:textId="77777777">
        <w:tblPrEx>
          <w:tblLook w:val="01E0" w:firstRow="1" w:lastRow="1" w:firstColumn="1" w:lastColumn="1" w:noHBand="0" w:noVBand="0"/>
        </w:tblPrEx>
        <w:trPr>
          <w:cantSplit/>
          <w:trHeight w:val="315"/>
        </w:trPr>
        <w:tc>
          <w:tcPr>
            <w:tcW w:w="1008" w:type="dxa"/>
            <w:gridSpan w:val="2"/>
            <w:noWrap/>
          </w:tcPr>
          <w:p w14:paraId="6FE70B84" w14:textId="77777777" w:rsidR="00446F89" w:rsidRDefault="00446F89">
            <w:pPr>
              <w:spacing w:after="0"/>
              <w:rPr>
                <w:szCs w:val="24"/>
              </w:rPr>
            </w:pPr>
            <w:r>
              <w:rPr>
                <w:szCs w:val="24"/>
              </w:rPr>
              <w:t>H-011</w:t>
            </w:r>
          </w:p>
        </w:tc>
        <w:tc>
          <w:tcPr>
            <w:tcW w:w="4381" w:type="dxa"/>
            <w:gridSpan w:val="2"/>
          </w:tcPr>
          <w:p w14:paraId="0DB1BE8B" w14:textId="77777777" w:rsidR="00446F89" w:rsidRDefault="00446F89">
            <w:pPr>
              <w:spacing w:after="0"/>
              <w:rPr>
                <w:szCs w:val="24"/>
              </w:rPr>
            </w:pPr>
            <w:r>
              <w:rPr>
                <w:szCs w:val="24"/>
              </w:rPr>
              <w:t xml:space="preserve">The </w:t>
            </w:r>
            <w:r>
              <w:rPr>
                <w:i/>
                <w:szCs w:val="24"/>
              </w:rPr>
              <w:t>Clarus</w:t>
            </w:r>
            <w:r>
              <w:rPr>
                <w:szCs w:val="24"/>
              </w:rPr>
              <w:t xml:space="preserve"> system baseline data types shall be defined by the NTCIP ESS 1204 standard for data collection.</w:t>
            </w:r>
          </w:p>
        </w:tc>
        <w:tc>
          <w:tcPr>
            <w:tcW w:w="1284" w:type="dxa"/>
            <w:gridSpan w:val="3"/>
            <w:noWrap/>
          </w:tcPr>
          <w:p w14:paraId="76E78A13" w14:textId="77777777" w:rsidR="00446F89" w:rsidRDefault="00446F89">
            <w:pPr>
              <w:spacing w:after="0"/>
              <w:rPr>
                <w:szCs w:val="24"/>
              </w:rPr>
            </w:pPr>
            <w:r>
              <w:rPr>
                <w:szCs w:val="24"/>
              </w:rPr>
              <w:t>ConOps §3.3 (Table 2)</w:t>
            </w:r>
          </w:p>
        </w:tc>
        <w:tc>
          <w:tcPr>
            <w:tcW w:w="4315" w:type="dxa"/>
          </w:tcPr>
          <w:p w14:paraId="2BA8E1DB" w14:textId="77777777" w:rsidR="00446F89" w:rsidRDefault="00446F89">
            <w:pPr>
              <w:spacing w:after="0"/>
              <w:rPr>
                <w:rFonts w:cs="Arial"/>
                <w:szCs w:val="24"/>
              </w:rPr>
            </w:pPr>
            <w:r>
              <w:t>Version 02.20 was accepted as a recommended standard by the NTCIP Joint Committee in March</w:t>
            </w:r>
            <w:r>
              <w:rPr>
                <w:rFonts w:cs="Arial"/>
              </w:rPr>
              <w:t xml:space="preserve"> 2005.  See www.ntcip.org/library/documents.</w:t>
            </w:r>
          </w:p>
        </w:tc>
        <w:tc>
          <w:tcPr>
            <w:tcW w:w="1079" w:type="dxa"/>
          </w:tcPr>
          <w:p w14:paraId="08ED5811" w14:textId="77777777" w:rsidR="00446F89" w:rsidRDefault="00446F89">
            <w:pPr>
              <w:spacing w:after="0"/>
              <w:ind w:left="30"/>
              <w:rPr>
                <w:b/>
              </w:rPr>
            </w:pPr>
            <w:r>
              <w:rPr>
                <w:b/>
              </w:rPr>
              <w:t>H</w:t>
            </w:r>
          </w:p>
        </w:tc>
      </w:tr>
      <w:tr w:rsidR="00446F89" w14:paraId="780132AF" w14:textId="77777777">
        <w:tblPrEx>
          <w:tblLook w:val="01E0" w:firstRow="1" w:lastRow="1" w:firstColumn="1" w:lastColumn="1" w:noHBand="0" w:noVBand="0"/>
        </w:tblPrEx>
        <w:trPr>
          <w:cantSplit/>
          <w:trHeight w:val="315"/>
        </w:trPr>
        <w:tc>
          <w:tcPr>
            <w:tcW w:w="1008" w:type="dxa"/>
            <w:gridSpan w:val="2"/>
            <w:noWrap/>
          </w:tcPr>
          <w:p w14:paraId="1872A6CC" w14:textId="77777777" w:rsidR="00446F89" w:rsidRDefault="00446F89">
            <w:pPr>
              <w:spacing w:after="0"/>
              <w:rPr>
                <w:szCs w:val="24"/>
              </w:rPr>
            </w:pPr>
            <w:r>
              <w:rPr>
                <w:szCs w:val="24"/>
              </w:rPr>
              <w:t>H-012</w:t>
            </w:r>
          </w:p>
        </w:tc>
        <w:tc>
          <w:tcPr>
            <w:tcW w:w="4381" w:type="dxa"/>
            <w:gridSpan w:val="2"/>
          </w:tcPr>
          <w:p w14:paraId="0175A965" w14:textId="77777777" w:rsidR="00446F89" w:rsidRDefault="00446F89">
            <w:pPr>
              <w:spacing w:after="0"/>
              <w:rPr>
                <w:szCs w:val="24"/>
              </w:rPr>
            </w:pPr>
            <w:r>
              <w:rPr>
                <w:noProof/>
              </w:rPr>
              <w:t xml:space="preserve">The </w:t>
            </w:r>
            <w:r>
              <w:rPr>
                <w:i/>
                <w:noProof/>
              </w:rPr>
              <w:t>Clarus</w:t>
            </w:r>
            <w:r>
              <w:rPr>
                <w:noProof/>
              </w:rPr>
              <w:t xml:space="preserve"> system data definitions shall be consistent with the ITE TM 1.03 standard, Functional Level Traffic Management Data Dictionary (TMDD).</w:t>
            </w:r>
          </w:p>
        </w:tc>
        <w:tc>
          <w:tcPr>
            <w:tcW w:w="1284" w:type="dxa"/>
            <w:gridSpan w:val="3"/>
            <w:noWrap/>
          </w:tcPr>
          <w:p w14:paraId="19F02D88" w14:textId="77777777" w:rsidR="00446F89" w:rsidRDefault="00446F89">
            <w:pPr>
              <w:spacing w:after="0"/>
              <w:rPr>
                <w:szCs w:val="24"/>
              </w:rPr>
            </w:pPr>
            <w:r>
              <w:rPr>
                <w:szCs w:val="24"/>
              </w:rPr>
              <w:t>Task Force review</w:t>
            </w:r>
          </w:p>
        </w:tc>
        <w:tc>
          <w:tcPr>
            <w:tcW w:w="4315" w:type="dxa"/>
          </w:tcPr>
          <w:p w14:paraId="2E0F89D5" w14:textId="77777777" w:rsidR="00446F89" w:rsidRDefault="00446F89">
            <w:pPr>
              <w:spacing w:after="0"/>
              <w:rPr>
                <w:szCs w:val="24"/>
              </w:rPr>
            </w:pPr>
          </w:p>
        </w:tc>
        <w:tc>
          <w:tcPr>
            <w:tcW w:w="1079" w:type="dxa"/>
          </w:tcPr>
          <w:p w14:paraId="2527840A" w14:textId="77777777" w:rsidR="00446F89" w:rsidRDefault="00446F89">
            <w:pPr>
              <w:spacing w:after="0"/>
              <w:ind w:left="30"/>
              <w:rPr>
                <w:b/>
                <w:szCs w:val="24"/>
              </w:rPr>
            </w:pPr>
            <w:r>
              <w:rPr>
                <w:b/>
                <w:szCs w:val="24"/>
              </w:rPr>
              <w:t>H</w:t>
            </w:r>
          </w:p>
        </w:tc>
      </w:tr>
      <w:tr w:rsidR="00446F89" w14:paraId="39F82629" w14:textId="77777777">
        <w:tblPrEx>
          <w:tblLook w:val="01E0" w:firstRow="1" w:lastRow="1" w:firstColumn="1" w:lastColumn="1" w:noHBand="0" w:noVBand="0"/>
        </w:tblPrEx>
        <w:trPr>
          <w:cantSplit/>
          <w:trHeight w:val="315"/>
        </w:trPr>
        <w:tc>
          <w:tcPr>
            <w:tcW w:w="1008" w:type="dxa"/>
            <w:gridSpan w:val="2"/>
            <w:noWrap/>
          </w:tcPr>
          <w:p w14:paraId="61024ADC" w14:textId="77777777" w:rsidR="00446F89" w:rsidRDefault="00446F89">
            <w:pPr>
              <w:spacing w:after="0"/>
              <w:rPr>
                <w:szCs w:val="24"/>
              </w:rPr>
            </w:pPr>
            <w:r>
              <w:rPr>
                <w:szCs w:val="24"/>
              </w:rPr>
              <w:t>H-021</w:t>
            </w:r>
          </w:p>
        </w:tc>
        <w:tc>
          <w:tcPr>
            <w:tcW w:w="4381" w:type="dxa"/>
            <w:gridSpan w:val="2"/>
          </w:tcPr>
          <w:p w14:paraId="2FFED5EE"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atmospheric data.</w:t>
            </w:r>
          </w:p>
        </w:tc>
        <w:tc>
          <w:tcPr>
            <w:tcW w:w="1284" w:type="dxa"/>
            <w:gridSpan w:val="3"/>
            <w:noWrap/>
          </w:tcPr>
          <w:p w14:paraId="5E61D68A" w14:textId="77777777" w:rsidR="00446F89" w:rsidRDefault="00446F89">
            <w:pPr>
              <w:spacing w:after="0"/>
              <w:rPr>
                <w:szCs w:val="24"/>
              </w:rPr>
            </w:pPr>
            <w:r>
              <w:rPr>
                <w:szCs w:val="24"/>
              </w:rPr>
              <w:t>ConOps §2.1</w:t>
            </w:r>
          </w:p>
        </w:tc>
        <w:tc>
          <w:tcPr>
            <w:tcW w:w="4315" w:type="dxa"/>
          </w:tcPr>
          <w:p w14:paraId="6A70461F" w14:textId="77777777" w:rsidR="00446F89" w:rsidRDefault="00446F89">
            <w:pPr>
              <w:spacing w:after="0"/>
              <w:rPr>
                <w:szCs w:val="24"/>
              </w:rPr>
            </w:pPr>
          </w:p>
        </w:tc>
        <w:tc>
          <w:tcPr>
            <w:tcW w:w="1079" w:type="dxa"/>
          </w:tcPr>
          <w:p w14:paraId="703EF2DE" w14:textId="77777777" w:rsidR="00446F89" w:rsidRDefault="00446F89">
            <w:pPr>
              <w:spacing w:after="0"/>
              <w:ind w:left="30"/>
              <w:rPr>
                <w:b/>
                <w:szCs w:val="24"/>
              </w:rPr>
            </w:pPr>
            <w:r>
              <w:rPr>
                <w:b/>
                <w:szCs w:val="24"/>
              </w:rPr>
              <w:t>H</w:t>
            </w:r>
          </w:p>
        </w:tc>
      </w:tr>
      <w:tr w:rsidR="00446F89" w14:paraId="0D61EC87" w14:textId="77777777">
        <w:tblPrEx>
          <w:tblLook w:val="01E0" w:firstRow="1" w:lastRow="1" w:firstColumn="1" w:lastColumn="1" w:noHBand="0" w:noVBand="0"/>
        </w:tblPrEx>
        <w:trPr>
          <w:cantSplit/>
          <w:trHeight w:val="315"/>
        </w:trPr>
        <w:tc>
          <w:tcPr>
            <w:tcW w:w="1008" w:type="dxa"/>
            <w:gridSpan w:val="2"/>
            <w:noWrap/>
          </w:tcPr>
          <w:p w14:paraId="7FDCC1F1" w14:textId="77777777" w:rsidR="00446F89" w:rsidRDefault="00446F89">
            <w:pPr>
              <w:spacing w:after="0"/>
              <w:rPr>
                <w:szCs w:val="24"/>
              </w:rPr>
            </w:pPr>
            <w:r>
              <w:rPr>
                <w:szCs w:val="24"/>
              </w:rPr>
              <w:lastRenderedPageBreak/>
              <w:t>H-022</w:t>
            </w:r>
          </w:p>
        </w:tc>
        <w:tc>
          <w:tcPr>
            <w:tcW w:w="4381" w:type="dxa"/>
            <w:gridSpan w:val="2"/>
          </w:tcPr>
          <w:p w14:paraId="53092C97"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surface data.</w:t>
            </w:r>
          </w:p>
        </w:tc>
        <w:tc>
          <w:tcPr>
            <w:tcW w:w="1284" w:type="dxa"/>
            <w:gridSpan w:val="3"/>
            <w:noWrap/>
          </w:tcPr>
          <w:p w14:paraId="2200883B" w14:textId="77777777" w:rsidR="00446F89" w:rsidRDefault="00446F89">
            <w:pPr>
              <w:spacing w:after="0"/>
              <w:rPr>
                <w:szCs w:val="24"/>
              </w:rPr>
            </w:pPr>
            <w:r>
              <w:rPr>
                <w:szCs w:val="24"/>
              </w:rPr>
              <w:t>ConOps §2.1</w:t>
            </w:r>
          </w:p>
        </w:tc>
        <w:tc>
          <w:tcPr>
            <w:tcW w:w="4315" w:type="dxa"/>
          </w:tcPr>
          <w:p w14:paraId="0976FE14" w14:textId="77777777" w:rsidR="00446F89" w:rsidRDefault="00446F89">
            <w:pPr>
              <w:spacing w:after="0"/>
              <w:rPr>
                <w:szCs w:val="24"/>
              </w:rPr>
            </w:pPr>
          </w:p>
        </w:tc>
        <w:tc>
          <w:tcPr>
            <w:tcW w:w="1079" w:type="dxa"/>
          </w:tcPr>
          <w:p w14:paraId="34FDF30C" w14:textId="77777777" w:rsidR="00446F89" w:rsidRDefault="00446F89">
            <w:pPr>
              <w:spacing w:after="0"/>
              <w:ind w:left="30"/>
              <w:rPr>
                <w:b/>
                <w:szCs w:val="24"/>
              </w:rPr>
            </w:pPr>
            <w:r>
              <w:rPr>
                <w:b/>
                <w:szCs w:val="24"/>
              </w:rPr>
              <w:t>H</w:t>
            </w:r>
          </w:p>
        </w:tc>
      </w:tr>
      <w:tr w:rsidR="00446F89" w14:paraId="7EF62A1B" w14:textId="77777777">
        <w:tblPrEx>
          <w:tblLook w:val="01E0" w:firstRow="1" w:lastRow="1" w:firstColumn="1" w:lastColumn="1" w:noHBand="0" w:noVBand="0"/>
        </w:tblPrEx>
        <w:trPr>
          <w:cantSplit/>
          <w:trHeight w:val="315"/>
        </w:trPr>
        <w:tc>
          <w:tcPr>
            <w:tcW w:w="1008" w:type="dxa"/>
            <w:gridSpan w:val="2"/>
            <w:noWrap/>
          </w:tcPr>
          <w:p w14:paraId="00BBB05E" w14:textId="77777777" w:rsidR="00446F89" w:rsidRDefault="00446F89">
            <w:pPr>
              <w:spacing w:after="0"/>
              <w:rPr>
                <w:szCs w:val="24"/>
              </w:rPr>
            </w:pPr>
            <w:r>
              <w:rPr>
                <w:szCs w:val="24"/>
              </w:rPr>
              <w:t>H-023</w:t>
            </w:r>
          </w:p>
        </w:tc>
        <w:tc>
          <w:tcPr>
            <w:tcW w:w="4381" w:type="dxa"/>
            <w:gridSpan w:val="2"/>
          </w:tcPr>
          <w:p w14:paraId="3B69B7E7"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hydrologic data.</w:t>
            </w:r>
          </w:p>
        </w:tc>
        <w:tc>
          <w:tcPr>
            <w:tcW w:w="1284" w:type="dxa"/>
            <w:gridSpan w:val="3"/>
            <w:noWrap/>
          </w:tcPr>
          <w:p w14:paraId="61C0E3C5" w14:textId="77777777" w:rsidR="00446F89" w:rsidRDefault="00446F89">
            <w:pPr>
              <w:spacing w:after="0"/>
              <w:rPr>
                <w:szCs w:val="24"/>
              </w:rPr>
            </w:pPr>
            <w:r>
              <w:rPr>
                <w:szCs w:val="24"/>
              </w:rPr>
              <w:t>ConOps §2.1</w:t>
            </w:r>
          </w:p>
        </w:tc>
        <w:tc>
          <w:tcPr>
            <w:tcW w:w="4315" w:type="dxa"/>
          </w:tcPr>
          <w:p w14:paraId="3FEEF37A" w14:textId="77777777" w:rsidR="00446F89" w:rsidRDefault="00446F89">
            <w:pPr>
              <w:spacing w:after="0"/>
              <w:rPr>
                <w:szCs w:val="24"/>
              </w:rPr>
            </w:pPr>
          </w:p>
        </w:tc>
        <w:tc>
          <w:tcPr>
            <w:tcW w:w="1079" w:type="dxa"/>
          </w:tcPr>
          <w:p w14:paraId="4CFF7346" w14:textId="77777777" w:rsidR="00446F89" w:rsidRDefault="00446F89">
            <w:pPr>
              <w:spacing w:after="0"/>
              <w:ind w:left="30"/>
              <w:rPr>
                <w:b/>
                <w:szCs w:val="24"/>
              </w:rPr>
            </w:pPr>
            <w:r>
              <w:rPr>
                <w:b/>
                <w:szCs w:val="24"/>
              </w:rPr>
              <w:t>H</w:t>
            </w:r>
          </w:p>
        </w:tc>
      </w:tr>
      <w:tr w:rsidR="00446F89" w14:paraId="371BA564" w14:textId="77777777">
        <w:tblPrEx>
          <w:tblLook w:val="01E0" w:firstRow="1" w:lastRow="1" w:firstColumn="1" w:lastColumn="1" w:noHBand="0" w:noVBand="0"/>
        </w:tblPrEx>
        <w:trPr>
          <w:cantSplit/>
          <w:trHeight w:val="315"/>
        </w:trPr>
        <w:tc>
          <w:tcPr>
            <w:tcW w:w="1008" w:type="dxa"/>
            <w:gridSpan w:val="2"/>
            <w:noWrap/>
          </w:tcPr>
          <w:p w14:paraId="44BA3A4E" w14:textId="77777777" w:rsidR="00446F89" w:rsidRDefault="00446F89">
            <w:pPr>
              <w:spacing w:after="0"/>
              <w:rPr>
                <w:szCs w:val="24"/>
              </w:rPr>
            </w:pPr>
            <w:r>
              <w:rPr>
                <w:szCs w:val="24"/>
              </w:rPr>
              <w:t>H-121</w:t>
            </w:r>
          </w:p>
        </w:tc>
        <w:tc>
          <w:tcPr>
            <w:tcW w:w="4381" w:type="dxa"/>
            <w:gridSpan w:val="2"/>
          </w:tcPr>
          <w:p w14:paraId="375B9CC6"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atmospheric metadata.</w:t>
            </w:r>
          </w:p>
        </w:tc>
        <w:tc>
          <w:tcPr>
            <w:tcW w:w="1284" w:type="dxa"/>
            <w:gridSpan w:val="3"/>
            <w:noWrap/>
          </w:tcPr>
          <w:p w14:paraId="509A3AFC" w14:textId="77777777" w:rsidR="00446F89" w:rsidRDefault="00446F89">
            <w:pPr>
              <w:spacing w:after="0"/>
              <w:rPr>
                <w:szCs w:val="24"/>
              </w:rPr>
            </w:pPr>
            <w:r>
              <w:rPr>
                <w:szCs w:val="24"/>
              </w:rPr>
              <w:t>ConOps §3.3</w:t>
            </w:r>
          </w:p>
        </w:tc>
        <w:tc>
          <w:tcPr>
            <w:tcW w:w="4315" w:type="dxa"/>
          </w:tcPr>
          <w:p w14:paraId="47D5B455" w14:textId="77777777" w:rsidR="00446F89" w:rsidRDefault="00446F89">
            <w:pPr>
              <w:spacing w:after="0"/>
              <w:rPr>
                <w:szCs w:val="24"/>
              </w:rPr>
            </w:pPr>
          </w:p>
        </w:tc>
        <w:tc>
          <w:tcPr>
            <w:tcW w:w="1079" w:type="dxa"/>
          </w:tcPr>
          <w:p w14:paraId="6C73F219" w14:textId="77777777" w:rsidR="00446F89" w:rsidRDefault="00446F89">
            <w:pPr>
              <w:spacing w:after="0"/>
              <w:ind w:left="30"/>
              <w:rPr>
                <w:b/>
                <w:szCs w:val="24"/>
              </w:rPr>
            </w:pPr>
            <w:r>
              <w:rPr>
                <w:b/>
                <w:szCs w:val="24"/>
              </w:rPr>
              <w:t>H</w:t>
            </w:r>
          </w:p>
        </w:tc>
      </w:tr>
      <w:tr w:rsidR="00446F89" w14:paraId="6E2E1B3F" w14:textId="77777777">
        <w:tblPrEx>
          <w:tblLook w:val="01E0" w:firstRow="1" w:lastRow="1" w:firstColumn="1" w:lastColumn="1" w:noHBand="0" w:noVBand="0"/>
        </w:tblPrEx>
        <w:trPr>
          <w:cantSplit/>
          <w:trHeight w:val="315"/>
        </w:trPr>
        <w:tc>
          <w:tcPr>
            <w:tcW w:w="1008" w:type="dxa"/>
            <w:gridSpan w:val="2"/>
            <w:noWrap/>
          </w:tcPr>
          <w:p w14:paraId="3AA4ADFE" w14:textId="77777777" w:rsidR="00446F89" w:rsidRDefault="00446F89">
            <w:pPr>
              <w:spacing w:after="0"/>
              <w:rPr>
                <w:szCs w:val="24"/>
              </w:rPr>
            </w:pPr>
            <w:r>
              <w:rPr>
                <w:szCs w:val="24"/>
              </w:rPr>
              <w:t>H-122</w:t>
            </w:r>
          </w:p>
        </w:tc>
        <w:tc>
          <w:tcPr>
            <w:tcW w:w="4381" w:type="dxa"/>
            <w:gridSpan w:val="2"/>
          </w:tcPr>
          <w:p w14:paraId="5AB3B9BF"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surface metadata.</w:t>
            </w:r>
          </w:p>
        </w:tc>
        <w:tc>
          <w:tcPr>
            <w:tcW w:w="1284" w:type="dxa"/>
            <w:gridSpan w:val="3"/>
            <w:noWrap/>
          </w:tcPr>
          <w:p w14:paraId="3BE9B160" w14:textId="77777777" w:rsidR="00446F89" w:rsidRDefault="00446F89">
            <w:pPr>
              <w:spacing w:after="0"/>
              <w:rPr>
                <w:szCs w:val="24"/>
              </w:rPr>
            </w:pPr>
            <w:r>
              <w:rPr>
                <w:szCs w:val="24"/>
              </w:rPr>
              <w:t>ConOps §3.3</w:t>
            </w:r>
          </w:p>
        </w:tc>
        <w:tc>
          <w:tcPr>
            <w:tcW w:w="4315" w:type="dxa"/>
          </w:tcPr>
          <w:p w14:paraId="0F467350" w14:textId="77777777" w:rsidR="00446F89" w:rsidRDefault="00446F89">
            <w:pPr>
              <w:spacing w:after="0"/>
              <w:rPr>
                <w:szCs w:val="24"/>
              </w:rPr>
            </w:pPr>
          </w:p>
        </w:tc>
        <w:tc>
          <w:tcPr>
            <w:tcW w:w="1079" w:type="dxa"/>
          </w:tcPr>
          <w:p w14:paraId="1CC289D3" w14:textId="77777777" w:rsidR="00446F89" w:rsidRDefault="00446F89">
            <w:pPr>
              <w:spacing w:after="0"/>
              <w:ind w:left="30"/>
              <w:rPr>
                <w:b/>
                <w:szCs w:val="24"/>
              </w:rPr>
            </w:pPr>
            <w:r>
              <w:rPr>
                <w:b/>
                <w:szCs w:val="24"/>
              </w:rPr>
              <w:t>H</w:t>
            </w:r>
          </w:p>
        </w:tc>
      </w:tr>
      <w:tr w:rsidR="00446F89" w14:paraId="1AEBF46E" w14:textId="77777777">
        <w:tblPrEx>
          <w:tblLook w:val="01E0" w:firstRow="1" w:lastRow="1" w:firstColumn="1" w:lastColumn="1" w:noHBand="0" w:noVBand="0"/>
        </w:tblPrEx>
        <w:trPr>
          <w:cantSplit/>
          <w:trHeight w:val="315"/>
        </w:trPr>
        <w:tc>
          <w:tcPr>
            <w:tcW w:w="1008" w:type="dxa"/>
            <w:gridSpan w:val="2"/>
            <w:noWrap/>
          </w:tcPr>
          <w:p w14:paraId="79D8378B" w14:textId="77777777" w:rsidR="00446F89" w:rsidRDefault="00446F89">
            <w:pPr>
              <w:spacing w:after="0"/>
              <w:rPr>
                <w:szCs w:val="24"/>
              </w:rPr>
            </w:pPr>
            <w:r>
              <w:rPr>
                <w:szCs w:val="24"/>
              </w:rPr>
              <w:t>H-123</w:t>
            </w:r>
          </w:p>
        </w:tc>
        <w:tc>
          <w:tcPr>
            <w:tcW w:w="4381" w:type="dxa"/>
            <w:gridSpan w:val="2"/>
          </w:tcPr>
          <w:p w14:paraId="76D7D2D8"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hydrologic metadata.</w:t>
            </w:r>
          </w:p>
        </w:tc>
        <w:tc>
          <w:tcPr>
            <w:tcW w:w="1284" w:type="dxa"/>
            <w:gridSpan w:val="3"/>
            <w:noWrap/>
          </w:tcPr>
          <w:p w14:paraId="50C09257" w14:textId="77777777" w:rsidR="00446F89" w:rsidRDefault="00446F89">
            <w:pPr>
              <w:spacing w:after="0"/>
              <w:rPr>
                <w:szCs w:val="24"/>
              </w:rPr>
            </w:pPr>
            <w:r>
              <w:rPr>
                <w:szCs w:val="24"/>
              </w:rPr>
              <w:t>ConOps §3.3</w:t>
            </w:r>
          </w:p>
        </w:tc>
        <w:tc>
          <w:tcPr>
            <w:tcW w:w="4315" w:type="dxa"/>
          </w:tcPr>
          <w:p w14:paraId="06BB06C6" w14:textId="77777777" w:rsidR="00446F89" w:rsidRDefault="00446F89">
            <w:pPr>
              <w:spacing w:after="0"/>
              <w:rPr>
                <w:szCs w:val="24"/>
              </w:rPr>
            </w:pPr>
          </w:p>
        </w:tc>
        <w:tc>
          <w:tcPr>
            <w:tcW w:w="1079" w:type="dxa"/>
          </w:tcPr>
          <w:p w14:paraId="4FFF9460" w14:textId="77777777" w:rsidR="00446F89" w:rsidRDefault="00446F89">
            <w:pPr>
              <w:spacing w:after="0"/>
              <w:ind w:left="30"/>
              <w:rPr>
                <w:b/>
                <w:szCs w:val="24"/>
              </w:rPr>
            </w:pPr>
            <w:r>
              <w:rPr>
                <w:b/>
                <w:szCs w:val="24"/>
              </w:rPr>
              <w:t>H</w:t>
            </w:r>
          </w:p>
        </w:tc>
      </w:tr>
      <w:tr w:rsidR="00446F89" w14:paraId="673BB0C9" w14:textId="77777777">
        <w:tblPrEx>
          <w:tblLook w:val="01E0" w:firstRow="1" w:lastRow="1" w:firstColumn="1" w:lastColumn="1" w:noHBand="0" w:noVBand="0"/>
        </w:tblPrEx>
        <w:trPr>
          <w:cantSplit/>
          <w:trHeight w:val="315"/>
        </w:trPr>
        <w:tc>
          <w:tcPr>
            <w:tcW w:w="1008" w:type="dxa"/>
            <w:gridSpan w:val="2"/>
            <w:noWrap/>
          </w:tcPr>
          <w:p w14:paraId="690CD35C" w14:textId="77777777" w:rsidR="00446F89" w:rsidRDefault="00446F89">
            <w:pPr>
              <w:spacing w:after="0"/>
              <w:rPr>
                <w:szCs w:val="24"/>
              </w:rPr>
            </w:pPr>
            <w:r>
              <w:rPr>
                <w:szCs w:val="24"/>
              </w:rPr>
              <w:t>H-151</w:t>
            </w:r>
          </w:p>
        </w:tc>
        <w:tc>
          <w:tcPr>
            <w:tcW w:w="4381" w:type="dxa"/>
            <w:gridSpan w:val="2"/>
          </w:tcPr>
          <w:p w14:paraId="2C15617D" w14:textId="77777777" w:rsidR="00446F89" w:rsidRDefault="00446F89">
            <w:pPr>
              <w:spacing w:after="0"/>
              <w:rPr>
                <w:szCs w:val="24"/>
              </w:rPr>
            </w:pPr>
            <w:r>
              <w:rPr>
                <w:szCs w:val="24"/>
              </w:rPr>
              <w:t xml:space="preserve">The </w:t>
            </w:r>
            <w:r>
              <w:rPr>
                <w:i/>
                <w:szCs w:val="24"/>
              </w:rPr>
              <w:t>Clarus</w:t>
            </w:r>
            <w:r>
              <w:rPr>
                <w:szCs w:val="24"/>
              </w:rPr>
              <w:t xml:space="preserve"> system shall accept only observations that include location, timeframe, and source metadata.</w:t>
            </w:r>
          </w:p>
        </w:tc>
        <w:tc>
          <w:tcPr>
            <w:tcW w:w="1284" w:type="dxa"/>
            <w:gridSpan w:val="3"/>
            <w:noWrap/>
          </w:tcPr>
          <w:p w14:paraId="4B49D5EC" w14:textId="77777777" w:rsidR="00446F89" w:rsidRDefault="00446F89">
            <w:pPr>
              <w:spacing w:after="0"/>
              <w:rPr>
                <w:szCs w:val="24"/>
              </w:rPr>
            </w:pPr>
            <w:r>
              <w:rPr>
                <w:szCs w:val="24"/>
              </w:rPr>
              <w:t>Implied throughout ConOps</w:t>
            </w:r>
          </w:p>
        </w:tc>
        <w:tc>
          <w:tcPr>
            <w:tcW w:w="4315" w:type="dxa"/>
          </w:tcPr>
          <w:p w14:paraId="6AA08C95" w14:textId="77777777" w:rsidR="00446F89" w:rsidRDefault="00446F89">
            <w:pPr>
              <w:spacing w:after="0"/>
              <w:rPr>
                <w:szCs w:val="24"/>
              </w:rPr>
            </w:pPr>
            <w:r>
              <w:rPr>
                <w:szCs w:val="24"/>
              </w:rPr>
              <w:t>Appendix A includes a discussion of “metadata” in this context.</w:t>
            </w:r>
          </w:p>
        </w:tc>
        <w:tc>
          <w:tcPr>
            <w:tcW w:w="1079" w:type="dxa"/>
          </w:tcPr>
          <w:p w14:paraId="2C3E25C5" w14:textId="77777777" w:rsidR="00446F89" w:rsidRDefault="00446F89">
            <w:pPr>
              <w:spacing w:after="0"/>
              <w:ind w:left="30"/>
              <w:rPr>
                <w:b/>
                <w:szCs w:val="24"/>
              </w:rPr>
            </w:pPr>
            <w:r>
              <w:rPr>
                <w:b/>
                <w:szCs w:val="24"/>
              </w:rPr>
              <w:t>H</w:t>
            </w:r>
          </w:p>
        </w:tc>
      </w:tr>
      <w:tr w:rsidR="00446F89" w14:paraId="1F1E716D" w14:textId="77777777">
        <w:tblPrEx>
          <w:tblCellMar>
            <w:left w:w="108" w:type="dxa"/>
            <w:right w:w="108" w:type="dxa"/>
          </w:tblCellMar>
          <w:tblLook w:val="01E0" w:firstRow="1" w:lastRow="1" w:firstColumn="1" w:lastColumn="1" w:noHBand="0" w:noVBand="0"/>
        </w:tblPrEx>
        <w:trPr>
          <w:gridBefore w:val="1"/>
          <w:wBefore w:w="7" w:type="dxa"/>
          <w:cantSplit/>
          <w:trHeight w:val="315"/>
        </w:trPr>
        <w:tc>
          <w:tcPr>
            <w:tcW w:w="1008" w:type="dxa"/>
            <w:gridSpan w:val="2"/>
            <w:noWrap/>
          </w:tcPr>
          <w:p w14:paraId="77F9EE07" w14:textId="77777777" w:rsidR="00446F89" w:rsidRDefault="00446F89">
            <w:pPr>
              <w:spacing w:after="0"/>
              <w:rPr>
                <w:szCs w:val="24"/>
              </w:rPr>
            </w:pPr>
            <w:r>
              <w:rPr>
                <w:szCs w:val="24"/>
              </w:rPr>
              <w:t>H-155</w:t>
            </w:r>
          </w:p>
        </w:tc>
        <w:tc>
          <w:tcPr>
            <w:tcW w:w="4392" w:type="dxa"/>
            <w:gridSpan w:val="2"/>
          </w:tcPr>
          <w:p w14:paraId="4A2D68AC" w14:textId="77777777" w:rsidR="00446F89" w:rsidRDefault="00446F89">
            <w:pPr>
              <w:spacing w:after="0"/>
              <w:rPr>
                <w:szCs w:val="24"/>
              </w:rPr>
            </w:pPr>
            <w:r>
              <w:rPr>
                <w:szCs w:val="24"/>
              </w:rPr>
              <w:t xml:space="preserve">The </w:t>
            </w:r>
            <w:r>
              <w:rPr>
                <w:i/>
                <w:szCs w:val="24"/>
              </w:rPr>
              <w:t>Clarus</w:t>
            </w:r>
            <w:r>
              <w:rPr>
                <w:szCs w:val="24"/>
              </w:rPr>
              <w:t xml:space="preserve"> system shall accept only observations of known measurement types and units.</w:t>
            </w:r>
          </w:p>
        </w:tc>
        <w:tc>
          <w:tcPr>
            <w:tcW w:w="1260" w:type="dxa"/>
            <w:noWrap/>
          </w:tcPr>
          <w:p w14:paraId="4B155823" w14:textId="77777777" w:rsidR="00446F89" w:rsidRDefault="00446F89">
            <w:pPr>
              <w:spacing w:after="0"/>
              <w:rPr>
                <w:szCs w:val="24"/>
              </w:rPr>
            </w:pPr>
            <w:r>
              <w:rPr>
                <w:szCs w:val="24"/>
              </w:rPr>
              <w:t>OCS</w:t>
            </w:r>
          </w:p>
        </w:tc>
        <w:tc>
          <w:tcPr>
            <w:tcW w:w="4320" w:type="dxa"/>
            <w:gridSpan w:val="2"/>
          </w:tcPr>
          <w:p w14:paraId="0CE325C3" w14:textId="77777777" w:rsidR="00446F89" w:rsidRDefault="00446F89">
            <w:pPr>
              <w:spacing w:after="0"/>
              <w:rPr>
                <w:szCs w:val="24"/>
              </w:rPr>
            </w:pPr>
          </w:p>
        </w:tc>
        <w:tc>
          <w:tcPr>
            <w:tcW w:w="1080" w:type="dxa"/>
          </w:tcPr>
          <w:p w14:paraId="012C64AA" w14:textId="77777777" w:rsidR="00446F89" w:rsidRDefault="00446F89">
            <w:pPr>
              <w:spacing w:after="0"/>
              <w:rPr>
                <w:b/>
                <w:szCs w:val="24"/>
              </w:rPr>
            </w:pPr>
            <w:r>
              <w:rPr>
                <w:b/>
                <w:szCs w:val="24"/>
              </w:rPr>
              <w:t>H</w:t>
            </w:r>
          </w:p>
        </w:tc>
      </w:tr>
      <w:tr w:rsidR="00446F89" w14:paraId="2A3DBBA6" w14:textId="77777777">
        <w:tblPrEx>
          <w:tblLook w:val="01E0" w:firstRow="1" w:lastRow="1" w:firstColumn="1" w:lastColumn="1" w:noHBand="0" w:noVBand="0"/>
        </w:tblPrEx>
        <w:trPr>
          <w:cantSplit/>
          <w:trHeight w:val="315"/>
        </w:trPr>
        <w:tc>
          <w:tcPr>
            <w:tcW w:w="1008" w:type="dxa"/>
            <w:gridSpan w:val="2"/>
            <w:noWrap/>
          </w:tcPr>
          <w:p w14:paraId="6DF227C1" w14:textId="77777777" w:rsidR="00446F89" w:rsidRDefault="00446F89">
            <w:pPr>
              <w:spacing w:after="0"/>
              <w:rPr>
                <w:szCs w:val="24"/>
              </w:rPr>
            </w:pPr>
            <w:r>
              <w:rPr>
                <w:szCs w:val="24"/>
              </w:rPr>
              <w:t>H-201</w:t>
            </w:r>
          </w:p>
        </w:tc>
        <w:tc>
          <w:tcPr>
            <w:tcW w:w="4381" w:type="dxa"/>
            <w:gridSpan w:val="2"/>
          </w:tcPr>
          <w:p w14:paraId="7DEC158D" w14:textId="77777777" w:rsidR="00446F89" w:rsidRDefault="00446F89">
            <w:pPr>
              <w:spacing w:after="0"/>
              <w:rPr>
                <w:szCs w:val="24"/>
              </w:rPr>
            </w:pPr>
            <w:r>
              <w:rPr>
                <w:szCs w:val="24"/>
              </w:rPr>
              <w:t xml:space="preserve">The </w:t>
            </w:r>
            <w:r>
              <w:rPr>
                <w:i/>
                <w:szCs w:val="24"/>
              </w:rPr>
              <w:t>Clarus</w:t>
            </w:r>
            <w:r>
              <w:rPr>
                <w:szCs w:val="24"/>
              </w:rPr>
              <w:t xml:space="preserve"> system shall acquire, process, and disseminate environmental sensor station metadata.</w:t>
            </w:r>
          </w:p>
        </w:tc>
        <w:tc>
          <w:tcPr>
            <w:tcW w:w="1284" w:type="dxa"/>
            <w:gridSpan w:val="3"/>
            <w:noWrap/>
          </w:tcPr>
          <w:p w14:paraId="6503C32C" w14:textId="77777777" w:rsidR="00446F89" w:rsidRDefault="00446F89">
            <w:pPr>
              <w:spacing w:after="0"/>
              <w:rPr>
                <w:szCs w:val="24"/>
              </w:rPr>
            </w:pPr>
            <w:r>
              <w:rPr>
                <w:szCs w:val="24"/>
              </w:rPr>
              <w:t>ConOps §3.1</w:t>
            </w:r>
          </w:p>
        </w:tc>
        <w:tc>
          <w:tcPr>
            <w:tcW w:w="4315" w:type="dxa"/>
          </w:tcPr>
          <w:p w14:paraId="5C63600D" w14:textId="77777777" w:rsidR="00446F89" w:rsidRDefault="00446F89">
            <w:pPr>
              <w:spacing w:after="0"/>
              <w:rPr>
                <w:szCs w:val="24"/>
              </w:rPr>
            </w:pPr>
          </w:p>
        </w:tc>
        <w:tc>
          <w:tcPr>
            <w:tcW w:w="1079" w:type="dxa"/>
          </w:tcPr>
          <w:p w14:paraId="6B68B03B" w14:textId="77777777" w:rsidR="00446F89" w:rsidRDefault="00446F89">
            <w:pPr>
              <w:spacing w:after="0"/>
              <w:ind w:left="30"/>
              <w:rPr>
                <w:b/>
                <w:szCs w:val="24"/>
              </w:rPr>
            </w:pPr>
            <w:r>
              <w:rPr>
                <w:b/>
                <w:szCs w:val="24"/>
              </w:rPr>
              <w:t>H</w:t>
            </w:r>
          </w:p>
        </w:tc>
      </w:tr>
      <w:tr w:rsidR="00446F89" w14:paraId="752D215B" w14:textId="77777777">
        <w:tblPrEx>
          <w:tblLook w:val="01E0" w:firstRow="1" w:lastRow="1" w:firstColumn="1" w:lastColumn="1" w:noHBand="0" w:noVBand="0"/>
        </w:tblPrEx>
        <w:trPr>
          <w:cantSplit/>
          <w:trHeight w:val="630"/>
        </w:trPr>
        <w:tc>
          <w:tcPr>
            <w:tcW w:w="1008" w:type="dxa"/>
            <w:gridSpan w:val="2"/>
            <w:noWrap/>
          </w:tcPr>
          <w:p w14:paraId="1D549EA8" w14:textId="77777777" w:rsidR="00446F89" w:rsidRDefault="00446F89">
            <w:pPr>
              <w:spacing w:after="0"/>
              <w:rPr>
                <w:bCs/>
                <w:szCs w:val="24"/>
              </w:rPr>
            </w:pPr>
            <w:r>
              <w:rPr>
                <w:bCs/>
                <w:szCs w:val="24"/>
              </w:rPr>
              <w:t>H-301</w:t>
            </w:r>
          </w:p>
        </w:tc>
        <w:tc>
          <w:tcPr>
            <w:tcW w:w="4380" w:type="dxa"/>
            <w:gridSpan w:val="2"/>
          </w:tcPr>
          <w:p w14:paraId="52575438"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be able to acquire, process, and disseminate environmental data from across North America.</w:t>
            </w:r>
          </w:p>
        </w:tc>
        <w:tc>
          <w:tcPr>
            <w:tcW w:w="1284" w:type="dxa"/>
            <w:gridSpan w:val="3"/>
            <w:noWrap/>
          </w:tcPr>
          <w:p w14:paraId="7B46C33A" w14:textId="77777777" w:rsidR="00446F89" w:rsidRDefault="00446F89">
            <w:pPr>
              <w:spacing w:after="0"/>
              <w:rPr>
                <w:bCs/>
                <w:szCs w:val="24"/>
              </w:rPr>
            </w:pPr>
            <w:r>
              <w:rPr>
                <w:bCs/>
                <w:szCs w:val="24"/>
              </w:rPr>
              <w:t>ConOps §3.4.2, amended in Task Force review</w:t>
            </w:r>
          </w:p>
        </w:tc>
        <w:tc>
          <w:tcPr>
            <w:tcW w:w="4315" w:type="dxa"/>
          </w:tcPr>
          <w:p w14:paraId="64BC94EF" w14:textId="77777777" w:rsidR="00446F89" w:rsidRDefault="00446F89">
            <w:pPr>
              <w:spacing w:after="0"/>
              <w:rPr>
                <w:b/>
                <w:szCs w:val="24"/>
              </w:rPr>
            </w:pPr>
          </w:p>
        </w:tc>
        <w:tc>
          <w:tcPr>
            <w:tcW w:w="1080" w:type="dxa"/>
          </w:tcPr>
          <w:p w14:paraId="31AA813F" w14:textId="77777777" w:rsidR="00446F89" w:rsidRDefault="00446F89">
            <w:pPr>
              <w:spacing w:after="0"/>
              <w:ind w:left="30"/>
              <w:rPr>
                <w:b/>
                <w:szCs w:val="24"/>
              </w:rPr>
            </w:pPr>
            <w:r>
              <w:rPr>
                <w:b/>
                <w:szCs w:val="24"/>
              </w:rPr>
              <w:t>H</w:t>
            </w:r>
          </w:p>
        </w:tc>
      </w:tr>
    </w:tbl>
    <w:p w14:paraId="5F65873C" w14:textId="77777777" w:rsidR="00446F89" w:rsidRDefault="00446F89">
      <w:pPr>
        <w:pStyle w:val="BodyText2"/>
      </w:pPr>
    </w:p>
    <w:p w14:paraId="5501E748" w14:textId="77777777" w:rsidR="00446F89" w:rsidRDefault="00446F89">
      <w:pPr>
        <w:pStyle w:val="Heading3"/>
      </w:pPr>
      <w:r>
        <w:br w:type="page"/>
      </w:r>
      <w:bookmarkStart w:id="41" w:name="_Toc108576527"/>
      <w:r>
        <w:lastRenderedPageBreak/>
        <w:t>Functional Interface Requirements</w:t>
      </w:r>
      <w:bookmarkEnd w:id="41"/>
    </w:p>
    <w:p w14:paraId="451290DE" w14:textId="77777777" w:rsidR="00446F89" w:rsidRDefault="00446F89">
      <w:pPr>
        <w:pStyle w:val="BodyText"/>
      </w:pPr>
      <w:r>
        <w:t xml:space="preserve">The functional interface requirements describe the functional interfaces to the </w:t>
      </w:r>
      <w:r>
        <w:rPr>
          <w:i/>
        </w:rPr>
        <w:t>Clarus</w:t>
      </w:r>
      <w:r>
        <w:t xml:space="preserve"> system from information providers and consumers.</w:t>
      </w:r>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0"/>
        <w:gridCol w:w="4390"/>
        <w:gridCol w:w="1260"/>
        <w:gridCol w:w="4320"/>
        <w:gridCol w:w="1080"/>
      </w:tblGrid>
      <w:tr w:rsidR="00446F89" w14:paraId="0253F303" w14:textId="77777777">
        <w:trPr>
          <w:tblHeader/>
        </w:trPr>
        <w:tc>
          <w:tcPr>
            <w:tcW w:w="1010" w:type="dxa"/>
            <w:tcBorders>
              <w:bottom w:val="single" w:sz="6" w:space="0" w:color="000000"/>
            </w:tcBorders>
            <w:shd w:val="pct30" w:color="FFFF00" w:fill="FFFFFF"/>
          </w:tcPr>
          <w:p w14:paraId="744C7B13" w14:textId="77777777" w:rsidR="00446F89" w:rsidRDefault="00446F89">
            <w:pPr>
              <w:pStyle w:val="bptext"/>
              <w:ind w:left="0"/>
              <w:rPr>
                <w:b/>
                <w:bCs/>
                <w:sz w:val="16"/>
              </w:rPr>
            </w:pPr>
            <w:r>
              <w:rPr>
                <w:b/>
                <w:bCs/>
                <w:sz w:val="16"/>
              </w:rPr>
              <w:t>ID</w:t>
            </w:r>
          </w:p>
        </w:tc>
        <w:tc>
          <w:tcPr>
            <w:tcW w:w="4390" w:type="dxa"/>
            <w:tcBorders>
              <w:bottom w:val="single" w:sz="6" w:space="0" w:color="000000"/>
            </w:tcBorders>
            <w:shd w:val="pct30" w:color="FFFF00" w:fill="FFFFFF"/>
          </w:tcPr>
          <w:p w14:paraId="351A6D5B" w14:textId="77777777" w:rsidR="00446F89" w:rsidRDefault="00446F89">
            <w:pPr>
              <w:pStyle w:val="bptext"/>
              <w:ind w:left="0"/>
              <w:rPr>
                <w:b/>
                <w:bCs/>
                <w:sz w:val="16"/>
              </w:rPr>
            </w:pPr>
            <w:r>
              <w:rPr>
                <w:b/>
                <w:bCs/>
                <w:sz w:val="16"/>
              </w:rPr>
              <w:t xml:space="preserve">Requirement </w:t>
            </w:r>
          </w:p>
        </w:tc>
        <w:tc>
          <w:tcPr>
            <w:tcW w:w="1260" w:type="dxa"/>
            <w:tcBorders>
              <w:bottom w:val="single" w:sz="6" w:space="0" w:color="000000"/>
            </w:tcBorders>
            <w:shd w:val="pct30" w:color="FFFF00" w:fill="FFFFFF"/>
          </w:tcPr>
          <w:p w14:paraId="51E213A6" w14:textId="77777777" w:rsidR="00446F89" w:rsidRDefault="00446F89">
            <w:pPr>
              <w:pStyle w:val="bptext"/>
              <w:ind w:left="0"/>
              <w:rPr>
                <w:b/>
                <w:bCs/>
                <w:sz w:val="16"/>
              </w:rPr>
            </w:pPr>
            <w:r>
              <w:rPr>
                <w:b/>
                <w:bCs/>
                <w:sz w:val="16"/>
              </w:rPr>
              <w:t>Source</w:t>
            </w:r>
          </w:p>
        </w:tc>
        <w:tc>
          <w:tcPr>
            <w:tcW w:w="4320" w:type="dxa"/>
            <w:tcBorders>
              <w:bottom w:val="single" w:sz="6" w:space="0" w:color="000000"/>
            </w:tcBorders>
            <w:shd w:val="pct30" w:color="FFFF00" w:fill="FFFFFF"/>
          </w:tcPr>
          <w:p w14:paraId="6918AE1B"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72DC23BD" w14:textId="77777777" w:rsidR="00446F89" w:rsidRDefault="00446F89">
            <w:pPr>
              <w:pStyle w:val="bptext"/>
              <w:ind w:left="0"/>
              <w:rPr>
                <w:b/>
                <w:bCs/>
                <w:sz w:val="16"/>
              </w:rPr>
            </w:pPr>
            <w:r>
              <w:rPr>
                <w:b/>
                <w:bCs/>
                <w:sz w:val="16"/>
              </w:rPr>
              <w:t>Criticality</w:t>
            </w:r>
          </w:p>
        </w:tc>
      </w:tr>
      <w:tr w:rsidR="00446F89" w14:paraId="3CB3AE61" w14:textId="77777777">
        <w:tblPrEx>
          <w:tblLook w:val="01E0" w:firstRow="1" w:lastRow="1" w:firstColumn="1" w:lastColumn="1" w:noHBand="0" w:noVBand="0"/>
        </w:tblPrEx>
        <w:trPr>
          <w:cantSplit/>
          <w:trHeight w:val="315"/>
        </w:trPr>
        <w:tc>
          <w:tcPr>
            <w:tcW w:w="1010" w:type="dxa"/>
            <w:noWrap/>
          </w:tcPr>
          <w:p w14:paraId="699E7C66" w14:textId="77777777" w:rsidR="00446F89" w:rsidRDefault="00446F89">
            <w:pPr>
              <w:spacing w:after="0"/>
              <w:rPr>
                <w:szCs w:val="24"/>
              </w:rPr>
            </w:pPr>
            <w:r>
              <w:rPr>
                <w:szCs w:val="24"/>
              </w:rPr>
              <w:t>I-011</w:t>
            </w:r>
          </w:p>
        </w:tc>
        <w:tc>
          <w:tcPr>
            <w:tcW w:w="4390" w:type="dxa"/>
          </w:tcPr>
          <w:p w14:paraId="00174BBF" w14:textId="77777777" w:rsidR="00446F89" w:rsidRDefault="00446F89">
            <w:pPr>
              <w:spacing w:after="0"/>
              <w:rPr>
                <w:szCs w:val="24"/>
              </w:rPr>
            </w:pPr>
            <w:r>
              <w:rPr>
                <w:szCs w:val="24"/>
              </w:rPr>
              <w:t xml:space="preserve">The </w:t>
            </w:r>
            <w:r>
              <w:rPr>
                <w:i/>
                <w:szCs w:val="24"/>
              </w:rPr>
              <w:t>Clarus</w:t>
            </w:r>
            <w:r>
              <w:rPr>
                <w:szCs w:val="24"/>
              </w:rPr>
              <w:t xml:space="preserve"> system shall accept data through a </w:t>
            </w:r>
            <w:r>
              <w:rPr>
                <w:i/>
                <w:szCs w:val="24"/>
              </w:rPr>
              <w:t>Clarus</w:t>
            </w:r>
            <w:r>
              <w:rPr>
                <w:szCs w:val="24"/>
              </w:rPr>
              <w:t xml:space="preserve"> standard interface.</w:t>
            </w:r>
          </w:p>
        </w:tc>
        <w:tc>
          <w:tcPr>
            <w:tcW w:w="1260" w:type="dxa"/>
            <w:noWrap/>
          </w:tcPr>
          <w:p w14:paraId="18C19E14" w14:textId="77777777" w:rsidR="00446F89" w:rsidRDefault="00446F89">
            <w:pPr>
              <w:spacing w:after="0"/>
              <w:rPr>
                <w:szCs w:val="24"/>
              </w:rPr>
            </w:pPr>
            <w:r>
              <w:rPr>
                <w:szCs w:val="24"/>
              </w:rPr>
              <w:t>OCS</w:t>
            </w:r>
          </w:p>
        </w:tc>
        <w:tc>
          <w:tcPr>
            <w:tcW w:w="4320" w:type="dxa"/>
          </w:tcPr>
          <w:p w14:paraId="56DA27E1" w14:textId="77777777" w:rsidR="00446F89" w:rsidRDefault="00446F89">
            <w:pPr>
              <w:spacing w:after="0"/>
              <w:rPr>
                <w:szCs w:val="24"/>
              </w:rPr>
            </w:pPr>
            <w:r>
              <w:rPr>
                <w:szCs w:val="24"/>
              </w:rPr>
              <w:t>Standard to be determined during design phase of this project.</w:t>
            </w:r>
          </w:p>
        </w:tc>
        <w:tc>
          <w:tcPr>
            <w:tcW w:w="1080" w:type="dxa"/>
          </w:tcPr>
          <w:p w14:paraId="0A38B63B" w14:textId="77777777" w:rsidR="00446F89" w:rsidRDefault="00446F89">
            <w:pPr>
              <w:spacing w:after="0"/>
              <w:rPr>
                <w:b/>
                <w:szCs w:val="24"/>
              </w:rPr>
            </w:pPr>
            <w:r>
              <w:rPr>
                <w:b/>
                <w:szCs w:val="24"/>
              </w:rPr>
              <w:t>H</w:t>
            </w:r>
          </w:p>
        </w:tc>
      </w:tr>
      <w:tr w:rsidR="00446F89" w14:paraId="1893A247" w14:textId="77777777">
        <w:tblPrEx>
          <w:tblLook w:val="01E0" w:firstRow="1" w:lastRow="1" w:firstColumn="1" w:lastColumn="1" w:noHBand="0" w:noVBand="0"/>
        </w:tblPrEx>
        <w:trPr>
          <w:cantSplit/>
          <w:trHeight w:val="630"/>
        </w:trPr>
        <w:tc>
          <w:tcPr>
            <w:tcW w:w="1010" w:type="dxa"/>
            <w:noWrap/>
          </w:tcPr>
          <w:p w14:paraId="54359AE0" w14:textId="77777777" w:rsidR="00446F89" w:rsidRDefault="00446F89">
            <w:pPr>
              <w:spacing w:after="0"/>
              <w:rPr>
                <w:szCs w:val="24"/>
              </w:rPr>
            </w:pPr>
            <w:r>
              <w:rPr>
                <w:szCs w:val="24"/>
              </w:rPr>
              <w:t>I-012</w:t>
            </w:r>
          </w:p>
        </w:tc>
        <w:tc>
          <w:tcPr>
            <w:tcW w:w="4390" w:type="dxa"/>
          </w:tcPr>
          <w:p w14:paraId="278362D6" w14:textId="77777777" w:rsidR="00446F89" w:rsidRDefault="00446F89">
            <w:pPr>
              <w:spacing w:after="0"/>
              <w:rPr>
                <w:szCs w:val="24"/>
              </w:rPr>
            </w:pPr>
            <w:r>
              <w:rPr>
                <w:szCs w:val="24"/>
              </w:rPr>
              <w:t xml:space="preserve">The </w:t>
            </w:r>
            <w:r>
              <w:rPr>
                <w:i/>
                <w:szCs w:val="24"/>
              </w:rPr>
              <w:t>Clarus</w:t>
            </w:r>
            <w:r>
              <w:rPr>
                <w:szCs w:val="24"/>
              </w:rPr>
              <w:t xml:space="preserve"> system shall be able to communicate with environmental sensor stations using the NTCIP ESS 1204 standard for data collection.</w:t>
            </w:r>
          </w:p>
        </w:tc>
        <w:tc>
          <w:tcPr>
            <w:tcW w:w="1260" w:type="dxa"/>
            <w:noWrap/>
          </w:tcPr>
          <w:p w14:paraId="76736EF3" w14:textId="77777777" w:rsidR="00446F89" w:rsidRDefault="00446F89">
            <w:pPr>
              <w:spacing w:after="0"/>
              <w:rPr>
                <w:szCs w:val="24"/>
              </w:rPr>
            </w:pPr>
            <w:r>
              <w:rPr>
                <w:szCs w:val="24"/>
              </w:rPr>
              <w:t>ConOps §3.3</w:t>
            </w:r>
          </w:p>
        </w:tc>
        <w:tc>
          <w:tcPr>
            <w:tcW w:w="4320" w:type="dxa"/>
          </w:tcPr>
          <w:p w14:paraId="45745DDB" w14:textId="77777777" w:rsidR="00446F89" w:rsidRDefault="00446F89">
            <w:pPr>
              <w:spacing w:after="0"/>
              <w:rPr>
                <w:szCs w:val="24"/>
              </w:rPr>
            </w:pPr>
            <w:r>
              <w:t>Version 02.20 was accepted as a recommended standard by the NTCIP Joint Committee in March</w:t>
            </w:r>
            <w:r>
              <w:rPr>
                <w:rFonts w:cs="Arial"/>
              </w:rPr>
              <w:t xml:space="preserve"> 2005.  See www.ntcip.org/library/documents.</w:t>
            </w:r>
          </w:p>
        </w:tc>
        <w:tc>
          <w:tcPr>
            <w:tcW w:w="1080" w:type="dxa"/>
          </w:tcPr>
          <w:p w14:paraId="1C4184E2" w14:textId="77777777" w:rsidR="00446F89" w:rsidRDefault="00446F89">
            <w:pPr>
              <w:spacing w:after="0"/>
              <w:rPr>
                <w:b/>
              </w:rPr>
            </w:pPr>
            <w:r>
              <w:rPr>
                <w:b/>
              </w:rPr>
              <w:t>L</w:t>
            </w:r>
          </w:p>
        </w:tc>
      </w:tr>
      <w:tr w:rsidR="00446F89" w14:paraId="68B2CEDB" w14:textId="77777777">
        <w:tblPrEx>
          <w:tblLook w:val="01E0" w:firstRow="1" w:lastRow="1" w:firstColumn="1" w:lastColumn="1" w:noHBand="0" w:noVBand="0"/>
        </w:tblPrEx>
        <w:trPr>
          <w:cantSplit/>
          <w:trHeight w:val="315"/>
        </w:trPr>
        <w:tc>
          <w:tcPr>
            <w:tcW w:w="1010" w:type="dxa"/>
            <w:noWrap/>
          </w:tcPr>
          <w:p w14:paraId="72C53EE7" w14:textId="77777777" w:rsidR="00446F89" w:rsidRDefault="00446F89">
            <w:pPr>
              <w:spacing w:after="0"/>
              <w:rPr>
                <w:szCs w:val="24"/>
              </w:rPr>
            </w:pPr>
            <w:r>
              <w:rPr>
                <w:szCs w:val="24"/>
              </w:rPr>
              <w:t>I-013</w:t>
            </w:r>
          </w:p>
        </w:tc>
        <w:tc>
          <w:tcPr>
            <w:tcW w:w="4390" w:type="dxa"/>
          </w:tcPr>
          <w:p w14:paraId="140B1E34" w14:textId="77777777" w:rsidR="00446F89" w:rsidRDefault="00446F89">
            <w:pPr>
              <w:spacing w:after="0"/>
              <w:rPr>
                <w:szCs w:val="24"/>
              </w:rPr>
            </w:pPr>
            <w:r>
              <w:rPr>
                <w:szCs w:val="24"/>
              </w:rPr>
              <w:t xml:space="preserve">The </w:t>
            </w:r>
            <w:r>
              <w:rPr>
                <w:i/>
                <w:szCs w:val="24"/>
              </w:rPr>
              <w:t>Clarus</w:t>
            </w:r>
            <w:r>
              <w:rPr>
                <w:szCs w:val="24"/>
              </w:rPr>
              <w:t xml:space="preserve"> system shall be able to communicate with RWIS databases through their native interfaces.</w:t>
            </w:r>
          </w:p>
        </w:tc>
        <w:tc>
          <w:tcPr>
            <w:tcW w:w="1260" w:type="dxa"/>
            <w:noWrap/>
          </w:tcPr>
          <w:p w14:paraId="09927527" w14:textId="77777777" w:rsidR="00446F89" w:rsidRDefault="00446F89">
            <w:pPr>
              <w:spacing w:after="0"/>
              <w:rPr>
                <w:szCs w:val="24"/>
              </w:rPr>
            </w:pPr>
            <w:r>
              <w:rPr>
                <w:szCs w:val="24"/>
              </w:rPr>
              <w:t>ConOps §3.4.2</w:t>
            </w:r>
          </w:p>
        </w:tc>
        <w:tc>
          <w:tcPr>
            <w:tcW w:w="4320" w:type="dxa"/>
          </w:tcPr>
          <w:p w14:paraId="52A51EDA" w14:textId="77777777" w:rsidR="00446F89" w:rsidRDefault="00446F89">
            <w:pPr>
              <w:spacing w:after="0"/>
              <w:rPr>
                <w:szCs w:val="24"/>
              </w:rPr>
            </w:pPr>
          </w:p>
        </w:tc>
        <w:tc>
          <w:tcPr>
            <w:tcW w:w="1080" w:type="dxa"/>
          </w:tcPr>
          <w:p w14:paraId="239D6830" w14:textId="77777777" w:rsidR="00446F89" w:rsidRDefault="00446F89">
            <w:pPr>
              <w:spacing w:after="0"/>
              <w:rPr>
                <w:b/>
                <w:szCs w:val="24"/>
              </w:rPr>
            </w:pPr>
            <w:r>
              <w:rPr>
                <w:b/>
                <w:szCs w:val="24"/>
              </w:rPr>
              <w:t>L</w:t>
            </w:r>
          </w:p>
        </w:tc>
      </w:tr>
      <w:tr w:rsidR="00446F89" w14:paraId="2B0E1111" w14:textId="77777777">
        <w:tblPrEx>
          <w:tblLook w:val="01E0" w:firstRow="1" w:lastRow="1" w:firstColumn="1" w:lastColumn="1" w:noHBand="0" w:noVBand="0"/>
        </w:tblPrEx>
        <w:trPr>
          <w:cantSplit/>
          <w:trHeight w:val="315"/>
        </w:trPr>
        <w:tc>
          <w:tcPr>
            <w:tcW w:w="1010" w:type="dxa"/>
            <w:noWrap/>
          </w:tcPr>
          <w:p w14:paraId="2EB68419" w14:textId="77777777" w:rsidR="00446F89" w:rsidRDefault="00446F89">
            <w:pPr>
              <w:spacing w:after="0"/>
              <w:rPr>
                <w:szCs w:val="24"/>
              </w:rPr>
            </w:pPr>
            <w:r>
              <w:rPr>
                <w:szCs w:val="24"/>
              </w:rPr>
              <w:t>I-014</w:t>
            </w:r>
          </w:p>
        </w:tc>
        <w:tc>
          <w:tcPr>
            <w:tcW w:w="4390" w:type="dxa"/>
          </w:tcPr>
          <w:p w14:paraId="2AF67313" w14:textId="77777777" w:rsidR="00446F89" w:rsidRDefault="00446F89">
            <w:pPr>
              <w:spacing w:after="0"/>
              <w:rPr>
                <w:szCs w:val="24"/>
              </w:rPr>
            </w:pPr>
            <w:r>
              <w:rPr>
                <w:szCs w:val="24"/>
              </w:rPr>
              <w:t xml:space="preserve">The </w:t>
            </w:r>
            <w:r>
              <w:rPr>
                <w:i/>
                <w:szCs w:val="24"/>
              </w:rPr>
              <w:t>Clarus</w:t>
            </w:r>
            <w:r>
              <w:rPr>
                <w:szCs w:val="24"/>
              </w:rPr>
              <w:t xml:space="preserve"> system shall be able to communicate with an individual ESS through its native interface.</w:t>
            </w:r>
          </w:p>
        </w:tc>
        <w:tc>
          <w:tcPr>
            <w:tcW w:w="1260" w:type="dxa"/>
            <w:noWrap/>
          </w:tcPr>
          <w:p w14:paraId="4BA95806" w14:textId="77777777" w:rsidR="00446F89" w:rsidRDefault="00446F89">
            <w:pPr>
              <w:spacing w:after="0"/>
              <w:rPr>
                <w:szCs w:val="24"/>
              </w:rPr>
            </w:pPr>
            <w:r>
              <w:rPr>
                <w:szCs w:val="24"/>
              </w:rPr>
              <w:t>ConOps §3.4.2</w:t>
            </w:r>
          </w:p>
        </w:tc>
        <w:tc>
          <w:tcPr>
            <w:tcW w:w="4320" w:type="dxa"/>
          </w:tcPr>
          <w:p w14:paraId="3AA2B9E4" w14:textId="77777777" w:rsidR="00446F89" w:rsidRDefault="00446F89">
            <w:pPr>
              <w:spacing w:after="0"/>
              <w:rPr>
                <w:szCs w:val="24"/>
              </w:rPr>
            </w:pPr>
            <w:r>
              <w:rPr>
                <w:szCs w:val="24"/>
              </w:rPr>
              <w:t>The system may have to have its own “collector” component (as shown in Figures 1 and 2) to implement this requirement.</w:t>
            </w:r>
          </w:p>
        </w:tc>
        <w:tc>
          <w:tcPr>
            <w:tcW w:w="1080" w:type="dxa"/>
          </w:tcPr>
          <w:p w14:paraId="0FC24642" w14:textId="77777777" w:rsidR="00446F89" w:rsidRDefault="00446F89">
            <w:pPr>
              <w:spacing w:after="0"/>
              <w:rPr>
                <w:b/>
                <w:szCs w:val="24"/>
              </w:rPr>
            </w:pPr>
            <w:r>
              <w:rPr>
                <w:b/>
                <w:szCs w:val="24"/>
              </w:rPr>
              <w:t>L</w:t>
            </w:r>
          </w:p>
        </w:tc>
      </w:tr>
      <w:tr w:rsidR="00446F89" w14:paraId="0F742885" w14:textId="77777777">
        <w:tblPrEx>
          <w:tblLook w:val="01E0" w:firstRow="1" w:lastRow="1" w:firstColumn="1" w:lastColumn="1" w:noHBand="0" w:noVBand="0"/>
        </w:tblPrEx>
        <w:trPr>
          <w:cantSplit/>
          <w:trHeight w:val="315"/>
        </w:trPr>
        <w:tc>
          <w:tcPr>
            <w:tcW w:w="1010" w:type="dxa"/>
            <w:noWrap/>
          </w:tcPr>
          <w:p w14:paraId="55B190C4" w14:textId="77777777" w:rsidR="00446F89" w:rsidRDefault="00446F89">
            <w:pPr>
              <w:spacing w:after="0"/>
              <w:rPr>
                <w:szCs w:val="24"/>
              </w:rPr>
            </w:pPr>
            <w:r>
              <w:rPr>
                <w:szCs w:val="24"/>
              </w:rPr>
              <w:t>I-015</w:t>
            </w:r>
          </w:p>
        </w:tc>
        <w:tc>
          <w:tcPr>
            <w:tcW w:w="4390" w:type="dxa"/>
          </w:tcPr>
          <w:p w14:paraId="180B9602" w14:textId="77777777" w:rsidR="00446F89" w:rsidRDefault="00446F89">
            <w:pPr>
              <w:spacing w:after="0"/>
              <w:rPr>
                <w:szCs w:val="24"/>
              </w:rPr>
            </w:pPr>
            <w:r>
              <w:rPr>
                <w:szCs w:val="24"/>
              </w:rPr>
              <w:t xml:space="preserve">The </w:t>
            </w:r>
            <w:r>
              <w:rPr>
                <w:i/>
                <w:szCs w:val="24"/>
              </w:rPr>
              <w:t>Clarus</w:t>
            </w:r>
            <w:r>
              <w:rPr>
                <w:szCs w:val="24"/>
              </w:rPr>
              <w:t xml:space="preserve"> system shall be able to collect environmental data that are manually entered.</w:t>
            </w:r>
          </w:p>
        </w:tc>
        <w:tc>
          <w:tcPr>
            <w:tcW w:w="1260" w:type="dxa"/>
            <w:noWrap/>
          </w:tcPr>
          <w:p w14:paraId="0F86864C" w14:textId="77777777" w:rsidR="00446F89" w:rsidRDefault="00446F89">
            <w:pPr>
              <w:spacing w:after="0"/>
              <w:rPr>
                <w:szCs w:val="24"/>
              </w:rPr>
            </w:pPr>
            <w:r>
              <w:rPr>
                <w:szCs w:val="24"/>
              </w:rPr>
              <w:t>ConOps §3.5.1.4</w:t>
            </w:r>
          </w:p>
        </w:tc>
        <w:tc>
          <w:tcPr>
            <w:tcW w:w="4320" w:type="dxa"/>
          </w:tcPr>
          <w:p w14:paraId="36DAD499" w14:textId="77777777" w:rsidR="00446F89" w:rsidRDefault="00446F89">
            <w:pPr>
              <w:spacing w:after="0"/>
              <w:rPr>
                <w:szCs w:val="24"/>
              </w:rPr>
            </w:pPr>
          </w:p>
        </w:tc>
        <w:tc>
          <w:tcPr>
            <w:tcW w:w="1080" w:type="dxa"/>
          </w:tcPr>
          <w:p w14:paraId="041AB3E6" w14:textId="77777777" w:rsidR="00446F89" w:rsidRDefault="00446F89">
            <w:pPr>
              <w:spacing w:after="0"/>
              <w:rPr>
                <w:b/>
                <w:szCs w:val="24"/>
              </w:rPr>
            </w:pPr>
            <w:r>
              <w:rPr>
                <w:b/>
                <w:szCs w:val="24"/>
              </w:rPr>
              <w:t>M</w:t>
            </w:r>
          </w:p>
        </w:tc>
      </w:tr>
      <w:tr w:rsidR="00446F89" w14:paraId="65AF1769" w14:textId="77777777">
        <w:tblPrEx>
          <w:tblLook w:val="01E0" w:firstRow="1" w:lastRow="1" w:firstColumn="1" w:lastColumn="1" w:noHBand="0" w:noVBand="0"/>
        </w:tblPrEx>
        <w:trPr>
          <w:cantSplit/>
          <w:trHeight w:val="315"/>
        </w:trPr>
        <w:tc>
          <w:tcPr>
            <w:tcW w:w="1010" w:type="dxa"/>
            <w:noWrap/>
          </w:tcPr>
          <w:p w14:paraId="76431F00" w14:textId="77777777" w:rsidR="00446F89" w:rsidRDefault="00446F89">
            <w:pPr>
              <w:spacing w:after="0"/>
              <w:rPr>
                <w:szCs w:val="24"/>
              </w:rPr>
            </w:pPr>
            <w:r>
              <w:rPr>
                <w:szCs w:val="24"/>
              </w:rPr>
              <w:t>I-016</w:t>
            </w:r>
          </w:p>
        </w:tc>
        <w:tc>
          <w:tcPr>
            <w:tcW w:w="4390" w:type="dxa"/>
          </w:tcPr>
          <w:p w14:paraId="0809350B" w14:textId="77777777" w:rsidR="00446F89" w:rsidRDefault="00446F89">
            <w:pPr>
              <w:spacing w:after="0"/>
              <w:rPr>
                <w:szCs w:val="24"/>
              </w:rPr>
            </w:pPr>
            <w:r>
              <w:rPr>
                <w:szCs w:val="24"/>
              </w:rPr>
              <w:t xml:space="preserve">The </w:t>
            </w:r>
            <w:r>
              <w:rPr>
                <w:i/>
                <w:szCs w:val="24"/>
              </w:rPr>
              <w:t>Clarus</w:t>
            </w:r>
            <w:r>
              <w:rPr>
                <w:szCs w:val="24"/>
              </w:rPr>
              <w:t xml:space="preserve"> system shall transfer data as efficiently as possible.</w:t>
            </w:r>
          </w:p>
        </w:tc>
        <w:tc>
          <w:tcPr>
            <w:tcW w:w="1260" w:type="dxa"/>
            <w:noWrap/>
          </w:tcPr>
          <w:p w14:paraId="6444AC01" w14:textId="77777777" w:rsidR="00446F89" w:rsidRDefault="00446F89">
            <w:pPr>
              <w:spacing w:after="0"/>
              <w:rPr>
                <w:szCs w:val="24"/>
              </w:rPr>
            </w:pPr>
            <w:r>
              <w:rPr>
                <w:szCs w:val="24"/>
              </w:rPr>
              <w:t>Inferred from ConOps §3.2</w:t>
            </w:r>
          </w:p>
        </w:tc>
        <w:tc>
          <w:tcPr>
            <w:tcW w:w="4320" w:type="dxa"/>
          </w:tcPr>
          <w:p w14:paraId="3987875E" w14:textId="77777777" w:rsidR="00446F89" w:rsidRDefault="00446F89">
            <w:pPr>
              <w:spacing w:after="0"/>
              <w:rPr>
                <w:szCs w:val="24"/>
              </w:rPr>
            </w:pPr>
          </w:p>
        </w:tc>
        <w:tc>
          <w:tcPr>
            <w:tcW w:w="1080" w:type="dxa"/>
          </w:tcPr>
          <w:p w14:paraId="1F60F54C" w14:textId="77777777" w:rsidR="00446F89" w:rsidRDefault="00446F89">
            <w:pPr>
              <w:spacing w:after="0"/>
              <w:rPr>
                <w:b/>
                <w:szCs w:val="24"/>
              </w:rPr>
            </w:pPr>
            <w:r>
              <w:rPr>
                <w:b/>
                <w:szCs w:val="24"/>
              </w:rPr>
              <w:t>H</w:t>
            </w:r>
          </w:p>
        </w:tc>
      </w:tr>
      <w:tr w:rsidR="00446F89" w14:paraId="0377EAE6" w14:textId="77777777">
        <w:tblPrEx>
          <w:tblLook w:val="01E0" w:firstRow="1" w:lastRow="1" w:firstColumn="1" w:lastColumn="1" w:noHBand="0" w:noVBand="0"/>
        </w:tblPrEx>
        <w:trPr>
          <w:cantSplit/>
          <w:trHeight w:val="315"/>
        </w:trPr>
        <w:tc>
          <w:tcPr>
            <w:tcW w:w="1010" w:type="dxa"/>
            <w:noWrap/>
          </w:tcPr>
          <w:p w14:paraId="0921F6D5" w14:textId="77777777" w:rsidR="00446F89" w:rsidRDefault="00446F89">
            <w:pPr>
              <w:spacing w:after="0"/>
              <w:rPr>
                <w:szCs w:val="24"/>
              </w:rPr>
            </w:pPr>
            <w:r>
              <w:rPr>
                <w:szCs w:val="24"/>
              </w:rPr>
              <w:t>I-017</w:t>
            </w:r>
          </w:p>
        </w:tc>
        <w:tc>
          <w:tcPr>
            <w:tcW w:w="4390" w:type="dxa"/>
          </w:tcPr>
          <w:p w14:paraId="7706FB21" w14:textId="77777777" w:rsidR="00446F89" w:rsidRDefault="00446F89">
            <w:pPr>
              <w:spacing w:after="0"/>
              <w:rPr>
                <w:szCs w:val="24"/>
              </w:rPr>
            </w:pPr>
            <w:r>
              <w:rPr>
                <w:szCs w:val="24"/>
              </w:rPr>
              <w:t xml:space="preserve">The </w:t>
            </w:r>
            <w:r>
              <w:rPr>
                <w:i/>
                <w:szCs w:val="24"/>
              </w:rPr>
              <w:t>Clarus</w:t>
            </w:r>
            <w:r>
              <w:rPr>
                <w:szCs w:val="24"/>
              </w:rPr>
              <w:t xml:space="preserve"> system shall employ industry standards to minimize implementation impact to users and providers.</w:t>
            </w:r>
          </w:p>
        </w:tc>
        <w:tc>
          <w:tcPr>
            <w:tcW w:w="1260" w:type="dxa"/>
            <w:noWrap/>
          </w:tcPr>
          <w:p w14:paraId="61DD1234" w14:textId="77777777" w:rsidR="00446F89" w:rsidRDefault="00446F89">
            <w:pPr>
              <w:spacing w:after="0"/>
              <w:rPr>
                <w:szCs w:val="24"/>
              </w:rPr>
            </w:pPr>
            <w:r>
              <w:rPr>
                <w:szCs w:val="24"/>
              </w:rPr>
              <w:t>Inferred from ConOps §4.1</w:t>
            </w:r>
          </w:p>
        </w:tc>
        <w:tc>
          <w:tcPr>
            <w:tcW w:w="4320" w:type="dxa"/>
          </w:tcPr>
          <w:p w14:paraId="79104069" w14:textId="77777777" w:rsidR="00446F89" w:rsidRDefault="00446F89">
            <w:pPr>
              <w:spacing w:after="0"/>
              <w:rPr>
                <w:szCs w:val="24"/>
              </w:rPr>
            </w:pPr>
            <w:r>
              <w:rPr>
                <w:szCs w:val="24"/>
              </w:rPr>
              <w:t xml:space="preserve">“Standards” in this context refer to the environmental data standards in common use among </w:t>
            </w:r>
            <w:r>
              <w:rPr>
                <w:i/>
                <w:szCs w:val="24"/>
              </w:rPr>
              <w:t>Clarus</w:t>
            </w:r>
            <w:r>
              <w:rPr>
                <w:szCs w:val="24"/>
              </w:rPr>
              <w:t xml:space="preserve"> stakeholders. Other </w:t>
            </w:r>
            <w:r>
              <w:rPr>
                <w:i/>
                <w:szCs w:val="24"/>
              </w:rPr>
              <w:t>Clarus</w:t>
            </w:r>
            <w:r>
              <w:rPr>
                <w:szCs w:val="24"/>
              </w:rPr>
              <w:t xml:space="preserve"> design tasks are investigating what standards are in use; detailed requirements will reflect the results of that research.</w:t>
            </w:r>
          </w:p>
        </w:tc>
        <w:tc>
          <w:tcPr>
            <w:tcW w:w="1080" w:type="dxa"/>
          </w:tcPr>
          <w:p w14:paraId="7F83EF15" w14:textId="77777777" w:rsidR="00446F89" w:rsidRDefault="00446F89">
            <w:pPr>
              <w:spacing w:after="0"/>
              <w:rPr>
                <w:b/>
                <w:szCs w:val="24"/>
              </w:rPr>
            </w:pPr>
            <w:r>
              <w:rPr>
                <w:b/>
                <w:szCs w:val="24"/>
              </w:rPr>
              <w:t>H</w:t>
            </w:r>
          </w:p>
        </w:tc>
      </w:tr>
      <w:tr w:rsidR="00446F89" w14:paraId="5AB30B39" w14:textId="77777777">
        <w:tblPrEx>
          <w:tblLook w:val="01E0" w:firstRow="1" w:lastRow="1" w:firstColumn="1" w:lastColumn="1" w:noHBand="0" w:noVBand="0"/>
        </w:tblPrEx>
        <w:trPr>
          <w:cantSplit/>
          <w:trHeight w:val="315"/>
        </w:trPr>
        <w:tc>
          <w:tcPr>
            <w:tcW w:w="1010" w:type="dxa"/>
            <w:noWrap/>
          </w:tcPr>
          <w:p w14:paraId="2A7B2D2F" w14:textId="77777777" w:rsidR="00446F89" w:rsidRDefault="00446F89">
            <w:pPr>
              <w:spacing w:after="0"/>
              <w:rPr>
                <w:szCs w:val="24"/>
              </w:rPr>
            </w:pPr>
            <w:r>
              <w:rPr>
                <w:szCs w:val="24"/>
              </w:rPr>
              <w:t>I-021</w:t>
            </w:r>
          </w:p>
        </w:tc>
        <w:tc>
          <w:tcPr>
            <w:tcW w:w="4390" w:type="dxa"/>
          </w:tcPr>
          <w:p w14:paraId="52811D52" w14:textId="77777777" w:rsidR="00446F89" w:rsidRDefault="00446F89">
            <w:pPr>
              <w:spacing w:after="0"/>
              <w:rPr>
                <w:szCs w:val="24"/>
              </w:rPr>
            </w:pPr>
            <w:r>
              <w:rPr>
                <w:szCs w:val="24"/>
              </w:rPr>
              <w:t xml:space="preserve">The </w:t>
            </w:r>
            <w:r>
              <w:rPr>
                <w:i/>
                <w:szCs w:val="24"/>
              </w:rPr>
              <w:t>Clarus</w:t>
            </w:r>
            <w:r>
              <w:rPr>
                <w:szCs w:val="24"/>
              </w:rPr>
              <w:t xml:space="preserve"> system shall allow service providers to select specific desired data sets.</w:t>
            </w:r>
          </w:p>
        </w:tc>
        <w:tc>
          <w:tcPr>
            <w:tcW w:w="1260" w:type="dxa"/>
            <w:noWrap/>
          </w:tcPr>
          <w:p w14:paraId="3E4EA3F0" w14:textId="77777777" w:rsidR="00446F89" w:rsidRDefault="00446F89">
            <w:pPr>
              <w:spacing w:after="0"/>
              <w:rPr>
                <w:szCs w:val="24"/>
              </w:rPr>
            </w:pPr>
            <w:r>
              <w:rPr>
                <w:szCs w:val="24"/>
              </w:rPr>
              <w:t>ConOps §3.5.1.4</w:t>
            </w:r>
          </w:p>
        </w:tc>
        <w:tc>
          <w:tcPr>
            <w:tcW w:w="4320" w:type="dxa"/>
          </w:tcPr>
          <w:p w14:paraId="69F3FD29" w14:textId="77777777" w:rsidR="00446F89" w:rsidRDefault="00446F89">
            <w:pPr>
              <w:spacing w:after="0"/>
              <w:rPr>
                <w:szCs w:val="24"/>
              </w:rPr>
            </w:pPr>
          </w:p>
        </w:tc>
        <w:tc>
          <w:tcPr>
            <w:tcW w:w="1080" w:type="dxa"/>
          </w:tcPr>
          <w:p w14:paraId="5043F8F7" w14:textId="77777777" w:rsidR="00446F89" w:rsidRDefault="00446F89">
            <w:pPr>
              <w:spacing w:after="0"/>
              <w:rPr>
                <w:b/>
                <w:szCs w:val="24"/>
              </w:rPr>
            </w:pPr>
            <w:r>
              <w:rPr>
                <w:b/>
                <w:szCs w:val="24"/>
              </w:rPr>
              <w:t>H</w:t>
            </w:r>
          </w:p>
        </w:tc>
      </w:tr>
      <w:tr w:rsidR="00446F89" w14:paraId="4E1A9024" w14:textId="77777777">
        <w:tblPrEx>
          <w:tblLook w:val="01E0" w:firstRow="1" w:lastRow="1" w:firstColumn="1" w:lastColumn="1" w:noHBand="0" w:noVBand="0"/>
        </w:tblPrEx>
        <w:trPr>
          <w:cantSplit/>
          <w:trHeight w:val="315"/>
        </w:trPr>
        <w:tc>
          <w:tcPr>
            <w:tcW w:w="1010" w:type="dxa"/>
            <w:noWrap/>
          </w:tcPr>
          <w:p w14:paraId="21C26E57" w14:textId="77777777" w:rsidR="00446F89" w:rsidRDefault="00446F89">
            <w:pPr>
              <w:spacing w:after="0"/>
              <w:rPr>
                <w:szCs w:val="24"/>
              </w:rPr>
            </w:pPr>
            <w:r>
              <w:rPr>
                <w:szCs w:val="24"/>
              </w:rPr>
              <w:lastRenderedPageBreak/>
              <w:t>I-022</w:t>
            </w:r>
          </w:p>
        </w:tc>
        <w:tc>
          <w:tcPr>
            <w:tcW w:w="4390" w:type="dxa"/>
          </w:tcPr>
          <w:p w14:paraId="3B0FB0E9" w14:textId="77777777" w:rsidR="00446F89" w:rsidRDefault="00446F89">
            <w:pPr>
              <w:spacing w:after="0"/>
              <w:rPr>
                <w:szCs w:val="24"/>
              </w:rPr>
            </w:pPr>
            <w:r>
              <w:rPr>
                <w:szCs w:val="24"/>
              </w:rPr>
              <w:t xml:space="preserve">The </w:t>
            </w:r>
            <w:r>
              <w:rPr>
                <w:i/>
                <w:szCs w:val="24"/>
              </w:rPr>
              <w:t>Clarus</w:t>
            </w:r>
            <w:r>
              <w:rPr>
                <w:szCs w:val="24"/>
              </w:rPr>
              <w:t xml:space="preserve"> system shall respond to queries for environmental data from the available data.</w:t>
            </w:r>
          </w:p>
        </w:tc>
        <w:tc>
          <w:tcPr>
            <w:tcW w:w="1260" w:type="dxa"/>
            <w:noWrap/>
          </w:tcPr>
          <w:p w14:paraId="6402A20D" w14:textId="77777777" w:rsidR="00446F89" w:rsidRDefault="00446F89">
            <w:pPr>
              <w:spacing w:after="0"/>
              <w:rPr>
                <w:szCs w:val="24"/>
              </w:rPr>
            </w:pPr>
            <w:r>
              <w:rPr>
                <w:szCs w:val="24"/>
              </w:rPr>
              <w:t>MHI</w:t>
            </w:r>
          </w:p>
        </w:tc>
        <w:tc>
          <w:tcPr>
            <w:tcW w:w="4320" w:type="dxa"/>
          </w:tcPr>
          <w:p w14:paraId="540FAA88" w14:textId="77777777" w:rsidR="00446F89" w:rsidRDefault="00446F89">
            <w:pPr>
              <w:spacing w:after="0"/>
              <w:rPr>
                <w:szCs w:val="24"/>
              </w:rPr>
            </w:pPr>
          </w:p>
        </w:tc>
        <w:tc>
          <w:tcPr>
            <w:tcW w:w="1080" w:type="dxa"/>
          </w:tcPr>
          <w:p w14:paraId="780E0D21" w14:textId="77777777" w:rsidR="00446F89" w:rsidRDefault="00446F89">
            <w:pPr>
              <w:spacing w:after="0"/>
              <w:rPr>
                <w:b/>
                <w:szCs w:val="24"/>
              </w:rPr>
            </w:pPr>
            <w:r>
              <w:rPr>
                <w:b/>
                <w:szCs w:val="24"/>
              </w:rPr>
              <w:t>H</w:t>
            </w:r>
          </w:p>
        </w:tc>
      </w:tr>
      <w:tr w:rsidR="00446F89" w14:paraId="63B79845" w14:textId="77777777">
        <w:tblPrEx>
          <w:tblCellMar>
            <w:left w:w="115" w:type="dxa"/>
            <w:right w:w="115" w:type="dxa"/>
          </w:tblCellMar>
          <w:tblLook w:val="01E0" w:firstRow="1" w:lastRow="1" w:firstColumn="1" w:lastColumn="1" w:noHBand="0" w:noVBand="0"/>
        </w:tblPrEx>
        <w:trPr>
          <w:cantSplit/>
          <w:trHeight w:val="630"/>
        </w:trPr>
        <w:tc>
          <w:tcPr>
            <w:tcW w:w="1010" w:type="dxa"/>
            <w:noWrap/>
          </w:tcPr>
          <w:p w14:paraId="6C189728" w14:textId="77777777" w:rsidR="00446F89" w:rsidRDefault="00446F89">
            <w:pPr>
              <w:spacing w:after="0"/>
              <w:rPr>
                <w:szCs w:val="24"/>
              </w:rPr>
            </w:pPr>
            <w:r>
              <w:rPr>
                <w:szCs w:val="24"/>
              </w:rPr>
              <w:t>I-025</w:t>
            </w:r>
          </w:p>
        </w:tc>
        <w:tc>
          <w:tcPr>
            <w:tcW w:w="4390" w:type="dxa"/>
          </w:tcPr>
          <w:p w14:paraId="066BD0D2" w14:textId="77777777" w:rsidR="00446F89" w:rsidRDefault="00446F89">
            <w:pPr>
              <w:spacing w:after="0"/>
              <w:rPr>
                <w:szCs w:val="24"/>
              </w:rPr>
            </w:pPr>
            <w:r>
              <w:rPr>
                <w:szCs w:val="24"/>
              </w:rPr>
              <w:t xml:space="preserve">The </w:t>
            </w:r>
            <w:r>
              <w:rPr>
                <w:i/>
                <w:szCs w:val="24"/>
              </w:rPr>
              <w:t>Clarus</w:t>
            </w:r>
            <w:r>
              <w:rPr>
                <w:szCs w:val="24"/>
              </w:rPr>
              <w:t xml:space="preserve"> system shall enable environmental data queries by timestamp.</w:t>
            </w:r>
          </w:p>
        </w:tc>
        <w:tc>
          <w:tcPr>
            <w:tcW w:w="1260" w:type="dxa"/>
            <w:noWrap/>
          </w:tcPr>
          <w:p w14:paraId="7136C25B" w14:textId="77777777" w:rsidR="00446F89" w:rsidRDefault="00446F89">
            <w:pPr>
              <w:spacing w:after="0"/>
              <w:rPr>
                <w:szCs w:val="24"/>
              </w:rPr>
            </w:pPr>
            <w:r>
              <w:rPr>
                <w:szCs w:val="24"/>
              </w:rPr>
              <w:t>ConOps §3.5.1.4</w:t>
            </w:r>
          </w:p>
        </w:tc>
        <w:tc>
          <w:tcPr>
            <w:tcW w:w="4320" w:type="dxa"/>
          </w:tcPr>
          <w:p w14:paraId="5CCB147E" w14:textId="77777777" w:rsidR="00446F89" w:rsidRDefault="00446F89">
            <w:pPr>
              <w:spacing w:after="0"/>
              <w:rPr>
                <w:szCs w:val="24"/>
              </w:rPr>
            </w:pPr>
          </w:p>
        </w:tc>
        <w:tc>
          <w:tcPr>
            <w:tcW w:w="1080" w:type="dxa"/>
          </w:tcPr>
          <w:p w14:paraId="75DE1424" w14:textId="77777777" w:rsidR="00446F89" w:rsidRDefault="00446F89">
            <w:pPr>
              <w:spacing w:after="0"/>
              <w:rPr>
                <w:b/>
                <w:szCs w:val="24"/>
              </w:rPr>
            </w:pPr>
            <w:r>
              <w:rPr>
                <w:b/>
                <w:szCs w:val="24"/>
              </w:rPr>
              <w:t>H</w:t>
            </w:r>
          </w:p>
        </w:tc>
      </w:tr>
      <w:tr w:rsidR="00446F89" w14:paraId="514EAD37" w14:textId="77777777">
        <w:tblPrEx>
          <w:tblCellMar>
            <w:left w:w="115" w:type="dxa"/>
            <w:right w:w="115" w:type="dxa"/>
          </w:tblCellMar>
          <w:tblLook w:val="01E0" w:firstRow="1" w:lastRow="1" w:firstColumn="1" w:lastColumn="1" w:noHBand="0" w:noVBand="0"/>
        </w:tblPrEx>
        <w:trPr>
          <w:cantSplit/>
          <w:trHeight w:val="630"/>
        </w:trPr>
        <w:tc>
          <w:tcPr>
            <w:tcW w:w="1010" w:type="dxa"/>
            <w:noWrap/>
          </w:tcPr>
          <w:p w14:paraId="15597E30" w14:textId="77777777" w:rsidR="00446F89" w:rsidRDefault="00446F89">
            <w:pPr>
              <w:spacing w:after="0"/>
              <w:rPr>
                <w:szCs w:val="24"/>
              </w:rPr>
            </w:pPr>
            <w:r>
              <w:rPr>
                <w:szCs w:val="24"/>
              </w:rPr>
              <w:t>I-026</w:t>
            </w:r>
          </w:p>
        </w:tc>
        <w:tc>
          <w:tcPr>
            <w:tcW w:w="4390" w:type="dxa"/>
          </w:tcPr>
          <w:p w14:paraId="254AB93A" w14:textId="77777777" w:rsidR="00446F89" w:rsidRDefault="00446F89">
            <w:pPr>
              <w:spacing w:after="0"/>
              <w:rPr>
                <w:szCs w:val="24"/>
              </w:rPr>
            </w:pPr>
            <w:r>
              <w:rPr>
                <w:szCs w:val="24"/>
              </w:rPr>
              <w:t xml:space="preserve">The </w:t>
            </w:r>
            <w:r>
              <w:rPr>
                <w:i/>
                <w:szCs w:val="24"/>
              </w:rPr>
              <w:t>Clarus</w:t>
            </w:r>
            <w:r>
              <w:rPr>
                <w:szCs w:val="24"/>
              </w:rPr>
              <w:t xml:space="preserve"> system shall enable environmental data queries by location reference.</w:t>
            </w:r>
          </w:p>
        </w:tc>
        <w:tc>
          <w:tcPr>
            <w:tcW w:w="1260" w:type="dxa"/>
            <w:noWrap/>
          </w:tcPr>
          <w:p w14:paraId="3EB0ABFB" w14:textId="77777777" w:rsidR="00446F89" w:rsidRDefault="00446F89">
            <w:pPr>
              <w:spacing w:after="0"/>
              <w:rPr>
                <w:szCs w:val="24"/>
              </w:rPr>
            </w:pPr>
            <w:r>
              <w:rPr>
                <w:szCs w:val="24"/>
              </w:rPr>
              <w:t>ConOps §3.5.1.4</w:t>
            </w:r>
          </w:p>
        </w:tc>
        <w:tc>
          <w:tcPr>
            <w:tcW w:w="4320" w:type="dxa"/>
          </w:tcPr>
          <w:p w14:paraId="1AC281B8" w14:textId="77777777" w:rsidR="00446F89" w:rsidRDefault="00446F89">
            <w:pPr>
              <w:spacing w:after="0"/>
              <w:rPr>
                <w:szCs w:val="24"/>
              </w:rPr>
            </w:pPr>
          </w:p>
        </w:tc>
        <w:tc>
          <w:tcPr>
            <w:tcW w:w="1080" w:type="dxa"/>
          </w:tcPr>
          <w:p w14:paraId="32F738E6" w14:textId="77777777" w:rsidR="00446F89" w:rsidRDefault="00446F89">
            <w:pPr>
              <w:spacing w:after="0"/>
              <w:rPr>
                <w:b/>
                <w:szCs w:val="24"/>
              </w:rPr>
            </w:pPr>
            <w:r>
              <w:rPr>
                <w:b/>
                <w:szCs w:val="24"/>
              </w:rPr>
              <w:t>H</w:t>
            </w:r>
          </w:p>
        </w:tc>
      </w:tr>
      <w:tr w:rsidR="00446F89" w14:paraId="08BEEAFD" w14:textId="77777777">
        <w:tblPrEx>
          <w:tblLook w:val="01E0" w:firstRow="1" w:lastRow="1" w:firstColumn="1" w:lastColumn="1" w:noHBand="0" w:noVBand="0"/>
        </w:tblPrEx>
        <w:trPr>
          <w:cantSplit/>
          <w:trHeight w:val="315"/>
        </w:trPr>
        <w:tc>
          <w:tcPr>
            <w:tcW w:w="1010" w:type="dxa"/>
            <w:noWrap/>
          </w:tcPr>
          <w:p w14:paraId="5257F2C4" w14:textId="77777777" w:rsidR="00446F89" w:rsidRDefault="00446F89">
            <w:pPr>
              <w:spacing w:after="0"/>
              <w:rPr>
                <w:szCs w:val="24"/>
              </w:rPr>
            </w:pPr>
            <w:r>
              <w:rPr>
                <w:szCs w:val="24"/>
              </w:rPr>
              <w:t>I-027</w:t>
            </w:r>
          </w:p>
        </w:tc>
        <w:tc>
          <w:tcPr>
            <w:tcW w:w="4390" w:type="dxa"/>
          </w:tcPr>
          <w:p w14:paraId="1309369A" w14:textId="77777777" w:rsidR="00446F89" w:rsidRDefault="00446F89">
            <w:pPr>
              <w:spacing w:after="0"/>
              <w:rPr>
                <w:szCs w:val="24"/>
              </w:rPr>
            </w:pPr>
            <w:r>
              <w:rPr>
                <w:szCs w:val="24"/>
              </w:rPr>
              <w:t xml:space="preserve">The </w:t>
            </w:r>
            <w:r>
              <w:rPr>
                <w:i/>
                <w:szCs w:val="24"/>
              </w:rPr>
              <w:t>Clarus</w:t>
            </w:r>
            <w:r>
              <w:rPr>
                <w:szCs w:val="24"/>
              </w:rPr>
              <w:t xml:space="preserve"> system shall enable environmental data queries by quality.</w:t>
            </w:r>
          </w:p>
        </w:tc>
        <w:tc>
          <w:tcPr>
            <w:tcW w:w="1260" w:type="dxa"/>
            <w:noWrap/>
          </w:tcPr>
          <w:p w14:paraId="63806CE9" w14:textId="77777777" w:rsidR="00446F89" w:rsidRDefault="00446F89">
            <w:pPr>
              <w:spacing w:after="0"/>
              <w:rPr>
                <w:szCs w:val="24"/>
              </w:rPr>
            </w:pPr>
            <w:r>
              <w:rPr>
                <w:szCs w:val="24"/>
              </w:rPr>
              <w:t>ConOps §3.5.1.4</w:t>
            </w:r>
          </w:p>
        </w:tc>
        <w:tc>
          <w:tcPr>
            <w:tcW w:w="4320" w:type="dxa"/>
          </w:tcPr>
          <w:p w14:paraId="50DF24F9" w14:textId="77777777" w:rsidR="00446F89" w:rsidRDefault="00446F89">
            <w:pPr>
              <w:spacing w:after="0"/>
              <w:rPr>
                <w:szCs w:val="24"/>
              </w:rPr>
            </w:pPr>
          </w:p>
        </w:tc>
        <w:tc>
          <w:tcPr>
            <w:tcW w:w="1080" w:type="dxa"/>
          </w:tcPr>
          <w:p w14:paraId="1B9A47BD" w14:textId="77777777" w:rsidR="00446F89" w:rsidRDefault="00446F89">
            <w:pPr>
              <w:spacing w:after="0"/>
              <w:rPr>
                <w:b/>
                <w:szCs w:val="24"/>
              </w:rPr>
            </w:pPr>
            <w:r>
              <w:rPr>
                <w:b/>
                <w:szCs w:val="24"/>
              </w:rPr>
              <w:t>H</w:t>
            </w:r>
          </w:p>
        </w:tc>
      </w:tr>
      <w:tr w:rsidR="00446F89" w14:paraId="7A87DA06" w14:textId="77777777">
        <w:tblPrEx>
          <w:tblLook w:val="01E0" w:firstRow="1" w:lastRow="1" w:firstColumn="1" w:lastColumn="1" w:noHBand="0" w:noVBand="0"/>
        </w:tblPrEx>
        <w:trPr>
          <w:cantSplit/>
          <w:trHeight w:val="315"/>
        </w:trPr>
        <w:tc>
          <w:tcPr>
            <w:tcW w:w="1010" w:type="dxa"/>
            <w:noWrap/>
          </w:tcPr>
          <w:p w14:paraId="1F49B0C6" w14:textId="77777777" w:rsidR="00446F89" w:rsidRDefault="00446F89">
            <w:pPr>
              <w:spacing w:after="0"/>
              <w:rPr>
                <w:szCs w:val="24"/>
              </w:rPr>
            </w:pPr>
            <w:r>
              <w:rPr>
                <w:szCs w:val="24"/>
              </w:rPr>
              <w:t>I-028</w:t>
            </w:r>
          </w:p>
        </w:tc>
        <w:tc>
          <w:tcPr>
            <w:tcW w:w="4390" w:type="dxa"/>
          </w:tcPr>
          <w:p w14:paraId="690F4CA2" w14:textId="77777777" w:rsidR="00446F89" w:rsidRDefault="00446F89">
            <w:pPr>
              <w:spacing w:after="0"/>
              <w:rPr>
                <w:szCs w:val="24"/>
              </w:rPr>
            </w:pPr>
            <w:r>
              <w:rPr>
                <w:szCs w:val="24"/>
              </w:rPr>
              <w:t xml:space="preserve">The </w:t>
            </w:r>
            <w:r>
              <w:rPr>
                <w:i/>
                <w:szCs w:val="24"/>
              </w:rPr>
              <w:t>Clarus</w:t>
            </w:r>
            <w:r>
              <w:rPr>
                <w:szCs w:val="24"/>
              </w:rPr>
              <w:t xml:space="preserve"> system shall enable environmental data queries by source.</w:t>
            </w:r>
          </w:p>
        </w:tc>
        <w:tc>
          <w:tcPr>
            <w:tcW w:w="1260" w:type="dxa"/>
            <w:noWrap/>
          </w:tcPr>
          <w:p w14:paraId="0AFBBF3E" w14:textId="77777777" w:rsidR="00446F89" w:rsidRDefault="00446F89">
            <w:pPr>
              <w:spacing w:after="0"/>
              <w:rPr>
                <w:szCs w:val="24"/>
              </w:rPr>
            </w:pPr>
            <w:r>
              <w:rPr>
                <w:szCs w:val="24"/>
              </w:rPr>
              <w:t>MHI</w:t>
            </w:r>
          </w:p>
        </w:tc>
        <w:tc>
          <w:tcPr>
            <w:tcW w:w="4320" w:type="dxa"/>
          </w:tcPr>
          <w:p w14:paraId="76E45F93" w14:textId="77777777" w:rsidR="00446F89" w:rsidRDefault="00446F89">
            <w:pPr>
              <w:spacing w:after="0"/>
              <w:rPr>
                <w:szCs w:val="24"/>
              </w:rPr>
            </w:pPr>
          </w:p>
        </w:tc>
        <w:tc>
          <w:tcPr>
            <w:tcW w:w="1080" w:type="dxa"/>
          </w:tcPr>
          <w:p w14:paraId="32337121" w14:textId="77777777" w:rsidR="00446F89" w:rsidRDefault="00446F89">
            <w:pPr>
              <w:spacing w:after="0"/>
              <w:rPr>
                <w:b/>
                <w:szCs w:val="24"/>
              </w:rPr>
            </w:pPr>
            <w:r>
              <w:rPr>
                <w:b/>
                <w:szCs w:val="24"/>
              </w:rPr>
              <w:t>H</w:t>
            </w:r>
          </w:p>
        </w:tc>
      </w:tr>
      <w:tr w:rsidR="00446F89" w14:paraId="4AB3776B" w14:textId="77777777">
        <w:tblPrEx>
          <w:tblLook w:val="01E0" w:firstRow="1" w:lastRow="1" w:firstColumn="1" w:lastColumn="1" w:noHBand="0" w:noVBand="0"/>
        </w:tblPrEx>
        <w:trPr>
          <w:cantSplit/>
          <w:trHeight w:val="315"/>
        </w:trPr>
        <w:tc>
          <w:tcPr>
            <w:tcW w:w="1010" w:type="dxa"/>
            <w:noWrap/>
          </w:tcPr>
          <w:p w14:paraId="48C40C9E" w14:textId="77777777" w:rsidR="00446F89" w:rsidRDefault="00446F89">
            <w:pPr>
              <w:spacing w:after="0"/>
              <w:rPr>
                <w:szCs w:val="24"/>
              </w:rPr>
            </w:pPr>
            <w:r>
              <w:rPr>
                <w:szCs w:val="24"/>
              </w:rPr>
              <w:t>I-031</w:t>
            </w:r>
          </w:p>
        </w:tc>
        <w:tc>
          <w:tcPr>
            <w:tcW w:w="4390" w:type="dxa"/>
          </w:tcPr>
          <w:p w14:paraId="2424ED94" w14:textId="77777777" w:rsidR="00446F89" w:rsidRDefault="00446F89">
            <w:pPr>
              <w:spacing w:after="0"/>
              <w:rPr>
                <w:szCs w:val="24"/>
              </w:rPr>
            </w:pPr>
            <w:r>
              <w:rPr>
                <w:szCs w:val="24"/>
              </w:rPr>
              <w:t xml:space="preserve">The </w:t>
            </w:r>
            <w:r>
              <w:rPr>
                <w:i/>
                <w:szCs w:val="24"/>
              </w:rPr>
              <w:t>Clarus</w:t>
            </w:r>
            <w:r>
              <w:rPr>
                <w:szCs w:val="24"/>
              </w:rPr>
              <w:t xml:space="preserve"> system shall provide a user interface for system administration.</w:t>
            </w:r>
          </w:p>
        </w:tc>
        <w:tc>
          <w:tcPr>
            <w:tcW w:w="1260" w:type="dxa"/>
            <w:noWrap/>
          </w:tcPr>
          <w:p w14:paraId="37BB1AFC" w14:textId="77777777" w:rsidR="00446F89" w:rsidRDefault="00446F89">
            <w:pPr>
              <w:spacing w:after="0"/>
              <w:rPr>
                <w:szCs w:val="24"/>
              </w:rPr>
            </w:pPr>
            <w:r>
              <w:rPr>
                <w:szCs w:val="24"/>
              </w:rPr>
              <w:t>MHI</w:t>
            </w:r>
          </w:p>
        </w:tc>
        <w:tc>
          <w:tcPr>
            <w:tcW w:w="4320" w:type="dxa"/>
          </w:tcPr>
          <w:p w14:paraId="200715AF" w14:textId="77777777" w:rsidR="00446F89" w:rsidRDefault="00446F89">
            <w:pPr>
              <w:spacing w:after="0"/>
              <w:rPr>
                <w:szCs w:val="24"/>
              </w:rPr>
            </w:pPr>
          </w:p>
        </w:tc>
        <w:tc>
          <w:tcPr>
            <w:tcW w:w="1080" w:type="dxa"/>
          </w:tcPr>
          <w:p w14:paraId="4AD78FC6" w14:textId="77777777" w:rsidR="00446F89" w:rsidRDefault="00446F89">
            <w:pPr>
              <w:spacing w:after="0"/>
              <w:rPr>
                <w:b/>
                <w:szCs w:val="24"/>
              </w:rPr>
            </w:pPr>
            <w:r>
              <w:rPr>
                <w:b/>
                <w:szCs w:val="24"/>
              </w:rPr>
              <w:t>H</w:t>
            </w:r>
          </w:p>
        </w:tc>
      </w:tr>
      <w:tr w:rsidR="00446F89" w14:paraId="5C5D60B4" w14:textId="77777777">
        <w:tblPrEx>
          <w:tblLook w:val="01E0" w:firstRow="1" w:lastRow="1" w:firstColumn="1" w:lastColumn="1" w:noHBand="0" w:noVBand="0"/>
        </w:tblPrEx>
        <w:trPr>
          <w:cantSplit/>
          <w:trHeight w:val="315"/>
        </w:trPr>
        <w:tc>
          <w:tcPr>
            <w:tcW w:w="1010" w:type="dxa"/>
            <w:noWrap/>
          </w:tcPr>
          <w:p w14:paraId="61F93190" w14:textId="77777777" w:rsidR="00446F89" w:rsidRDefault="00446F89">
            <w:pPr>
              <w:spacing w:after="0"/>
              <w:rPr>
                <w:szCs w:val="24"/>
              </w:rPr>
            </w:pPr>
            <w:r>
              <w:rPr>
                <w:szCs w:val="24"/>
              </w:rPr>
              <w:t>I-032</w:t>
            </w:r>
          </w:p>
        </w:tc>
        <w:tc>
          <w:tcPr>
            <w:tcW w:w="4390" w:type="dxa"/>
          </w:tcPr>
          <w:p w14:paraId="2FEF5E85" w14:textId="77777777" w:rsidR="00446F89" w:rsidRDefault="00446F89">
            <w:pPr>
              <w:spacing w:after="0"/>
              <w:rPr>
                <w:szCs w:val="24"/>
              </w:rPr>
            </w:pPr>
            <w:r>
              <w:rPr>
                <w:szCs w:val="24"/>
              </w:rPr>
              <w:t xml:space="preserve">The </w:t>
            </w:r>
            <w:r>
              <w:rPr>
                <w:i/>
                <w:szCs w:val="24"/>
              </w:rPr>
              <w:t>Clarus</w:t>
            </w:r>
            <w:r>
              <w:rPr>
                <w:szCs w:val="24"/>
              </w:rPr>
              <w:t xml:space="preserve"> system shall manage system user privileges according to the </w:t>
            </w:r>
            <w:r>
              <w:rPr>
                <w:i/>
                <w:szCs w:val="24"/>
              </w:rPr>
              <w:t>Clarus</w:t>
            </w:r>
            <w:r>
              <w:rPr>
                <w:szCs w:val="24"/>
              </w:rPr>
              <w:t xml:space="preserve"> data sharing agreements.</w:t>
            </w:r>
          </w:p>
        </w:tc>
        <w:tc>
          <w:tcPr>
            <w:tcW w:w="1260" w:type="dxa"/>
            <w:noWrap/>
          </w:tcPr>
          <w:p w14:paraId="0D09DBCD" w14:textId="77777777" w:rsidR="00446F89" w:rsidRDefault="00446F89">
            <w:pPr>
              <w:spacing w:after="0"/>
              <w:rPr>
                <w:szCs w:val="24"/>
              </w:rPr>
            </w:pPr>
            <w:r>
              <w:rPr>
                <w:szCs w:val="24"/>
              </w:rPr>
              <w:t>MHI</w:t>
            </w:r>
          </w:p>
        </w:tc>
        <w:tc>
          <w:tcPr>
            <w:tcW w:w="4320" w:type="dxa"/>
          </w:tcPr>
          <w:p w14:paraId="4E4205E3" w14:textId="77777777" w:rsidR="00446F89" w:rsidRDefault="00446F89">
            <w:pPr>
              <w:spacing w:after="0"/>
              <w:rPr>
                <w:szCs w:val="24"/>
              </w:rPr>
            </w:pPr>
            <w:r>
              <w:rPr>
                <w:rStyle w:val="PageNumber"/>
                <w:rFonts w:cs="Arial"/>
              </w:rPr>
              <w:t>A “</w:t>
            </w:r>
            <w:r>
              <w:rPr>
                <w:szCs w:val="24"/>
              </w:rPr>
              <w:t>user” in this context is anyone who directly touches the system (for example, a collector providing data or a service provider retrieving data).</w:t>
            </w:r>
          </w:p>
        </w:tc>
        <w:tc>
          <w:tcPr>
            <w:tcW w:w="1080" w:type="dxa"/>
          </w:tcPr>
          <w:p w14:paraId="55E8BB11" w14:textId="77777777" w:rsidR="00446F89" w:rsidRDefault="00446F89">
            <w:pPr>
              <w:spacing w:after="0"/>
              <w:rPr>
                <w:b/>
                <w:szCs w:val="24"/>
              </w:rPr>
            </w:pPr>
            <w:r>
              <w:rPr>
                <w:b/>
                <w:szCs w:val="24"/>
              </w:rPr>
              <w:t>H</w:t>
            </w:r>
          </w:p>
        </w:tc>
      </w:tr>
      <w:tr w:rsidR="00446F89" w14:paraId="61BCADBB" w14:textId="77777777">
        <w:tblPrEx>
          <w:tblLook w:val="01E0" w:firstRow="1" w:lastRow="1" w:firstColumn="1" w:lastColumn="1" w:noHBand="0" w:noVBand="0"/>
        </w:tblPrEx>
        <w:trPr>
          <w:cantSplit/>
          <w:trHeight w:val="315"/>
        </w:trPr>
        <w:tc>
          <w:tcPr>
            <w:tcW w:w="1010" w:type="dxa"/>
            <w:noWrap/>
          </w:tcPr>
          <w:p w14:paraId="0553B7F4" w14:textId="77777777" w:rsidR="00446F89" w:rsidRDefault="00446F89">
            <w:pPr>
              <w:spacing w:after="0"/>
              <w:rPr>
                <w:bCs/>
                <w:szCs w:val="24"/>
              </w:rPr>
            </w:pPr>
            <w:r>
              <w:rPr>
                <w:bCs/>
                <w:szCs w:val="24"/>
              </w:rPr>
              <w:t>I-033</w:t>
            </w:r>
          </w:p>
        </w:tc>
        <w:tc>
          <w:tcPr>
            <w:tcW w:w="4390" w:type="dxa"/>
          </w:tcPr>
          <w:p w14:paraId="77C4C7F4"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allow users to create a data subscription request.</w:t>
            </w:r>
          </w:p>
        </w:tc>
        <w:tc>
          <w:tcPr>
            <w:tcW w:w="1260" w:type="dxa"/>
            <w:noWrap/>
          </w:tcPr>
          <w:p w14:paraId="5337E44F" w14:textId="77777777" w:rsidR="00446F89" w:rsidRDefault="00446F89">
            <w:pPr>
              <w:spacing w:after="0"/>
              <w:rPr>
                <w:bCs/>
                <w:szCs w:val="24"/>
              </w:rPr>
            </w:pPr>
            <w:r>
              <w:rPr>
                <w:bCs/>
                <w:szCs w:val="24"/>
              </w:rPr>
              <w:t>ConOps §4.5</w:t>
            </w:r>
          </w:p>
        </w:tc>
        <w:tc>
          <w:tcPr>
            <w:tcW w:w="4320" w:type="dxa"/>
          </w:tcPr>
          <w:p w14:paraId="223E9087" w14:textId="77777777" w:rsidR="00446F89" w:rsidRDefault="00446F89">
            <w:pPr>
              <w:spacing w:after="0"/>
              <w:rPr>
                <w:b/>
                <w:szCs w:val="24"/>
              </w:rPr>
            </w:pPr>
          </w:p>
        </w:tc>
        <w:tc>
          <w:tcPr>
            <w:tcW w:w="1080" w:type="dxa"/>
          </w:tcPr>
          <w:p w14:paraId="553B5F1D" w14:textId="77777777" w:rsidR="00446F89" w:rsidRDefault="00446F89">
            <w:pPr>
              <w:spacing w:after="0"/>
              <w:rPr>
                <w:b/>
                <w:szCs w:val="24"/>
              </w:rPr>
            </w:pPr>
            <w:r>
              <w:rPr>
                <w:b/>
                <w:szCs w:val="24"/>
              </w:rPr>
              <w:t>H</w:t>
            </w:r>
          </w:p>
        </w:tc>
      </w:tr>
    </w:tbl>
    <w:p w14:paraId="1E61C2BE" w14:textId="77777777" w:rsidR="00446F89" w:rsidRDefault="00446F89">
      <w:pPr>
        <w:pStyle w:val="BodyText2"/>
      </w:pPr>
    </w:p>
    <w:p w14:paraId="2778A467" w14:textId="77777777" w:rsidR="00446F89" w:rsidRDefault="00446F89">
      <w:pPr>
        <w:pStyle w:val="Heading2"/>
      </w:pPr>
      <w:r>
        <w:br w:type="page"/>
      </w:r>
      <w:bookmarkStart w:id="42" w:name="_Toc108576528"/>
      <w:r>
        <w:lastRenderedPageBreak/>
        <w:t>Performance Requirements</w:t>
      </w:r>
      <w:bookmarkEnd w:id="42"/>
    </w:p>
    <w:p w14:paraId="5A47D1CB" w14:textId="77777777" w:rsidR="00446F89" w:rsidRDefault="00446F89">
      <w:pPr>
        <w:pStyle w:val="BodyText"/>
      </w:pPr>
      <w:r>
        <w:t>The requirements in this section specify static and dynamic capacity for the number of users, connections, and other performance related factors. The performance requirements are divided into subsections and are provided in the form of design constraints, quality requirements, and system performance requirements.</w:t>
      </w:r>
    </w:p>
    <w:p w14:paraId="10483270" w14:textId="77777777" w:rsidR="00446F89" w:rsidRDefault="00446F89">
      <w:pPr>
        <w:pStyle w:val="Heading3"/>
      </w:pPr>
      <w:bookmarkStart w:id="43" w:name="_Toc108576529"/>
      <w:r>
        <w:t>Design Constraints</w:t>
      </w:r>
      <w:bookmarkEnd w:id="43"/>
    </w:p>
    <w:p w14:paraId="3CC3B66C" w14:textId="77777777" w:rsidR="00446F89" w:rsidRDefault="00446F89">
      <w:pPr>
        <w:pStyle w:val="BodyText"/>
      </w:pPr>
      <w:r>
        <w:t>Design constraints apply existing rules or external conditions to the system. Examples of design constraints are communication standards, requirements for standardized hardware or software, and minimum needs for a system to be useful.</w:t>
      </w:r>
    </w:p>
    <w:tbl>
      <w:tblPr>
        <w:tblW w:w="120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8"/>
        <w:gridCol w:w="4392"/>
        <w:gridCol w:w="1260"/>
        <w:gridCol w:w="4340"/>
        <w:gridCol w:w="1080"/>
      </w:tblGrid>
      <w:tr w:rsidR="00446F89" w14:paraId="325943DE" w14:textId="77777777">
        <w:trPr>
          <w:tblHeader/>
        </w:trPr>
        <w:tc>
          <w:tcPr>
            <w:tcW w:w="1008" w:type="dxa"/>
            <w:tcBorders>
              <w:bottom w:val="single" w:sz="6" w:space="0" w:color="000000"/>
            </w:tcBorders>
            <w:shd w:val="pct30" w:color="FFFF00" w:fill="FFFFFF"/>
          </w:tcPr>
          <w:p w14:paraId="3B3A2EDE" w14:textId="77777777" w:rsidR="00446F89" w:rsidRDefault="00446F89">
            <w:pPr>
              <w:pStyle w:val="bptext"/>
              <w:ind w:left="0"/>
              <w:rPr>
                <w:b/>
                <w:bCs/>
                <w:sz w:val="16"/>
              </w:rPr>
            </w:pPr>
            <w:r>
              <w:rPr>
                <w:b/>
                <w:bCs/>
                <w:sz w:val="16"/>
              </w:rPr>
              <w:t>ID</w:t>
            </w:r>
          </w:p>
        </w:tc>
        <w:tc>
          <w:tcPr>
            <w:tcW w:w="4392" w:type="dxa"/>
            <w:tcBorders>
              <w:bottom w:val="single" w:sz="6" w:space="0" w:color="000000"/>
            </w:tcBorders>
            <w:shd w:val="pct30" w:color="FFFF00" w:fill="FFFFFF"/>
          </w:tcPr>
          <w:p w14:paraId="4224C820" w14:textId="77777777" w:rsidR="00446F89" w:rsidRDefault="00446F89">
            <w:pPr>
              <w:pStyle w:val="bptext"/>
              <w:ind w:left="0"/>
              <w:rPr>
                <w:b/>
                <w:bCs/>
                <w:sz w:val="16"/>
              </w:rPr>
            </w:pPr>
            <w:r>
              <w:rPr>
                <w:b/>
                <w:bCs/>
                <w:sz w:val="16"/>
              </w:rPr>
              <w:t xml:space="preserve">Requirement </w:t>
            </w:r>
          </w:p>
        </w:tc>
        <w:tc>
          <w:tcPr>
            <w:tcW w:w="1260" w:type="dxa"/>
            <w:tcBorders>
              <w:bottom w:val="single" w:sz="6" w:space="0" w:color="000000"/>
            </w:tcBorders>
            <w:shd w:val="pct30" w:color="FFFF00" w:fill="FFFFFF"/>
          </w:tcPr>
          <w:p w14:paraId="181E466C" w14:textId="77777777" w:rsidR="00446F89" w:rsidRDefault="00446F89">
            <w:pPr>
              <w:pStyle w:val="bptext"/>
              <w:ind w:left="0"/>
              <w:rPr>
                <w:b/>
                <w:bCs/>
                <w:sz w:val="16"/>
              </w:rPr>
            </w:pPr>
            <w:r>
              <w:rPr>
                <w:b/>
                <w:bCs/>
                <w:sz w:val="16"/>
              </w:rPr>
              <w:t>Source</w:t>
            </w:r>
          </w:p>
        </w:tc>
        <w:tc>
          <w:tcPr>
            <w:tcW w:w="4340" w:type="dxa"/>
            <w:tcBorders>
              <w:bottom w:val="single" w:sz="6" w:space="0" w:color="000000"/>
            </w:tcBorders>
            <w:shd w:val="pct30" w:color="FFFF00" w:fill="FFFFFF"/>
          </w:tcPr>
          <w:p w14:paraId="5C806C0F"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45BE5896" w14:textId="77777777" w:rsidR="00446F89" w:rsidRDefault="00446F89">
            <w:pPr>
              <w:pStyle w:val="bptext"/>
              <w:ind w:left="0"/>
              <w:rPr>
                <w:b/>
                <w:bCs/>
                <w:sz w:val="16"/>
              </w:rPr>
            </w:pPr>
            <w:r>
              <w:rPr>
                <w:b/>
                <w:bCs/>
                <w:sz w:val="16"/>
              </w:rPr>
              <w:t>Criticality</w:t>
            </w:r>
          </w:p>
        </w:tc>
      </w:tr>
      <w:tr w:rsidR="00446F89" w14:paraId="3490BB18" w14:textId="77777777">
        <w:tblPrEx>
          <w:tblLook w:val="01E0" w:firstRow="1" w:lastRow="1" w:firstColumn="1" w:lastColumn="1" w:noHBand="0" w:noVBand="0"/>
        </w:tblPrEx>
        <w:trPr>
          <w:cantSplit/>
          <w:trHeight w:val="315"/>
        </w:trPr>
        <w:tc>
          <w:tcPr>
            <w:tcW w:w="1008" w:type="dxa"/>
            <w:noWrap/>
          </w:tcPr>
          <w:p w14:paraId="258D592B" w14:textId="77777777" w:rsidR="00446F89" w:rsidRDefault="00446F89">
            <w:pPr>
              <w:spacing w:after="0"/>
              <w:rPr>
                <w:szCs w:val="24"/>
              </w:rPr>
            </w:pPr>
            <w:r>
              <w:rPr>
                <w:szCs w:val="24"/>
              </w:rPr>
              <w:t>D-011</w:t>
            </w:r>
          </w:p>
        </w:tc>
        <w:tc>
          <w:tcPr>
            <w:tcW w:w="4392" w:type="dxa"/>
          </w:tcPr>
          <w:p w14:paraId="3AA27EF8" w14:textId="77777777" w:rsidR="00446F89" w:rsidRDefault="00446F89">
            <w:pPr>
              <w:spacing w:after="0"/>
              <w:rPr>
                <w:szCs w:val="24"/>
              </w:rPr>
            </w:pPr>
            <w:r>
              <w:rPr>
                <w:szCs w:val="24"/>
              </w:rPr>
              <w:t xml:space="preserve">The </w:t>
            </w:r>
            <w:r>
              <w:rPr>
                <w:i/>
                <w:szCs w:val="24"/>
              </w:rPr>
              <w:t>Clarus</w:t>
            </w:r>
            <w:r>
              <w:rPr>
                <w:szCs w:val="24"/>
              </w:rPr>
              <w:t xml:space="preserve"> system shall be able to be hosted at one or more physical locations.</w:t>
            </w:r>
          </w:p>
        </w:tc>
        <w:tc>
          <w:tcPr>
            <w:tcW w:w="1260" w:type="dxa"/>
            <w:noWrap/>
          </w:tcPr>
          <w:p w14:paraId="06EDBA5A" w14:textId="77777777" w:rsidR="00446F89" w:rsidRDefault="00446F89">
            <w:pPr>
              <w:spacing w:after="0"/>
              <w:rPr>
                <w:szCs w:val="24"/>
              </w:rPr>
            </w:pPr>
            <w:r>
              <w:rPr>
                <w:szCs w:val="24"/>
              </w:rPr>
              <w:t>MHI</w:t>
            </w:r>
          </w:p>
        </w:tc>
        <w:tc>
          <w:tcPr>
            <w:tcW w:w="4340" w:type="dxa"/>
          </w:tcPr>
          <w:p w14:paraId="6912C265" w14:textId="77777777" w:rsidR="00446F89" w:rsidRDefault="00446F89">
            <w:pPr>
              <w:spacing w:after="0"/>
              <w:rPr>
                <w:szCs w:val="24"/>
              </w:rPr>
            </w:pPr>
          </w:p>
        </w:tc>
        <w:tc>
          <w:tcPr>
            <w:tcW w:w="1080" w:type="dxa"/>
          </w:tcPr>
          <w:p w14:paraId="0FB88346" w14:textId="77777777" w:rsidR="00446F89" w:rsidRDefault="00446F89">
            <w:pPr>
              <w:spacing w:after="0"/>
              <w:rPr>
                <w:b/>
                <w:szCs w:val="24"/>
              </w:rPr>
            </w:pPr>
            <w:r>
              <w:rPr>
                <w:b/>
                <w:szCs w:val="24"/>
              </w:rPr>
              <w:t>H</w:t>
            </w:r>
          </w:p>
        </w:tc>
      </w:tr>
      <w:tr w:rsidR="00446F89" w14:paraId="750EB37D" w14:textId="77777777">
        <w:tblPrEx>
          <w:tblLook w:val="01E0" w:firstRow="1" w:lastRow="1" w:firstColumn="1" w:lastColumn="1" w:noHBand="0" w:noVBand="0"/>
        </w:tblPrEx>
        <w:trPr>
          <w:cantSplit/>
          <w:trHeight w:val="315"/>
        </w:trPr>
        <w:tc>
          <w:tcPr>
            <w:tcW w:w="1008" w:type="dxa"/>
            <w:noWrap/>
          </w:tcPr>
          <w:p w14:paraId="2F665712" w14:textId="77777777" w:rsidR="00446F89" w:rsidRDefault="00446F89">
            <w:pPr>
              <w:spacing w:after="0"/>
              <w:rPr>
                <w:szCs w:val="24"/>
              </w:rPr>
            </w:pPr>
            <w:r>
              <w:rPr>
                <w:szCs w:val="24"/>
              </w:rPr>
              <w:t>D-021</w:t>
            </w:r>
          </w:p>
        </w:tc>
        <w:tc>
          <w:tcPr>
            <w:tcW w:w="4392" w:type="dxa"/>
          </w:tcPr>
          <w:p w14:paraId="04270EBB" w14:textId="77777777" w:rsidR="00446F89" w:rsidRDefault="00446F89">
            <w:pPr>
              <w:spacing w:after="0"/>
              <w:rPr>
                <w:szCs w:val="24"/>
              </w:rPr>
            </w:pPr>
            <w:r>
              <w:rPr>
                <w:szCs w:val="24"/>
              </w:rPr>
              <w:t xml:space="preserve">The </w:t>
            </w:r>
            <w:r>
              <w:rPr>
                <w:i/>
                <w:szCs w:val="24"/>
              </w:rPr>
              <w:t>Clarus</w:t>
            </w:r>
            <w:r>
              <w:rPr>
                <w:szCs w:val="24"/>
              </w:rPr>
              <w:t xml:space="preserve"> system shall use hardware that implements industry accepted standard interfaces.</w:t>
            </w:r>
          </w:p>
        </w:tc>
        <w:tc>
          <w:tcPr>
            <w:tcW w:w="1260" w:type="dxa"/>
            <w:noWrap/>
          </w:tcPr>
          <w:p w14:paraId="696CD075" w14:textId="77777777" w:rsidR="00446F89" w:rsidRDefault="00446F89">
            <w:pPr>
              <w:spacing w:after="0"/>
              <w:rPr>
                <w:szCs w:val="24"/>
              </w:rPr>
            </w:pPr>
            <w:r>
              <w:rPr>
                <w:szCs w:val="24"/>
              </w:rPr>
              <w:t>MHI</w:t>
            </w:r>
          </w:p>
        </w:tc>
        <w:tc>
          <w:tcPr>
            <w:tcW w:w="4340" w:type="dxa"/>
          </w:tcPr>
          <w:p w14:paraId="0E85FF02" w14:textId="77777777" w:rsidR="00446F89" w:rsidRDefault="00446F89">
            <w:pPr>
              <w:spacing w:after="0"/>
              <w:rPr>
                <w:szCs w:val="24"/>
              </w:rPr>
            </w:pPr>
          </w:p>
        </w:tc>
        <w:tc>
          <w:tcPr>
            <w:tcW w:w="1080" w:type="dxa"/>
          </w:tcPr>
          <w:p w14:paraId="4594B5C9" w14:textId="77777777" w:rsidR="00446F89" w:rsidRDefault="00446F89">
            <w:pPr>
              <w:spacing w:after="0"/>
              <w:rPr>
                <w:b/>
                <w:szCs w:val="24"/>
              </w:rPr>
            </w:pPr>
            <w:r>
              <w:rPr>
                <w:b/>
                <w:szCs w:val="24"/>
              </w:rPr>
              <w:t>H</w:t>
            </w:r>
          </w:p>
        </w:tc>
      </w:tr>
      <w:tr w:rsidR="00446F89" w14:paraId="194EF8F9" w14:textId="77777777">
        <w:tblPrEx>
          <w:tblLook w:val="01E0" w:firstRow="1" w:lastRow="1" w:firstColumn="1" w:lastColumn="1" w:noHBand="0" w:noVBand="0"/>
        </w:tblPrEx>
        <w:trPr>
          <w:cantSplit/>
          <w:trHeight w:val="315"/>
        </w:trPr>
        <w:tc>
          <w:tcPr>
            <w:tcW w:w="1008" w:type="dxa"/>
            <w:noWrap/>
          </w:tcPr>
          <w:p w14:paraId="5008A996" w14:textId="77777777" w:rsidR="00446F89" w:rsidRDefault="00446F89">
            <w:pPr>
              <w:spacing w:after="0"/>
              <w:rPr>
                <w:szCs w:val="24"/>
              </w:rPr>
            </w:pPr>
            <w:r>
              <w:rPr>
                <w:szCs w:val="24"/>
              </w:rPr>
              <w:t>D-031</w:t>
            </w:r>
          </w:p>
        </w:tc>
        <w:tc>
          <w:tcPr>
            <w:tcW w:w="4392" w:type="dxa"/>
          </w:tcPr>
          <w:p w14:paraId="775EBDF9" w14:textId="77777777" w:rsidR="00446F89" w:rsidRDefault="00446F89">
            <w:pPr>
              <w:spacing w:after="0"/>
              <w:rPr>
                <w:szCs w:val="24"/>
              </w:rPr>
            </w:pPr>
            <w:r>
              <w:rPr>
                <w:szCs w:val="24"/>
              </w:rPr>
              <w:t xml:space="preserve">The </w:t>
            </w:r>
            <w:r>
              <w:rPr>
                <w:i/>
                <w:szCs w:val="24"/>
              </w:rPr>
              <w:t>Clarus</w:t>
            </w:r>
            <w:r>
              <w:rPr>
                <w:szCs w:val="24"/>
              </w:rPr>
              <w:t xml:space="preserve"> system shall use software that implements industry accepted standard interfaces.</w:t>
            </w:r>
          </w:p>
        </w:tc>
        <w:tc>
          <w:tcPr>
            <w:tcW w:w="1260" w:type="dxa"/>
            <w:noWrap/>
          </w:tcPr>
          <w:p w14:paraId="08AAFB89" w14:textId="77777777" w:rsidR="00446F89" w:rsidRDefault="00446F89">
            <w:pPr>
              <w:spacing w:after="0"/>
              <w:rPr>
                <w:szCs w:val="24"/>
              </w:rPr>
            </w:pPr>
            <w:r>
              <w:rPr>
                <w:szCs w:val="24"/>
              </w:rPr>
              <w:t>MHI</w:t>
            </w:r>
          </w:p>
        </w:tc>
        <w:tc>
          <w:tcPr>
            <w:tcW w:w="4340" w:type="dxa"/>
          </w:tcPr>
          <w:p w14:paraId="228076D6" w14:textId="77777777" w:rsidR="00446F89" w:rsidRDefault="00446F89">
            <w:pPr>
              <w:spacing w:after="0"/>
              <w:rPr>
                <w:szCs w:val="24"/>
              </w:rPr>
            </w:pPr>
          </w:p>
        </w:tc>
        <w:tc>
          <w:tcPr>
            <w:tcW w:w="1080" w:type="dxa"/>
          </w:tcPr>
          <w:p w14:paraId="355BAED5" w14:textId="77777777" w:rsidR="00446F89" w:rsidRDefault="00446F89">
            <w:pPr>
              <w:spacing w:after="0"/>
              <w:rPr>
                <w:b/>
                <w:szCs w:val="24"/>
              </w:rPr>
            </w:pPr>
            <w:r>
              <w:rPr>
                <w:b/>
                <w:szCs w:val="24"/>
              </w:rPr>
              <w:t>H</w:t>
            </w:r>
          </w:p>
        </w:tc>
      </w:tr>
      <w:tr w:rsidR="00446F89" w14:paraId="08508C16" w14:textId="77777777">
        <w:tblPrEx>
          <w:tblLook w:val="01E0" w:firstRow="1" w:lastRow="1" w:firstColumn="1" w:lastColumn="1" w:noHBand="0" w:noVBand="0"/>
        </w:tblPrEx>
        <w:trPr>
          <w:cantSplit/>
          <w:trHeight w:val="315"/>
        </w:trPr>
        <w:tc>
          <w:tcPr>
            <w:tcW w:w="1008" w:type="dxa"/>
            <w:noWrap/>
          </w:tcPr>
          <w:p w14:paraId="05B228E6" w14:textId="77777777" w:rsidR="00446F89" w:rsidRDefault="00446F89">
            <w:pPr>
              <w:spacing w:after="0"/>
              <w:rPr>
                <w:szCs w:val="24"/>
              </w:rPr>
            </w:pPr>
            <w:r>
              <w:rPr>
                <w:szCs w:val="24"/>
              </w:rPr>
              <w:t>D-041</w:t>
            </w:r>
          </w:p>
        </w:tc>
        <w:tc>
          <w:tcPr>
            <w:tcW w:w="4392" w:type="dxa"/>
          </w:tcPr>
          <w:p w14:paraId="1ED7BB20" w14:textId="77777777" w:rsidR="00446F89" w:rsidRDefault="00446F89">
            <w:pPr>
              <w:spacing w:after="0"/>
              <w:rPr>
                <w:szCs w:val="24"/>
              </w:rPr>
            </w:pPr>
            <w:r>
              <w:rPr>
                <w:szCs w:val="24"/>
              </w:rPr>
              <w:t xml:space="preserve">The </w:t>
            </w:r>
            <w:r>
              <w:rPr>
                <w:i/>
                <w:szCs w:val="24"/>
              </w:rPr>
              <w:t>Clarus</w:t>
            </w:r>
            <w:r>
              <w:rPr>
                <w:szCs w:val="24"/>
              </w:rPr>
              <w:t xml:space="preserve"> system shall be able to operate on redundant hardware.</w:t>
            </w:r>
          </w:p>
        </w:tc>
        <w:tc>
          <w:tcPr>
            <w:tcW w:w="1260" w:type="dxa"/>
            <w:noWrap/>
          </w:tcPr>
          <w:p w14:paraId="55327D9C" w14:textId="77777777" w:rsidR="00446F89" w:rsidRDefault="00446F89">
            <w:pPr>
              <w:spacing w:after="0"/>
              <w:rPr>
                <w:szCs w:val="24"/>
              </w:rPr>
            </w:pPr>
            <w:r>
              <w:rPr>
                <w:szCs w:val="24"/>
              </w:rPr>
              <w:t>ConOps §3.4.2</w:t>
            </w:r>
          </w:p>
        </w:tc>
        <w:tc>
          <w:tcPr>
            <w:tcW w:w="4340" w:type="dxa"/>
          </w:tcPr>
          <w:p w14:paraId="0D09B25A" w14:textId="77777777" w:rsidR="00446F89" w:rsidRDefault="00446F89">
            <w:pPr>
              <w:spacing w:after="0"/>
              <w:rPr>
                <w:szCs w:val="24"/>
              </w:rPr>
            </w:pPr>
          </w:p>
        </w:tc>
        <w:tc>
          <w:tcPr>
            <w:tcW w:w="1080" w:type="dxa"/>
          </w:tcPr>
          <w:p w14:paraId="480BD0A8" w14:textId="77777777" w:rsidR="00446F89" w:rsidRDefault="00446F89">
            <w:pPr>
              <w:spacing w:after="0"/>
              <w:rPr>
                <w:b/>
                <w:szCs w:val="24"/>
              </w:rPr>
            </w:pPr>
            <w:r>
              <w:rPr>
                <w:b/>
                <w:szCs w:val="24"/>
              </w:rPr>
              <w:t>H</w:t>
            </w:r>
          </w:p>
        </w:tc>
      </w:tr>
      <w:tr w:rsidR="00446F89" w14:paraId="5075DDC8" w14:textId="77777777">
        <w:tblPrEx>
          <w:tblLook w:val="01E0" w:firstRow="1" w:lastRow="1" w:firstColumn="1" w:lastColumn="1" w:noHBand="0" w:noVBand="0"/>
        </w:tblPrEx>
        <w:trPr>
          <w:cantSplit/>
          <w:trHeight w:val="315"/>
        </w:trPr>
        <w:tc>
          <w:tcPr>
            <w:tcW w:w="1008" w:type="dxa"/>
            <w:noWrap/>
          </w:tcPr>
          <w:p w14:paraId="151ACD4F" w14:textId="77777777" w:rsidR="00446F89" w:rsidRDefault="00446F89">
            <w:pPr>
              <w:spacing w:after="0"/>
              <w:rPr>
                <w:szCs w:val="24"/>
              </w:rPr>
            </w:pPr>
            <w:r>
              <w:rPr>
                <w:szCs w:val="24"/>
              </w:rPr>
              <w:t>D-051</w:t>
            </w:r>
          </w:p>
        </w:tc>
        <w:tc>
          <w:tcPr>
            <w:tcW w:w="4392" w:type="dxa"/>
          </w:tcPr>
          <w:p w14:paraId="404314B5" w14:textId="77777777" w:rsidR="00446F89" w:rsidRDefault="00446F89">
            <w:pPr>
              <w:spacing w:after="0"/>
              <w:rPr>
                <w:szCs w:val="24"/>
              </w:rPr>
            </w:pPr>
            <w:r>
              <w:rPr>
                <w:szCs w:val="24"/>
              </w:rPr>
              <w:t xml:space="preserve">The </w:t>
            </w:r>
            <w:r>
              <w:rPr>
                <w:i/>
                <w:szCs w:val="24"/>
              </w:rPr>
              <w:t>Clarus</w:t>
            </w:r>
            <w:r>
              <w:rPr>
                <w:szCs w:val="24"/>
              </w:rPr>
              <w:t xml:space="preserve"> system shall disseminate data in response to a scheduled request.</w:t>
            </w:r>
          </w:p>
        </w:tc>
        <w:tc>
          <w:tcPr>
            <w:tcW w:w="1260" w:type="dxa"/>
            <w:noWrap/>
          </w:tcPr>
          <w:p w14:paraId="687E48C1" w14:textId="77777777" w:rsidR="00446F89" w:rsidRDefault="00446F89">
            <w:pPr>
              <w:spacing w:after="0"/>
              <w:rPr>
                <w:szCs w:val="24"/>
              </w:rPr>
            </w:pPr>
            <w:r>
              <w:rPr>
                <w:szCs w:val="24"/>
              </w:rPr>
              <w:t>OCS</w:t>
            </w:r>
          </w:p>
        </w:tc>
        <w:tc>
          <w:tcPr>
            <w:tcW w:w="4340" w:type="dxa"/>
          </w:tcPr>
          <w:p w14:paraId="4FBA0E9F" w14:textId="77777777" w:rsidR="00446F89" w:rsidRDefault="00446F89">
            <w:pPr>
              <w:spacing w:after="0"/>
              <w:rPr>
                <w:szCs w:val="24"/>
              </w:rPr>
            </w:pPr>
          </w:p>
        </w:tc>
        <w:tc>
          <w:tcPr>
            <w:tcW w:w="1080" w:type="dxa"/>
          </w:tcPr>
          <w:p w14:paraId="2FCFC2ED" w14:textId="77777777" w:rsidR="00446F89" w:rsidRDefault="00446F89">
            <w:pPr>
              <w:spacing w:after="0"/>
              <w:rPr>
                <w:b/>
                <w:szCs w:val="24"/>
              </w:rPr>
            </w:pPr>
            <w:r>
              <w:rPr>
                <w:b/>
                <w:szCs w:val="24"/>
              </w:rPr>
              <w:t>H</w:t>
            </w:r>
          </w:p>
        </w:tc>
      </w:tr>
      <w:tr w:rsidR="00446F89" w14:paraId="36CAAABB" w14:textId="77777777">
        <w:tblPrEx>
          <w:tblLook w:val="01E0" w:firstRow="1" w:lastRow="1" w:firstColumn="1" w:lastColumn="1" w:noHBand="0" w:noVBand="0"/>
        </w:tblPrEx>
        <w:trPr>
          <w:cantSplit/>
          <w:trHeight w:val="315"/>
        </w:trPr>
        <w:tc>
          <w:tcPr>
            <w:tcW w:w="1008" w:type="dxa"/>
            <w:noWrap/>
          </w:tcPr>
          <w:p w14:paraId="54CA19C5" w14:textId="77777777" w:rsidR="00446F89" w:rsidRDefault="00446F89">
            <w:pPr>
              <w:spacing w:after="0"/>
              <w:rPr>
                <w:szCs w:val="24"/>
              </w:rPr>
            </w:pPr>
            <w:r>
              <w:rPr>
                <w:szCs w:val="24"/>
              </w:rPr>
              <w:t>D-061</w:t>
            </w:r>
          </w:p>
        </w:tc>
        <w:tc>
          <w:tcPr>
            <w:tcW w:w="4392" w:type="dxa"/>
          </w:tcPr>
          <w:p w14:paraId="684B8BC8" w14:textId="77777777" w:rsidR="00446F89" w:rsidRDefault="00446F89">
            <w:pPr>
              <w:spacing w:after="0"/>
              <w:rPr>
                <w:szCs w:val="24"/>
              </w:rPr>
            </w:pPr>
            <w:r>
              <w:rPr>
                <w:szCs w:val="24"/>
              </w:rPr>
              <w:t xml:space="preserve">The </w:t>
            </w:r>
            <w:r>
              <w:rPr>
                <w:i/>
                <w:szCs w:val="24"/>
              </w:rPr>
              <w:t>Clarus</w:t>
            </w:r>
            <w:r>
              <w:rPr>
                <w:szCs w:val="24"/>
              </w:rPr>
              <w:t xml:space="preserve"> system shall disseminate data in response to polling.</w:t>
            </w:r>
          </w:p>
        </w:tc>
        <w:tc>
          <w:tcPr>
            <w:tcW w:w="1260" w:type="dxa"/>
            <w:noWrap/>
          </w:tcPr>
          <w:p w14:paraId="353E631B" w14:textId="77777777" w:rsidR="00446F89" w:rsidRDefault="00446F89">
            <w:pPr>
              <w:spacing w:after="0"/>
              <w:rPr>
                <w:szCs w:val="24"/>
              </w:rPr>
            </w:pPr>
            <w:r>
              <w:rPr>
                <w:szCs w:val="24"/>
              </w:rPr>
              <w:t>OCS</w:t>
            </w:r>
          </w:p>
        </w:tc>
        <w:tc>
          <w:tcPr>
            <w:tcW w:w="4340" w:type="dxa"/>
          </w:tcPr>
          <w:p w14:paraId="356CC86B" w14:textId="77777777" w:rsidR="00446F89" w:rsidRDefault="00446F89">
            <w:pPr>
              <w:spacing w:after="0"/>
              <w:rPr>
                <w:szCs w:val="24"/>
              </w:rPr>
            </w:pPr>
          </w:p>
        </w:tc>
        <w:tc>
          <w:tcPr>
            <w:tcW w:w="1080" w:type="dxa"/>
          </w:tcPr>
          <w:p w14:paraId="295180E5" w14:textId="77777777" w:rsidR="00446F89" w:rsidRDefault="00446F89">
            <w:pPr>
              <w:spacing w:after="0"/>
              <w:rPr>
                <w:b/>
                <w:szCs w:val="24"/>
              </w:rPr>
            </w:pPr>
            <w:r>
              <w:rPr>
                <w:b/>
                <w:szCs w:val="24"/>
              </w:rPr>
              <w:t>H</w:t>
            </w:r>
          </w:p>
        </w:tc>
      </w:tr>
      <w:tr w:rsidR="00446F89" w14:paraId="7F693B68" w14:textId="77777777">
        <w:tblPrEx>
          <w:tblLook w:val="01E0" w:firstRow="1" w:lastRow="1" w:firstColumn="1" w:lastColumn="1" w:noHBand="0" w:noVBand="0"/>
        </w:tblPrEx>
        <w:trPr>
          <w:cantSplit/>
          <w:trHeight w:val="315"/>
        </w:trPr>
        <w:tc>
          <w:tcPr>
            <w:tcW w:w="1008" w:type="dxa"/>
            <w:noWrap/>
          </w:tcPr>
          <w:p w14:paraId="1804A419" w14:textId="77777777" w:rsidR="00446F89" w:rsidRDefault="00446F89">
            <w:pPr>
              <w:spacing w:after="0"/>
              <w:rPr>
                <w:szCs w:val="24"/>
              </w:rPr>
            </w:pPr>
            <w:r>
              <w:rPr>
                <w:szCs w:val="24"/>
              </w:rPr>
              <w:t>D-071</w:t>
            </w:r>
          </w:p>
        </w:tc>
        <w:tc>
          <w:tcPr>
            <w:tcW w:w="4392" w:type="dxa"/>
          </w:tcPr>
          <w:p w14:paraId="05181699" w14:textId="77777777" w:rsidR="00446F89" w:rsidRDefault="00446F89">
            <w:pPr>
              <w:spacing w:after="0"/>
              <w:rPr>
                <w:szCs w:val="24"/>
              </w:rPr>
            </w:pPr>
            <w:r>
              <w:rPr>
                <w:szCs w:val="24"/>
              </w:rPr>
              <w:t xml:space="preserve">The </w:t>
            </w:r>
            <w:r>
              <w:rPr>
                <w:i/>
                <w:szCs w:val="24"/>
              </w:rPr>
              <w:t>Clarus</w:t>
            </w:r>
            <w:r>
              <w:rPr>
                <w:szCs w:val="24"/>
              </w:rPr>
              <w:t xml:space="preserve"> system shall disseminate data in response to a change notification request.</w:t>
            </w:r>
          </w:p>
        </w:tc>
        <w:tc>
          <w:tcPr>
            <w:tcW w:w="1260" w:type="dxa"/>
            <w:noWrap/>
          </w:tcPr>
          <w:p w14:paraId="082791F3" w14:textId="77777777" w:rsidR="00446F89" w:rsidRDefault="00446F89">
            <w:pPr>
              <w:spacing w:after="0"/>
              <w:rPr>
                <w:szCs w:val="24"/>
              </w:rPr>
            </w:pPr>
            <w:r>
              <w:rPr>
                <w:szCs w:val="24"/>
              </w:rPr>
              <w:t>OCS</w:t>
            </w:r>
          </w:p>
        </w:tc>
        <w:tc>
          <w:tcPr>
            <w:tcW w:w="4340" w:type="dxa"/>
          </w:tcPr>
          <w:p w14:paraId="7116CAC0" w14:textId="77777777" w:rsidR="00446F89" w:rsidRDefault="00446F89">
            <w:pPr>
              <w:spacing w:after="0"/>
              <w:rPr>
                <w:szCs w:val="24"/>
              </w:rPr>
            </w:pPr>
          </w:p>
        </w:tc>
        <w:tc>
          <w:tcPr>
            <w:tcW w:w="1080" w:type="dxa"/>
          </w:tcPr>
          <w:p w14:paraId="126D1FCA" w14:textId="77777777" w:rsidR="00446F89" w:rsidRDefault="00446F89">
            <w:pPr>
              <w:spacing w:after="0"/>
              <w:rPr>
                <w:b/>
                <w:szCs w:val="24"/>
              </w:rPr>
            </w:pPr>
            <w:r>
              <w:rPr>
                <w:b/>
                <w:szCs w:val="24"/>
              </w:rPr>
              <w:t>H</w:t>
            </w:r>
          </w:p>
        </w:tc>
      </w:tr>
      <w:tr w:rsidR="00446F89" w14:paraId="74B6B258" w14:textId="77777777">
        <w:tblPrEx>
          <w:tblLook w:val="01E0" w:firstRow="1" w:lastRow="1" w:firstColumn="1" w:lastColumn="1" w:noHBand="0" w:noVBand="0"/>
        </w:tblPrEx>
        <w:trPr>
          <w:cantSplit/>
          <w:trHeight w:val="315"/>
        </w:trPr>
        <w:tc>
          <w:tcPr>
            <w:tcW w:w="1008" w:type="dxa"/>
            <w:noWrap/>
          </w:tcPr>
          <w:p w14:paraId="0318F960" w14:textId="77777777" w:rsidR="00446F89" w:rsidRDefault="00446F89">
            <w:pPr>
              <w:spacing w:after="0"/>
              <w:rPr>
                <w:szCs w:val="24"/>
              </w:rPr>
            </w:pPr>
            <w:r>
              <w:rPr>
                <w:szCs w:val="24"/>
              </w:rPr>
              <w:t>D-081</w:t>
            </w:r>
          </w:p>
        </w:tc>
        <w:tc>
          <w:tcPr>
            <w:tcW w:w="4392" w:type="dxa"/>
          </w:tcPr>
          <w:p w14:paraId="70237D43" w14:textId="77777777" w:rsidR="00446F89" w:rsidRDefault="00446F89">
            <w:pPr>
              <w:spacing w:after="0"/>
              <w:rPr>
                <w:szCs w:val="24"/>
              </w:rPr>
            </w:pPr>
            <w:r>
              <w:rPr>
                <w:szCs w:val="24"/>
              </w:rPr>
              <w:t xml:space="preserve">The </w:t>
            </w:r>
            <w:r>
              <w:rPr>
                <w:i/>
                <w:szCs w:val="24"/>
              </w:rPr>
              <w:t>Clarus</w:t>
            </w:r>
            <w:r>
              <w:rPr>
                <w:szCs w:val="24"/>
              </w:rPr>
              <w:t xml:space="preserve"> system shall be able to notify subscribers when data sets become available.</w:t>
            </w:r>
          </w:p>
        </w:tc>
        <w:tc>
          <w:tcPr>
            <w:tcW w:w="1260" w:type="dxa"/>
            <w:noWrap/>
          </w:tcPr>
          <w:p w14:paraId="1C8965AF" w14:textId="77777777" w:rsidR="00446F89" w:rsidRDefault="00446F89">
            <w:pPr>
              <w:spacing w:after="0"/>
              <w:rPr>
                <w:szCs w:val="24"/>
              </w:rPr>
            </w:pPr>
            <w:r>
              <w:rPr>
                <w:szCs w:val="24"/>
              </w:rPr>
              <w:t>OCS</w:t>
            </w:r>
          </w:p>
        </w:tc>
        <w:tc>
          <w:tcPr>
            <w:tcW w:w="4340" w:type="dxa"/>
          </w:tcPr>
          <w:p w14:paraId="5E0EBC05" w14:textId="77777777" w:rsidR="00446F89" w:rsidRDefault="00446F89">
            <w:pPr>
              <w:spacing w:after="0"/>
              <w:rPr>
                <w:szCs w:val="24"/>
              </w:rPr>
            </w:pPr>
          </w:p>
        </w:tc>
        <w:tc>
          <w:tcPr>
            <w:tcW w:w="1080" w:type="dxa"/>
          </w:tcPr>
          <w:p w14:paraId="764FF6A9" w14:textId="77777777" w:rsidR="00446F89" w:rsidRDefault="00446F89">
            <w:pPr>
              <w:spacing w:after="0"/>
              <w:rPr>
                <w:b/>
                <w:szCs w:val="24"/>
              </w:rPr>
            </w:pPr>
            <w:r>
              <w:rPr>
                <w:b/>
                <w:szCs w:val="24"/>
              </w:rPr>
              <w:t>H</w:t>
            </w:r>
          </w:p>
        </w:tc>
      </w:tr>
      <w:tr w:rsidR="00446F89" w14:paraId="504D2BF4" w14:textId="77777777">
        <w:tblPrEx>
          <w:tblLook w:val="01E0" w:firstRow="1" w:lastRow="1" w:firstColumn="1" w:lastColumn="1" w:noHBand="0" w:noVBand="0"/>
        </w:tblPrEx>
        <w:trPr>
          <w:cantSplit/>
          <w:trHeight w:val="315"/>
        </w:trPr>
        <w:tc>
          <w:tcPr>
            <w:tcW w:w="1008" w:type="dxa"/>
            <w:noWrap/>
          </w:tcPr>
          <w:p w14:paraId="1FE4CB0A" w14:textId="77777777" w:rsidR="00446F89" w:rsidRDefault="00446F89">
            <w:pPr>
              <w:spacing w:after="0"/>
              <w:rPr>
                <w:szCs w:val="24"/>
              </w:rPr>
            </w:pPr>
            <w:r>
              <w:rPr>
                <w:szCs w:val="24"/>
              </w:rPr>
              <w:t>D-091</w:t>
            </w:r>
          </w:p>
        </w:tc>
        <w:tc>
          <w:tcPr>
            <w:tcW w:w="4392" w:type="dxa"/>
          </w:tcPr>
          <w:p w14:paraId="274DF5DB" w14:textId="77777777" w:rsidR="00446F89" w:rsidRDefault="00446F89">
            <w:pPr>
              <w:spacing w:after="0"/>
              <w:rPr>
                <w:szCs w:val="24"/>
              </w:rPr>
            </w:pPr>
            <w:r>
              <w:rPr>
                <w:szCs w:val="24"/>
              </w:rPr>
              <w:t xml:space="preserve">The </w:t>
            </w:r>
            <w:r>
              <w:rPr>
                <w:i/>
                <w:szCs w:val="24"/>
              </w:rPr>
              <w:t>Clarus</w:t>
            </w:r>
            <w:r>
              <w:rPr>
                <w:szCs w:val="24"/>
              </w:rPr>
              <w:t xml:space="preserve"> system shall disseminate data using standard Internet protocols.</w:t>
            </w:r>
          </w:p>
        </w:tc>
        <w:tc>
          <w:tcPr>
            <w:tcW w:w="1260" w:type="dxa"/>
            <w:noWrap/>
          </w:tcPr>
          <w:p w14:paraId="74DDA760" w14:textId="77777777" w:rsidR="00446F89" w:rsidRDefault="00446F89">
            <w:pPr>
              <w:spacing w:after="0"/>
              <w:rPr>
                <w:szCs w:val="24"/>
              </w:rPr>
            </w:pPr>
            <w:r>
              <w:rPr>
                <w:szCs w:val="24"/>
              </w:rPr>
              <w:t>OCS</w:t>
            </w:r>
          </w:p>
        </w:tc>
        <w:tc>
          <w:tcPr>
            <w:tcW w:w="4340" w:type="dxa"/>
          </w:tcPr>
          <w:p w14:paraId="766AFF63" w14:textId="77777777" w:rsidR="00446F89" w:rsidRDefault="00446F89">
            <w:pPr>
              <w:spacing w:after="0"/>
              <w:rPr>
                <w:szCs w:val="24"/>
              </w:rPr>
            </w:pPr>
          </w:p>
        </w:tc>
        <w:tc>
          <w:tcPr>
            <w:tcW w:w="1080" w:type="dxa"/>
          </w:tcPr>
          <w:p w14:paraId="01D4805D" w14:textId="77777777" w:rsidR="00446F89" w:rsidRDefault="00446F89">
            <w:pPr>
              <w:spacing w:after="0"/>
              <w:rPr>
                <w:b/>
                <w:szCs w:val="24"/>
              </w:rPr>
            </w:pPr>
            <w:r>
              <w:rPr>
                <w:b/>
                <w:szCs w:val="24"/>
              </w:rPr>
              <w:t>H</w:t>
            </w:r>
          </w:p>
        </w:tc>
      </w:tr>
      <w:tr w:rsidR="00446F89" w14:paraId="0C60ABE2" w14:textId="77777777">
        <w:tblPrEx>
          <w:tblLook w:val="01E0" w:firstRow="1" w:lastRow="1" w:firstColumn="1" w:lastColumn="1" w:noHBand="0" w:noVBand="0"/>
        </w:tblPrEx>
        <w:trPr>
          <w:cantSplit/>
          <w:trHeight w:val="315"/>
        </w:trPr>
        <w:tc>
          <w:tcPr>
            <w:tcW w:w="1008" w:type="dxa"/>
            <w:noWrap/>
          </w:tcPr>
          <w:p w14:paraId="3B9C0403" w14:textId="77777777" w:rsidR="00446F89" w:rsidRDefault="00446F89">
            <w:pPr>
              <w:spacing w:after="0"/>
              <w:rPr>
                <w:szCs w:val="24"/>
              </w:rPr>
            </w:pPr>
            <w:r>
              <w:rPr>
                <w:szCs w:val="24"/>
              </w:rPr>
              <w:lastRenderedPageBreak/>
              <w:t>D-101</w:t>
            </w:r>
          </w:p>
        </w:tc>
        <w:tc>
          <w:tcPr>
            <w:tcW w:w="4392" w:type="dxa"/>
          </w:tcPr>
          <w:p w14:paraId="6B52C5CC" w14:textId="77777777" w:rsidR="00446F89" w:rsidRDefault="00446F89">
            <w:pPr>
              <w:spacing w:after="0"/>
              <w:rPr>
                <w:szCs w:val="24"/>
              </w:rPr>
            </w:pPr>
            <w:r>
              <w:rPr>
                <w:szCs w:val="24"/>
              </w:rPr>
              <w:t>All HTML coding shall meet FHWA requirements for web sites.</w:t>
            </w:r>
          </w:p>
        </w:tc>
        <w:tc>
          <w:tcPr>
            <w:tcW w:w="1260" w:type="dxa"/>
            <w:noWrap/>
          </w:tcPr>
          <w:p w14:paraId="617B13BA" w14:textId="77777777" w:rsidR="00446F89" w:rsidRDefault="00446F89">
            <w:pPr>
              <w:spacing w:after="0"/>
              <w:rPr>
                <w:szCs w:val="24"/>
              </w:rPr>
            </w:pPr>
            <w:r>
              <w:rPr>
                <w:szCs w:val="24"/>
              </w:rPr>
              <w:t>Contract</w:t>
            </w:r>
          </w:p>
        </w:tc>
        <w:tc>
          <w:tcPr>
            <w:tcW w:w="4340" w:type="dxa"/>
          </w:tcPr>
          <w:p w14:paraId="49B0A0B5" w14:textId="77777777" w:rsidR="00446F89" w:rsidRDefault="00446F89">
            <w:pPr>
              <w:spacing w:after="0"/>
              <w:rPr>
                <w:szCs w:val="24"/>
              </w:rPr>
            </w:pPr>
          </w:p>
        </w:tc>
        <w:tc>
          <w:tcPr>
            <w:tcW w:w="1080" w:type="dxa"/>
          </w:tcPr>
          <w:p w14:paraId="18122D4D" w14:textId="77777777" w:rsidR="00446F89" w:rsidRDefault="00446F89">
            <w:pPr>
              <w:spacing w:after="0"/>
              <w:rPr>
                <w:b/>
                <w:szCs w:val="24"/>
              </w:rPr>
            </w:pPr>
            <w:r>
              <w:rPr>
                <w:b/>
                <w:szCs w:val="24"/>
              </w:rPr>
              <w:t>H</w:t>
            </w:r>
          </w:p>
        </w:tc>
      </w:tr>
      <w:tr w:rsidR="00446F89" w14:paraId="2DB925DB" w14:textId="77777777">
        <w:tblPrEx>
          <w:tblLook w:val="01E0" w:firstRow="1" w:lastRow="1" w:firstColumn="1" w:lastColumn="1" w:noHBand="0" w:noVBand="0"/>
        </w:tblPrEx>
        <w:trPr>
          <w:cantSplit/>
          <w:trHeight w:val="315"/>
        </w:trPr>
        <w:tc>
          <w:tcPr>
            <w:tcW w:w="1008" w:type="dxa"/>
            <w:noWrap/>
          </w:tcPr>
          <w:p w14:paraId="73AEA676" w14:textId="77777777" w:rsidR="00446F89" w:rsidRDefault="00446F89">
            <w:pPr>
              <w:spacing w:after="0"/>
              <w:rPr>
                <w:szCs w:val="24"/>
              </w:rPr>
            </w:pPr>
            <w:r>
              <w:rPr>
                <w:szCs w:val="24"/>
              </w:rPr>
              <w:t>D-111</w:t>
            </w:r>
          </w:p>
        </w:tc>
        <w:tc>
          <w:tcPr>
            <w:tcW w:w="4392" w:type="dxa"/>
          </w:tcPr>
          <w:p w14:paraId="0E34E0E6" w14:textId="77777777" w:rsidR="00446F89" w:rsidRDefault="00446F89">
            <w:pPr>
              <w:spacing w:after="0"/>
              <w:rPr>
                <w:szCs w:val="24"/>
              </w:rPr>
            </w:pPr>
            <w:r>
              <w:rPr>
                <w:szCs w:val="24"/>
              </w:rPr>
              <w:t xml:space="preserve">The </w:t>
            </w:r>
            <w:r>
              <w:rPr>
                <w:i/>
                <w:szCs w:val="24"/>
              </w:rPr>
              <w:t>Clarus</w:t>
            </w:r>
            <w:r>
              <w:rPr>
                <w:szCs w:val="24"/>
              </w:rPr>
              <w:t xml:space="preserve"> system shall support modular components.</w:t>
            </w:r>
          </w:p>
        </w:tc>
        <w:tc>
          <w:tcPr>
            <w:tcW w:w="1260" w:type="dxa"/>
            <w:noWrap/>
          </w:tcPr>
          <w:p w14:paraId="1DA49DEA" w14:textId="77777777" w:rsidR="00446F89" w:rsidRDefault="00446F89">
            <w:pPr>
              <w:spacing w:after="0"/>
              <w:rPr>
                <w:szCs w:val="24"/>
              </w:rPr>
            </w:pPr>
            <w:r>
              <w:rPr>
                <w:szCs w:val="24"/>
              </w:rPr>
              <w:t>OCS</w:t>
            </w:r>
          </w:p>
        </w:tc>
        <w:tc>
          <w:tcPr>
            <w:tcW w:w="4340" w:type="dxa"/>
          </w:tcPr>
          <w:p w14:paraId="4F4AE2FD" w14:textId="77777777" w:rsidR="00446F89" w:rsidRDefault="00446F89">
            <w:pPr>
              <w:spacing w:after="0"/>
              <w:rPr>
                <w:szCs w:val="24"/>
              </w:rPr>
            </w:pPr>
          </w:p>
        </w:tc>
        <w:tc>
          <w:tcPr>
            <w:tcW w:w="1080" w:type="dxa"/>
          </w:tcPr>
          <w:p w14:paraId="06F2DA9B" w14:textId="77777777" w:rsidR="00446F89" w:rsidRDefault="00446F89">
            <w:pPr>
              <w:spacing w:after="0"/>
              <w:rPr>
                <w:b/>
                <w:szCs w:val="24"/>
              </w:rPr>
            </w:pPr>
            <w:r>
              <w:rPr>
                <w:b/>
                <w:szCs w:val="24"/>
              </w:rPr>
              <w:t>H</w:t>
            </w:r>
          </w:p>
        </w:tc>
      </w:tr>
      <w:tr w:rsidR="00446F89" w14:paraId="1BFEA947" w14:textId="77777777">
        <w:tblPrEx>
          <w:tblLook w:val="01E0" w:firstRow="1" w:lastRow="1" w:firstColumn="1" w:lastColumn="1" w:noHBand="0" w:noVBand="0"/>
        </w:tblPrEx>
        <w:trPr>
          <w:cantSplit/>
          <w:trHeight w:val="630"/>
        </w:trPr>
        <w:tc>
          <w:tcPr>
            <w:tcW w:w="1008" w:type="dxa"/>
            <w:noWrap/>
          </w:tcPr>
          <w:p w14:paraId="32EE0938" w14:textId="77777777" w:rsidR="00446F89" w:rsidRDefault="00446F89">
            <w:pPr>
              <w:spacing w:after="0"/>
              <w:rPr>
                <w:szCs w:val="24"/>
              </w:rPr>
            </w:pPr>
            <w:r>
              <w:rPr>
                <w:szCs w:val="24"/>
              </w:rPr>
              <w:t>D-121</w:t>
            </w:r>
          </w:p>
        </w:tc>
        <w:tc>
          <w:tcPr>
            <w:tcW w:w="4392" w:type="dxa"/>
          </w:tcPr>
          <w:p w14:paraId="70E467D5" w14:textId="77777777" w:rsidR="00446F89" w:rsidRDefault="00446F89">
            <w:pPr>
              <w:spacing w:after="0"/>
              <w:rPr>
                <w:szCs w:val="24"/>
              </w:rPr>
            </w:pPr>
            <w:r>
              <w:rPr>
                <w:szCs w:val="24"/>
              </w:rPr>
              <w:t xml:space="preserve">The </w:t>
            </w:r>
            <w:r>
              <w:rPr>
                <w:i/>
                <w:szCs w:val="24"/>
              </w:rPr>
              <w:t>Clarus</w:t>
            </w:r>
            <w:r>
              <w:rPr>
                <w:szCs w:val="24"/>
              </w:rPr>
              <w:t xml:space="preserve"> system shall be able to use latitude, longitude, and elevation (standard GPS) coordinates to specify location to the nearest fifty feet.</w:t>
            </w:r>
          </w:p>
        </w:tc>
        <w:tc>
          <w:tcPr>
            <w:tcW w:w="1260" w:type="dxa"/>
            <w:noWrap/>
          </w:tcPr>
          <w:p w14:paraId="057042F4" w14:textId="77777777" w:rsidR="00446F89" w:rsidRDefault="00446F89">
            <w:pPr>
              <w:spacing w:after="0"/>
              <w:rPr>
                <w:szCs w:val="24"/>
              </w:rPr>
            </w:pPr>
            <w:r>
              <w:rPr>
                <w:szCs w:val="24"/>
              </w:rPr>
              <w:t>MHI</w:t>
            </w:r>
          </w:p>
        </w:tc>
        <w:tc>
          <w:tcPr>
            <w:tcW w:w="4340" w:type="dxa"/>
          </w:tcPr>
          <w:p w14:paraId="3EC545C2" w14:textId="77777777" w:rsidR="00446F89" w:rsidRDefault="00446F89">
            <w:pPr>
              <w:spacing w:after="0"/>
              <w:rPr>
                <w:szCs w:val="24"/>
              </w:rPr>
            </w:pPr>
          </w:p>
        </w:tc>
        <w:tc>
          <w:tcPr>
            <w:tcW w:w="1080" w:type="dxa"/>
          </w:tcPr>
          <w:p w14:paraId="31120961" w14:textId="77777777" w:rsidR="00446F89" w:rsidRDefault="00446F89">
            <w:pPr>
              <w:spacing w:after="0"/>
              <w:rPr>
                <w:b/>
                <w:szCs w:val="24"/>
              </w:rPr>
            </w:pPr>
            <w:r>
              <w:rPr>
                <w:b/>
                <w:szCs w:val="24"/>
              </w:rPr>
              <w:t>H</w:t>
            </w:r>
          </w:p>
        </w:tc>
      </w:tr>
      <w:tr w:rsidR="00446F89" w14:paraId="4763FEF6" w14:textId="77777777">
        <w:tblPrEx>
          <w:tblLook w:val="01E0" w:firstRow="1" w:lastRow="1" w:firstColumn="1" w:lastColumn="1" w:noHBand="0" w:noVBand="0"/>
        </w:tblPrEx>
        <w:trPr>
          <w:cantSplit/>
          <w:trHeight w:val="315"/>
        </w:trPr>
        <w:tc>
          <w:tcPr>
            <w:tcW w:w="1008" w:type="dxa"/>
            <w:noWrap/>
          </w:tcPr>
          <w:p w14:paraId="13B0D6DF" w14:textId="77777777" w:rsidR="00446F89" w:rsidRDefault="00446F89">
            <w:pPr>
              <w:spacing w:after="0"/>
              <w:rPr>
                <w:szCs w:val="24"/>
              </w:rPr>
            </w:pPr>
            <w:r>
              <w:rPr>
                <w:szCs w:val="24"/>
              </w:rPr>
              <w:t>D-126</w:t>
            </w:r>
          </w:p>
        </w:tc>
        <w:tc>
          <w:tcPr>
            <w:tcW w:w="4392" w:type="dxa"/>
          </w:tcPr>
          <w:p w14:paraId="022FE6D5" w14:textId="77777777" w:rsidR="00446F89" w:rsidRDefault="00446F89">
            <w:pPr>
              <w:spacing w:after="0"/>
              <w:rPr>
                <w:szCs w:val="24"/>
              </w:rPr>
            </w:pPr>
            <w:r>
              <w:rPr>
                <w:szCs w:val="24"/>
              </w:rPr>
              <w:t xml:space="preserve">The </w:t>
            </w:r>
            <w:r>
              <w:rPr>
                <w:i/>
                <w:szCs w:val="24"/>
              </w:rPr>
              <w:t>Clarus</w:t>
            </w:r>
            <w:r>
              <w:rPr>
                <w:szCs w:val="24"/>
              </w:rPr>
              <w:t xml:space="preserve"> system shall use Coordinated Universal Time (UTC) for all timestamps.</w:t>
            </w:r>
          </w:p>
        </w:tc>
        <w:tc>
          <w:tcPr>
            <w:tcW w:w="1260" w:type="dxa"/>
            <w:noWrap/>
          </w:tcPr>
          <w:p w14:paraId="02B7273D" w14:textId="77777777" w:rsidR="00446F89" w:rsidRDefault="00446F89">
            <w:pPr>
              <w:spacing w:after="0"/>
              <w:rPr>
                <w:szCs w:val="24"/>
              </w:rPr>
            </w:pPr>
            <w:r>
              <w:rPr>
                <w:szCs w:val="24"/>
              </w:rPr>
              <w:t>OCS</w:t>
            </w:r>
          </w:p>
        </w:tc>
        <w:tc>
          <w:tcPr>
            <w:tcW w:w="4340" w:type="dxa"/>
          </w:tcPr>
          <w:p w14:paraId="476908EF" w14:textId="77777777" w:rsidR="00446F89" w:rsidRDefault="00446F89">
            <w:pPr>
              <w:spacing w:after="0"/>
              <w:rPr>
                <w:szCs w:val="24"/>
              </w:rPr>
            </w:pPr>
          </w:p>
        </w:tc>
        <w:tc>
          <w:tcPr>
            <w:tcW w:w="1080" w:type="dxa"/>
          </w:tcPr>
          <w:p w14:paraId="23888506" w14:textId="77777777" w:rsidR="00446F89" w:rsidRDefault="00446F89">
            <w:pPr>
              <w:spacing w:after="0"/>
              <w:rPr>
                <w:b/>
                <w:szCs w:val="24"/>
              </w:rPr>
            </w:pPr>
            <w:r>
              <w:rPr>
                <w:b/>
                <w:szCs w:val="24"/>
              </w:rPr>
              <w:t>H</w:t>
            </w:r>
          </w:p>
        </w:tc>
      </w:tr>
      <w:tr w:rsidR="00446F89" w14:paraId="677CDC82" w14:textId="77777777">
        <w:tblPrEx>
          <w:tblLook w:val="01E0" w:firstRow="1" w:lastRow="1" w:firstColumn="1" w:lastColumn="1" w:noHBand="0" w:noVBand="0"/>
        </w:tblPrEx>
        <w:trPr>
          <w:cantSplit/>
          <w:trHeight w:val="315"/>
        </w:trPr>
        <w:tc>
          <w:tcPr>
            <w:tcW w:w="1008" w:type="dxa"/>
            <w:noWrap/>
          </w:tcPr>
          <w:p w14:paraId="6238FDA7" w14:textId="77777777" w:rsidR="00446F89" w:rsidRDefault="00446F89">
            <w:pPr>
              <w:spacing w:after="0"/>
              <w:rPr>
                <w:bCs/>
                <w:szCs w:val="24"/>
              </w:rPr>
            </w:pPr>
            <w:r>
              <w:rPr>
                <w:bCs/>
                <w:szCs w:val="24"/>
              </w:rPr>
              <w:t>D-131</w:t>
            </w:r>
          </w:p>
        </w:tc>
        <w:tc>
          <w:tcPr>
            <w:tcW w:w="4392" w:type="dxa"/>
          </w:tcPr>
          <w:p w14:paraId="3F67EB26"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have a minimum of one system administrator.</w:t>
            </w:r>
          </w:p>
        </w:tc>
        <w:tc>
          <w:tcPr>
            <w:tcW w:w="1260" w:type="dxa"/>
            <w:noWrap/>
          </w:tcPr>
          <w:p w14:paraId="10B4F7D6" w14:textId="77777777" w:rsidR="00446F89" w:rsidRDefault="00446F89">
            <w:pPr>
              <w:spacing w:after="0"/>
              <w:rPr>
                <w:bCs/>
                <w:szCs w:val="24"/>
              </w:rPr>
            </w:pPr>
            <w:r>
              <w:rPr>
                <w:bCs/>
                <w:szCs w:val="24"/>
              </w:rPr>
              <w:t>MHI</w:t>
            </w:r>
          </w:p>
        </w:tc>
        <w:tc>
          <w:tcPr>
            <w:tcW w:w="4340" w:type="dxa"/>
          </w:tcPr>
          <w:p w14:paraId="099476DB" w14:textId="77777777" w:rsidR="00446F89" w:rsidRDefault="00446F89">
            <w:pPr>
              <w:spacing w:after="0"/>
              <w:rPr>
                <w:b/>
                <w:szCs w:val="24"/>
              </w:rPr>
            </w:pPr>
          </w:p>
        </w:tc>
        <w:tc>
          <w:tcPr>
            <w:tcW w:w="1080" w:type="dxa"/>
          </w:tcPr>
          <w:p w14:paraId="1FA0662F" w14:textId="77777777" w:rsidR="00446F89" w:rsidRDefault="00446F89">
            <w:pPr>
              <w:spacing w:after="0"/>
              <w:rPr>
                <w:b/>
                <w:szCs w:val="24"/>
              </w:rPr>
            </w:pPr>
            <w:r>
              <w:rPr>
                <w:b/>
                <w:szCs w:val="24"/>
              </w:rPr>
              <w:t>H</w:t>
            </w:r>
          </w:p>
        </w:tc>
      </w:tr>
    </w:tbl>
    <w:p w14:paraId="3C245359" w14:textId="77777777" w:rsidR="00446F89" w:rsidRDefault="00446F89">
      <w:pPr>
        <w:pStyle w:val="BodyText2"/>
      </w:pPr>
    </w:p>
    <w:p w14:paraId="589E5B4A" w14:textId="77777777" w:rsidR="00446F89" w:rsidRDefault="00446F89">
      <w:pPr>
        <w:pStyle w:val="Heading3"/>
      </w:pPr>
      <w:bookmarkStart w:id="44" w:name="_Toc108576530"/>
      <w:r>
        <w:t>Quality Requirements</w:t>
      </w:r>
      <w:bookmarkEnd w:id="44"/>
    </w:p>
    <w:p w14:paraId="4E211D8B" w14:textId="77777777" w:rsidR="00446F89" w:rsidRDefault="00446F89">
      <w:pPr>
        <w:pStyle w:val="BodyText"/>
      </w:pPr>
      <w:r>
        <w:t>These quality requirements pertain directly to maintaining a high level of service quality.</w:t>
      </w:r>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8"/>
        <w:gridCol w:w="4392"/>
        <w:gridCol w:w="1260"/>
        <w:gridCol w:w="4320"/>
        <w:gridCol w:w="1080"/>
      </w:tblGrid>
      <w:tr w:rsidR="00446F89" w14:paraId="3E320EC9" w14:textId="77777777">
        <w:trPr>
          <w:tblHeader/>
        </w:trPr>
        <w:tc>
          <w:tcPr>
            <w:tcW w:w="1008" w:type="dxa"/>
            <w:tcBorders>
              <w:bottom w:val="single" w:sz="6" w:space="0" w:color="000000"/>
            </w:tcBorders>
            <w:shd w:val="pct30" w:color="FFFF00" w:fill="FFFFFF"/>
          </w:tcPr>
          <w:p w14:paraId="67773A68" w14:textId="77777777" w:rsidR="00446F89" w:rsidRDefault="00446F89">
            <w:pPr>
              <w:pStyle w:val="bptext"/>
              <w:ind w:left="0"/>
              <w:rPr>
                <w:b/>
                <w:bCs/>
                <w:sz w:val="16"/>
              </w:rPr>
            </w:pPr>
            <w:r>
              <w:rPr>
                <w:b/>
                <w:bCs/>
                <w:sz w:val="16"/>
              </w:rPr>
              <w:t>ID</w:t>
            </w:r>
          </w:p>
        </w:tc>
        <w:tc>
          <w:tcPr>
            <w:tcW w:w="4392" w:type="dxa"/>
            <w:tcBorders>
              <w:bottom w:val="single" w:sz="6" w:space="0" w:color="000000"/>
            </w:tcBorders>
            <w:shd w:val="pct30" w:color="FFFF00" w:fill="FFFFFF"/>
          </w:tcPr>
          <w:p w14:paraId="64088A9C" w14:textId="77777777" w:rsidR="00446F89" w:rsidRDefault="00446F89">
            <w:pPr>
              <w:pStyle w:val="bptext"/>
              <w:ind w:left="0"/>
              <w:rPr>
                <w:b/>
                <w:bCs/>
                <w:sz w:val="16"/>
              </w:rPr>
            </w:pPr>
            <w:r>
              <w:rPr>
                <w:b/>
                <w:bCs/>
                <w:sz w:val="16"/>
              </w:rPr>
              <w:t xml:space="preserve">Requirement </w:t>
            </w:r>
          </w:p>
        </w:tc>
        <w:tc>
          <w:tcPr>
            <w:tcW w:w="1260" w:type="dxa"/>
            <w:tcBorders>
              <w:bottom w:val="single" w:sz="6" w:space="0" w:color="000000"/>
            </w:tcBorders>
            <w:shd w:val="pct30" w:color="FFFF00" w:fill="FFFFFF"/>
          </w:tcPr>
          <w:p w14:paraId="36BA72EA" w14:textId="77777777" w:rsidR="00446F89" w:rsidRDefault="00446F89">
            <w:pPr>
              <w:pStyle w:val="bptext"/>
              <w:ind w:left="0"/>
              <w:rPr>
                <w:b/>
                <w:bCs/>
                <w:sz w:val="16"/>
              </w:rPr>
            </w:pPr>
            <w:r>
              <w:rPr>
                <w:b/>
                <w:bCs/>
                <w:sz w:val="16"/>
              </w:rPr>
              <w:t>Source</w:t>
            </w:r>
          </w:p>
        </w:tc>
        <w:tc>
          <w:tcPr>
            <w:tcW w:w="4320" w:type="dxa"/>
            <w:tcBorders>
              <w:bottom w:val="single" w:sz="6" w:space="0" w:color="000000"/>
            </w:tcBorders>
            <w:shd w:val="pct30" w:color="FFFF00" w:fill="FFFFFF"/>
          </w:tcPr>
          <w:p w14:paraId="29D75898"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456E940A" w14:textId="77777777" w:rsidR="00446F89" w:rsidRDefault="00446F89">
            <w:pPr>
              <w:pStyle w:val="bptext"/>
              <w:tabs>
                <w:tab w:val="clear" w:pos="2664"/>
                <w:tab w:val="left" w:pos="2230"/>
              </w:tabs>
              <w:ind w:left="0"/>
              <w:rPr>
                <w:b/>
                <w:bCs/>
                <w:sz w:val="16"/>
              </w:rPr>
            </w:pPr>
            <w:r>
              <w:rPr>
                <w:b/>
                <w:bCs/>
                <w:sz w:val="16"/>
              </w:rPr>
              <w:t>Criticality</w:t>
            </w:r>
          </w:p>
        </w:tc>
      </w:tr>
      <w:tr w:rsidR="00446F89" w14:paraId="76A41AC9" w14:textId="77777777">
        <w:tblPrEx>
          <w:tblLook w:val="01E0" w:firstRow="1" w:lastRow="1" w:firstColumn="1" w:lastColumn="1" w:noHBand="0" w:noVBand="0"/>
        </w:tblPrEx>
        <w:trPr>
          <w:cantSplit/>
          <w:trHeight w:val="315"/>
        </w:trPr>
        <w:tc>
          <w:tcPr>
            <w:tcW w:w="1008" w:type="dxa"/>
            <w:noWrap/>
          </w:tcPr>
          <w:p w14:paraId="216E15FB" w14:textId="77777777" w:rsidR="00446F89" w:rsidRDefault="00446F89">
            <w:pPr>
              <w:spacing w:after="0"/>
              <w:rPr>
                <w:szCs w:val="24"/>
              </w:rPr>
            </w:pPr>
            <w:r>
              <w:rPr>
                <w:szCs w:val="24"/>
              </w:rPr>
              <w:t>Q-011</w:t>
            </w:r>
          </w:p>
        </w:tc>
        <w:tc>
          <w:tcPr>
            <w:tcW w:w="4392" w:type="dxa"/>
          </w:tcPr>
          <w:p w14:paraId="174DF350" w14:textId="77777777" w:rsidR="00446F89" w:rsidRDefault="00446F89">
            <w:pPr>
              <w:spacing w:after="0"/>
              <w:rPr>
                <w:szCs w:val="24"/>
              </w:rPr>
            </w:pPr>
            <w:r>
              <w:rPr>
                <w:szCs w:val="24"/>
              </w:rPr>
              <w:t xml:space="preserve">The </w:t>
            </w:r>
            <w:r>
              <w:rPr>
                <w:i/>
                <w:szCs w:val="24"/>
              </w:rPr>
              <w:t>Clarus</w:t>
            </w:r>
            <w:r>
              <w:rPr>
                <w:szCs w:val="24"/>
              </w:rPr>
              <w:t xml:space="preserve"> system shall be able to mitigate communication denial-of-service attacks.</w:t>
            </w:r>
          </w:p>
        </w:tc>
        <w:tc>
          <w:tcPr>
            <w:tcW w:w="1260" w:type="dxa"/>
            <w:noWrap/>
          </w:tcPr>
          <w:p w14:paraId="247BEF39" w14:textId="77777777" w:rsidR="00446F89" w:rsidRDefault="00446F89">
            <w:pPr>
              <w:spacing w:after="0"/>
              <w:rPr>
                <w:szCs w:val="24"/>
              </w:rPr>
            </w:pPr>
            <w:r>
              <w:rPr>
                <w:szCs w:val="24"/>
              </w:rPr>
              <w:t>MHI</w:t>
            </w:r>
          </w:p>
        </w:tc>
        <w:tc>
          <w:tcPr>
            <w:tcW w:w="4320" w:type="dxa"/>
          </w:tcPr>
          <w:p w14:paraId="41952929" w14:textId="77777777" w:rsidR="00446F89" w:rsidRDefault="00446F89">
            <w:pPr>
              <w:spacing w:after="0"/>
              <w:rPr>
                <w:szCs w:val="24"/>
              </w:rPr>
            </w:pPr>
          </w:p>
        </w:tc>
        <w:tc>
          <w:tcPr>
            <w:tcW w:w="1080" w:type="dxa"/>
          </w:tcPr>
          <w:p w14:paraId="1258E05D" w14:textId="77777777" w:rsidR="00446F89" w:rsidRDefault="00446F89">
            <w:pPr>
              <w:tabs>
                <w:tab w:val="left" w:pos="2230"/>
              </w:tabs>
              <w:spacing w:after="0"/>
              <w:rPr>
                <w:b/>
                <w:szCs w:val="24"/>
              </w:rPr>
            </w:pPr>
            <w:r>
              <w:rPr>
                <w:b/>
                <w:szCs w:val="24"/>
              </w:rPr>
              <w:t>H</w:t>
            </w:r>
          </w:p>
        </w:tc>
      </w:tr>
      <w:tr w:rsidR="00446F89" w14:paraId="11C07A4B" w14:textId="77777777">
        <w:tblPrEx>
          <w:tblLook w:val="01E0" w:firstRow="1" w:lastRow="1" w:firstColumn="1" w:lastColumn="1" w:noHBand="0" w:noVBand="0"/>
        </w:tblPrEx>
        <w:trPr>
          <w:cantSplit/>
          <w:trHeight w:val="315"/>
        </w:trPr>
        <w:tc>
          <w:tcPr>
            <w:tcW w:w="1008" w:type="dxa"/>
            <w:noWrap/>
          </w:tcPr>
          <w:p w14:paraId="10A48A68" w14:textId="77777777" w:rsidR="00446F89" w:rsidRDefault="00446F89">
            <w:pPr>
              <w:spacing w:after="0"/>
              <w:rPr>
                <w:szCs w:val="24"/>
              </w:rPr>
            </w:pPr>
            <w:r>
              <w:rPr>
                <w:szCs w:val="24"/>
              </w:rPr>
              <w:t>Q-012</w:t>
            </w:r>
          </w:p>
        </w:tc>
        <w:tc>
          <w:tcPr>
            <w:tcW w:w="4392" w:type="dxa"/>
          </w:tcPr>
          <w:p w14:paraId="135E7527" w14:textId="77777777" w:rsidR="00446F89" w:rsidRDefault="00446F89">
            <w:pPr>
              <w:spacing w:after="0"/>
              <w:rPr>
                <w:szCs w:val="24"/>
              </w:rPr>
            </w:pPr>
            <w:r>
              <w:rPr>
                <w:szCs w:val="24"/>
              </w:rPr>
              <w:t xml:space="preserve">The </w:t>
            </w:r>
            <w:r>
              <w:rPr>
                <w:i/>
                <w:szCs w:val="24"/>
              </w:rPr>
              <w:t>Clarus</w:t>
            </w:r>
            <w:r>
              <w:rPr>
                <w:szCs w:val="24"/>
              </w:rPr>
              <w:t xml:space="preserve"> system shall be able to automatically recover from an unexpected shutdown.</w:t>
            </w:r>
          </w:p>
        </w:tc>
        <w:tc>
          <w:tcPr>
            <w:tcW w:w="1260" w:type="dxa"/>
            <w:noWrap/>
          </w:tcPr>
          <w:p w14:paraId="29C10394" w14:textId="77777777" w:rsidR="00446F89" w:rsidRDefault="00446F89">
            <w:pPr>
              <w:spacing w:after="0"/>
              <w:rPr>
                <w:szCs w:val="24"/>
              </w:rPr>
            </w:pPr>
            <w:r>
              <w:rPr>
                <w:szCs w:val="24"/>
              </w:rPr>
              <w:t>MHI</w:t>
            </w:r>
          </w:p>
        </w:tc>
        <w:tc>
          <w:tcPr>
            <w:tcW w:w="4320" w:type="dxa"/>
          </w:tcPr>
          <w:p w14:paraId="6CB31742" w14:textId="77777777" w:rsidR="00446F89" w:rsidRDefault="00446F89">
            <w:pPr>
              <w:spacing w:after="0"/>
              <w:rPr>
                <w:szCs w:val="24"/>
              </w:rPr>
            </w:pPr>
          </w:p>
        </w:tc>
        <w:tc>
          <w:tcPr>
            <w:tcW w:w="1080" w:type="dxa"/>
          </w:tcPr>
          <w:p w14:paraId="2D903EA8" w14:textId="77777777" w:rsidR="00446F89" w:rsidRDefault="00446F89">
            <w:pPr>
              <w:tabs>
                <w:tab w:val="left" w:pos="2230"/>
              </w:tabs>
              <w:spacing w:after="0"/>
              <w:rPr>
                <w:b/>
                <w:szCs w:val="24"/>
              </w:rPr>
            </w:pPr>
            <w:r>
              <w:rPr>
                <w:b/>
                <w:szCs w:val="24"/>
              </w:rPr>
              <w:t>H</w:t>
            </w:r>
          </w:p>
        </w:tc>
      </w:tr>
      <w:tr w:rsidR="00446F89" w14:paraId="01D9B398" w14:textId="77777777">
        <w:tblPrEx>
          <w:tblLook w:val="01E0" w:firstRow="1" w:lastRow="1" w:firstColumn="1" w:lastColumn="1" w:noHBand="0" w:noVBand="0"/>
        </w:tblPrEx>
        <w:trPr>
          <w:cantSplit/>
          <w:trHeight w:val="315"/>
        </w:trPr>
        <w:tc>
          <w:tcPr>
            <w:tcW w:w="1008" w:type="dxa"/>
            <w:noWrap/>
          </w:tcPr>
          <w:p w14:paraId="202038C2" w14:textId="77777777" w:rsidR="00446F89" w:rsidRDefault="00446F89">
            <w:pPr>
              <w:spacing w:after="0"/>
              <w:rPr>
                <w:bCs/>
                <w:szCs w:val="24"/>
              </w:rPr>
            </w:pPr>
            <w:r>
              <w:rPr>
                <w:bCs/>
                <w:szCs w:val="24"/>
              </w:rPr>
              <w:t>Q-013</w:t>
            </w:r>
          </w:p>
        </w:tc>
        <w:tc>
          <w:tcPr>
            <w:tcW w:w="4392" w:type="dxa"/>
          </w:tcPr>
          <w:p w14:paraId="0F2E3615"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be able to respond to 95% of all requests for environmental data 95% of the time.</w:t>
            </w:r>
          </w:p>
        </w:tc>
        <w:tc>
          <w:tcPr>
            <w:tcW w:w="1260" w:type="dxa"/>
            <w:noWrap/>
          </w:tcPr>
          <w:p w14:paraId="7ADD81AB" w14:textId="77777777" w:rsidR="00446F89" w:rsidRDefault="00446F89">
            <w:pPr>
              <w:spacing w:after="0"/>
              <w:rPr>
                <w:bCs/>
                <w:szCs w:val="24"/>
              </w:rPr>
            </w:pPr>
            <w:r>
              <w:rPr>
                <w:bCs/>
                <w:szCs w:val="24"/>
              </w:rPr>
              <w:t>MHI</w:t>
            </w:r>
          </w:p>
        </w:tc>
        <w:tc>
          <w:tcPr>
            <w:tcW w:w="4320" w:type="dxa"/>
          </w:tcPr>
          <w:p w14:paraId="1EC4663F" w14:textId="77777777" w:rsidR="00446F89" w:rsidRDefault="00446F89">
            <w:pPr>
              <w:spacing w:after="0"/>
              <w:rPr>
                <w:b/>
                <w:szCs w:val="24"/>
              </w:rPr>
            </w:pPr>
          </w:p>
        </w:tc>
        <w:tc>
          <w:tcPr>
            <w:tcW w:w="1080" w:type="dxa"/>
          </w:tcPr>
          <w:p w14:paraId="6F9352BB" w14:textId="77777777" w:rsidR="00446F89" w:rsidRDefault="00446F89">
            <w:pPr>
              <w:tabs>
                <w:tab w:val="left" w:pos="2230"/>
              </w:tabs>
              <w:spacing w:after="0"/>
              <w:rPr>
                <w:b/>
                <w:szCs w:val="24"/>
              </w:rPr>
            </w:pPr>
            <w:r>
              <w:rPr>
                <w:b/>
                <w:szCs w:val="24"/>
              </w:rPr>
              <w:t>H</w:t>
            </w:r>
          </w:p>
        </w:tc>
      </w:tr>
    </w:tbl>
    <w:p w14:paraId="17CB71AA" w14:textId="77777777" w:rsidR="00446F89" w:rsidRDefault="00446F89">
      <w:pPr>
        <w:pStyle w:val="BodyText2"/>
      </w:pPr>
    </w:p>
    <w:p w14:paraId="72D43703" w14:textId="77777777" w:rsidR="00446F89" w:rsidRDefault="00446F89">
      <w:pPr>
        <w:pStyle w:val="Heading3"/>
        <w:keepLines/>
      </w:pPr>
      <w:bookmarkStart w:id="45" w:name="_Toc108576531"/>
      <w:r>
        <w:lastRenderedPageBreak/>
        <w:t>System Performance Requirements</w:t>
      </w:r>
      <w:bookmarkEnd w:id="45"/>
    </w:p>
    <w:p w14:paraId="524F5E08" w14:textId="77777777" w:rsidR="00446F89" w:rsidRDefault="00446F89">
      <w:pPr>
        <w:pStyle w:val="BodyText"/>
        <w:keepNext/>
        <w:keepLines/>
      </w:pPr>
      <w:r>
        <w:t>System performance requirements specify quantitatively what the system must do and in what timeframe.</w:t>
      </w:r>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8"/>
        <w:gridCol w:w="4392"/>
        <w:gridCol w:w="1260"/>
        <w:gridCol w:w="4320"/>
        <w:gridCol w:w="1080"/>
      </w:tblGrid>
      <w:tr w:rsidR="00446F89" w14:paraId="7B91DC0D" w14:textId="77777777">
        <w:trPr>
          <w:tblHeader/>
        </w:trPr>
        <w:tc>
          <w:tcPr>
            <w:tcW w:w="1008" w:type="dxa"/>
            <w:tcBorders>
              <w:bottom w:val="single" w:sz="6" w:space="0" w:color="000000"/>
            </w:tcBorders>
            <w:shd w:val="pct30" w:color="FFFF00" w:fill="FFFFFF"/>
          </w:tcPr>
          <w:p w14:paraId="49D740FB" w14:textId="77777777" w:rsidR="00446F89" w:rsidRDefault="00446F89">
            <w:pPr>
              <w:pStyle w:val="bptext"/>
              <w:keepNext/>
              <w:keepLines/>
              <w:ind w:left="0"/>
              <w:rPr>
                <w:b/>
                <w:bCs/>
                <w:sz w:val="16"/>
              </w:rPr>
            </w:pPr>
            <w:r>
              <w:rPr>
                <w:b/>
                <w:bCs/>
                <w:sz w:val="16"/>
              </w:rPr>
              <w:t>ID</w:t>
            </w:r>
          </w:p>
        </w:tc>
        <w:tc>
          <w:tcPr>
            <w:tcW w:w="4392" w:type="dxa"/>
            <w:tcBorders>
              <w:bottom w:val="single" w:sz="6" w:space="0" w:color="000000"/>
            </w:tcBorders>
            <w:shd w:val="pct30" w:color="FFFF00" w:fill="FFFFFF"/>
          </w:tcPr>
          <w:p w14:paraId="61E4C27C" w14:textId="77777777" w:rsidR="00446F89" w:rsidRDefault="00446F89">
            <w:pPr>
              <w:pStyle w:val="bptext"/>
              <w:keepNext/>
              <w:keepLines/>
              <w:ind w:left="0"/>
              <w:rPr>
                <w:b/>
                <w:bCs/>
                <w:sz w:val="16"/>
              </w:rPr>
            </w:pPr>
            <w:r>
              <w:rPr>
                <w:b/>
                <w:bCs/>
                <w:sz w:val="16"/>
              </w:rPr>
              <w:t xml:space="preserve">Requirement </w:t>
            </w:r>
          </w:p>
        </w:tc>
        <w:tc>
          <w:tcPr>
            <w:tcW w:w="1260" w:type="dxa"/>
            <w:tcBorders>
              <w:bottom w:val="single" w:sz="6" w:space="0" w:color="000000"/>
            </w:tcBorders>
            <w:shd w:val="pct30" w:color="FFFF00" w:fill="FFFFFF"/>
          </w:tcPr>
          <w:p w14:paraId="2005FF11" w14:textId="77777777" w:rsidR="00446F89" w:rsidRDefault="00446F89">
            <w:pPr>
              <w:pStyle w:val="bptext"/>
              <w:keepNext/>
              <w:keepLines/>
              <w:ind w:left="0"/>
              <w:rPr>
                <w:b/>
                <w:bCs/>
                <w:sz w:val="16"/>
              </w:rPr>
            </w:pPr>
            <w:r>
              <w:rPr>
                <w:b/>
                <w:bCs/>
                <w:sz w:val="16"/>
              </w:rPr>
              <w:t>Source</w:t>
            </w:r>
          </w:p>
        </w:tc>
        <w:tc>
          <w:tcPr>
            <w:tcW w:w="4320" w:type="dxa"/>
            <w:tcBorders>
              <w:bottom w:val="single" w:sz="6" w:space="0" w:color="000000"/>
            </w:tcBorders>
            <w:shd w:val="pct30" w:color="FFFF00" w:fill="FFFFFF"/>
          </w:tcPr>
          <w:p w14:paraId="2116F7DC" w14:textId="77777777" w:rsidR="00446F89" w:rsidRDefault="00446F89">
            <w:pPr>
              <w:pStyle w:val="bptext"/>
              <w:keepNext/>
              <w:keepLines/>
              <w:ind w:left="0"/>
              <w:rPr>
                <w:b/>
                <w:bCs/>
                <w:sz w:val="16"/>
              </w:rPr>
            </w:pPr>
            <w:r>
              <w:rPr>
                <w:b/>
                <w:bCs/>
                <w:sz w:val="16"/>
              </w:rPr>
              <w:t>Comment</w:t>
            </w:r>
          </w:p>
        </w:tc>
        <w:tc>
          <w:tcPr>
            <w:tcW w:w="1080" w:type="dxa"/>
            <w:tcBorders>
              <w:bottom w:val="single" w:sz="6" w:space="0" w:color="000000"/>
            </w:tcBorders>
            <w:shd w:val="pct30" w:color="FFFF00" w:fill="FFFFFF"/>
          </w:tcPr>
          <w:p w14:paraId="092F6DBF" w14:textId="77777777" w:rsidR="00446F89" w:rsidRDefault="00446F89">
            <w:pPr>
              <w:pStyle w:val="bptext"/>
              <w:keepNext/>
              <w:keepLines/>
              <w:ind w:left="0"/>
              <w:rPr>
                <w:b/>
                <w:bCs/>
                <w:sz w:val="16"/>
              </w:rPr>
            </w:pPr>
            <w:r>
              <w:rPr>
                <w:b/>
                <w:bCs/>
                <w:sz w:val="16"/>
              </w:rPr>
              <w:t>Criticality</w:t>
            </w:r>
          </w:p>
        </w:tc>
      </w:tr>
      <w:tr w:rsidR="00446F89" w14:paraId="070E179C" w14:textId="77777777">
        <w:tblPrEx>
          <w:tblLook w:val="01E0" w:firstRow="1" w:lastRow="1" w:firstColumn="1" w:lastColumn="1" w:noHBand="0" w:noVBand="0"/>
        </w:tblPrEx>
        <w:trPr>
          <w:cantSplit/>
          <w:trHeight w:val="315"/>
        </w:trPr>
        <w:tc>
          <w:tcPr>
            <w:tcW w:w="1008" w:type="dxa"/>
            <w:noWrap/>
          </w:tcPr>
          <w:p w14:paraId="25B3CA3F" w14:textId="77777777" w:rsidR="00446F89" w:rsidRDefault="00446F89">
            <w:pPr>
              <w:spacing w:after="0"/>
              <w:rPr>
                <w:szCs w:val="24"/>
              </w:rPr>
            </w:pPr>
            <w:r>
              <w:rPr>
                <w:szCs w:val="24"/>
              </w:rPr>
              <w:t>P-011</w:t>
            </w:r>
          </w:p>
        </w:tc>
        <w:tc>
          <w:tcPr>
            <w:tcW w:w="4392" w:type="dxa"/>
          </w:tcPr>
          <w:p w14:paraId="7D629F89" w14:textId="77777777" w:rsidR="00446F89" w:rsidRDefault="00446F89">
            <w:pPr>
              <w:spacing w:after="0"/>
              <w:rPr>
                <w:szCs w:val="24"/>
              </w:rPr>
            </w:pPr>
            <w:r>
              <w:rPr>
                <w:szCs w:val="24"/>
              </w:rPr>
              <w:t xml:space="preserve">The </w:t>
            </w:r>
            <w:r>
              <w:rPr>
                <w:i/>
                <w:szCs w:val="24"/>
              </w:rPr>
              <w:t>Clarus</w:t>
            </w:r>
            <w:r>
              <w:rPr>
                <w:szCs w:val="24"/>
              </w:rPr>
              <w:t xml:space="preserve"> system shall be able to publish environmental data at three times the volume rate that it collects it.</w:t>
            </w:r>
          </w:p>
        </w:tc>
        <w:tc>
          <w:tcPr>
            <w:tcW w:w="1260" w:type="dxa"/>
            <w:noWrap/>
          </w:tcPr>
          <w:p w14:paraId="4B8F4401" w14:textId="77777777" w:rsidR="00446F89" w:rsidRDefault="00446F89">
            <w:pPr>
              <w:spacing w:after="0"/>
              <w:rPr>
                <w:szCs w:val="24"/>
              </w:rPr>
            </w:pPr>
            <w:r>
              <w:rPr>
                <w:szCs w:val="24"/>
              </w:rPr>
              <w:t>MHI</w:t>
            </w:r>
          </w:p>
        </w:tc>
        <w:tc>
          <w:tcPr>
            <w:tcW w:w="4320" w:type="dxa"/>
          </w:tcPr>
          <w:p w14:paraId="5230B028" w14:textId="77777777" w:rsidR="00446F89" w:rsidRDefault="00446F89">
            <w:pPr>
              <w:spacing w:after="0"/>
              <w:rPr>
                <w:szCs w:val="24"/>
              </w:rPr>
            </w:pPr>
          </w:p>
        </w:tc>
        <w:tc>
          <w:tcPr>
            <w:tcW w:w="1080" w:type="dxa"/>
          </w:tcPr>
          <w:p w14:paraId="30E2C78C" w14:textId="77777777" w:rsidR="00446F89" w:rsidRDefault="00446F89">
            <w:pPr>
              <w:spacing w:after="0"/>
              <w:rPr>
                <w:b/>
                <w:szCs w:val="24"/>
              </w:rPr>
            </w:pPr>
            <w:r>
              <w:rPr>
                <w:b/>
                <w:szCs w:val="24"/>
              </w:rPr>
              <w:t>M</w:t>
            </w:r>
          </w:p>
        </w:tc>
      </w:tr>
      <w:tr w:rsidR="00446F89" w14:paraId="0533800C" w14:textId="77777777">
        <w:tblPrEx>
          <w:tblLook w:val="01E0" w:firstRow="1" w:lastRow="1" w:firstColumn="1" w:lastColumn="1" w:noHBand="0" w:noVBand="0"/>
        </w:tblPrEx>
        <w:trPr>
          <w:cantSplit/>
          <w:trHeight w:val="315"/>
        </w:trPr>
        <w:tc>
          <w:tcPr>
            <w:tcW w:w="1008" w:type="dxa"/>
            <w:noWrap/>
          </w:tcPr>
          <w:p w14:paraId="42AC75AB" w14:textId="77777777" w:rsidR="00446F89" w:rsidRDefault="00446F89">
            <w:pPr>
              <w:spacing w:after="0"/>
              <w:rPr>
                <w:szCs w:val="24"/>
              </w:rPr>
            </w:pPr>
            <w:r>
              <w:rPr>
                <w:szCs w:val="24"/>
              </w:rPr>
              <w:t>P-012</w:t>
            </w:r>
          </w:p>
        </w:tc>
        <w:tc>
          <w:tcPr>
            <w:tcW w:w="4392" w:type="dxa"/>
          </w:tcPr>
          <w:p w14:paraId="6D2AEB39" w14:textId="77777777" w:rsidR="00446F89" w:rsidRDefault="00446F89">
            <w:pPr>
              <w:spacing w:after="0"/>
              <w:rPr>
                <w:szCs w:val="24"/>
              </w:rPr>
            </w:pPr>
            <w:r>
              <w:rPr>
                <w:szCs w:val="24"/>
              </w:rPr>
              <w:t xml:space="preserve">The </w:t>
            </w:r>
            <w:r>
              <w:rPr>
                <w:i/>
                <w:szCs w:val="24"/>
              </w:rPr>
              <w:t>Clarus</w:t>
            </w:r>
            <w:r>
              <w:rPr>
                <w:szCs w:val="24"/>
              </w:rPr>
              <w:t xml:space="preserve"> system shall be able to prioritize data handling for time-critical data.</w:t>
            </w:r>
          </w:p>
        </w:tc>
        <w:tc>
          <w:tcPr>
            <w:tcW w:w="1260" w:type="dxa"/>
            <w:noWrap/>
          </w:tcPr>
          <w:p w14:paraId="228EDC33" w14:textId="77777777" w:rsidR="00446F89" w:rsidRDefault="00446F89">
            <w:pPr>
              <w:spacing w:after="0"/>
              <w:rPr>
                <w:szCs w:val="24"/>
              </w:rPr>
            </w:pPr>
            <w:r>
              <w:rPr>
                <w:szCs w:val="24"/>
              </w:rPr>
              <w:t>ConOps §4.5</w:t>
            </w:r>
          </w:p>
        </w:tc>
        <w:tc>
          <w:tcPr>
            <w:tcW w:w="4320" w:type="dxa"/>
          </w:tcPr>
          <w:p w14:paraId="5DA258FB" w14:textId="77777777" w:rsidR="00446F89" w:rsidRDefault="00446F89">
            <w:pPr>
              <w:spacing w:after="0"/>
              <w:rPr>
                <w:szCs w:val="24"/>
              </w:rPr>
            </w:pPr>
            <w:r>
              <w:rPr>
                <w:szCs w:val="24"/>
              </w:rPr>
              <w:t xml:space="preserve">User demand for some data may necessitate that it be more readily available than other data. If this is the case, the detailed system requirements will identify the specific data to be provided and the timeliness criteria. </w:t>
            </w:r>
          </w:p>
        </w:tc>
        <w:tc>
          <w:tcPr>
            <w:tcW w:w="1080" w:type="dxa"/>
          </w:tcPr>
          <w:p w14:paraId="383C87D3" w14:textId="77777777" w:rsidR="00446F89" w:rsidRDefault="00446F89">
            <w:pPr>
              <w:spacing w:after="0"/>
              <w:rPr>
                <w:b/>
                <w:szCs w:val="24"/>
              </w:rPr>
            </w:pPr>
            <w:r>
              <w:rPr>
                <w:b/>
                <w:szCs w:val="24"/>
              </w:rPr>
              <w:t>L</w:t>
            </w:r>
          </w:p>
        </w:tc>
      </w:tr>
      <w:tr w:rsidR="00446F89" w14:paraId="236CB873" w14:textId="77777777">
        <w:tblPrEx>
          <w:tblLook w:val="01E0" w:firstRow="1" w:lastRow="1" w:firstColumn="1" w:lastColumn="1" w:noHBand="0" w:noVBand="0"/>
        </w:tblPrEx>
        <w:trPr>
          <w:cantSplit/>
          <w:trHeight w:val="630"/>
        </w:trPr>
        <w:tc>
          <w:tcPr>
            <w:tcW w:w="1008" w:type="dxa"/>
            <w:noWrap/>
          </w:tcPr>
          <w:p w14:paraId="23C41065" w14:textId="77777777" w:rsidR="00446F89" w:rsidRDefault="00446F89">
            <w:pPr>
              <w:spacing w:after="0"/>
              <w:rPr>
                <w:szCs w:val="24"/>
              </w:rPr>
            </w:pPr>
            <w:r>
              <w:rPr>
                <w:szCs w:val="24"/>
              </w:rPr>
              <w:t>P-013</w:t>
            </w:r>
          </w:p>
        </w:tc>
        <w:tc>
          <w:tcPr>
            <w:tcW w:w="4392" w:type="dxa"/>
          </w:tcPr>
          <w:p w14:paraId="33B5C9D6" w14:textId="77777777" w:rsidR="00446F89" w:rsidRDefault="00446F89">
            <w:pPr>
              <w:spacing w:after="0"/>
              <w:rPr>
                <w:szCs w:val="24"/>
              </w:rPr>
            </w:pPr>
            <w:r>
              <w:rPr>
                <w:szCs w:val="24"/>
              </w:rPr>
              <w:t xml:space="preserve">The </w:t>
            </w:r>
            <w:r>
              <w:rPr>
                <w:i/>
                <w:szCs w:val="24"/>
              </w:rPr>
              <w:t>Clarus</w:t>
            </w:r>
            <w:r>
              <w:rPr>
                <w:szCs w:val="24"/>
              </w:rPr>
              <w:t xml:space="preserve"> system shall support 470 million current observations.</w:t>
            </w:r>
          </w:p>
        </w:tc>
        <w:tc>
          <w:tcPr>
            <w:tcW w:w="1260" w:type="dxa"/>
            <w:noWrap/>
          </w:tcPr>
          <w:p w14:paraId="600CD3BB" w14:textId="77777777" w:rsidR="00446F89" w:rsidRDefault="00446F89">
            <w:pPr>
              <w:spacing w:after="0"/>
              <w:rPr>
                <w:szCs w:val="24"/>
              </w:rPr>
            </w:pPr>
            <w:r>
              <w:rPr>
                <w:szCs w:val="24"/>
              </w:rPr>
              <w:t>MHI</w:t>
            </w:r>
          </w:p>
        </w:tc>
        <w:tc>
          <w:tcPr>
            <w:tcW w:w="4320" w:type="dxa"/>
          </w:tcPr>
          <w:p w14:paraId="6723A797" w14:textId="77777777" w:rsidR="00446F89" w:rsidRDefault="00446F89">
            <w:pPr>
              <w:spacing w:after="0"/>
              <w:rPr>
                <w:szCs w:val="24"/>
              </w:rPr>
            </w:pPr>
            <w:r>
              <w:rPr>
                <w:szCs w:val="24"/>
              </w:rPr>
              <w:t>4.7 million road miles in North America; approximately 100 environmental parameters for a reporting location (based on NTCIP 1204).</w:t>
            </w:r>
          </w:p>
        </w:tc>
        <w:tc>
          <w:tcPr>
            <w:tcW w:w="1080" w:type="dxa"/>
          </w:tcPr>
          <w:p w14:paraId="5DE132F5" w14:textId="77777777" w:rsidR="00446F89" w:rsidRDefault="00446F89">
            <w:pPr>
              <w:spacing w:after="0"/>
              <w:rPr>
                <w:b/>
                <w:szCs w:val="24"/>
              </w:rPr>
            </w:pPr>
            <w:r>
              <w:rPr>
                <w:b/>
                <w:szCs w:val="24"/>
              </w:rPr>
              <w:t>M</w:t>
            </w:r>
          </w:p>
        </w:tc>
      </w:tr>
      <w:tr w:rsidR="00446F89" w14:paraId="48E0C265" w14:textId="77777777">
        <w:tblPrEx>
          <w:tblLook w:val="01E0" w:firstRow="1" w:lastRow="1" w:firstColumn="1" w:lastColumn="1" w:noHBand="0" w:noVBand="0"/>
        </w:tblPrEx>
        <w:trPr>
          <w:cantSplit/>
          <w:trHeight w:val="315"/>
        </w:trPr>
        <w:tc>
          <w:tcPr>
            <w:tcW w:w="1008" w:type="dxa"/>
            <w:noWrap/>
          </w:tcPr>
          <w:p w14:paraId="1CECC648" w14:textId="77777777" w:rsidR="00446F89" w:rsidRDefault="00446F89">
            <w:pPr>
              <w:spacing w:after="0"/>
              <w:rPr>
                <w:szCs w:val="24"/>
              </w:rPr>
            </w:pPr>
            <w:r>
              <w:rPr>
                <w:szCs w:val="24"/>
              </w:rPr>
              <w:t>P-021</w:t>
            </w:r>
          </w:p>
        </w:tc>
        <w:tc>
          <w:tcPr>
            <w:tcW w:w="4392" w:type="dxa"/>
          </w:tcPr>
          <w:p w14:paraId="427F7BF7" w14:textId="77777777" w:rsidR="00446F89" w:rsidRDefault="00446F89">
            <w:pPr>
              <w:spacing w:after="0"/>
              <w:rPr>
                <w:szCs w:val="24"/>
              </w:rPr>
            </w:pPr>
            <w:r>
              <w:rPr>
                <w:szCs w:val="24"/>
              </w:rPr>
              <w:t xml:space="preserve">The </w:t>
            </w:r>
            <w:r>
              <w:rPr>
                <w:i/>
                <w:szCs w:val="24"/>
              </w:rPr>
              <w:t>Clarus</w:t>
            </w:r>
            <w:r>
              <w:rPr>
                <w:szCs w:val="24"/>
              </w:rPr>
              <w:t xml:space="preserve"> system shall be able to collect data from sources within 5 minutes of them becoming available.</w:t>
            </w:r>
          </w:p>
        </w:tc>
        <w:tc>
          <w:tcPr>
            <w:tcW w:w="1260" w:type="dxa"/>
            <w:noWrap/>
          </w:tcPr>
          <w:p w14:paraId="2FC39B55" w14:textId="77777777" w:rsidR="00446F89" w:rsidRDefault="00446F89">
            <w:pPr>
              <w:spacing w:after="0"/>
              <w:rPr>
                <w:szCs w:val="24"/>
              </w:rPr>
            </w:pPr>
            <w:r>
              <w:rPr>
                <w:szCs w:val="24"/>
              </w:rPr>
              <w:t>ConOps §3.2 (Fig. 6)</w:t>
            </w:r>
          </w:p>
        </w:tc>
        <w:tc>
          <w:tcPr>
            <w:tcW w:w="4320" w:type="dxa"/>
          </w:tcPr>
          <w:p w14:paraId="7E2AD53B" w14:textId="77777777" w:rsidR="00446F89" w:rsidRDefault="00446F89">
            <w:pPr>
              <w:spacing w:after="0"/>
              <w:rPr>
                <w:szCs w:val="24"/>
              </w:rPr>
            </w:pPr>
          </w:p>
        </w:tc>
        <w:tc>
          <w:tcPr>
            <w:tcW w:w="1080" w:type="dxa"/>
          </w:tcPr>
          <w:p w14:paraId="4C4331F8" w14:textId="77777777" w:rsidR="00446F89" w:rsidRDefault="00446F89">
            <w:pPr>
              <w:spacing w:after="0"/>
              <w:rPr>
                <w:b/>
                <w:szCs w:val="24"/>
              </w:rPr>
            </w:pPr>
            <w:r>
              <w:rPr>
                <w:b/>
                <w:szCs w:val="24"/>
              </w:rPr>
              <w:t>H</w:t>
            </w:r>
          </w:p>
        </w:tc>
      </w:tr>
      <w:tr w:rsidR="00446F89" w14:paraId="314751D3" w14:textId="77777777">
        <w:tblPrEx>
          <w:tblLook w:val="01E0" w:firstRow="1" w:lastRow="1" w:firstColumn="1" w:lastColumn="1" w:noHBand="0" w:noVBand="0"/>
        </w:tblPrEx>
        <w:trPr>
          <w:cantSplit/>
          <w:trHeight w:val="315"/>
        </w:trPr>
        <w:tc>
          <w:tcPr>
            <w:tcW w:w="1008" w:type="dxa"/>
            <w:noWrap/>
          </w:tcPr>
          <w:p w14:paraId="718E8B95" w14:textId="77777777" w:rsidR="00446F89" w:rsidRDefault="00446F89">
            <w:pPr>
              <w:spacing w:after="0"/>
              <w:rPr>
                <w:szCs w:val="24"/>
              </w:rPr>
            </w:pPr>
            <w:r>
              <w:rPr>
                <w:szCs w:val="24"/>
              </w:rPr>
              <w:t>P-022</w:t>
            </w:r>
          </w:p>
        </w:tc>
        <w:tc>
          <w:tcPr>
            <w:tcW w:w="4392" w:type="dxa"/>
          </w:tcPr>
          <w:p w14:paraId="048DCCBE" w14:textId="77777777" w:rsidR="00446F89" w:rsidRDefault="00446F89">
            <w:pPr>
              <w:spacing w:after="0"/>
              <w:rPr>
                <w:szCs w:val="24"/>
              </w:rPr>
            </w:pPr>
            <w:r>
              <w:rPr>
                <w:szCs w:val="24"/>
              </w:rPr>
              <w:t xml:space="preserve">The </w:t>
            </w:r>
            <w:r>
              <w:rPr>
                <w:i/>
                <w:szCs w:val="24"/>
              </w:rPr>
              <w:t>Clarus</w:t>
            </w:r>
            <w:r>
              <w:rPr>
                <w:szCs w:val="24"/>
              </w:rPr>
              <w:t xml:space="preserve"> system shall be able to receive all reported environmental data during a fifteen minute time interval.</w:t>
            </w:r>
          </w:p>
        </w:tc>
        <w:tc>
          <w:tcPr>
            <w:tcW w:w="1260" w:type="dxa"/>
            <w:noWrap/>
          </w:tcPr>
          <w:p w14:paraId="4EF44101" w14:textId="77777777" w:rsidR="00446F89" w:rsidRDefault="00446F89">
            <w:pPr>
              <w:spacing w:after="0"/>
              <w:rPr>
                <w:szCs w:val="24"/>
              </w:rPr>
            </w:pPr>
            <w:r>
              <w:rPr>
                <w:szCs w:val="24"/>
              </w:rPr>
              <w:t>MHI</w:t>
            </w:r>
          </w:p>
        </w:tc>
        <w:tc>
          <w:tcPr>
            <w:tcW w:w="4320" w:type="dxa"/>
          </w:tcPr>
          <w:p w14:paraId="0B6EB51C" w14:textId="77777777" w:rsidR="00446F89" w:rsidRDefault="00446F89">
            <w:pPr>
              <w:spacing w:after="0"/>
              <w:rPr>
                <w:szCs w:val="24"/>
              </w:rPr>
            </w:pPr>
          </w:p>
        </w:tc>
        <w:tc>
          <w:tcPr>
            <w:tcW w:w="1080" w:type="dxa"/>
          </w:tcPr>
          <w:p w14:paraId="31269C4F" w14:textId="77777777" w:rsidR="00446F89" w:rsidRDefault="00446F89">
            <w:pPr>
              <w:spacing w:after="0"/>
              <w:rPr>
                <w:b/>
                <w:szCs w:val="24"/>
              </w:rPr>
            </w:pPr>
            <w:r>
              <w:rPr>
                <w:b/>
                <w:szCs w:val="24"/>
              </w:rPr>
              <w:t>H</w:t>
            </w:r>
          </w:p>
        </w:tc>
      </w:tr>
      <w:tr w:rsidR="00446F89" w14:paraId="4215DBA3" w14:textId="77777777">
        <w:tblPrEx>
          <w:tblLook w:val="01E0" w:firstRow="1" w:lastRow="1" w:firstColumn="1" w:lastColumn="1" w:noHBand="0" w:noVBand="0"/>
        </w:tblPrEx>
        <w:trPr>
          <w:cantSplit/>
          <w:trHeight w:val="630"/>
        </w:trPr>
        <w:tc>
          <w:tcPr>
            <w:tcW w:w="1008" w:type="dxa"/>
            <w:noWrap/>
          </w:tcPr>
          <w:p w14:paraId="181ADE4D" w14:textId="77777777" w:rsidR="00446F89" w:rsidRDefault="00446F89">
            <w:pPr>
              <w:spacing w:after="0"/>
              <w:rPr>
                <w:szCs w:val="24"/>
              </w:rPr>
            </w:pPr>
            <w:r>
              <w:rPr>
                <w:szCs w:val="24"/>
              </w:rPr>
              <w:t>P-023</w:t>
            </w:r>
          </w:p>
        </w:tc>
        <w:tc>
          <w:tcPr>
            <w:tcW w:w="4392" w:type="dxa"/>
          </w:tcPr>
          <w:p w14:paraId="59CEF0DC" w14:textId="77777777" w:rsidR="00446F89" w:rsidRDefault="00446F89">
            <w:pPr>
              <w:spacing w:after="0"/>
              <w:rPr>
                <w:szCs w:val="24"/>
              </w:rPr>
            </w:pPr>
            <w:r>
              <w:rPr>
                <w:szCs w:val="24"/>
              </w:rPr>
              <w:t xml:space="preserve">The </w:t>
            </w:r>
            <w:r>
              <w:rPr>
                <w:i/>
                <w:szCs w:val="24"/>
              </w:rPr>
              <w:t>Clarus</w:t>
            </w:r>
            <w:r>
              <w:rPr>
                <w:szCs w:val="24"/>
              </w:rPr>
              <w:t xml:space="preserve"> system shall be able to complete an automated quality control check of environmental data within ten seconds of data receipt.</w:t>
            </w:r>
          </w:p>
        </w:tc>
        <w:tc>
          <w:tcPr>
            <w:tcW w:w="1260" w:type="dxa"/>
            <w:noWrap/>
          </w:tcPr>
          <w:p w14:paraId="72FB0D4C" w14:textId="77777777" w:rsidR="00446F89" w:rsidRDefault="00446F89">
            <w:pPr>
              <w:spacing w:after="0"/>
              <w:rPr>
                <w:szCs w:val="24"/>
              </w:rPr>
            </w:pPr>
            <w:r>
              <w:rPr>
                <w:szCs w:val="24"/>
              </w:rPr>
              <w:t>OCS</w:t>
            </w:r>
          </w:p>
        </w:tc>
        <w:tc>
          <w:tcPr>
            <w:tcW w:w="4320" w:type="dxa"/>
          </w:tcPr>
          <w:p w14:paraId="243A1399" w14:textId="77777777" w:rsidR="00446F89" w:rsidRDefault="00446F89">
            <w:pPr>
              <w:spacing w:after="0"/>
              <w:rPr>
                <w:szCs w:val="24"/>
              </w:rPr>
            </w:pPr>
          </w:p>
        </w:tc>
        <w:tc>
          <w:tcPr>
            <w:tcW w:w="1080" w:type="dxa"/>
          </w:tcPr>
          <w:p w14:paraId="630E9924" w14:textId="77777777" w:rsidR="00446F89" w:rsidRDefault="00446F89">
            <w:pPr>
              <w:spacing w:after="0"/>
              <w:rPr>
                <w:b/>
                <w:szCs w:val="24"/>
              </w:rPr>
            </w:pPr>
            <w:r>
              <w:rPr>
                <w:b/>
                <w:szCs w:val="24"/>
              </w:rPr>
              <w:t>H</w:t>
            </w:r>
          </w:p>
        </w:tc>
      </w:tr>
      <w:tr w:rsidR="00446F89" w14:paraId="3E93FA1B" w14:textId="77777777">
        <w:tblPrEx>
          <w:tblLook w:val="01E0" w:firstRow="1" w:lastRow="1" w:firstColumn="1" w:lastColumn="1" w:noHBand="0" w:noVBand="0"/>
        </w:tblPrEx>
        <w:trPr>
          <w:cantSplit/>
          <w:trHeight w:val="315"/>
        </w:trPr>
        <w:tc>
          <w:tcPr>
            <w:tcW w:w="1008" w:type="dxa"/>
            <w:noWrap/>
          </w:tcPr>
          <w:p w14:paraId="5B97C2B9" w14:textId="77777777" w:rsidR="00446F89" w:rsidRDefault="00446F89">
            <w:pPr>
              <w:spacing w:after="0"/>
              <w:rPr>
                <w:szCs w:val="24"/>
              </w:rPr>
            </w:pPr>
            <w:r>
              <w:rPr>
                <w:szCs w:val="24"/>
              </w:rPr>
              <w:t>P-024</w:t>
            </w:r>
          </w:p>
        </w:tc>
        <w:tc>
          <w:tcPr>
            <w:tcW w:w="4392" w:type="dxa"/>
          </w:tcPr>
          <w:p w14:paraId="68160A1F" w14:textId="77777777" w:rsidR="00446F89" w:rsidRDefault="00446F89">
            <w:pPr>
              <w:spacing w:after="0"/>
              <w:rPr>
                <w:szCs w:val="24"/>
              </w:rPr>
            </w:pPr>
            <w:r>
              <w:rPr>
                <w:szCs w:val="24"/>
              </w:rPr>
              <w:t xml:space="preserve">The </w:t>
            </w:r>
            <w:r>
              <w:rPr>
                <w:i/>
                <w:szCs w:val="24"/>
              </w:rPr>
              <w:t>Clarus</w:t>
            </w:r>
            <w:r>
              <w:rPr>
                <w:szCs w:val="24"/>
              </w:rPr>
              <w:t xml:space="preserve"> system shall be able to publish new data within twenty minutes of data receipt.</w:t>
            </w:r>
          </w:p>
        </w:tc>
        <w:tc>
          <w:tcPr>
            <w:tcW w:w="1260" w:type="dxa"/>
            <w:noWrap/>
          </w:tcPr>
          <w:p w14:paraId="308F3C14" w14:textId="77777777" w:rsidR="00446F89" w:rsidRDefault="00446F89">
            <w:pPr>
              <w:spacing w:after="0"/>
              <w:rPr>
                <w:szCs w:val="24"/>
              </w:rPr>
            </w:pPr>
            <w:r>
              <w:rPr>
                <w:szCs w:val="24"/>
              </w:rPr>
              <w:t>ConOps §3.2 (Fig. 7)</w:t>
            </w:r>
          </w:p>
        </w:tc>
        <w:tc>
          <w:tcPr>
            <w:tcW w:w="4320" w:type="dxa"/>
          </w:tcPr>
          <w:p w14:paraId="02008590" w14:textId="77777777" w:rsidR="00446F89" w:rsidRDefault="00446F89">
            <w:pPr>
              <w:spacing w:after="0"/>
              <w:rPr>
                <w:szCs w:val="24"/>
              </w:rPr>
            </w:pPr>
          </w:p>
        </w:tc>
        <w:tc>
          <w:tcPr>
            <w:tcW w:w="1080" w:type="dxa"/>
          </w:tcPr>
          <w:p w14:paraId="6910A4ED" w14:textId="77777777" w:rsidR="00446F89" w:rsidRDefault="00446F89">
            <w:pPr>
              <w:spacing w:after="0"/>
              <w:rPr>
                <w:b/>
                <w:szCs w:val="24"/>
              </w:rPr>
            </w:pPr>
            <w:r>
              <w:rPr>
                <w:b/>
                <w:szCs w:val="24"/>
              </w:rPr>
              <w:t>H</w:t>
            </w:r>
          </w:p>
        </w:tc>
      </w:tr>
      <w:tr w:rsidR="00446F89" w14:paraId="290395AB" w14:textId="77777777">
        <w:tblPrEx>
          <w:tblLook w:val="01E0" w:firstRow="1" w:lastRow="1" w:firstColumn="1" w:lastColumn="1" w:noHBand="0" w:noVBand="0"/>
        </w:tblPrEx>
        <w:trPr>
          <w:cantSplit/>
          <w:trHeight w:val="315"/>
        </w:trPr>
        <w:tc>
          <w:tcPr>
            <w:tcW w:w="1008" w:type="dxa"/>
            <w:noWrap/>
          </w:tcPr>
          <w:p w14:paraId="4DEEBEC4" w14:textId="77777777" w:rsidR="00446F89" w:rsidRDefault="00446F89">
            <w:pPr>
              <w:spacing w:after="0"/>
              <w:rPr>
                <w:szCs w:val="24"/>
              </w:rPr>
            </w:pPr>
            <w:r>
              <w:rPr>
                <w:szCs w:val="24"/>
              </w:rPr>
              <w:t>P-025</w:t>
            </w:r>
          </w:p>
        </w:tc>
        <w:tc>
          <w:tcPr>
            <w:tcW w:w="4392" w:type="dxa"/>
          </w:tcPr>
          <w:p w14:paraId="5B1940B0" w14:textId="77777777" w:rsidR="00446F89" w:rsidRDefault="00446F89">
            <w:pPr>
              <w:spacing w:after="0"/>
              <w:rPr>
                <w:szCs w:val="24"/>
              </w:rPr>
            </w:pPr>
            <w:r>
              <w:rPr>
                <w:szCs w:val="24"/>
              </w:rPr>
              <w:t xml:space="preserve">The </w:t>
            </w:r>
            <w:r>
              <w:rPr>
                <w:i/>
                <w:szCs w:val="24"/>
              </w:rPr>
              <w:t>Clarus</w:t>
            </w:r>
            <w:r>
              <w:rPr>
                <w:szCs w:val="24"/>
              </w:rPr>
              <w:t xml:space="preserve"> system shall respond to a request for information within one minute.</w:t>
            </w:r>
          </w:p>
        </w:tc>
        <w:tc>
          <w:tcPr>
            <w:tcW w:w="1260" w:type="dxa"/>
            <w:noWrap/>
          </w:tcPr>
          <w:p w14:paraId="72D397D2" w14:textId="77777777" w:rsidR="00446F89" w:rsidRDefault="00446F89">
            <w:pPr>
              <w:spacing w:after="0"/>
              <w:rPr>
                <w:szCs w:val="24"/>
              </w:rPr>
            </w:pPr>
            <w:r>
              <w:rPr>
                <w:szCs w:val="24"/>
              </w:rPr>
              <w:t>MHI</w:t>
            </w:r>
          </w:p>
        </w:tc>
        <w:tc>
          <w:tcPr>
            <w:tcW w:w="4320" w:type="dxa"/>
          </w:tcPr>
          <w:p w14:paraId="3A74451B" w14:textId="77777777" w:rsidR="00446F89" w:rsidRDefault="00446F89">
            <w:pPr>
              <w:spacing w:after="0"/>
              <w:rPr>
                <w:szCs w:val="24"/>
              </w:rPr>
            </w:pPr>
          </w:p>
        </w:tc>
        <w:tc>
          <w:tcPr>
            <w:tcW w:w="1080" w:type="dxa"/>
          </w:tcPr>
          <w:p w14:paraId="198BF35A" w14:textId="77777777" w:rsidR="00446F89" w:rsidRDefault="00446F89">
            <w:pPr>
              <w:spacing w:after="0"/>
              <w:rPr>
                <w:b/>
                <w:szCs w:val="24"/>
              </w:rPr>
            </w:pPr>
            <w:r>
              <w:rPr>
                <w:b/>
                <w:szCs w:val="24"/>
              </w:rPr>
              <w:t>H</w:t>
            </w:r>
          </w:p>
        </w:tc>
      </w:tr>
      <w:tr w:rsidR="00446F89" w14:paraId="25D6EA69" w14:textId="77777777">
        <w:tblPrEx>
          <w:tblLook w:val="01E0" w:firstRow="1" w:lastRow="1" w:firstColumn="1" w:lastColumn="1" w:noHBand="0" w:noVBand="0"/>
        </w:tblPrEx>
        <w:trPr>
          <w:cantSplit/>
          <w:trHeight w:val="315"/>
        </w:trPr>
        <w:tc>
          <w:tcPr>
            <w:tcW w:w="1008" w:type="dxa"/>
            <w:noWrap/>
          </w:tcPr>
          <w:p w14:paraId="09919006" w14:textId="77777777" w:rsidR="00446F89" w:rsidRDefault="00446F89">
            <w:pPr>
              <w:spacing w:after="0"/>
              <w:rPr>
                <w:szCs w:val="24"/>
              </w:rPr>
            </w:pPr>
            <w:r>
              <w:rPr>
                <w:szCs w:val="24"/>
              </w:rPr>
              <w:lastRenderedPageBreak/>
              <w:t>P-031</w:t>
            </w:r>
          </w:p>
        </w:tc>
        <w:tc>
          <w:tcPr>
            <w:tcW w:w="4392" w:type="dxa"/>
          </w:tcPr>
          <w:p w14:paraId="304EF3EC" w14:textId="77777777" w:rsidR="00446F89" w:rsidRDefault="00446F89">
            <w:pPr>
              <w:spacing w:after="0"/>
              <w:rPr>
                <w:szCs w:val="24"/>
              </w:rPr>
            </w:pPr>
            <w:r>
              <w:rPr>
                <w:szCs w:val="24"/>
              </w:rPr>
              <w:t xml:space="preserve">The </w:t>
            </w:r>
            <w:r>
              <w:rPr>
                <w:i/>
                <w:szCs w:val="24"/>
              </w:rPr>
              <w:t>Clarus</w:t>
            </w:r>
            <w:r>
              <w:rPr>
                <w:szCs w:val="24"/>
              </w:rPr>
              <w:t xml:space="preserve"> system shall be able to handle three hundred simultaneous requests for environmental element data.</w:t>
            </w:r>
          </w:p>
        </w:tc>
        <w:tc>
          <w:tcPr>
            <w:tcW w:w="1260" w:type="dxa"/>
            <w:noWrap/>
          </w:tcPr>
          <w:p w14:paraId="5FF071FC" w14:textId="77777777" w:rsidR="00446F89" w:rsidRDefault="00446F89">
            <w:pPr>
              <w:spacing w:after="0"/>
              <w:rPr>
                <w:szCs w:val="24"/>
              </w:rPr>
            </w:pPr>
            <w:r>
              <w:rPr>
                <w:szCs w:val="24"/>
              </w:rPr>
              <w:t>MHI</w:t>
            </w:r>
          </w:p>
        </w:tc>
        <w:tc>
          <w:tcPr>
            <w:tcW w:w="4320" w:type="dxa"/>
          </w:tcPr>
          <w:p w14:paraId="2651B4CE" w14:textId="77777777" w:rsidR="00446F89" w:rsidRDefault="00446F89">
            <w:pPr>
              <w:spacing w:after="0"/>
              <w:rPr>
                <w:szCs w:val="24"/>
              </w:rPr>
            </w:pPr>
            <w:r>
              <w:rPr>
                <w:szCs w:val="24"/>
              </w:rPr>
              <w:t>Estimated that half of the concurrent users may be requesting data at any one time.</w:t>
            </w:r>
          </w:p>
        </w:tc>
        <w:tc>
          <w:tcPr>
            <w:tcW w:w="1080" w:type="dxa"/>
          </w:tcPr>
          <w:p w14:paraId="2791F7AA" w14:textId="77777777" w:rsidR="00446F89" w:rsidRDefault="00446F89">
            <w:pPr>
              <w:spacing w:after="0"/>
              <w:rPr>
                <w:b/>
                <w:szCs w:val="24"/>
              </w:rPr>
            </w:pPr>
            <w:r>
              <w:rPr>
                <w:b/>
                <w:szCs w:val="24"/>
              </w:rPr>
              <w:t>H</w:t>
            </w:r>
          </w:p>
        </w:tc>
      </w:tr>
      <w:tr w:rsidR="00446F89" w14:paraId="63063A96" w14:textId="77777777">
        <w:tblPrEx>
          <w:tblLook w:val="01E0" w:firstRow="1" w:lastRow="1" w:firstColumn="1" w:lastColumn="1" w:noHBand="0" w:noVBand="0"/>
        </w:tblPrEx>
        <w:trPr>
          <w:cantSplit/>
          <w:trHeight w:val="315"/>
        </w:trPr>
        <w:tc>
          <w:tcPr>
            <w:tcW w:w="1008" w:type="dxa"/>
            <w:noWrap/>
          </w:tcPr>
          <w:p w14:paraId="40EB73B8" w14:textId="77777777" w:rsidR="00446F89" w:rsidRDefault="00446F89">
            <w:pPr>
              <w:spacing w:after="0"/>
              <w:rPr>
                <w:szCs w:val="24"/>
              </w:rPr>
            </w:pPr>
            <w:r>
              <w:rPr>
                <w:szCs w:val="24"/>
              </w:rPr>
              <w:t>P-041</w:t>
            </w:r>
          </w:p>
        </w:tc>
        <w:tc>
          <w:tcPr>
            <w:tcW w:w="4392" w:type="dxa"/>
          </w:tcPr>
          <w:p w14:paraId="23C32ED1" w14:textId="77777777" w:rsidR="00446F89" w:rsidRDefault="00446F89">
            <w:pPr>
              <w:spacing w:after="0"/>
              <w:rPr>
                <w:szCs w:val="24"/>
              </w:rPr>
            </w:pPr>
            <w:r>
              <w:rPr>
                <w:szCs w:val="24"/>
              </w:rPr>
              <w:t xml:space="preserve">The </w:t>
            </w:r>
            <w:r>
              <w:rPr>
                <w:i/>
                <w:szCs w:val="24"/>
              </w:rPr>
              <w:t>Clarus</w:t>
            </w:r>
            <w:r>
              <w:rPr>
                <w:szCs w:val="24"/>
              </w:rPr>
              <w:t xml:space="preserve"> system shall be able to support six hundred concurrent users.</w:t>
            </w:r>
          </w:p>
        </w:tc>
        <w:tc>
          <w:tcPr>
            <w:tcW w:w="1260" w:type="dxa"/>
            <w:noWrap/>
          </w:tcPr>
          <w:p w14:paraId="11E7BAA8" w14:textId="77777777" w:rsidR="00446F89" w:rsidRDefault="00446F89">
            <w:pPr>
              <w:spacing w:after="0"/>
              <w:rPr>
                <w:szCs w:val="24"/>
              </w:rPr>
            </w:pPr>
            <w:r>
              <w:rPr>
                <w:szCs w:val="24"/>
              </w:rPr>
              <w:t>MHI</w:t>
            </w:r>
          </w:p>
        </w:tc>
        <w:tc>
          <w:tcPr>
            <w:tcW w:w="4320" w:type="dxa"/>
          </w:tcPr>
          <w:p w14:paraId="01F07163" w14:textId="77777777" w:rsidR="00446F89" w:rsidRDefault="00446F89">
            <w:pPr>
              <w:spacing w:after="0"/>
              <w:rPr>
                <w:szCs w:val="24"/>
              </w:rPr>
            </w:pPr>
            <w:r>
              <w:rPr>
                <w:szCs w:val="24"/>
              </w:rPr>
              <w:t xml:space="preserve">An estimate of the number of concurrent potential users of the </w:t>
            </w:r>
            <w:r>
              <w:rPr>
                <w:i/>
                <w:szCs w:val="24"/>
              </w:rPr>
              <w:t>Clarus</w:t>
            </w:r>
            <w:r>
              <w:rPr>
                <w:szCs w:val="24"/>
              </w:rPr>
              <w:t xml:space="preserve"> system: one tenth of the registered users at any one time.</w:t>
            </w:r>
          </w:p>
        </w:tc>
        <w:tc>
          <w:tcPr>
            <w:tcW w:w="1080" w:type="dxa"/>
          </w:tcPr>
          <w:p w14:paraId="003A98D8" w14:textId="77777777" w:rsidR="00446F89" w:rsidRDefault="00446F89">
            <w:pPr>
              <w:spacing w:after="0"/>
              <w:rPr>
                <w:b/>
                <w:szCs w:val="24"/>
              </w:rPr>
            </w:pPr>
            <w:r>
              <w:rPr>
                <w:b/>
                <w:szCs w:val="24"/>
              </w:rPr>
              <w:t>H</w:t>
            </w:r>
          </w:p>
        </w:tc>
      </w:tr>
      <w:tr w:rsidR="00446F89" w14:paraId="01533AC5" w14:textId="77777777">
        <w:tblPrEx>
          <w:tblLook w:val="01E0" w:firstRow="1" w:lastRow="1" w:firstColumn="1" w:lastColumn="1" w:noHBand="0" w:noVBand="0"/>
        </w:tblPrEx>
        <w:trPr>
          <w:cantSplit/>
          <w:trHeight w:val="315"/>
        </w:trPr>
        <w:tc>
          <w:tcPr>
            <w:tcW w:w="1008" w:type="dxa"/>
            <w:noWrap/>
          </w:tcPr>
          <w:p w14:paraId="01026C19" w14:textId="77777777" w:rsidR="00446F89" w:rsidRDefault="00446F89">
            <w:pPr>
              <w:spacing w:after="0"/>
              <w:rPr>
                <w:bCs/>
                <w:szCs w:val="24"/>
              </w:rPr>
            </w:pPr>
            <w:r>
              <w:rPr>
                <w:bCs/>
                <w:szCs w:val="24"/>
              </w:rPr>
              <w:t>P-042</w:t>
            </w:r>
          </w:p>
        </w:tc>
        <w:tc>
          <w:tcPr>
            <w:tcW w:w="4392" w:type="dxa"/>
          </w:tcPr>
          <w:p w14:paraId="54F9BBF8" w14:textId="77777777" w:rsidR="00446F89" w:rsidRDefault="00446F89">
            <w:pPr>
              <w:spacing w:after="0"/>
              <w:rPr>
                <w:bCs/>
                <w:szCs w:val="24"/>
              </w:rPr>
            </w:pPr>
            <w:r>
              <w:rPr>
                <w:bCs/>
                <w:szCs w:val="24"/>
              </w:rPr>
              <w:t xml:space="preserve">The </w:t>
            </w:r>
            <w:r>
              <w:rPr>
                <w:bCs/>
                <w:i/>
                <w:szCs w:val="24"/>
              </w:rPr>
              <w:t>Clarus</w:t>
            </w:r>
            <w:r>
              <w:rPr>
                <w:bCs/>
                <w:szCs w:val="24"/>
              </w:rPr>
              <w:t xml:space="preserve"> system shall be able to support six thousand registered users.</w:t>
            </w:r>
          </w:p>
        </w:tc>
        <w:tc>
          <w:tcPr>
            <w:tcW w:w="1260" w:type="dxa"/>
            <w:noWrap/>
          </w:tcPr>
          <w:p w14:paraId="0BACFE7A" w14:textId="77777777" w:rsidR="00446F89" w:rsidRDefault="00446F89">
            <w:pPr>
              <w:spacing w:after="0"/>
              <w:rPr>
                <w:bCs/>
                <w:szCs w:val="24"/>
              </w:rPr>
            </w:pPr>
            <w:r>
              <w:rPr>
                <w:bCs/>
                <w:szCs w:val="24"/>
              </w:rPr>
              <w:t>MHI</w:t>
            </w:r>
          </w:p>
        </w:tc>
        <w:tc>
          <w:tcPr>
            <w:tcW w:w="4320" w:type="dxa"/>
          </w:tcPr>
          <w:p w14:paraId="06AB440C" w14:textId="77777777" w:rsidR="00446F89" w:rsidRDefault="00446F89">
            <w:pPr>
              <w:spacing w:after="0"/>
              <w:rPr>
                <w:bCs/>
                <w:szCs w:val="24"/>
              </w:rPr>
            </w:pPr>
            <w:r>
              <w:rPr>
                <w:bCs/>
                <w:szCs w:val="24"/>
              </w:rPr>
              <w:t>An estimate of the number of individual users: a pool of 250 weather service providers, ten per provider; 100 governmental agencies, 25 per agency; and 1000 other users.</w:t>
            </w:r>
          </w:p>
        </w:tc>
        <w:tc>
          <w:tcPr>
            <w:tcW w:w="1080" w:type="dxa"/>
          </w:tcPr>
          <w:p w14:paraId="735E3CE6" w14:textId="77777777" w:rsidR="00446F89" w:rsidRDefault="00446F89">
            <w:pPr>
              <w:spacing w:after="0"/>
              <w:rPr>
                <w:b/>
                <w:szCs w:val="24"/>
              </w:rPr>
            </w:pPr>
            <w:r>
              <w:rPr>
                <w:b/>
                <w:szCs w:val="24"/>
              </w:rPr>
              <w:t>H</w:t>
            </w:r>
          </w:p>
        </w:tc>
      </w:tr>
    </w:tbl>
    <w:p w14:paraId="71024ABD" w14:textId="77777777" w:rsidR="00446F89" w:rsidRDefault="00446F89">
      <w:pPr>
        <w:pStyle w:val="Heading2"/>
      </w:pPr>
      <w:bookmarkStart w:id="46" w:name="_Toc108576532"/>
      <w:r>
        <w:t>Organizational Requirements</w:t>
      </w:r>
      <w:bookmarkEnd w:id="46"/>
    </w:p>
    <w:p w14:paraId="7FFA372F" w14:textId="77777777" w:rsidR="00446F89" w:rsidRDefault="00446F89">
      <w:pPr>
        <w:pStyle w:val="BodyText"/>
      </w:pPr>
      <w:r>
        <w:t xml:space="preserve">Organizational requirements deal with policies regarding external parties involved with the system, personnel roles, training, and security needs. </w:t>
      </w:r>
    </w:p>
    <w:tbl>
      <w:tblPr>
        <w:tblW w:w="120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8"/>
        <w:gridCol w:w="4392"/>
        <w:gridCol w:w="1260"/>
        <w:gridCol w:w="4320"/>
        <w:gridCol w:w="1080"/>
      </w:tblGrid>
      <w:tr w:rsidR="00446F89" w14:paraId="04B1FD74" w14:textId="77777777">
        <w:trPr>
          <w:trHeight w:val="90"/>
          <w:tblHeader/>
        </w:trPr>
        <w:tc>
          <w:tcPr>
            <w:tcW w:w="1008" w:type="dxa"/>
            <w:tcBorders>
              <w:bottom w:val="single" w:sz="6" w:space="0" w:color="000000"/>
            </w:tcBorders>
            <w:shd w:val="pct30" w:color="FFFF00" w:fill="FFFFFF"/>
          </w:tcPr>
          <w:p w14:paraId="3D23FB7D" w14:textId="77777777" w:rsidR="00446F89" w:rsidRDefault="00446F89">
            <w:pPr>
              <w:pStyle w:val="bptext"/>
              <w:ind w:left="0"/>
              <w:rPr>
                <w:b/>
                <w:bCs/>
                <w:sz w:val="16"/>
              </w:rPr>
            </w:pPr>
            <w:r>
              <w:rPr>
                <w:b/>
                <w:bCs/>
                <w:sz w:val="16"/>
              </w:rPr>
              <w:t>ID</w:t>
            </w:r>
          </w:p>
        </w:tc>
        <w:tc>
          <w:tcPr>
            <w:tcW w:w="4392" w:type="dxa"/>
            <w:tcBorders>
              <w:bottom w:val="single" w:sz="6" w:space="0" w:color="000000"/>
            </w:tcBorders>
            <w:shd w:val="pct30" w:color="FFFF00" w:fill="FFFFFF"/>
          </w:tcPr>
          <w:p w14:paraId="2873B62A" w14:textId="77777777" w:rsidR="00446F89" w:rsidRDefault="00446F89">
            <w:pPr>
              <w:pStyle w:val="bptext"/>
              <w:ind w:left="0"/>
              <w:rPr>
                <w:b/>
                <w:bCs/>
                <w:sz w:val="16"/>
              </w:rPr>
            </w:pPr>
            <w:r>
              <w:rPr>
                <w:b/>
                <w:bCs/>
                <w:sz w:val="16"/>
              </w:rPr>
              <w:t xml:space="preserve">Requirement </w:t>
            </w:r>
          </w:p>
        </w:tc>
        <w:tc>
          <w:tcPr>
            <w:tcW w:w="1260" w:type="dxa"/>
            <w:tcBorders>
              <w:bottom w:val="single" w:sz="6" w:space="0" w:color="000000"/>
            </w:tcBorders>
            <w:shd w:val="pct30" w:color="FFFF00" w:fill="FFFFFF"/>
          </w:tcPr>
          <w:p w14:paraId="7A20353B" w14:textId="77777777" w:rsidR="00446F89" w:rsidRDefault="00446F89">
            <w:pPr>
              <w:pStyle w:val="bptext"/>
              <w:ind w:left="0"/>
              <w:rPr>
                <w:b/>
                <w:bCs/>
                <w:sz w:val="16"/>
              </w:rPr>
            </w:pPr>
            <w:r>
              <w:rPr>
                <w:b/>
                <w:bCs/>
                <w:sz w:val="16"/>
              </w:rPr>
              <w:t>Source</w:t>
            </w:r>
          </w:p>
        </w:tc>
        <w:tc>
          <w:tcPr>
            <w:tcW w:w="4320" w:type="dxa"/>
            <w:tcBorders>
              <w:bottom w:val="single" w:sz="6" w:space="0" w:color="000000"/>
            </w:tcBorders>
            <w:shd w:val="pct30" w:color="FFFF00" w:fill="FFFFFF"/>
          </w:tcPr>
          <w:p w14:paraId="40A71FAE" w14:textId="77777777" w:rsidR="00446F89" w:rsidRDefault="00446F89">
            <w:pPr>
              <w:pStyle w:val="bptext"/>
              <w:ind w:left="0"/>
              <w:rPr>
                <w:b/>
                <w:bCs/>
                <w:sz w:val="16"/>
              </w:rPr>
            </w:pPr>
            <w:r>
              <w:rPr>
                <w:b/>
                <w:bCs/>
                <w:sz w:val="16"/>
              </w:rPr>
              <w:t>Comment</w:t>
            </w:r>
          </w:p>
        </w:tc>
        <w:tc>
          <w:tcPr>
            <w:tcW w:w="1080" w:type="dxa"/>
            <w:tcBorders>
              <w:bottom w:val="single" w:sz="6" w:space="0" w:color="000000"/>
            </w:tcBorders>
            <w:shd w:val="pct30" w:color="FFFF00" w:fill="FFFFFF"/>
          </w:tcPr>
          <w:p w14:paraId="66772ACE" w14:textId="77777777" w:rsidR="00446F89" w:rsidRDefault="00446F89">
            <w:pPr>
              <w:pStyle w:val="bptext"/>
              <w:ind w:left="0"/>
              <w:rPr>
                <w:b/>
                <w:bCs/>
                <w:sz w:val="16"/>
              </w:rPr>
            </w:pPr>
            <w:r>
              <w:rPr>
                <w:b/>
                <w:bCs/>
                <w:sz w:val="16"/>
              </w:rPr>
              <w:t>Criticality</w:t>
            </w:r>
          </w:p>
        </w:tc>
      </w:tr>
      <w:tr w:rsidR="00446F89" w14:paraId="1EC1D8EF" w14:textId="77777777">
        <w:tblPrEx>
          <w:tblLook w:val="01E0" w:firstRow="1" w:lastRow="1" w:firstColumn="1" w:lastColumn="1" w:noHBand="0" w:noVBand="0"/>
        </w:tblPrEx>
        <w:trPr>
          <w:cantSplit/>
          <w:trHeight w:val="315"/>
        </w:trPr>
        <w:tc>
          <w:tcPr>
            <w:tcW w:w="1008" w:type="dxa"/>
            <w:noWrap/>
          </w:tcPr>
          <w:p w14:paraId="3B54EBBC" w14:textId="77777777" w:rsidR="00446F89" w:rsidRDefault="00446F89">
            <w:pPr>
              <w:spacing w:after="0"/>
              <w:rPr>
                <w:szCs w:val="24"/>
              </w:rPr>
            </w:pPr>
            <w:r>
              <w:rPr>
                <w:szCs w:val="24"/>
              </w:rPr>
              <w:t>X-101</w:t>
            </w:r>
          </w:p>
        </w:tc>
        <w:tc>
          <w:tcPr>
            <w:tcW w:w="4392" w:type="dxa"/>
          </w:tcPr>
          <w:p w14:paraId="43E465A9" w14:textId="77777777" w:rsidR="00446F89" w:rsidRDefault="00446F89">
            <w:pPr>
              <w:spacing w:after="0"/>
              <w:rPr>
                <w:szCs w:val="24"/>
              </w:rPr>
            </w:pPr>
            <w:r>
              <w:rPr>
                <w:szCs w:val="24"/>
              </w:rPr>
              <w:t xml:space="preserve">The </w:t>
            </w:r>
            <w:r>
              <w:rPr>
                <w:i/>
                <w:szCs w:val="24"/>
              </w:rPr>
              <w:t>Clarus</w:t>
            </w:r>
            <w:r>
              <w:rPr>
                <w:szCs w:val="24"/>
              </w:rPr>
              <w:t xml:space="preserve"> system shall accept data only from approved sources.</w:t>
            </w:r>
          </w:p>
        </w:tc>
        <w:tc>
          <w:tcPr>
            <w:tcW w:w="1260" w:type="dxa"/>
            <w:noWrap/>
          </w:tcPr>
          <w:p w14:paraId="2C1CE07C" w14:textId="77777777" w:rsidR="00446F89" w:rsidRDefault="00446F89">
            <w:pPr>
              <w:spacing w:after="0"/>
              <w:rPr>
                <w:szCs w:val="24"/>
              </w:rPr>
            </w:pPr>
            <w:r>
              <w:rPr>
                <w:szCs w:val="24"/>
              </w:rPr>
              <w:t>MHI</w:t>
            </w:r>
          </w:p>
        </w:tc>
        <w:tc>
          <w:tcPr>
            <w:tcW w:w="4320" w:type="dxa"/>
          </w:tcPr>
          <w:p w14:paraId="6ADCB196" w14:textId="77777777" w:rsidR="00446F89" w:rsidRDefault="00446F89">
            <w:pPr>
              <w:spacing w:after="0"/>
              <w:rPr>
                <w:szCs w:val="24"/>
              </w:rPr>
            </w:pPr>
            <w:r>
              <w:rPr>
                <w:szCs w:val="24"/>
              </w:rPr>
              <w:t>“Approved sources” are anticipated to be those with whom a data sharing agreement has been established.</w:t>
            </w:r>
          </w:p>
        </w:tc>
        <w:tc>
          <w:tcPr>
            <w:tcW w:w="1080" w:type="dxa"/>
          </w:tcPr>
          <w:p w14:paraId="2F95BEB4" w14:textId="77777777" w:rsidR="00446F89" w:rsidRDefault="00446F89">
            <w:pPr>
              <w:spacing w:after="0"/>
              <w:rPr>
                <w:b/>
                <w:szCs w:val="24"/>
              </w:rPr>
            </w:pPr>
            <w:r>
              <w:rPr>
                <w:b/>
                <w:szCs w:val="24"/>
              </w:rPr>
              <w:t>H</w:t>
            </w:r>
          </w:p>
        </w:tc>
      </w:tr>
      <w:tr w:rsidR="00446F89" w14:paraId="20952E64" w14:textId="77777777">
        <w:tblPrEx>
          <w:tblLook w:val="01E0" w:firstRow="1" w:lastRow="1" w:firstColumn="1" w:lastColumn="1" w:noHBand="0" w:noVBand="0"/>
        </w:tblPrEx>
        <w:trPr>
          <w:cantSplit/>
          <w:trHeight w:val="315"/>
        </w:trPr>
        <w:tc>
          <w:tcPr>
            <w:tcW w:w="1008" w:type="dxa"/>
            <w:noWrap/>
          </w:tcPr>
          <w:p w14:paraId="0DABFEA0" w14:textId="77777777" w:rsidR="00446F89" w:rsidRDefault="00446F89">
            <w:pPr>
              <w:spacing w:after="0"/>
              <w:rPr>
                <w:szCs w:val="24"/>
              </w:rPr>
            </w:pPr>
            <w:r>
              <w:rPr>
                <w:szCs w:val="24"/>
              </w:rPr>
              <w:t>X-201</w:t>
            </w:r>
          </w:p>
        </w:tc>
        <w:tc>
          <w:tcPr>
            <w:tcW w:w="4392" w:type="dxa"/>
          </w:tcPr>
          <w:p w14:paraId="1A5403A3" w14:textId="77777777" w:rsidR="00446F89" w:rsidRDefault="00446F89">
            <w:pPr>
              <w:spacing w:after="0"/>
              <w:rPr>
                <w:szCs w:val="24"/>
              </w:rPr>
            </w:pPr>
            <w:r>
              <w:rPr>
                <w:szCs w:val="24"/>
              </w:rPr>
              <w:t xml:space="preserve">The </w:t>
            </w:r>
            <w:r>
              <w:rPr>
                <w:i/>
                <w:szCs w:val="24"/>
              </w:rPr>
              <w:t>Clarus</w:t>
            </w:r>
            <w:r>
              <w:rPr>
                <w:szCs w:val="24"/>
              </w:rPr>
              <w:t xml:space="preserve"> program shall establish data sharing agreements with all participating sources of environmental data.</w:t>
            </w:r>
          </w:p>
        </w:tc>
        <w:tc>
          <w:tcPr>
            <w:tcW w:w="1260" w:type="dxa"/>
            <w:noWrap/>
          </w:tcPr>
          <w:p w14:paraId="241C50F2" w14:textId="77777777" w:rsidR="00446F89" w:rsidRDefault="00446F89">
            <w:pPr>
              <w:spacing w:after="0"/>
              <w:rPr>
                <w:szCs w:val="24"/>
              </w:rPr>
            </w:pPr>
            <w:r>
              <w:rPr>
                <w:szCs w:val="24"/>
              </w:rPr>
              <w:t>Task Force review</w:t>
            </w:r>
          </w:p>
        </w:tc>
        <w:tc>
          <w:tcPr>
            <w:tcW w:w="4320" w:type="dxa"/>
          </w:tcPr>
          <w:p w14:paraId="6D5A0763" w14:textId="77777777" w:rsidR="00446F89" w:rsidRDefault="00446F89">
            <w:pPr>
              <w:spacing w:after="0"/>
              <w:rPr>
                <w:szCs w:val="24"/>
              </w:rPr>
            </w:pPr>
          </w:p>
        </w:tc>
        <w:tc>
          <w:tcPr>
            <w:tcW w:w="1080" w:type="dxa"/>
          </w:tcPr>
          <w:p w14:paraId="31DA5900" w14:textId="77777777" w:rsidR="00446F89" w:rsidRDefault="00446F89">
            <w:pPr>
              <w:spacing w:after="0"/>
              <w:rPr>
                <w:b/>
                <w:szCs w:val="24"/>
              </w:rPr>
            </w:pPr>
            <w:r>
              <w:rPr>
                <w:b/>
                <w:szCs w:val="24"/>
              </w:rPr>
              <w:t>H</w:t>
            </w:r>
          </w:p>
        </w:tc>
      </w:tr>
      <w:tr w:rsidR="00446F89" w14:paraId="57A9CA50" w14:textId="77777777">
        <w:tblPrEx>
          <w:tblLook w:val="01E0" w:firstRow="1" w:lastRow="1" w:firstColumn="1" w:lastColumn="1" w:noHBand="0" w:noVBand="0"/>
        </w:tblPrEx>
        <w:trPr>
          <w:cantSplit/>
          <w:trHeight w:val="315"/>
        </w:trPr>
        <w:tc>
          <w:tcPr>
            <w:tcW w:w="1008" w:type="dxa"/>
            <w:noWrap/>
          </w:tcPr>
          <w:p w14:paraId="1621808E" w14:textId="77777777" w:rsidR="00446F89" w:rsidRDefault="00446F89">
            <w:pPr>
              <w:spacing w:after="0"/>
              <w:rPr>
                <w:szCs w:val="24"/>
              </w:rPr>
            </w:pPr>
            <w:r>
              <w:rPr>
                <w:szCs w:val="24"/>
              </w:rPr>
              <w:t>X-205</w:t>
            </w:r>
          </w:p>
        </w:tc>
        <w:tc>
          <w:tcPr>
            <w:tcW w:w="4392" w:type="dxa"/>
          </w:tcPr>
          <w:p w14:paraId="1E4D9357" w14:textId="77777777" w:rsidR="00446F89" w:rsidRDefault="00446F89">
            <w:pPr>
              <w:spacing w:after="0"/>
              <w:rPr>
                <w:szCs w:val="24"/>
              </w:rPr>
            </w:pPr>
            <w:r>
              <w:rPr>
                <w:szCs w:val="24"/>
              </w:rPr>
              <w:t xml:space="preserve">The </w:t>
            </w:r>
            <w:r>
              <w:rPr>
                <w:i/>
                <w:szCs w:val="24"/>
              </w:rPr>
              <w:t>Clarus</w:t>
            </w:r>
            <w:r>
              <w:rPr>
                <w:szCs w:val="24"/>
              </w:rPr>
              <w:t xml:space="preserve"> program shall maintain continuous 24x7 operations.</w:t>
            </w:r>
          </w:p>
        </w:tc>
        <w:tc>
          <w:tcPr>
            <w:tcW w:w="1260" w:type="dxa"/>
            <w:noWrap/>
          </w:tcPr>
          <w:p w14:paraId="211A3C96" w14:textId="77777777" w:rsidR="00446F89" w:rsidRDefault="00446F89">
            <w:pPr>
              <w:spacing w:after="0"/>
              <w:rPr>
                <w:szCs w:val="24"/>
              </w:rPr>
            </w:pPr>
            <w:r>
              <w:rPr>
                <w:szCs w:val="24"/>
              </w:rPr>
              <w:t>OCS</w:t>
            </w:r>
          </w:p>
        </w:tc>
        <w:tc>
          <w:tcPr>
            <w:tcW w:w="4320" w:type="dxa"/>
          </w:tcPr>
          <w:p w14:paraId="06930104" w14:textId="77777777" w:rsidR="00446F89" w:rsidRDefault="00446F89">
            <w:pPr>
              <w:spacing w:after="0"/>
              <w:rPr>
                <w:szCs w:val="24"/>
              </w:rPr>
            </w:pPr>
          </w:p>
        </w:tc>
        <w:tc>
          <w:tcPr>
            <w:tcW w:w="1080" w:type="dxa"/>
          </w:tcPr>
          <w:p w14:paraId="509AA49C" w14:textId="77777777" w:rsidR="00446F89" w:rsidRDefault="00446F89">
            <w:pPr>
              <w:spacing w:after="0"/>
              <w:rPr>
                <w:b/>
                <w:szCs w:val="24"/>
              </w:rPr>
            </w:pPr>
            <w:r>
              <w:rPr>
                <w:b/>
                <w:szCs w:val="24"/>
              </w:rPr>
              <w:t>H</w:t>
            </w:r>
          </w:p>
        </w:tc>
      </w:tr>
      <w:tr w:rsidR="00446F89" w14:paraId="74B79A63" w14:textId="77777777">
        <w:tblPrEx>
          <w:tblLook w:val="01E0" w:firstRow="1" w:lastRow="1" w:firstColumn="1" w:lastColumn="1" w:noHBand="0" w:noVBand="0"/>
        </w:tblPrEx>
        <w:trPr>
          <w:cantSplit/>
          <w:trHeight w:val="315"/>
        </w:trPr>
        <w:tc>
          <w:tcPr>
            <w:tcW w:w="1008" w:type="dxa"/>
            <w:noWrap/>
          </w:tcPr>
          <w:p w14:paraId="27C35081" w14:textId="77777777" w:rsidR="00446F89" w:rsidRDefault="00446F89">
            <w:pPr>
              <w:spacing w:after="0"/>
              <w:rPr>
                <w:szCs w:val="24"/>
              </w:rPr>
            </w:pPr>
            <w:r>
              <w:rPr>
                <w:szCs w:val="24"/>
              </w:rPr>
              <w:t>X-207</w:t>
            </w:r>
          </w:p>
        </w:tc>
        <w:tc>
          <w:tcPr>
            <w:tcW w:w="4392" w:type="dxa"/>
          </w:tcPr>
          <w:p w14:paraId="0AF43EDB" w14:textId="77777777" w:rsidR="00446F89" w:rsidRDefault="00446F89">
            <w:pPr>
              <w:spacing w:after="0"/>
              <w:rPr>
                <w:szCs w:val="24"/>
              </w:rPr>
            </w:pPr>
            <w:r>
              <w:rPr>
                <w:szCs w:val="24"/>
              </w:rPr>
              <w:t xml:space="preserve">The </w:t>
            </w:r>
            <w:r>
              <w:rPr>
                <w:i/>
                <w:szCs w:val="24"/>
              </w:rPr>
              <w:t>Clarus</w:t>
            </w:r>
            <w:r>
              <w:rPr>
                <w:szCs w:val="24"/>
              </w:rPr>
              <w:t xml:space="preserve"> program shall provide an environment that has uninterruptible power for the </w:t>
            </w:r>
            <w:r>
              <w:rPr>
                <w:i/>
                <w:szCs w:val="24"/>
              </w:rPr>
              <w:t>Clarus</w:t>
            </w:r>
            <w:r>
              <w:rPr>
                <w:szCs w:val="24"/>
              </w:rPr>
              <w:t xml:space="preserve"> system.</w:t>
            </w:r>
          </w:p>
        </w:tc>
        <w:tc>
          <w:tcPr>
            <w:tcW w:w="1260" w:type="dxa"/>
            <w:noWrap/>
          </w:tcPr>
          <w:p w14:paraId="571C10CD" w14:textId="77777777" w:rsidR="00446F89" w:rsidRDefault="00446F89">
            <w:pPr>
              <w:spacing w:after="0"/>
              <w:rPr>
                <w:szCs w:val="24"/>
              </w:rPr>
            </w:pPr>
            <w:r>
              <w:rPr>
                <w:szCs w:val="24"/>
              </w:rPr>
              <w:t>MHI</w:t>
            </w:r>
          </w:p>
        </w:tc>
        <w:tc>
          <w:tcPr>
            <w:tcW w:w="4320" w:type="dxa"/>
          </w:tcPr>
          <w:p w14:paraId="6ABD7FFB" w14:textId="77777777" w:rsidR="00446F89" w:rsidRDefault="00446F89">
            <w:pPr>
              <w:spacing w:after="0"/>
              <w:rPr>
                <w:szCs w:val="24"/>
              </w:rPr>
            </w:pPr>
          </w:p>
        </w:tc>
        <w:tc>
          <w:tcPr>
            <w:tcW w:w="1080" w:type="dxa"/>
          </w:tcPr>
          <w:p w14:paraId="02E3B586" w14:textId="77777777" w:rsidR="00446F89" w:rsidRDefault="00446F89">
            <w:pPr>
              <w:spacing w:after="0"/>
              <w:rPr>
                <w:b/>
                <w:szCs w:val="24"/>
              </w:rPr>
            </w:pPr>
            <w:r>
              <w:rPr>
                <w:b/>
                <w:szCs w:val="24"/>
              </w:rPr>
              <w:t>H</w:t>
            </w:r>
          </w:p>
        </w:tc>
      </w:tr>
      <w:tr w:rsidR="00446F89" w14:paraId="53DDFF97" w14:textId="77777777">
        <w:tblPrEx>
          <w:tblLook w:val="01E0" w:firstRow="1" w:lastRow="1" w:firstColumn="1" w:lastColumn="1" w:noHBand="0" w:noVBand="0"/>
        </w:tblPrEx>
        <w:trPr>
          <w:cantSplit/>
          <w:trHeight w:val="315"/>
        </w:trPr>
        <w:tc>
          <w:tcPr>
            <w:tcW w:w="1008" w:type="dxa"/>
            <w:noWrap/>
          </w:tcPr>
          <w:p w14:paraId="42AAB776" w14:textId="77777777" w:rsidR="00446F89" w:rsidRDefault="00446F89">
            <w:pPr>
              <w:spacing w:after="0"/>
              <w:rPr>
                <w:szCs w:val="24"/>
              </w:rPr>
            </w:pPr>
            <w:r>
              <w:rPr>
                <w:szCs w:val="24"/>
              </w:rPr>
              <w:t>X-209</w:t>
            </w:r>
          </w:p>
        </w:tc>
        <w:tc>
          <w:tcPr>
            <w:tcW w:w="4392" w:type="dxa"/>
          </w:tcPr>
          <w:p w14:paraId="2A4CFF10" w14:textId="77777777" w:rsidR="00446F89" w:rsidRDefault="00446F89">
            <w:pPr>
              <w:spacing w:after="0"/>
              <w:rPr>
                <w:szCs w:val="24"/>
              </w:rPr>
            </w:pPr>
            <w:r>
              <w:rPr>
                <w:szCs w:val="24"/>
              </w:rPr>
              <w:t xml:space="preserve">The </w:t>
            </w:r>
            <w:r>
              <w:rPr>
                <w:i/>
                <w:szCs w:val="24"/>
              </w:rPr>
              <w:t>Clarus</w:t>
            </w:r>
            <w:r>
              <w:rPr>
                <w:szCs w:val="24"/>
              </w:rPr>
              <w:t xml:space="preserve"> program shall provide an environment that has redundant communication for the </w:t>
            </w:r>
            <w:r>
              <w:rPr>
                <w:i/>
                <w:szCs w:val="24"/>
              </w:rPr>
              <w:t>Clarus</w:t>
            </w:r>
            <w:r>
              <w:rPr>
                <w:szCs w:val="24"/>
              </w:rPr>
              <w:t xml:space="preserve"> system.</w:t>
            </w:r>
          </w:p>
        </w:tc>
        <w:tc>
          <w:tcPr>
            <w:tcW w:w="1260" w:type="dxa"/>
            <w:noWrap/>
          </w:tcPr>
          <w:p w14:paraId="66E1D071" w14:textId="77777777" w:rsidR="00446F89" w:rsidRDefault="00446F89">
            <w:pPr>
              <w:spacing w:after="0"/>
              <w:rPr>
                <w:szCs w:val="24"/>
              </w:rPr>
            </w:pPr>
            <w:r>
              <w:rPr>
                <w:szCs w:val="24"/>
              </w:rPr>
              <w:t>MHI</w:t>
            </w:r>
          </w:p>
        </w:tc>
        <w:tc>
          <w:tcPr>
            <w:tcW w:w="4320" w:type="dxa"/>
          </w:tcPr>
          <w:p w14:paraId="000671C5" w14:textId="77777777" w:rsidR="00446F89" w:rsidRDefault="00446F89">
            <w:pPr>
              <w:spacing w:after="0"/>
              <w:rPr>
                <w:szCs w:val="24"/>
              </w:rPr>
            </w:pPr>
          </w:p>
        </w:tc>
        <w:tc>
          <w:tcPr>
            <w:tcW w:w="1080" w:type="dxa"/>
          </w:tcPr>
          <w:p w14:paraId="12474991" w14:textId="77777777" w:rsidR="00446F89" w:rsidRDefault="00446F89">
            <w:pPr>
              <w:spacing w:after="0"/>
              <w:rPr>
                <w:b/>
                <w:szCs w:val="24"/>
              </w:rPr>
            </w:pPr>
            <w:r>
              <w:rPr>
                <w:b/>
                <w:szCs w:val="24"/>
              </w:rPr>
              <w:t>H</w:t>
            </w:r>
          </w:p>
        </w:tc>
      </w:tr>
      <w:tr w:rsidR="00446F89" w14:paraId="71EBFC8C" w14:textId="77777777">
        <w:tblPrEx>
          <w:tblLook w:val="01E0" w:firstRow="1" w:lastRow="1" w:firstColumn="1" w:lastColumn="1" w:noHBand="0" w:noVBand="0"/>
        </w:tblPrEx>
        <w:trPr>
          <w:cantSplit/>
          <w:trHeight w:val="315"/>
        </w:trPr>
        <w:tc>
          <w:tcPr>
            <w:tcW w:w="1008" w:type="dxa"/>
            <w:noWrap/>
          </w:tcPr>
          <w:p w14:paraId="06A32908" w14:textId="77777777" w:rsidR="00446F89" w:rsidRDefault="00446F89">
            <w:pPr>
              <w:spacing w:after="0"/>
              <w:rPr>
                <w:szCs w:val="24"/>
              </w:rPr>
            </w:pPr>
            <w:r>
              <w:rPr>
                <w:szCs w:val="24"/>
              </w:rPr>
              <w:lastRenderedPageBreak/>
              <w:t>X-211</w:t>
            </w:r>
          </w:p>
        </w:tc>
        <w:tc>
          <w:tcPr>
            <w:tcW w:w="4392" w:type="dxa"/>
          </w:tcPr>
          <w:p w14:paraId="3C69CBC2" w14:textId="77777777" w:rsidR="00446F89" w:rsidRDefault="00446F89">
            <w:pPr>
              <w:spacing w:after="0"/>
              <w:rPr>
                <w:szCs w:val="24"/>
              </w:rPr>
            </w:pPr>
            <w:r>
              <w:rPr>
                <w:szCs w:val="24"/>
              </w:rPr>
              <w:t xml:space="preserve">The </w:t>
            </w:r>
            <w:r>
              <w:rPr>
                <w:i/>
                <w:szCs w:val="24"/>
              </w:rPr>
              <w:t>Clarus</w:t>
            </w:r>
            <w:r>
              <w:rPr>
                <w:szCs w:val="24"/>
              </w:rPr>
              <w:t xml:space="preserve"> program shall provide network management tools.</w:t>
            </w:r>
          </w:p>
        </w:tc>
        <w:tc>
          <w:tcPr>
            <w:tcW w:w="1260" w:type="dxa"/>
            <w:noWrap/>
          </w:tcPr>
          <w:p w14:paraId="41BA9FA1" w14:textId="77777777" w:rsidR="00446F89" w:rsidRDefault="00446F89">
            <w:pPr>
              <w:spacing w:after="0"/>
              <w:rPr>
                <w:szCs w:val="24"/>
              </w:rPr>
            </w:pPr>
            <w:r>
              <w:rPr>
                <w:szCs w:val="24"/>
              </w:rPr>
              <w:t>OCS</w:t>
            </w:r>
          </w:p>
        </w:tc>
        <w:tc>
          <w:tcPr>
            <w:tcW w:w="4320" w:type="dxa"/>
          </w:tcPr>
          <w:p w14:paraId="2F8AA846" w14:textId="77777777" w:rsidR="00446F89" w:rsidRDefault="00446F89">
            <w:pPr>
              <w:spacing w:after="0"/>
              <w:rPr>
                <w:szCs w:val="24"/>
              </w:rPr>
            </w:pPr>
            <w:r>
              <w:rPr>
                <w:szCs w:val="24"/>
              </w:rPr>
              <w:t>Network management tools can be used to determine latency.</w:t>
            </w:r>
          </w:p>
        </w:tc>
        <w:tc>
          <w:tcPr>
            <w:tcW w:w="1080" w:type="dxa"/>
          </w:tcPr>
          <w:p w14:paraId="75665586" w14:textId="77777777" w:rsidR="00446F89" w:rsidRDefault="00446F89">
            <w:pPr>
              <w:spacing w:after="0"/>
              <w:rPr>
                <w:b/>
                <w:szCs w:val="24"/>
              </w:rPr>
            </w:pPr>
            <w:r>
              <w:rPr>
                <w:b/>
                <w:szCs w:val="24"/>
              </w:rPr>
              <w:t>H</w:t>
            </w:r>
          </w:p>
        </w:tc>
      </w:tr>
      <w:tr w:rsidR="00446F89" w14:paraId="2AE7506F" w14:textId="77777777">
        <w:tblPrEx>
          <w:tblLook w:val="01E0" w:firstRow="1" w:lastRow="1" w:firstColumn="1" w:lastColumn="1" w:noHBand="0" w:noVBand="0"/>
        </w:tblPrEx>
        <w:trPr>
          <w:cantSplit/>
          <w:trHeight w:val="315"/>
        </w:trPr>
        <w:tc>
          <w:tcPr>
            <w:tcW w:w="1008" w:type="dxa"/>
            <w:noWrap/>
          </w:tcPr>
          <w:p w14:paraId="05448544" w14:textId="77777777" w:rsidR="00446F89" w:rsidRDefault="00446F89">
            <w:pPr>
              <w:spacing w:after="0"/>
              <w:rPr>
                <w:szCs w:val="24"/>
              </w:rPr>
            </w:pPr>
            <w:r>
              <w:rPr>
                <w:szCs w:val="24"/>
              </w:rPr>
              <w:t>X-215</w:t>
            </w:r>
          </w:p>
        </w:tc>
        <w:tc>
          <w:tcPr>
            <w:tcW w:w="4392" w:type="dxa"/>
          </w:tcPr>
          <w:p w14:paraId="30B945AA" w14:textId="77777777" w:rsidR="00446F89" w:rsidRDefault="00446F89">
            <w:pPr>
              <w:spacing w:after="0"/>
              <w:rPr>
                <w:szCs w:val="24"/>
              </w:rPr>
            </w:pPr>
            <w:r>
              <w:rPr>
                <w:szCs w:val="24"/>
              </w:rPr>
              <w:t xml:space="preserve">The </w:t>
            </w:r>
            <w:r>
              <w:rPr>
                <w:i/>
                <w:szCs w:val="24"/>
              </w:rPr>
              <w:t>Clarus</w:t>
            </w:r>
            <w:r>
              <w:rPr>
                <w:szCs w:val="24"/>
              </w:rPr>
              <w:t xml:space="preserve"> program shall provide setup support.</w:t>
            </w:r>
          </w:p>
        </w:tc>
        <w:tc>
          <w:tcPr>
            <w:tcW w:w="1260" w:type="dxa"/>
            <w:noWrap/>
          </w:tcPr>
          <w:p w14:paraId="4EB25AEE" w14:textId="77777777" w:rsidR="00446F89" w:rsidRDefault="00446F89">
            <w:pPr>
              <w:spacing w:after="0"/>
              <w:rPr>
                <w:szCs w:val="24"/>
              </w:rPr>
            </w:pPr>
            <w:r>
              <w:rPr>
                <w:szCs w:val="24"/>
              </w:rPr>
              <w:t>ConOps §3.3.1 (Fig. 9)</w:t>
            </w:r>
          </w:p>
        </w:tc>
        <w:tc>
          <w:tcPr>
            <w:tcW w:w="4320" w:type="dxa"/>
          </w:tcPr>
          <w:p w14:paraId="2B5743F0" w14:textId="77777777" w:rsidR="00446F89" w:rsidRDefault="00446F89">
            <w:pPr>
              <w:spacing w:after="0"/>
              <w:rPr>
                <w:szCs w:val="24"/>
              </w:rPr>
            </w:pPr>
          </w:p>
        </w:tc>
        <w:tc>
          <w:tcPr>
            <w:tcW w:w="1080" w:type="dxa"/>
          </w:tcPr>
          <w:p w14:paraId="4DD6221B" w14:textId="77777777" w:rsidR="00446F89" w:rsidRDefault="00446F89">
            <w:pPr>
              <w:spacing w:after="0"/>
              <w:rPr>
                <w:b/>
                <w:szCs w:val="24"/>
              </w:rPr>
            </w:pPr>
            <w:r>
              <w:rPr>
                <w:b/>
                <w:szCs w:val="24"/>
              </w:rPr>
              <w:t>H</w:t>
            </w:r>
          </w:p>
        </w:tc>
      </w:tr>
      <w:tr w:rsidR="00446F89" w14:paraId="4B8821ED" w14:textId="77777777">
        <w:tblPrEx>
          <w:tblLook w:val="01E0" w:firstRow="1" w:lastRow="1" w:firstColumn="1" w:lastColumn="1" w:noHBand="0" w:noVBand="0"/>
        </w:tblPrEx>
        <w:trPr>
          <w:cantSplit/>
          <w:trHeight w:val="315"/>
        </w:trPr>
        <w:tc>
          <w:tcPr>
            <w:tcW w:w="1008" w:type="dxa"/>
            <w:noWrap/>
          </w:tcPr>
          <w:p w14:paraId="07057803" w14:textId="77777777" w:rsidR="00446F89" w:rsidRDefault="00446F89">
            <w:pPr>
              <w:spacing w:after="0"/>
              <w:rPr>
                <w:szCs w:val="24"/>
              </w:rPr>
            </w:pPr>
            <w:r>
              <w:rPr>
                <w:szCs w:val="24"/>
              </w:rPr>
              <w:t>X-221</w:t>
            </w:r>
          </w:p>
        </w:tc>
        <w:tc>
          <w:tcPr>
            <w:tcW w:w="4392" w:type="dxa"/>
          </w:tcPr>
          <w:p w14:paraId="77D9BBB7" w14:textId="77777777" w:rsidR="00446F89" w:rsidRDefault="00446F89">
            <w:pPr>
              <w:spacing w:after="0"/>
              <w:rPr>
                <w:szCs w:val="24"/>
              </w:rPr>
            </w:pPr>
            <w:r>
              <w:rPr>
                <w:szCs w:val="24"/>
              </w:rPr>
              <w:t xml:space="preserve">The </w:t>
            </w:r>
            <w:r>
              <w:rPr>
                <w:i/>
                <w:szCs w:val="24"/>
              </w:rPr>
              <w:t>Clarus</w:t>
            </w:r>
            <w:r>
              <w:rPr>
                <w:szCs w:val="24"/>
              </w:rPr>
              <w:t xml:space="preserve"> program shall provide for customer service.</w:t>
            </w:r>
          </w:p>
        </w:tc>
        <w:tc>
          <w:tcPr>
            <w:tcW w:w="1260" w:type="dxa"/>
            <w:noWrap/>
          </w:tcPr>
          <w:p w14:paraId="77035742" w14:textId="77777777" w:rsidR="00446F89" w:rsidRDefault="00446F89">
            <w:pPr>
              <w:spacing w:after="0"/>
              <w:rPr>
                <w:szCs w:val="24"/>
              </w:rPr>
            </w:pPr>
            <w:r>
              <w:rPr>
                <w:szCs w:val="24"/>
              </w:rPr>
              <w:t>OCS</w:t>
            </w:r>
          </w:p>
        </w:tc>
        <w:tc>
          <w:tcPr>
            <w:tcW w:w="4320" w:type="dxa"/>
          </w:tcPr>
          <w:p w14:paraId="563781E0" w14:textId="77777777" w:rsidR="00446F89" w:rsidRDefault="00446F89">
            <w:pPr>
              <w:spacing w:after="0"/>
              <w:rPr>
                <w:szCs w:val="24"/>
              </w:rPr>
            </w:pPr>
          </w:p>
        </w:tc>
        <w:tc>
          <w:tcPr>
            <w:tcW w:w="1080" w:type="dxa"/>
          </w:tcPr>
          <w:p w14:paraId="2A7E54CE" w14:textId="77777777" w:rsidR="00446F89" w:rsidRDefault="00446F89">
            <w:pPr>
              <w:spacing w:after="0"/>
              <w:rPr>
                <w:b/>
                <w:szCs w:val="24"/>
              </w:rPr>
            </w:pPr>
            <w:r>
              <w:rPr>
                <w:b/>
                <w:szCs w:val="24"/>
              </w:rPr>
              <w:t>H</w:t>
            </w:r>
          </w:p>
        </w:tc>
      </w:tr>
      <w:tr w:rsidR="00446F89" w14:paraId="7B5E8DFF" w14:textId="77777777">
        <w:tblPrEx>
          <w:tblLook w:val="01E0" w:firstRow="1" w:lastRow="1" w:firstColumn="1" w:lastColumn="1" w:noHBand="0" w:noVBand="0"/>
        </w:tblPrEx>
        <w:trPr>
          <w:cantSplit/>
          <w:trHeight w:val="315"/>
        </w:trPr>
        <w:tc>
          <w:tcPr>
            <w:tcW w:w="1008" w:type="dxa"/>
            <w:noWrap/>
          </w:tcPr>
          <w:p w14:paraId="408A58B0" w14:textId="77777777" w:rsidR="00446F89" w:rsidRDefault="00446F89">
            <w:pPr>
              <w:spacing w:after="0"/>
              <w:rPr>
                <w:szCs w:val="24"/>
              </w:rPr>
            </w:pPr>
            <w:r>
              <w:rPr>
                <w:szCs w:val="24"/>
              </w:rPr>
              <w:t>X-225</w:t>
            </w:r>
          </w:p>
        </w:tc>
        <w:tc>
          <w:tcPr>
            <w:tcW w:w="4392" w:type="dxa"/>
          </w:tcPr>
          <w:p w14:paraId="16793EBE" w14:textId="77777777" w:rsidR="00446F89" w:rsidRDefault="00446F89">
            <w:pPr>
              <w:spacing w:after="0"/>
              <w:rPr>
                <w:szCs w:val="24"/>
              </w:rPr>
            </w:pPr>
            <w:r>
              <w:rPr>
                <w:szCs w:val="24"/>
              </w:rPr>
              <w:t xml:space="preserve">The </w:t>
            </w:r>
            <w:r>
              <w:rPr>
                <w:i/>
                <w:szCs w:val="24"/>
              </w:rPr>
              <w:t>Clarus</w:t>
            </w:r>
            <w:r>
              <w:rPr>
                <w:szCs w:val="24"/>
              </w:rPr>
              <w:t xml:space="preserve"> program shall provide a trained support staff.</w:t>
            </w:r>
          </w:p>
        </w:tc>
        <w:tc>
          <w:tcPr>
            <w:tcW w:w="1260" w:type="dxa"/>
            <w:noWrap/>
          </w:tcPr>
          <w:p w14:paraId="4468BA97" w14:textId="77777777" w:rsidR="00446F89" w:rsidRDefault="00446F89">
            <w:pPr>
              <w:spacing w:after="0"/>
              <w:rPr>
                <w:szCs w:val="24"/>
              </w:rPr>
            </w:pPr>
            <w:r>
              <w:rPr>
                <w:szCs w:val="24"/>
              </w:rPr>
              <w:t>ConOps §3.3.1</w:t>
            </w:r>
          </w:p>
        </w:tc>
        <w:tc>
          <w:tcPr>
            <w:tcW w:w="4320" w:type="dxa"/>
          </w:tcPr>
          <w:p w14:paraId="00CB1C35" w14:textId="77777777" w:rsidR="00446F89" w:rsidRDefault="00446F89">
            <w:pPr>
              <w:spacing w:after="0"/>
              <w:rPr>
                <w:szCs w:val="24"/>
              </w:rPr>
            </w:pPr>
          </w:p>
        </w:tc>
        <w:tc>
          <w:tcPr>
            <w:tcW w:w="1080" w:type="dxa"/>
          </w:tcPr>
          <w:p w14:paraId="0B05DF92" w14:textId="77777777" w:rsidR="00446F89" w:rsidRDefault="00446F89">
            <w:pPr>
              <w:spacing w:after="0"/>
              <w:rPr>
                <w:b/>
                <w:szCs w:val="24"/>
              </w:rPr>
            </w:pPr>
            <w:r>
              <w:rPr>
                <w:b/>
                <w:szCs w:val="24"/>
              </w:rPr>
              <w:t>H</w:t>
            </w:r>
          </w:p>
        </w:tc>
      </w:tr>
      <w:tr w:rsidR="00446F89" w14:paraId="43072D11" w14:textId="77777777">
        <w:tblPrEx>
          <w:tblLook w:val="01E0" w:firstRow="1" w:lastRow="1" w:firstColumn="1" w:lastColumn="1" w:noHBand="0" w:noVBand="0"/>
        </w:tblPrEx>
        <w:trPr>
          <w:cantSplit/>
          <w:trHeight w:val="315"/>
        </w:trPr>
        <w:tc>
          <w:tcPr>
            <w:tcW w:w="1008" w:type="dxa"/>
            <w:noWrap/>
          </w:tcPr>
          <w:p w14:paraId="757A708C" w14:textId="77777777" w:rsidR="00446F89" w:rsidRDefault="00446F89">
            <w:pPr>
              <w:spacing w:after="0"/>
              <w:rPr>
                <w:szCs w:val="24"/>
              </w:rPr>
            </w:pPr>
            <w:r>
              <w:rPr>
                <w:szCs w:val="24"/>
              </w:rPr>
              <w:t>X-231</w:t>
            </w:r>
          </w:p>
        </w:tc>
        <w:tc>
          <w:tcPr>
            <w:tcW w:w="4392" w:type="dxa"/>
          </w:tcPr>
          <w:p w14:paraId="753CAB82" w14:textId="77777777" w:rsidR="00446F89" w:rsidRDefault="00446F89">
            <w:pPr>
              <w:spacing w:after="0"/>
              <w:rPr>
                <w:szCs w:val="24"/>
              </w:rPr>
            </w:pPr>
            <w:r>
              <w:rPr>
                <w:szCs w:val="24"/>
              </w:rPr>
              <w:t xml:space="preserve">The </w:t>
            </w:r>
            <w:r>
              <w:rPr>
                <w:i/>
                <w:szCs w:val="24"/>
              </w:rPr>
              <w:t>Clarus</w:t>
            </w:r>
            <w:r>
              <w:rPr>
                <w:szCs w:val="24"/>
              </w:rPr>
              <w:t xml:space="preserve"> program shall define data quality assurance methods and criteria.</w:t>
            </w:r>
          </w:p>
        </w:tc>
        <w:tc>
          <w:tcPr>
            <w:tcW w:w="1260" w:type="dxa"/>
            <w:noWrap/>
          </w:tcPr>
          <w:p w14:paraId="338C95C9" w14:textId="77777777" w:rsidR="00446F89" w:rsidRDefault="00446F89">
            <w:pPr>
              <w:spacing w:after="0"/>
              <w:rPr>
                <w:szCs w:val="24"/>
              </w:rPr>
            </w:pPr>
            <w:r>
              <w:rPr>
                <w:szCs w:val="24"/>
              </w:rPr>
              <w:t>OCS</w:t>
            </w:r>
          </w:p>
        </w:tc>
        <w:tc>
          <w:tcPr>
            <w:tcW w:w="4320" w:type="dxa"/>
          </w:tcPr>
          <w:p w14:paraId="335B07BA" w14:textId="77777777" w:rsidR="00446F89" w:rsidRDefault="00446F89">
            <w:pPr>
              <w:spacing w:after="0"/>
              <w:rPr>
                <w:szCs w:val="24"/>
              </w:rPr>
            </w:pPr>
          </w:p>
        </w:tc>
        <w:tc>
          <w:tcPr>
            <w:tcW w:w="1080" w:type="dxa"/>
          </w:tcPr>
          <w:p w14:paraId="46443DE4" w14:textId="77777777" w:rsidR="00446F89" w:rsidRDefault="00446F89">
            <w:pPr>
              <w:spacing w:after="0"/>
              <w:rPr>
                <w:b/>
                <w:szCs w:val="24"/>
              </w:rPr>
            </w:pPr>
            <w:r>
              <w:rPr>
                <w:b/>
                <w:szCs w:val="24"/>
              </w:rPr>
              <w:t>H</w:t>
            </w:r>
          </w:p>
        </w:tc>
      </w:tr>
      <w:tr w:rsidR="00446F89" w14:paraId="31D26CB6" w14:textId="77777777">
        <w:tblPrEx>
          <w:tblLook w:val="01E0" w:firstRow="1" w:lastRow="1" w:firstColumn="1" w:lastColumn="1" w:noHBand="0" w:noVBand="0"/>
        </w:tblPrEx>
        <w:trPr>
          <w:cantSplit/>
          <w:trHeight w:val="315"/>
        </w:trPr>
        <w:tc>
          <w:tcPr>
            <w:tcW w:w="1008" w:type="dxa"/>
            <w:noWrap/>
          </w:tcPr>
          <w:p w14:paraId="0558CBD5" w14:textId="77777777" w:rsidR="00446F89" w:rsidRDefault="00446F89">
            <w:pPr>
              <w:spacing w:after="0"/>
              <w:rPr>
                <w:szCs w:val="24"/>
              </w:rPr>
            </w:pPr>
            <w:r>
              <w:rPr>
                <w:szCs w:val="24"/>
              </w:rPr>
              <w:t>X-232</w:t>
            </w:r>
          </w:p>
        </w:tc>
        <w:tc>
          <w:tcPr>
            <w:tcW w:w="4392" w:type="dxa"/>
          </w:tcPr>
          <w:p w14:paraId="3A905803" w14:textId="77777777" w:rsidR="00446F89" w:rsidRDefault="00446F89">
            <w:pPr>
              <w:spacing w:after="0"/>
              <w:rPr>
                <w:szCs w:val="24"/>
              </w:rPr>
            </w:pPr>
            <w:r>
              <w:rPr>
                <w:szCs w:val="24"/>
              </w:rPr>
              <w:t xml:space="preserve">The </w:t>
            </w:r>
            <w:r>
              <w:rPr>
                <w:i/>
                <w:szCs w:val="24"/>
              </w:rPr>
              <w:t>Clarus</w:t>
            </w:r>
            <w:r>
              <w:rPr>
                <w:szCs w:val="24"/>
              </w:rPr>
              <w:t xml:space="preserve"> program shall define quality control rules for environmental observations.</w:t>
            </w:r>
          </w:p>
        </w:tc>
        <w:tc>
          <w:tcPr>
            <w:tcW w:w="1260" w:type="dxa"/>
            <w:noWrap/>
          </w:tcPr>
          <w:p w14:paraId="4E8D3651" w14:textId="77777777" w:rsidR="00446F89" w:rsidRDefault="00446F89">
            <w:pPr>
              <w:spacing w:after="0"/>
              <w:rPr>
                <w:szCs w:val="24"/>
              </w:rPr>
            </w:pPr>
            <w:r>
              <w:rPr>
                <w:szCs w:val="24"/>
              </w:rPr>
              <w:t>MHI</w:t>
            </w:r>
          </w:p>
        </w:tc>
        <w:tc>
          <w:tcPr>
            <w:tcW w:w="4320" w:type="dxa"/>
          </w:tcPr>
          <w:p w14:paraId="1A69A95B" w14:textId="77777777" w:rsidR="00446F89" w:rsidRDefault="00446F89">
            <w:pPr>
              <w:spacing w:after="0"/>
              <w:rPr>
                <w:szCs w:val="24"/>
              </w:rPr>
            </w:pPr>
            <w:r>
              <w:rPr>
                <w:szCs w:val="24"/>
              </w:rPr>
              <w:t>Specifies the rules to be implemented according to F-155, F-161, F-165, F-171, and F-175.</w:t>
            </w:r>
          </w:p>
        </w:tc>
        <w:tc>
          <w:tcPr>
            <w:tcW w:w="1080" w:type="dxa"/>
          </w:tcPr>
          <w:p w14:paraId="6292B90F" w14:textId="77777777" w:rsidR="00446F89" w:rsidRDefault="00446F89">
            <w:pPr>
              <w:spacing w:after="0"/>
              <w:rPr>
                <w:b/>
                <w:szCs w:val="24"/>
              </w:rPr>
            </w:pPr>
            <w:r>
              <w:rPr>
                <w:b/>
                <w:szCs w:val="24"/>
              </w:rPr>
              <w:t>H</w:t>
            </w:r>
          </w:p>
        </w:tc>
      </w:tr>
      <w:tr w:rsidR="00446F89" w14:paraId="31E64647" w14:textId="77777777">
        <w:tblPrEx>
          <w:tblLook w:val="01E0" w:firstRow="1" w:lastRow="1" w:firstColumn="1" w:lastColumn="1" w:noHBand="0" w:noVBand="0"/>
        </w:tblPrEx>
        <w:trPr>
          <w:cantSplit/>
          <w:trHeight w:val="315"/>
        </w:trPr>
        <w:tc>
          <w:tcPr>
            <w:tcW w:w="1008" w:type="dxa"/>
            <w:noWrap/>
          </w:tcPr>
          <w:p w14:paraId="70A14A0C" w14:textId="77777777" w:rsidR="00446F89" w:rsidRDefault="00446F89">
            <w:pPr>
              <w:spacing w:after="0"/>
              <w:rPr>
                <w:szCs w:val="24"/>
              </w:rPr>
            </w:pPr>
            <w:r>
              <w:rPr>
                <w:szCs w:val="24"/>
              </w:rPr>
              <w:t>X-233</w:t>
            </w:r>
          </w:p>
        </w:tc>
        <w:tc>
          <w:tcPr>
            <w:tcW w:w="4392" w:type="dxa"/>
          </w:tcPr>
          <w:p w14:paraId="76A29695" w14:textId="77777777" w:rsidR="00446F89" w:rsidRDefault="00446F89">
            <w:pPr>
              <w:spacing w:after="0"/>
              <w:rPr>
                <w:szCs w:val="24"/>
              </w:rPr>
            </w:pPr>
            <w:r>
              <w:rPr>
                <w:szCs w:val="24"/>
              </w:rPr>
              <w:t xml:space="preserve">The </w:t>
            </w:r>
            <w:r>
              <w:rPr>
                <w:i/>
                <w:szCs w:val="24"/>
              </w:rPr>
              <w:t>Clarus</w:t>
            </w:r>
            <w:r>
              <w:rPr>
                <w:szCs w:val="24"/>
              </w:rPr>
              <w:t xml:space="preserve"> program shall define data retention standards.</w:t>
            </w:r>
          </w:p>
        </w:tc>
        <w:tc>
          <w:tcPr>
            <w:tcW w:w="1260" w:type="dxa"/>
            <w:noWrap/>
          </w:tcPr>
          <w:p w14:paraId="5677C571" w14:textId="77777777" w:rsidR="00446F89" w:rsidRDefault="00446F89">
            <w:pPr>
              <w:spacing w:after="0"/>
              <w:rPr>
                <w:szCs w:val="24"/>
              </w:rPr>
            </w:pPr>
            <w:r>
              <w:rPr>
                <w:szCs w:val="24"/>
              </w:rPr>
              <w:t>MHI</w:t>
            </w:r>
          </w:p>
        </w:tc>
        <w:tc>
          <w:tcPr>
            <w:tcW w:w="4320" w:type="dxa"/>
          </w:tcPr>
          <w:p w14:paraId="4BDE6EDF" w14:textId="77777777" w:rsidR="00446F89" w:rsidRDefault="00446F89">
            <w:pPr>
              <w:spacing w:after="0"/>
              <w:rPr>
                <w:szCs w:val="24"/>
              </w:rPr>
            </w:pPr>
          </w:p>
        </w:tc>
        <w:tc>
          <w:tcPr>
            <w:tcW w:w="1080" w:type="dxa"/>
          </w:tcPr>
          <w:p w14:paraId="2F502D4A" w14:textId="77777777" w:rsidR="00446F89" w:rsidRDefault="00446F89">
            <w:pPr>
              <w:spacing w:after="0"/>
              <w:rPr>
                <w:b/>
                <w:szCs w:val="24"/>
              </w:rPr>
            </w:pPr>
            <w:r>
              <w:rPr>
                <w:b/>
                <w:szCs w:val="24"/>
              </w:rPr>
              <w:t>H</w:t>
            </w:r>
          </w:p>
        </w:tc>
      </w:tr>
      <w:tr w:rsidR="00446F89" w14:paraId="42990435" w14:textId="77777777">
        <w:tblPrEx>
          <w:tblLook w:val="01E0" w:firstRow="1" w:lastRow="1" w:firstColumn="1" w:lastColumn="1" w:noHBand="0" w:noVBand="0"/>
        </w:tblPrEx>
        <w:trPr>
          <w:cantSplit/>
          <w:trHeight w:val="315"/>
        </w:trPr>
        <w:tc>
          <w:tcPr>
            <w:tcW w:w="1008" w:type="dxa"/>
            <w:noWrap/>
          </w:tcPr>
          <w:p w14:paraId="6A22D5D3" w14:textId="77777777" w:rsidR="00446F89" w:rsidRDefault="00446F89">
            <w:pPr>
              <w:spacing w:after="0"/>
              <w:rPr>
                <w:szCs w:val="24"/>
              </w:rPr>
            </w:pPr>
            <w:r>
              <w:rPr>
                <w:szCs w:val="24"/>
              </w:rPr>
              <w:t>X-235</w:t>
            </w:r>
          </w:p>
        </w:tc>
        <w:tc>
          <w:tcPr>
            <w:tcW w:w="4392" w:type="dxa"/>
          </w:tcPr>
          <w:p w14:paraId="5571FD28" w14:textId="77777777" w:rsidR="00446F89" w:rsidRDefault="00446F89">
            <w:pPr>
              <w:spacing w:after="0"/>
              <w:rPr>
                <w:szCs w:val="24"/>
              </w:rPr>
            </w:pPr>
            <w:r>
              <w:rPr>
                <w:szCs w:val="24"/>
              </w:rPr>
              <w:t xml:space="preserve">The </w:t>
            </w:r>
            <w:r>
              <w:rPr>
                <w:i/>
                <w:szCs w:val="24"/>
              </w:rPr>
              <w:t>Clarus</w:t>
            </w:r>
            <w:r>
              <w:rPr>
                <w:szCs w:val="24"/>
              </w:rPr>
              <w:t xml:space="preserve"> program shall provide documentation of</w:t>
            </w:r>
            <w:r>
              <w:rPr>
                <w:i/>
                <w:szCs w:val="24"/>
              </w:rPr>
              <w:t xml:space="preserve"> Clarus</w:t>
            </w:r>
            <w:r>
              <w:rPr>
                <w:szCs w:val="24"/>
              </w:rPr>
              <w:t xml:space="preserve"> standards.</w:t>
            </w:r>
          </w:p>
        </w:tc>
        <w:tc>
          <w:tcPr>
            <w:tcW w:w="1260" w:type="dxa"/>
            <w:noWrap/>
          </w:tcPr>
          <w:p w14:paraId="1109CAE4" w14:textId="77777777" w:rsidR="00446F89" w:rsidRDefault="00446F89">
            <w:pPr>
              <w:spacing w:after="0"/>
              <w:rPr>
                <w:szCs w:val="24"/>
              </w:rPr>
            </w:pPr>
            <w:r>
              <w:rPr>
                <w:szCs w:val="24"/>
              </w:rPr>
              <w:t>OCS</w:t>
            </w:r>
          </w:p>
        </w:tc>
        <w:tc>
          <w:tcPr>
            <w:tcW w:w="4320" w:type="dxa"/>
          </w:tcPr>
          <w:p w14:paraId="3FB93AC2" w14:textId="77777777" w:rsidR="00446F89" w:rsidRDefault="00446F89">
            <w:pPr>
              <w:spacing w:after="0"/>
              <w:rPr>
                <w:szCs w:val="24"/>
              </w:rPr>
            </w:pPr>
            <w:r>
              <w:rPr>
                <w:szCs w:val="24"/>
              </w:rPr>
              <w:t xml:space="preserve">That is, the </w:t>
            </w:r>
            <w:r>
              <w:rPr>
                <w:i/>
                <w:szCs w:val="24"/>
              </w:rPr>
              <w:t>Clarus</w:t>
            </w:r>
            <w:r>
              <w:rPr>
                <w:szCs w:val="24"/>
              </w:rPr>
              <w:t xml:space="preserve"> program needs to provide documentation of whatever standards it creates for its own development, deployment, management, and operations.</w:t>
            </w:r>
          </w:p>
        </w:tc>
        <w:tc>
          <w:tcPr>
            <w:tcW w:w="1080" w:type="dxa"/>
          </w:tcPr>
          <w:p w14:paraId="40100B94" w14:textId="77777777" w:rsidR="00446F89" w:rsidRDefault="00446F89">
            <w:pPr>
              <w:spacing w:after="0"/>
              <w:rPr>
                <w:b/>
                <w:szCs w:val="24"/>
              </w:rPr>
            </w:pPr>
            <w:r>
              <w:rPr>
                <w:b/>
                <w:szCs w:val="24"/>
              </w:rPr>
              <w:t>H</w:t>
            </w:r>
          </w:p>
        </w:tc>
      </w:tr>
      <w:tr w:rsidR="00446F89" w14:paraId="508294DF" w14:textId="77777777">
        <w:tblPrEx>
          <w:tblLook w:val="01E0" w:firstRow="1" w:lastRow="1" w:firstColumn="1" w:lastColumn="1" w:noHBand="0" w:noVBand="0"/>
        </w:tblPrEx>
        <w:trPr>
          <w:cantSplit/>
          <w:trHeight w:val="315"/>
        </w:trPr>
        <w:tc>
          <w:tcPr>
            <w:tcW w:w="1008" w:type="dxa"/>
            <w:noWrap/>
          </w:tcPr>
          <w:p w14:paraId="03433E1F" w14:textId="77777777" w:rsidR="00446F89" w:rsidRDefault="00446F89">
            <w:pPr>
              <w:spacing w:after="0"/>
              <w:rPr>
                <w:szCs w:val="24"/>
              </w:rPr>
            </w:pPr>
            <w:r>
              <w:rPr>
                <w:szCs w:val="24"/>
              </w:rPr>
              <w:t>X-237</w:t>
            </w:r>
          </w:p>
        </w:tc>
        <w:tc>
          <w:tcPr>
            <w:tcW w:w="4392" w:type="dxa"/>
          </w:tcPr>
          <w:p w14:paraId="45B2EF12" w14:textId="77777777" w:rsidR="00446F89" w:rsidRDefault="00446F89">
            <w:pPr>
              <w:spacing w:after="0"/>
              <w:rPr>
                <w:szCs w:val="24"/>
              </w:rPr>
            </w:pPr>
            <w:r>
              <w:rPr>
                <w:szCs w:val="24"/>
              </w:rPr>
              <w:t xml:space="preserve">The </w:t>
            </w:r>
            <w:r>
              <w:rPr>
                <w:i/>
                <w:szCs w:val="24"/>
              </w:rPr>
              <w:t>Clarus</w:t>
            </w:r>
            <w:r>
              <w:rPr>
                <w:szCs w:val="24"/>
              </w:rPr>
              <w:t xml:space="preserve"> program standards shall accommodate contributions of new sensor technologies to the </w:t>
            </w:r>
            <w:r>
              <w:rPr>
                <w:i/>
                <w:szCs w:val="24"/>
              </w:rPr>
              <w:t>Clarus</w:t>
            </w:r>
            <w:r>
              <w:rPr>
                <w:szCs w:val="24"/>
              </w:rPr>
              <w:t xml:space="preserve"> system.</w:t>
            </w:r>
          </w:p>
        </w:tc>
        <w:tc>
          <w:tcPr>
            <w:tcW w:w="1260" w:type="dxa"/>
            <w:noWrap/>
          </w:tcPr>
          <w:p w14:paraId="7C8A6E23" w14:textId="77777777" w:rsidR="00446F89" w:rsidRDefault="00446F89">
            <w:pPr>
              <w:spacing w:after="0"/>
              <w:rPr>
                <w:szCs w:val="24"/>
              </w:rPr>
            </w:pPr>
            <w:r>
              <w:rPr>
                <w:szCs w:val="24"/>
              </w:rPr>
              <w:t>Inferred from ConOps §1</w:t>
            </w:r>
          </w:p>
        </w:tc>
        <w:tc>
          <w:tcPr>
            <w:tcW w:w="4320" w:type="dxa"/>
          </w:tcPr>
          <w:p w14:paraId="65B03B6F" w14:textId="77777777" w:rsidR="00446F89" w:rsidRDefault="00446F89">
            <w:pPr>
              <w:spacing w:after="0"/>
              <w:rPr>
                <w:szCs w:val="24"/>
              </w:rPr>
            </w:pPr>
          </w:p>
        </w:tc>
        <w:tc>
          <w:tcPr>
            <w:tcW w:w="1080" w:type="dxa"/>
          </w:tcPr>
          <w:p w14:paraId="34E501CB" w14:textId="77777777" w:rsidR="00446F89" w:rsidRDefault="00446F89">
            <w:pPr>
              <w:spacing w:after="0"/>
              <w:rPr>
                <w:b/>
                <w:szCs w:val="24"/>
              </w:rPr>
            </w:pPr>
            <w:r>
              <w:rPr>
                <w:b/>
                <w:szCs w:val="24"/>
              </w:rPr>
              <w:t>M</w:t>
            </w:r>
          </w:p>
        </w:tc>
      </w:tr>
      <w:tr w:rsidR="00446F89" w14:paraId="30C76CA1" w14:textId="77777777">
        <w:tblPrEx>
          <w:tblLook w:val="01E0" w:firstRow="1" w:lastRow="1" w:firstColumn="1" w:lastColumn="1" w:noHBand="0" w:noVBand="0"/>
        </w:tblPrEx>
        <w:trPr>
          <w:cantSplit/>
          <w:trHeight w:val="315"/>
        </w:trPr>
        <w:tc>
          <w:tcPr>
            <w:tcW w:w="1008" w:type="dxa"/>
            <w:noWrap/>
          </w:tcPr>
          <w:p w14:paraId="3C961DD5" w14:textId="77777777" w:rsidR="00446F89" w:rsidRDefault="00446F89">
            <w:pPr>
              <w:spacing w:after="0"/>
              <w:rPr>
                <w:szCs w:val="24"/>
              </w:rPr>
            </w:pPr>
            <w:r>
              <w:rPr>
                <w:szCs w:val="24"/>
              </w:rPr>
              <w:t>X-239</w:t>
            </w:r>
          </w:p>
        </w:tc>
        <w:tc>
          <w:tcPr>
            <w:tcW w:w="4392" w:type="dxa"/>
          </w:tcPr>
          <w:p w14:paraId="660340A7" w14:textId="77777777" w:rsidR="00446F89" w:rsidRDefault="00446F89">
            <w:pPr>
              <w:spacing w:after="0"/>
              <w:rPr>
                <w:szCs w:val="24"/>
              </w:rPr>
            </w:pPr>
            <w:r>
              <w:rPr>
                <w:szCs w:val="24"/>
              </w:rPr>
              <w:t xml:space="preserve">The </w:t>
            </w:r>
            <w:r>
              <w:rPr>
                <w:i/>
                <w:szCs w:val="24"/>
              </w:rPr>
              <w:t>Clarus</w:t>
            </w:r>
            <w:r>
              <w:rPr>
                <w:szCs w:val="24"/>
              </w:rPr>
              <w:t xml:space="preserve"> program standards shall support multiple methods of data delivery to users.</w:t>
            </w:r>
          </w:p>
        </w:tc>
        <w:tc>
          <w:tcPr>
            <w:tcW w:w="1260" w:type="dxa"/>
            <w:noWrap/>
          </w:tcPr>
          <w:p w14:paraId="25D4436D" w14:textId="77777777" w:rsidR="00446F89" w:rsidRDefault="00446F89">
            <w:pPr>
              <w:spacing w:after="0"/>
              <w:rPr>
                <w:szCs w:val="24"/>
              </w:rPr>
            </w:pPr>
            <w:r>
              <w:rPr>
                <w:szCs w:val="24"/>
              </w:rPr>
              <w:t>Inferred from ConOps §4.3</w:t>
            </w:r>
          </w:p>
        </w:tc>
        <w:tc>
          <w:tcPr>
            <w:tcW w:w="4320" w:type="dxa"/>
          </w:tcPr>
          <w:p w14:paraId="5B2B70A2" w14:textId="77777777" w:rsidR="00446F89" w:rsidRDefault="00446F89">
            <w:pPr>
              <w:spacing w:after="0"/>
              <w:rPr>
                <w:szCs w:val="24"/>
              </w:rPr>
            </w:pPr>
          </w:p>
        </w:tc>
        <w:tc>
          <w:tcPr>
            <w:tcW w:w="1080" w:type="dxa"/>
          </w:tcPr>
          <w:p w14:paraId="2C8CCDFF" w14:textId="77777777" w:rsidR="00446F89" w:rsidRDefault="00446F89">
            <w:pPr>
              <w:spacing w:after="0"/>
              <w:rPr>
                <w:b/>
                <w:szCs w:val="24"/>
              </w:rPr>
            </w:pPr>
            <w:r>
              <w:rPr>
                <w:b/>
                <w:szCs w:val="24"/>
              </w:rPr>
              <w:t>M</w:t>
            </w:r>
          </w:p>
        </w:tc>
      </w:tr>
      <w:tr w:rsidR="00446F89" w14:paraId="192F99B2" w14:textId="77777777">
        <w:tblPrEx>
          <w:tblLook w:val="01E0" w:firstRow="1" w:lastRow="1" w:firstColumn="1" w:lastColumn="1" w:noHBand="0" w:noVBand="0"/>
        </w:tblPrEx>
        <w:trPr>
          <w:cantSplit/>
          <w:trHeight w:val="315"/>
        </w:trPr>
        <w:tc>
          <w:tcPr>
            <w:tcW w:w="1008" w:type="dxa"/>
            <w:noWrap/>
          </w:tcPr>
          <w:p w14:paraId="6D9F30C8" w14:textId="77777777" w:rsidR="00446F89" w:rsidRDefault="00446F89">
            <w:pPr>
              <w:spacing w:after="0"/>
              <w:rPr>
                <w:szCs w:val="24"/>
              </w:rPr>
            </w:pPr>
            <w:r>
              <w:rPr>
                <w:szCs w:val="24"/>
              </w:rPr>
              <w:t>X-305</w:t>
            </w:r>
          </w:p>
        </w:tc>
        <w:tc>
          <w:tcPr>
            <w:tcW w:w="4392" w:type="dxa"/>
          </w:tcPr>
          <w:p w14:paraId="0F1F4FC3" w14:textId="77777777" w:rsidR="00446F89" w:rsidRDefault="00446F89">
            <w:pPr>
              <w:spacing w:after="0"/>
              <w:rPr>
                <w:szCs w:val="24"/>
              </w:rPr>
            </w:pPr>
            <w:r>
              <w:rPr>
                <w:szCs w:val="24"/>
              </w:rPr>
              <w:t xml:space="preserve">The </w:t>
            </w:r>
            <w:r>
              <w:rPr>
                <w:i/>
                <w:szCs w:val="24"/>
              </w:rPr>
              <w:t>Clarus</w:t>
            </w:r>
            <w:r>
              <w:rPr>
                <w:szCs w:val="24"/>
              </w:rPr>
              <w:t xml:space="preserve"> program shall maintain a comprehensive </w:t>
            </w:r>
            <w:r>
              <w:rPr>
                <w:i/>
                <w:szCs w:val="24"/>
              </w:rPr>
              <w:t>Clarus</w:t>
            </w:r>
            <w:r>
              <w:rPr>
                <w:szCs w:val="24"/>
              </w:rPr>
              <w:t xml:space="preserve"> system test environment.</w:t>
            </w:r>
          </w:p>
        </w:tc>
        <w:tc>
          <w:tcPr>
            <w:tcW w:w="1260" w:type="dxa"/>
            <w:noWrap/>
          </w:tcPr>
          <w:p w14:paraId="3F439CEB" w14:textId="77777777" w:rsidR="00446F89" w:rsidRDefault="00446F89">
            <w:pPr>
              <w:spacing w:after="0"/>
              <w:rPr>
                <w:szCs w:val="24"/>
              </w:rPr>
            </w:pPr>
            <w:r>
              <w:rPr>
                <w:szCs w:val="24"/>
              </w:rPr>
              <w:t>OCS</w:t>
            </w:r>
          </w:p>
        </w:tc>
        <w:tc>
          <w:tcPr>
            <w:tcW w:w="4320" w:type="dxa"/>
          </w:tcPr>
          <w:p w14:paraId="1FE7BC3D" w14:textId="77777777" w:rsidR="00446F89" w:rsidRDefault="00446F89">
            <w:pPr>
              <w:spacing w:after="0"/>
              <w:rPr>
                <w:szCs w:val="24"/>
              </w:rPr>
            </w:pPr>
          </w:p>
        </w:tc>
        <w:tc>
          <w:tcPr>
            <w:tcW w:w="1080" w:type="dxa"/>
          </w:tcPr>
          <w:p w14:paraId="182D33F9" w14:textId="77777777" w:rsidR="00446F89" w:rsidRDefault="00446F89">
            <w:pPr>
              <w:spacing w:after="0"/>
              <w:rPr>
                <w:b/>
                <w:szCs w:val="24"/>
              </w:rPr>
            </w:pPr>
            <w:r>
              <w:rPr>
                <w:b/>
                <w:szCs w:val="24"/>
              </w:rPr>
              <w:t>H</w:t>
            </w:r>
          </w:p>
        </w:tc>
      </w:tr>
      <w:tr w:rsidR="00446F89" w14:paraId="1B7CA804" w14:textId="77777777">
        <w:tblPrEx>
          <w:tblLook w:val="01E0" w:firstRow="1" w:lastRow="1" w:firstColumn="1" w:lastColumn="1" w:noHBand="0" w:noVBand="0"/>
        </w:tblPrEx>
        <w:trPr>
          <w:cantSplit/>
          <w:trHeight w:val="630"/>
        </w:trPr>
        <w:tc>
          <w:tcPr>
            <w:tcW w:w="1008" w:type="dxa"/>
            <w:noWrap/>
          </w:tcPr>
          <w:p w14:paraId="52280B05" w14:textId="77777777" w:rsidR="00446F89" w:rsidRDefault="00446F89">
            <w:pPr>
              <w:spacing w:after="0"/>
              <w:rPr>
                <w:szCs w:val="24"/>
              </w:rPr>
            </w:pPr>
            <w:r>
              <w:rPr>
                <w:szCs w:val="24"/>
              </w:rPr>
              <w:lastRenderedPageBreak/>
              <w:t>X-311</w:t>
            </w:r>
          </w:p>
        </w:tc>
        <w:tc>
          <w:tcPr>
            <w:tcW w:w="4392" w:type="dxa"/>
          </w:tcPr>
          <w:p w14:paraId="653B91FC" w14:textId="77777777" w:rsidR="00446F89" w:rsidRDefault="00446F89">
            <w:pPr>
              <w:spacing w:after="0"/>
              <w:rPr>
                <w:szCs w:val="24"/>
              </w:rPr>
            </w:pPr>
            <w:r>
              <w:rPr>
                <w:szCs w:val="24"/>
              </w:rPr>
              <w:t xml:space="preserve">The </w:t>
            </w:r>
            <w:r>
              <w:rPr>
                <w:i/>
                <w:szCs w:val="24"/>
              </w:rPr>
              <w:t>Clarus</w:t>
            </w:r>
            <w:r>
              <w:rPr>
                <w:szCs w:val="24"/>
              </w:rPr>
              <w:t xml:space="preserve"> program shall test all software changes in the designated test environment before deployment to production.</w:t>
            </w:r>
          </w:p>
        </w:tc>
        <w:tc>
          <w:tcPr>
            <w:tcW w:w="1260" w:type="dxa"/>
            <w:noWrap/>
          </w:tcPr>
          <w:p w14:paraId="395C6237" w14:textId="77777777" w:rsidR="00446F89" w:rsidRDefault="00446F89">
            <w:pPr>
              <w:spacing w:after="0"/>
              <w:rPr>
                <w:szCs w:val="24"/>
              </w:rPr>
            </w:pPr>
            <w:r>
              <w:rPr>
                <w:szCs w:val="24"/>
              </w:rPr>
              <w:t>OCS</w:t>
            </w:r>
          </w:p>
        </w:tc>
        <w:tc>
          <w:tcPr>
            <w:tcW w:w="4320" w:type="dxa"/>
          </w:tcPr>
          <w:p w14:paraId="2830A083" w14:textId="77777777" w:rsidR="00446F89" w:rsidRDefault="00446F89">
            <w:pPr>
              <w:spacing w:after="0"/>
              <w:rPr>
                <w:szCs w:val="24"/>
              </w:rPr>
            </w:pPr>
          </w:p>
        </w:tc>
        <w:tc>
          <w:tcPr>
            <w:tcW w:w="1080" w:type="dxa"/>
          </w:tcPr>
          <w:p w14:paraId="6C8A94D5" w14:textId="77777777" w:rsidR="00446F89" w:rsidRDefault="00446F89">
            <w:pPr>
              <w:spacing w:after="0"/>
              <w:rPr>
                <w:b/>
                <w:szCs w:val="24"/>
              </w:rPr>
            </w:pPr>
            <w:r>
              <w:rPr>
                <w:b/>
                <w:szCs w:val="24"/>
              </w:rPr>
              <w:t>H</w:t>
            </w:r>
          </w:p>
        </w:tc>
      </w:tr>
      <w:tr w:rsidR="00446F89" w14:paraId="0EE26E33" w14:textId="77777777">
        <w:tblPrEx>
          <w:tblLook w:val="01E0" w:firstRow="1" w:lastRow="1" w:firstColumn="1" w:lastColumn="1" w:noHBand="0" w:noVBand="0"/>
        </w:tblPrEx>
        <w:trPr>
          <w:cantSplit/>
          <w:trHeight w:val="630"/>
        </w:trPr>
        <w:tc>
          <w:tcPr>
            <w:tcW w:w="1008" w:type="dxa"/>
            <w:noWrap/>
          </w:tcPr>
          <w:p w14:paraId="184665DE" w14:textId="77777777" w:rsidR="00446F89" w:rsidRDefault="00446F89">
            <w:pPr>
              <w:spacing w:after="0"/>
              <w:rPr>
                <w:szCs w:val="24"/>
              </w:rPr>
            </w:pPr>
            <w:r>
              <w:rPr>
                <w:szCs w:val="24"/>
              </w:rPr>
              <w:t>X-315</w:t>
            </w:r>
          </w:p>
        </w:tc>
        <w:tc>
          <w:tcPr>
            <w:tcW w:w="4392" w:type="dxa"/>
          </w:tcPr>
          <w:p w14:paraId="5FBEA2E7" w14:textId="77777777" w:rsidR="00446F89" w:rsidRDefault="00446F89">
            <w:pPr>
              <w:spacing w:after="0"/>
              <w:rPr>
                <w:szCs w:val="24"/>
              </w:rPr>
            </w:pPr>
            <w:r>
              <w:rPr>
                <w:szCs w:val="24"/>
              </w:rPr>
              <w:t xml:space="preserve">The </w:t>
            </w:r>
            <w:r>
              <w:rPr>
                <w:i/>
                <w:szCs w:val="24"/>
              </w:rPr>
              <w:t>Clarus</w:t>
            </w:r>
            <w:r>
              <w:rPr>
                <w:szCs w:val="24"/>
              </w:rPr>
              <w:t xml:space="preserve"> program shall test all hardware changes in the designated test environment before deployment to production.</w:t>
            </w:r>
          </w:p>
        </w:tc>
        <w:tc>
          <w:tcPr>
            <w:tcW w:w="1260" w:type="dxa"/>
            <w:noWrap/>
          </w:tcPr>
          <w:p w14:paraId="2F7C6D08" w14:textId="77777777" w:rsidR="00446F89" w:rsidRDefault="00446F89">
            <w:pPr>
              <w:spacing w:after="0"/>
              <w:rPr>
                <w:szCs w:val="24"/>
              </w:rPr>
            </w:pPr>
            <w:r>
              <w:rPr>
                <w:szCs w:val="24"/>
              </w:rPr>
              <w:t>OCS</w:t>
            </w:r>
          </w:p>
        </w:tc>
        <w:tc>
          <w:tcPr>
            <w:tcW w:w="4320" w:type="dxa"/>
          </w:tcPr>
          <w:p w14:paraId="536FA213" w14:textId="77777777" w:rsidR="00446F89" w:rsidRDefault="00446F89">
            <w:pPr>
              <w:spacing w:after="0"/>
              <w:rPr>
                <w:szCs w:val="24"/>
              </w:rPr>
            </w:pPr>
          </w:p>
        </w:tc>
        <w:tc>
          <w:tcPr>
            <w:tcW w:w="1080" w:type="dxa"/>
          </w:tcPr>
          <w:p w14:paraId="7CA98864" w14:textId="77777777" w:rsidR="00446F89" w:rsidRDefault="00446F89">
            <w:pPr>
              <w:spacing w:after="0"/>
              <w:rPr>
                <w:b/>
                <w:szCs w:val="24"/>
              </w:rPr>
            </w:pPr>
            <w:r>
              <w:rPr>
                <w:b/>
                <w:szCs w:val="24"/>
              </w:rPr>
              <w:t>H</w:t>
            </w:r>
          </w:p>
        </w:tc>
      </w:tr>
      <w:tr w:rsidR="00446F89" w14:paraId="31BA2D74" w14:textId="77777777">
        <w:tblPrEx>
          <w:tblLook w:val="01E0" w:firstRow="1" w:lastRow="1" w:firstColumn="1" w:lastColumn="1" w:noHBand="0" w:noVBand="0"/>
        </w:tblPrEx>
        <w:trPr>
          <w:cantSplit/>
          <w:trHeight w:val="315"/>
        </w:trPr>
        <w:tc>
          <w:tcPr>
            <w:tcW w:w="1008" w:type="dxa"/>
            <w:noWrap/>
          </w:tcPr>
          <w:p w14:paraId="1FAA5666" w14:textId="77777777" w:rsidR="00446F89" w:rsidRDefault="00446F89">
            <w:pPr>
              <w:spacing w:after="0"/>
              <w:rPr>
                <w:szCs w:val="24"/>
              </w:rPr>
            </w:pPr>
            <w:r>
              <w:rPr>
                <w:szCs w:val="24"/>
              </w:rPr>
              <w:t>X-601</w:t>
            </w:r>
          </w:p>
        </w:tc>
        <w:tc>
          <w:tcPr>
            <w:tcW w:w="4392" w:type="dxa"/>
          </w:tcPr>
          <w:p w14:paraId="64C13F8C" w14:textId="77777777" w:rsidR="00446F89" w:rsidRDefault="00446F89">
            <w:pPr>
              <w:spacing w:after="0"/>
              <w:rPr>
                <w:szCs w:val="24"/>
              </w:rPr>
            </w:pPr>
            <w:r>
              <w:rPr>
                <w:szCs w:val="24"/>
              </w:rPr>
              <w:t xml:space="preserve">The </w:t>
            </w:r>
            <w:r>
              <w:rPr>
                <w:i/>
                <w:szCs w:val="24"/>
              </w:rPr>
              <w:t>Clarus</w:t>
            </w:r>
            <w:r>
              <w:rPr>
                <w:szCs w:val="24"/>
              </w:rPr>
              <w:t xml:space="preserve"> program shall operate the </w:t>
            </w:r>
            <w:r>
              <w:rPr>
                <w:i/>
                <w:szCs w:val="24"/>
              </w:rPr>
              <w:t>Clarus</w:t>
            </w:r>
            <w:r>
              <w:rPr>
                <w:szCs w:val="24"/>
              </w:rPr>
              <w:t xml:space="preserve"> system according to its published IT Security Plan.</w:t>
            </w:r>
          </w:p>
        </w:tc>
        <w:tc>
          <w:tcPr>
            <w:tcW w:w="1260" w:type="dxa"/>
            <w:noWrap/>
          </w:tcPr>
          <w:p w14:paraId="64AFDC69" w14:textId="77777777" w:rsidR="00446F89" w:rsidRDefault="00446F89">
            <w:pPr>
              <w:spacing w:after="0"/>
              <w:rPr>
                <w:szCs w:val="24"/>
              </w:rPr>
            </w:pPr>
            <w:r>
              <w:rPr>
                <w:szCs w:val="24"/>
              </w:rPr>
              <w:t>Contract</w:t>
            </w:r>
          </w:p>
        </w:tc>
        <w:tc>
          <w:tcPr>
            <w:tcW w:w="4320" w:type="dxa"/>
          </w:tcPr>
          <w:p w14:paraId="49A7A054" w14:textId="77777777" w:rsidR="00446F89" w:rsidRDefault="00446F89">
            <w:pPr>
              <w:spacing w:after="0"/>
              <w:rPr>
                <w:szCs w:val="24"/>
              </w:rPr>
            </w:pPr>
          </w:p>
        </w:tc>
        <w:tc>
          <w:tcPr>
            <w:tcW w:w="1080" w:type="dxa"/>
          </w:tcPr>
          <w:p w14:paraId="3EBE9DD8" w14:textId="77777777" w:rsidR="00446F89" w:rsidRDefault="00446F89">
            <w:pPr>
              <w:spacing w:after="0"/>
              <w:rPr>
                <w:b/>
                <w:szCs w:val="24"/>
              </w:rPr>
            </w:pPr>
            <w:r>
              <w:rPr>
                <w:b/>
                <w:szCs w:val="24"/>
              </w:rPr>
              <w:t>H</w:t>
            </w:r>
          </w:p>
        </w:tc>
      </w:tr>
      <w:tr w:rsidR="00446F89" w14:paraId="575E5C1D" w14:textId="77777777">
        <w:tblPrEx>
          <w:tblLook w:val="01E0" w:firstRow="1" w:lastRow="1" w:firstColumn="1" w:lastColumn="1" w:noHBand="0" w:noVBand="0"/>
        </w:tblPrEx>
        <w:trPr>
          <w:cantSplit/>
          <w:trHeight w:val="945"/>
        </w:trPr>
        <w:tc>
          <w:tcPr>
            <w:tcW w:w="1008" w:type="dxa"/>
            <w:noWrap/>
          </w:tcPr>
          <w:p w14:paraId="4E6E87A4" w14:textId="77777777" w:rsidR="00446F89" w:rsidRDefault="00446F89">
            <w:pPr>
              <w:spacing w:after="0"/>
              <w:rPr>
                <w:szCs w:val="24"/>
              </w:rPr>
            </w:pPr>
            <w:r>
              <w:rPr>
                <w:szCs w:val="24"/>
              </w:rPr>
              <w:t>X-605</w:t>
            </w:r>
          </w:p>
        </w:tc>
        <w:tc>
          <w:tcPr>
            <w:tcW w:w="4392" w:type="dxa"/>
          </w:tcPr>
          <w:p w14:paraId="015689E1" w14:textId="77777777" w:rsidR="00446F89" w:rsidRDefault="00446F89">
            <w:pPr>
              <w:spacing w:after="0"/>
              <w:rPr>
                <w:szCs w:val="24"/>
              </w:rPr>
            </w:pPr>
            <w:r>
              <w:rPr>
                <w:szCs w:val="24"/>
              </w:rPr>
              <w:t xml:space="preserve">The </w:t>
            </w:r>
            <w:r>
              <w:rPr>
                <w:i/>
                <w:szCs w:val="24"/>
              </w:rPr>
              <w:t>Clarus</w:t>
            </w:r>
            <w:r>
              <w:rPr>
                <w:szCs w:val="24"/>
              </w:rPr>
              <w:t xml:space="preserve"> program shall operate according to Government IT security requirements as outlined in OMB Circular A-130, Management of Federal Information Resources, Appendix III, Security of Federal Automated Information Resources.</w:t>
            </w:r>
          </w:p>
        </w:tc>
        <w:tc>
          <w:tcPr>
            <w:tcW w:w="1260" w:type="dxa"/>
            <w:noWrap/>
          </w:tcPr>
          <w:p w14:paraId="6FF43468" w14:textId="77777777" w:rsidR="00446F89" w:rsidRDefault="00446F89">
            <w:pPr>
              <w:spacing w:after="0"/>
              <w:rPr>
                <w:szCs w:val="24"/>
              </w:rPr>
            </w:pPr>
            <w:r>
              <w:rPr>
                <w:szCs w:val="24"/>
              </w:rPr>
              <w:t>Contract</w:t>
            </w:r>
          </w:p>
        </w:tc>
        <w:tc>
          <w:tcPr>
            <w:tcW w:w="4320" w:type="dxa"/>
          </w:tcPr>
          <w:p w14:paraId="068B786A" w14:textId="77777777" w:rsidR="00446F89" w:rsidRDefault="00446F89">
            <w:pPr>
              <w:spacing w:after="0"/>
              <w:rPr>
                <w:szCs w:val="24"/>
              </w:rPr>
            </w:pPr>
          </w:p>
        </w:tc>
        <w:tc>
          <w:tcPr>
            <w:tcW w:w="1080" w:type="dxa"/>
          </w:tcPr>
          <w:p w14:paraId="2F97387A" w14:textId="77777777" w:rsidR="00446F89" w:rsidRDefault="00446F89">
            <w:pPr>
              <w:spacing w:after="0"/>
              <w:rPr>
                <w:b/>
                <w:szCs w:val="24"/>
              </w:rPr>
            </w:pPr>
            <w:r>
              <w:rPr>
                <w:b/>
                <w:szCs w:val="24"/>
              </w:rPr>
              <w:t>H</w:t>
            </w:r>
          </w:p>
        </w:tc>
      </w:tr>
      <w:tr w:rsidR="00446F89" w14:paraId="4F1A4850" w14:textId="77777777">
        <w:tblPrEx>
          <w:tblLook w:val="01E0" w:firstRow="1" w:lastRow="1" w:firstColumn="1" w:lastColumn="1" w:noHBand="0" w:noVBand="0"/>
        </w:tblPrEx>
        <w:trPr>
          <w:cantSplit/>
          <w:trHeight w:val="945"/>
        </w:trPr>
        <w:tc>
          <w:tcPr>
            <w:tcW w:w="1008" w:type="dxa"/>
            <w:noWrap/>
          </w:tcPr>
          <w:p w14:paraId="5A009C6D" w14:textId="77777777" w:rsidR="00446F89" w:rsidRDefault="00446F89">
            <w:pPr>
              <w:spacing w:after="0"/>
              <w:rPr>
                <w:szCs w:val="24"/>
              </w:rPr>
            </w:pPr>
            <w:r>
              <w:rPr>
                <w:szCs w:val="24"/>
              </w:rPr>
              <w:t>X-611</w:t>
            </w:r>
          </w:p>
        </w:tc>
        <w:tc>
          <w:tcPr>
            <w:tcW w:w="4392" w:type="dxa"/>
          </w:tcPr>
          <w:p w14:paraId="647DDDE8" w14:textId="77777777" w:rsidR="00446F89" w:rsidRDefault="00446F89">
            <w:pPr>
              <w:spacing w:after="0"/>
              <w:rPr>
                <w:szCs w:val="24"/>
              </w:rPr>
            </w:pPr>
            <w:r>
              <w:rPr>
                <w:szCs w:val="24"/>
              </w:rPr>
              <w:t xml:space="preserve">The </w:t>
            </w:r>
            <w:r>
              <w:rPr>
                <w:i/>
                <w:szCs w:val="24"/>
              </w:rPr>
              <w:t>Clarus</w:t>
            </w:r>
            <w:r>
              <w:rPr>
                <w:szCs w:val="24"/>
              </w:rPr>
              <w:t xml:space="preserve"> program shall operate according to Government IT security requirements as outlined in the National Institute of Standards and Technology (NIST) Guidelines, Departmental Information Resource Management Manual, and associated guidelines.</w:t>
            </w:r>
          </w:p>
        </w:tc>
        <w:tc>
          <w:tcPr>
            <w:tcW w:w="1260" w:type="dxa"/>
            <w:noWrap/>
          </w:tcPr>
          <w:p w14:paraId="4BB70517" w14:textId="77777777" w:rsidR="00446F89" w:rsidRDefault="00446F89">
            <w:pPr>
              <w:spacing w:after="0"/>
              <w:rPr>
                <w:szCs w:val="24"/>
              </w:rPr>
            </w:pPr>
            <w:r>
              <w:rPr>
                <w:szCs w:val="24"/>
              </w:rPr>
              <w:t>Contract</w:t>
            </w:r>
          </w:p>
        </w:tc>
        <w:tc>
          <w:tcPr>
            <w:tcW w:w="4320" w:type="dxa"/>
          </w:tcPr>
          <w:p w14:paraId="474B2E34" w14:textId="77777777" w:rsidR="00446F89" w:rsidRDefault="00446F89">
            <w:pPr>
              <w:spacing w:after="0"/>
              <w:rPr>
                <w:szCs w:val="24"/>
              </w:rPr>
            </w:pPr>
          </w:p>
        </w:tc>
        <w:tc>
          <w:tcPr>
            <w:tcW w:w="1080" w:type="dxa"/>
          </w:tcPr>
          <w:p w14:paraId="2A385B7B" w14:textId="77777777" w:rsidR="00446F89" w:rsidRDefault="00446F89">
            <w:pPr>
              <w:spacing w:after="0"/>
              <w:rPr>
                <w:b/>
                <w:szCs w:val="24"/>
              </w:rPr>
            </w:pPr>
            <w:r>
              <w:rPr>
                <w:b/>
                <w:szCs w:val="24"/>
              </w:rPr>
              <w:t>H</w:t>
            </w:r>
          </w:p>
        </w:tc>
      </w:tr>
      <w:tr w:rsidR="00446F89" w14:paraId="73AC14F9" w14:textId="77777777">
        <w:tblPrEx>
          <w:tblLook w:val="01E0" w:firstRow="1" w:lastRow="1" w:firstColumn="1" w:lastColumn="1" w:noHBand="0" w:noVBand="0"/>
        </w:tblPrEx>
        <w:trPr>
          <w:cantSplit/>
          <w:trHeight w:val="630"/>
        </w:trPr>
        <w:tc>
          <w:tcPr>
            <w:tcW w:w="1008" w:type="dxa"/>
            <w:noWrap/>
          </w:tcPr>
          <w:p w14:paraId="3E54FB9B" w14:textId="77777777" w:rsidR="00446F89" w:rsidRDefault="00446F89">
            <w:pPr>
              <w:spacing w:after="0"/>
              <w:rPr>
                <w:szCs w:val="24"/>
              </w:rPr>
            </w:pPr>
            <w:r>
              <w:rPr>
                <w:szCs w:val="24"/>
              </w:rPr>
              <w:t>X-615</w:t>
            </w:r>
          </w:p>
        </w:tc>
        <w:tc>
          <w:tcPr>
            <w:tcW w:w="4392" w:type="dxa"/>
          </w:tcPr>
          <w:p w14:paraId="5D453B47" w14:textId="77777777" w:rsidR="00446F89" w:rsidRDefault="00446F89">
            <w:pPr>
              <w:spacing w:after="0"/>
              <w:rPr>
                <w:szCs w:val="24"/>
              </w:rPr>
            </w:pPr>
            <w:r>
              <w:rPr>
                <w:szCs w:val="24"/>
              </w:rPr>
              <w:t xml:space="preserve">The </w:t>
            </w:r>
            <w:r>
              <w:rPr>
                <w:i/>
                <w:szCs w:val="24"/>
              </w:rPr>
              <w:t>Clarus</w:t>
            </w:r>
            <w:r>
              <w:rPr>
                <w:szCs w:val="24"/>
              </w:rPr>
              <w:t xml:space="preserve"> program shall operate according to Government IT security requirements as outlined in DOT Order 1630.2B, Personnel Security Management.</w:t>
            </w:r>
          </w:p>
        </w:tc>
        <w:tc>
          <w:tcPr>
            <w:tcW w:w="1260" w:type="dxa"/>
            <w:noWrap/>
          </w:tcPr>
          <w:p w14:paraId="4400080E" w14:textId="77777777" w:rsidR="00446F89" w:rsidRDefault="00446F89">
            <w:pPr>
              <w:spacing w:after="0"/>
              <w:rPr>
                <w:szCs w:val="24"/>
              </w:rPr>
            </w:pPr>
            <w:r>
              <w:rPr>
                <w:szCs w:val="24"/>
              </w:rPr>
              <w:t>Contract</w:t>
            </w:r>
          </w:p>
        </w:tc>
        <w:tc>
          <w:tcPr>
            <w:tcW w:w="4320" w:type="dxa"/>
          </w:tcPr>
          <w:p w14:paraId="5041E531" w14:textId="77777777" w:rsidR="00446F89" w:rsidRDefault="00446F89">
            <w:pPr>
              <w:spacing w:after="0"/>
              <w:rPr>
                <w:szCs w:val="24"/>
              </w:rPr>
            </w:pPr>
          </w:p>
        </w:tc>
        <w:tc>
          <w:tcPr>
            <w:tcW w:w="1080" w:type="dxa"/>
          </w:tcPr>
          <w:p w14:paraId="0B02560E" w14:textId="77777777" w:rsidR="00446F89" w:rsidRDefault="00446F89">
            <w:pPr>
              <w:spacing w:after="0"/>
              <w:rPr>
                <w:b/>
                <w:szCs w:val="24"/>
              </w:rPr>
            </w:pPr>
            <w:r>
              <w:rPr>
                <w:b/>
                <w:szCs w:val="24"/>
              </w:rPr>
              <w:t>H</w:t>
            </w:r>
          </w:p>
        </w:tc>
      </w:tr>
      <w:tr w:rsidR="00446F89" w14:paraId="57EA3D25" w14:textId="77777777">
        <w:tblPrEx>
          <w:tblLook w:val="01E0" w:firstRow="1" w:lastRow="1" w:firstColumn="1" w:lastColumn="1" w:noHBand="0" w:noVBand="0"/>
        </w:tblPrEx>
        <w:trPr>
          <w:cantSplit/>
          <w:trHeight w:val="315"/>
        </w:trPr>
        <w:tc>
          <w:tcPr>
            <w:tcW w:w="1008" w:type="dxa"/>
            <w:noWrap/>
          </w:tcPr>
          <w:p w14:paraId="2BAD9602" w14:textId="77777777" w:rsidR="00446F89" w:rsidRDefault="00446F89">
            <w:pPr>
              <w:spacing w:after="0"/>
              <w:rPr>
                <w:szCs w:val="24"/>
              </w:rPr>
            </w:pPr>
            <w:r>
              <w:rPr>
                <w:szCs w:val="24"/>
              </w:rPr>
              <w:t>X-805</w:t>
            </w:r>
          </w:p>
        </w:tc>
        <w:tc>
          <w:tcPr>
            <w:tcW w:w="4392" w:type="dxa"/>
          </w:tcPr>
          <w:p w14:paraId="3D60A6D0" w14:textId="77777777" w:rsidR="00446F89" w:rsidRDefault="00446F89">
            <w:pPr>
              <w:spacing w:after="0"/>
              <w:rPr>
                <w:szCs w:val="24"/>
              </w:rPr>
            </w:pPr>
            <w:r>
              <w:rPr>
                <w:szCs w:val="24"/>
              </w:rPr>
              <w:t xml:space="preserve">Weather service providers shall be able to use </w:t>
            </w:r>
            <w:r>
              <w:rPr>
                <w:i/>
                <w:szCs w:val="24"/>
              </w:rPr>
              <w:t>Clarus</w:t>
            </w:r>
            <w:r>
              <w:rPr>
                <w:szCs w:val="24"/>
              </w:rPr>
              <w:t xml:space="preserve"> data to provide localized special weather products.</w:t>
            </w:r>
          </w:p>
        </w:tc>
        <w:tc>
          <w:tcPr>
            <w:tcW w:w="1260" w:type="dxa"/>
            <w:noWrap/>
          </w:tcPr>
          <w:p w14:paraId="3FEC5C78" w14:textId="77777777" w:rsidR="00446F89" w:rsidRDefault="00446F89">
            <w:pPr>
              <w:spacing w:after="0"/>
              <w:rPr>
                <w:szCs w:val="24"/>
              </w:rPr>
            </w:pPr>
            <w:r>
              <w:rPr>
                <w:szCs w:val="24"/>
              </w:rPr>
              <w:t>ConOps §3.4.2</w:t>
            </w:r>
          </w:p>
        </w:tc>
        <w:tc>
          <w:tcPr>
            <w:tcW w:w="4320" w:type="dxa"/>
          </w:tcPr>
          <w:p w14:paraId="69A43870" w14:textId="77777777" w:rsidR="00446F89" w:rsidRDefault="00446F89">
            <w:pPr>
              <w:spacing w:after="0"/>
              <w:rPr>
                <w:szCs w:val="24"/>
              </w:rPr>
            </w:pPr>
          </w:p>
        </w:tc>
        <w:tc>
          <w:tcPr>
            <w:tcW w:w="1080" w:type="dxa"/>
          </w:tcPr>
          <w:p w14:paraId="5C162084" w14:textId="77777777" w:rsidR="00446F89" w:rsidRDefault="00446F89">
            <w:pPr>
              <w:spacing w:after="0"/>
              <w:rPr>
                <w:b/>
                <w:szCs w:val="24"/>
              </w:rPr>
            </w:pPr>
            <w:r>
              <w:rPr>
                <w:b/>
                <w:szCs w:val="24"/>
              </w:rPr>
              <w:t>L</w:t>
            </w:r>
          </w:p>
        </w:tc>
      </w:tr>
      <w:tr w:rsidR="00446F89" w14:paraId="3A98F27F" w14:textId="77777777">
        <w:tblPrEx>
          <w:tblLook w:val="01E0" w:firstRow="1" w:lastRow="1" w:firstColumn="1" w:lastColumn="1" w:noHBand="0" w:noVBand="0"/>
        </w:tblPrEx>
        <w:trPr>
          <w:cantSplit/>
          <w:trHeight w:val="315"/>
        </w:trPr>
        <w:tc>
          <w:tcPr>
            <w:tcW w:w="1008" w:type="dxa"/>
            <w:noWrap/>
          </w:tcPr>
          <w:p w14:paraId="5038A26F" w14:textId="77777777" w:rsidR="00446F89" w:rsidRDefault="00446F89">
            <w:pPr>
              <w:spacing w:after="0"/>
              <w:rPr>
                <w:szCs w:val="24"/>
              </w:rPr>
            </w:pPr>
            <w:r>
              <w:rPr>
                <w:szCs w:val="24"/>
              </w:rPr>
              <w:lastRenderedPageBreak/>
              <w:t>X-811</w:t>
            </w:r>
          </w:p>
        </w:tc>
        <w:tc>
          <w:tcPr>
            <w:tcW w:w="4392" w:type="dxa"/>
          </w:tcPr>
          <w:p w14:paraId="27BC6F0B" w14:textId="77777777" w:rsidR="00446F89" w:rsidRDefault="00446F89">
            <w:pPr>
              <w:spacing w:after="0"/>
              <w:rPr>
                <w:szCs w:val="24"/>
              </w:rPr>
            </w:pPr>
            <w:r>
              <w:rPr>
                <w:szCs w:val="24"/>
              </w:rPr>
              <w:t xml:space="preserve">Public agency maintenance and construction personnel shall be able to use the </w:t>
            </w:r>
            <w:r>
              <w:rPr>
                <w:i/>
                <w:szCs w:val="24"/>
              </w:rPr>
              <w:t>Clarus</w:t>
            </w:r>
            <w:r>
              <w:rPr>
                <w:szCs w:val="24"/>
              </w:rPr>
              <w:t xml:space="preserve"> system to obtain environmental conditions.</w:t>
            </w:r>
          </w:p>
        </w:tc>
        <w:tc>
          <w:tcPr>
            <w:tcW w:w="1260" w:type="dxa"/>
            <w:noWrap/>
          </w:tcPr>
          <w:p w14:paraId="02FCAFFF" w14:textId="77777777" w:rsidR="00446F89" w:rsidRDefault="00446F89">
            <w:pPr>
              <w:spacing w:after="0"/>
              <w:rPr>
                <w:szCs w:val="24"/>
              </w:rPr>
            </w:pPr>
            <w:r>
              <w:rPr>
                <w:szCs w:val="24"/>
              </w:rPr>
              <w:t>ConOps §2.5.2</w:t>
            </w:r>
          </w:p>
        </w:tc>
        <w:tc>
          <w:tcPr>
            <w:tcW w:w="4320" w:type="dxa"/>
          </w:tcPr>
          <w:p w14:paraId="32F8898D" w14:textId="77777777" w:rsidR="00446F89" w:rsidRDefault="00446F89">
            <w:pPr>
              <w:spacing w:after="0"/>
              <w:rPr>
                <w:szCs w:val="24"/>
              </w:rPr>
            </w:pPr>
          </w:p>
        </w:tc>
        <w:tc>
          <w:tcPr>
            <w:tcW w:w="1080" w:type="dxa"/>
          </w:tcPr>
          <w:p w14:paraId="03C1BDBF" w14:textId="77777777" w:rsidR="00446F89" w:rsidRDefault="00446F89">
            <w:pPr>
              <w:spacing w:after="0"/>
              <w:rPr>
                <w:b/>
                <w:szCs w:val="24"/>
              </w:rPr>
            </w:pPr>
            <w:r>
              <w:rPr>
                <w:b/>
                <w:szCs w:val="24"/>
              </w:rPr>
              <w:t>L</w:t>
            </w:r>
          </w:p>
        </w:tc>
      </w:tr>
      <w:tr w:rsidR="00446F89" w14:paraId="0E165D86" w14:textId="77777777">
        <w:tblPrEx>
          <w:tblLook w:val="01E0" w:firstRow="1" w:lastRow="1" w:firstColumn="1" w:lastColumn="1" w:noHBand="0" w:noVBand="0"/>
        </w:tblPrEx>
        <w:trPr>
          <w:cantSplit/>
          <w:trHeight w:val="315"/>
        </w:trPr>
        <w:tc>
          <w:tcPr>
            <w:tcW w:w="1008" w:type="dxa"/>
            <w:noWrap/>
          </w:tcPr>
          <w:p w14:paraId="189BCF20" w14:textId="77777777" w:rsidR="00446F89" w:rsidRDefault="00446F89">
            <w:pPr>
              <w:spacing w:after="0"/>
              <w:rPr>
                <w:szCs w:val="24"/>
              </w:rPr>
            </w:pPr>
            <w:r>
              <w:rPr>
                <w:szCs w:val="24"/>
              </w:rPr>
              <w:t>X-815</w:t>
            </w:r>
          </w:p>
        </w:tc>
        <w:tc>
          <w:tcPr>
            <w:tcW w:w="4392" w:type="dxa"/>
          </w:tcPr>
          <w:p w14:paraId="2C65C210" w14:textId="77777777" w:rsidR="00446F89" w:rsidRDefault="00446F89">
            <w:pPr>
              <w:spacing w:after="0"/>
              <w:rPr>
                <w:szCs w:val="24"/>
              </w:rPr>
            </w:pPr>
            <w:r>
              <w:rPr>
                <w:szCs w:val="24"/>
              </w:rPr>
              <w:t xml:space="preserve">Rail system personnel shall be able to use the </w:t>
            </w:r>
            <w:r>
              <w:rPr>
                <w:i/>
                <w:szCs w:val="24"/>
              </w:rPr>
              <w:t>Clarus</w:t>
            </w:r>
            <w:r>
              <w:rPr>
                <w:szCs w:val="24"/>
              </w:rPr>
              <w:t xml:space="preserve"> system to obtain environmental conditions.</w:t>
            </w:r>
          </w:p>
        </w:tc>
        <w:tc>
          <w:tcPr>
            <w:tcW w:w="1260" w:type="dxa"/>
            <w:noWrap/>
          </w:tcPr>
          <w:p w14:paraId="56D2A592" w14:textId="77777777" w:rsidR="00446F89" w:rsidRDefault="00446F89">
            <w:pPr>
              <w:spacing w:after="0"/>
              <w:rPr>
                <w:szCs w:val="24"/>
              </w:rPr>
            </w:pPr>
            <w:r>
              <w:rPr>
                <w:szCs w:val="24"/>
              </w:rPr>
              <w:t>Inferred from ConOps §2.5.7</w:t>
            </w:r>
          </w:p>
        </w:tc>
        <w:tc>
          <w:tcPr>
            <w:tcW w:w="4320" w:type="dxa"/>
          </w:tcPr>
          <w:p w14:paraId="6A26AFFF" w14:textId="77777777" w:rsidR="00446F89" w:rsidRDefault="00446F89">
            <w:pPr>
              <w:spacing w:after="0"/>
              <w:rPr>
                <w:szCs w:val="24"/>
              </w:rPr>
            </w:pPr>
          </w:p>
        </w:tc>
        <w:tc>
          <w:tcPr>
            <w:tcW w:w="1080" w:type="dxa"/>
          </w:tcPr>
          <w:p w14:paraId="693AC14C" w14:textId="77777777" w:rsidR="00446F89" w:rsidRDefault="00446F89">
            <w:pPr>
              <w:spacing w:after="0"/>
              <w:rPr>
                <w:b/>
                <w:szCs w:val="24"/>
              </w:rPr>
            </w:pPr>
            <w:r>
              <w:rPr>
                <w:b/>
                <w:szCs w:val="24"/>
              </w:rPr>
              <w:t>L</w:t>
            </w:r>
          </w:p>
        </w:tc>
      </w:tr>
      <w:tr w:rsidR="00446F89" w14:paraId="0D9113E3" w14:textId="77777777">
        <w:tblPrEx>
          <w:tblLook w:val="01E0" w:firstRow="1" w:lastRow="1" w:firstColumn="1" w:lastColumn="1" w:noHBand="0" w:noVBand="0"/>
        </w:tblPrEx>
        <w:trPr>
          <w:cantSplit/>
          <w:trHeight w:val="315"/>
        </w:trPr>
        <w:tc>
          <w:tcPr>
            <w:tcW w:w="1008" w:type="dxa"/>
            <w:noWrap/>
          </w:tcPr>
          <w:p w14:paraId="0B0E9A26" w14:textId="77777777" w:rsidR="00446F89" w:rsidRDefault="00446F89">
            <w:pPr>
              <w:spacing w:after="0"/>
              <w:rPr>
                <w:szCs w:val="24"/>
              </w:rPr>
            </w:pPr>
            <w:r>
              <w:rPr>
                <w:szCs w:val="24"/>
              </w:rPr>
              <w:t>X-821</w:t>
            </w:r>
          </w:p>
        </w:tc>
        <w:tc>
          <w:tcPr>
            <w:tcW w:w="4392" w:type="dxa"/>
          </w:tcPr>
          <w:p w14:paraId="4A3C6DAF" w14:textId="77777777" w:rsidR="00446F89" w:rsidRDefault="00446F89">
            <w:pPr>
              <w:spacing w:after="0"/>
              <w:rPr>
                <w:szCs w:val="24"/>
              </w:rPr>
            </w:pPr>
            <w:r>
              <w:rPr>
                <w:szCs w:val="24"/>
              </w:rPr>
              <w:t xml:space="preserve">Traffic management personnel shall be able to use the </w:t>
            </w:r>
            <w:r>
              <w:rPr>
                <w:i/>
                <w:szCs w:val="24"/>
              </w:rPr>
              <w:t>Clarus</w:t>
            </w:r>
            <w:r>
              <w:rPr>
                <w:szCs w:val="24"/>
              </w:rPr>
              <w:t xml:space="preserve"> system to obtain environmental conditions.</w:t>
            </w:r>
          </w:p>
        </w:tc>
        <w:tc>
          <w:tcPr>
            <w:tcW w:w="1260" w:type="dxa"/>
            <w:noWrap/>
          </w:tcPr>
          <w:p w14:paraId="0B48B02A" w14:textId="77777777" w:rsidR="00446F89" w:rsidRDefault="00446F89">
            <w:r>
              <w:rPr>
                <w:szCs w:val="24"/>
              </w:rPr>
              <w:t>Inferred from ConOps §2.5.3</w:t>
            </w:r>
          </w:p>
        </w:tc>
        <w:tc>
          <w:tcPr>
            <w:tcW w:w="4320" w:type="dxa"/>
          </w:tcPr>
          <w:p w14:paraId="7E9AE9B6" w14:textId="77777777" w:rsidR="00446F89" w:rsidRDefault="00446F89">
            <w:pPr>
              <w:spacing w:after="0"/>
              <w:rPr>
                <w:szCs w:val="24"/>
              </w:rPr>
            </w:pPr>
          </w:p>
        </w:tc>
        <w:tc>
          <w:tcPr>
            <w:tcW w:w="1080" w:type="dxa"/>
          </w:tcPr>
          <w:p w14:paraId="1804DCA3" w14:textId="77777777" w:rsidR="00446F89" w:rsidRDefault="00446F89">
            <w:pPr>
              <w:spacing w:after="0"/>
              <w:rPr>
                <w:b/>
                <w:szCs w:val="24"/>
              </w:rPr>
            </w:pPr>
            <w:r>
              <w:rPr>
                <w:b/>
                <w:szCs w:val="24"/>
              </w:rPr>
              <w:t>L</w:t>
            </w:r>
          </w:p>
        </w:tc>
      </w:tr>
      <w:tr w:rsidR="00446F89" w14:paraId="250A245C" w14:textId="77777777">
        <w:tblPrEx>
          <w:tblLook w:val="01E0" w:firstRow="1" w:lastRow="1" w:firstColumn="1" w:lastColumn="1" w:noHBand="0" w:noVBand="0"/>
        </w:tblPrEx>
        <w:trPr>
          <w:cantSplit/>
        </w:trPr>
        <w:tc>
          <w:tcPr>
            <w:tcW w:w="1008" w:type="dxa"/>
            <w:noWrap/>
          </w:tcPr>
          <w:p w14:paraId="11B4A78F" w14:textId="77777777" w:rsidR="00446F89" w:rsidRDefault="00446F89">
            <w:pPr>
              <w:spacing w:after="0"/>
              <w:rPr>
                <w:szCs w:val="24"/>
              </w:rPr>
            </w:pPr>
            <w:r>
              <w:rPr>
                <w:szCs w:val="24"/>
              </w:rPr>
              <w:t>X-823</w:t>
            </w:r>
          </w:p>
        </w:tc>
        <w:tc>
          <w:tcPr>
            <w:tcW w:w="4392" w:type="dxa"/>
          </w:tcPr>
          <w:p w14:paraId="5A8CE659" w14:textId="77777777" w:rsidR="00446F89" w:rsidRDefault="00446F89">
            <w:pPr>
              <w:spacing w:after="0"/>
              <w:rPr>
                <w:szCs w:val="24"/>
              </w:rPr>
            </w:pPr>
            <w:r>
              <w:rPr>
                <w:szCs w:val="24"/>
              </w:rPr>
              <w:t xml:space="preserve">Transit personnel shall be able to use the </w:t>
            </w:r>
            <w:r>
              <w:rPr>
                <w:i/>
                <w:szCs w:val="24"/>
              </w:rPr>
              <w:t>Clarus</w:t>
            </w:r>
            <w:r>
              <w:rPr>
                <w:szCs w:val="24"/>
              </w:rPr>
              <w:t xml:space="preserve"> system to obtain environmental conditions.</w:t>
            </w:r>
          </w:p>
        </w:tc>
        <w:tc>
          <w:tcPr>
            <w:tcW w:w="1260" w:type="dxa"/>
            <w:noWrap/>
          </w:tcPr>
          <w:p w14:paraId="6A6DD685" w14:textId="77777777" w:rsidR="00446F89" w:rsidRDefault="00446F89">
            <w:r>
              <w:rPr>
                <w:szCs w:val="24"/>
              </w:rPr>
              <w:t>Inferred from ConOps §2.5.5</w:t>
            </w:r>
          </w:p>
        </w:tc>
        <w:tc>
          <w:tcPr>
            <w:tcW w:w="4320" w:type="dxa"/>
          </w:tcPr>
          <w:p w14:paraId="12CBA5A1" w14:textId="77777777" w:rsidR="00446F89" w:rsidRDefault="00446F89">
            <w:pPr>
              <w:spacing w:after="0"/>
              <w:rPr>
                <w:szCs w:val="24"/>
              </w:rPr>
            </w:pPr>
          </w:p>
        </w:tc>
        <w:tc>
          <w:tcPr>
            <w:tcW w:w="1080" w:type="dxa"/>
          </w:tcPr>
          <w:p w14:paraId="299DC7E3" w14:textId="77777777" w:rsidR="00446F89" w:rsidRDefault="00446F89">
            <w:pPr>
              <w:spacing w:after="0"/>
              <w:rPr>
                <w:b/>
                <w:szCs w:val="24"/>
              </w:rPr>
            </w:pPr>
            <w:r>
              <w:rPr>
                <w:b/>
                <w:szCs w:val="24"/>
              </w:rPr>
              <w:t>L</w:t>
            </w:r>
          </w:p>
        </w:tc>
      </w:tr>
      <w:tr w:rsidR="00446F89" w14:paraId="6D8CE6AB" w14:textId="77777777">
        <w:tblPrEx>
          <w:tblLook w:val="01E0" w:firstRow="1" w:lastRow="1" w:firstColumn="1" w:lastColumn="1" w:noHBand="0" w:noVBand="0"/>
        </w:tblPrEx>
        <w:trPr>
          <w:cantSplit/>
          <w:trHeight w:val="315"/>
        </w:trPr>
        <w:tc>
          <w:tcPr>
            <w:tcW w:w="1008" w:type="dxa"/>
            <w:noWrap/>
          </w:tcPr>
          <w:p w14:paraId="1121AF8C" w14:textId="77777777" w:rsidR="00446F89" w:rsidRDefault="00446F89">
            <w:pPr>
              <w:spacing w:after="0"/>
              <w:rPr>
                <w:szCs w:val="24"/>
              </w:rPr>
            </w:pPr>
            <w:r>
              <w:rPr>
                <w:szCs w:val="24"/>
              </w:rPr>
              <w:t>X-825</w:t>
            </w:r>
          </w:p>
        </w:tc>
        <w:tc>
          <w:tcPr>
            <w:tcW w:w="4392" w:type="dxa"/>
          </w:tcPr>
          <w:p w14:paraId="54584455" w14:textId="77777777" w:rsidR="00446F89" w:rsidRDefault="00446F89">
            <w:pPr>
              <w:spacing w:after="0"/>
              <w:rPr>
                <w:szCs w:val="24"/>
              </w:rPr>
            </w:pPr>
            <w:r>
              <w:rPr>
                <w:szCs w:val="24"/>
              </w:rPr>
              <w:t xml:space="preserve">The freight community shall be able to use the </w:t>
            </w:r>
            <w:r>
              <w:rPr>
                <w:i/>
                <w:szCs w:val="24"/>
              </w:rPr>
              <w:t>Clarus</w:t>
            </w:r>
            <w:r>
              <w:rPr>
                <w:szCs w:val="24"/>
              </w:rPr>
              <w:t xml:space="preserve"> system to obtain environmental conditions.</w:t>
            </w:r>
          </w:p>
        </w:tc>
        <w:tc>
          <w:tcPr>
            <w:tcW w:w="1260" w:type="dxa"/>
            <w:noWrap/>
          </w:tcPr>
          <w:p w14:paraId="59424CBD" w14:textId="77777777" w:rsidR="00446F89" w:rsidRDefault="00446F89">
            <w:r>
              <w:rPr>
                <w:szCs w:val="24"/>
              </w:rPr>
              <w:t>Inferred from ConOps §2.5.8</w:t>
            </w:r>
          </w:p>
        </w:tc>
        <w:tc>
          <w:tcPr>
            <w:tcW w:w="4320" w:type="dxa"/>
          </w:tcPr>
          <w:p w14:paraId="5F86E306" w14:textId="77777777" w:rsidR="00446F89" w:rsidRDefault="00446F89">
            <w:pPr>
              <w:spacing w:after="0"/>
              <w:rPr>
                <w:szCs w:val="24"/>
              </w:rPr>
            </w:pPr>
          </w:p>
        </w:tc>
        <w:tc>
          <w:tcPr>
            <w:tcW w:w="1080" w:type="dxa"/>
          </w:tcPr>
          <w:p w14:paraId="54C03A64" w14:textId="77777777" w:rsidR="00446F89" w:rsidRDefault="00446F89">
            <w:pPr>
              <w:spacing w:after="0"/>
              <w:rPr>
                <w:b/>
                <w:szCs w:val="24"/>
              </w:rPr>
            </w:pPr>
            <w:r>
              <w:rPr>
                <w:b/>
                <w:szCs w:val="24"/>
              </w:rPr>
              <w:t>L</w:t>
            </w:r>
          </w:p>
        </w:tc>
      </w:tr>
      <w:tr w:rsidR="00446F89" w14:paraId="1FF0A15C" w14:textId="77777777">
        <w:tblPrEx>
          <w:tblLook w:val="01E0" w:firstRow="1" w:lastRow="1" w:firstColumn="1" w:lastColumn="1" w:noHBand="0" w:noVBand="0"/>
        </w:tblPrEx>
        <w:trPr>
          <w:cantSplit/>
          <w:trHeight w:val="315"/>
        </w:trPr>
        <w:tc>
          <w:tcPr>
            <w:tcW w:w="1008" w:type="dxa"/>
            <w:noWrap/>
          </w:tcPr>
          <w:p w14:paraId="517A0DE1" w14:textId="77777777" w:rsidR="00446F89" w:rsidRDefault="00446F89">
            <w:pPr>
              <w:spacing w:after="0"/>
              <w:rPr>
                <w:szCs w:val="24"/>
              </w:rPr>
            </w:pPr>
            <w:r>
              <w:rPr>
                <w:szCs w:val="24"/>
              </w:rPr>
              <w:t>X-827</w:t>
            </w:r>
          </w:p>
        </w:tc>
        <w:tc>
          <w:tcPr>
            <w:tcW w:w="4392" w:type="dxa"/>
          </w:tcPr>
          <w:p w14:paraId="52734FD2" w14:textId="77777777" w:rsidR="00446F89" w:rsidRDefault="00446F89">
            <w:pPr>
              <w:spacing w:after="0"/>
              <w:rPr>
                <w:szCs w:val="24"/>
              </w:rPr>
            </w:pPr>
            <w:r>
              <w:rPr>
                <w:szCs w:val="24"/>
              </w:rPr>
              <w:t xml:space="preserve">Emergency management and public safety personnel shall be able to use the </w:t>
            </w:r>
            <w:r>
              <w:rPr>
                <w:i/>
                <w:szCs w:val="24"/>
              </w:rPr>
              <w:t>Clarus</w:t>
            </w:r>
            <w:r>
              <w:rPr>
                <w:szCs w:val="24"/>
              </w:rPr>
              <w:t xml:space="preserve"> system to obtain environmental conditions.</w:t>
            </w:r>
          </w:p>
        </w:tc>
        <w:tc>
          <w:tcPr>
            <w:tcW w:w="1260" w:type="dxa"/>
            <w:noWrap/>
          </w:tcPr>
          <w:p w14:paraId="2CCA1863" w14:textId="77777777" w:rsidR="00446F89" w:rsidRDefault="00446F89">
            <w:pPr>
              <w:rPr>
                <w:szCs w:val="24"/>
              </w:rPr>
            </w:pPr>
            <w:r>
              <w:rPr>
                <w:szCs w:val="24"/>
              </w:rPr>
              <w:t>Inferred from ConOps §2.5.6</w:t>
            </w:r>
          </w:p>
        </w:tc>
        <w:tc>
          <w:tcPr>
            <w:tcW w:w="4320" w:type="dxa"/>
          </w:tcPr>
          <w:p w14:paraId="6016536C" w14:textId="77777777" w:rsidR="00446F89" w:rsidRDefault="00446F89">
            <w:pPr>
              <w:spacing w:after="0"/>
              <w:rPr>
                <w:szCs w:val="24"/>
              </w:rPr>
            </w:pPr>
          </w:p>
        </w:tc>
        <w:tc>
          <w:tcPr>
            <w:tcW w:w="1080" w:type="dxa"/>
          </w:tcPr>
          <w:p w14:paraId="538B3EAF" w14:textId="77777777" w:rsidR="00446F89" w:rsidRDefault="00446F89">
            <w:pPr>
              <w:spacing w:after="0"/>
              <w:rPr>
                <w:b/>
                <w:szCs w:val="24"/>
              </w:rPr>
            </w:pPr>
            <w:r>
              <w:rPr>
                <w:b/>
                <w:szCs w:val="24"/>
              </w:rPr>
              <w:t>L</w:t>
            </w:r>
          </w:p>
        </w:tc>
      </w:tr>
      <w:tr w:rsidR="00446F89" w14:paraId="6CEE042C" w14:textId="77777777">
        <w:tblPrEx>
          <w:tblLook w:val="01E0" w:firstRow="1" w:lastRow="1" w:firstColumn="1" w:lastColumn="1" w:noHBand="0" w:noVBand="0"/>
        </w:tblPrEx>
        <w:trPr>
          <w:cantSplit/>
          <w:trHeight w:val="315"/>
        </w:trPr>
        <w:tc>
          <w:tcPr>
            <w:tcW w:w="1008" w:type="dxa"/>
            <w:noWrap/>
          </w:tcPr>
          <w:p w14:paraId="6D6AFB78" w14:textId="77777777" w:rsidR="00446F89" w:rsidRDefault="00446F89">
            <w:pPr>
              <w:spacing w:after="0"/>
              <w:rPr>
                <w:szCs w:val="24"/>
              </w:rPr>
            </w:pPr>
            <w:r>
              <w:rPr>
                <w:szCs w:val="24"/>
              </w:rPr>
              <w:t>X-905</w:t>
            </w:r>
          </w:p>
        </w:tc>
        <w:tc>
          <w:tcPr>
            <w:tcW w:w="4392" w:type="dxa"/>
          </w:tcPr>
          <w:p w14:paraId="3C3E1B83" w14:textId="77777777" w:rsidR="00446F89" w:rsidRDefault="00446F89">
            <w:pPr>
              <w:spacing w:after="0"/>
              <w:rPr>
                <w:szCs w:val="24"/>
              </w:rPr>
            </w:pPr>
            <w:r>
              <w:rPr>
                <w:szCs w:val="24"/>
              </w:rPr>
              <w:t xml:space="preserve">The </w:t>
            </w:r>
            <w:r>
              <w:rPr>
                <w:i/>
                <w:szCs w:val="24"/>
              </w:rPr>
              <w:t>Clarus</w:t>
            </w:r>
            <w:r>
              <w:rPr>
                <w:szCs w:val="24"/>
              </w:rPr>
              <w:t xml:space="preserve"> program shall maintain information about data providers.</w:t>
            </w:r>
          </w:p>
        </w:tc>
        <w:tc>
          <w:tcPr>
            <w:tcW w:w="1260" w:type="dxa"/>
            <w:noWrap/>
          </w:tcPr>
          <w:p w14:paraId="35B2403D" w14:textId="77777777" w:rsidR="00446F89" w:rsidRDefault="00446F89">
            <w:pPr>
              <w:spacing w:after="0"/>
              <w:rPr>
                <w:szCs w:val="24"/>
              </w:rPr>
            </w:pPr>
            <w:r>
              <w:rPr>
                <w:szCs w:val="24"/>
              </w:rPr>
              <w:t>OCS</w:t>
            </w:r>
          </w:p>
        </w:tc>
        <w:tc>
          <w:tcPr>
            <w:tcW w:w="4320" w:type="dxa"/>
          </w:tcPr>
          <w:p w14:paraId="12574139" w14:textId="77777777" w:rsidR="00446F89" w:rsidRDefault="00446F89">
            <w:pPr>
              <w:spacing w:after="0"/>
              <w:rPr>
                <w:szCs w:val="24"/>
              </w:rPr>
            </w:pPr>
          </w:p>
        </w:tc>
        <w:tc>
          <w:tcPr>
            <w:tcW w:w="1080" w:type="dxa"/>
          </w:tcPr>
          <w:p w14:paraId="386DF21D" w14:textId="77777777" w:rsidR="00446F89" w:rsidRDefault="00446F89">
            <w:pPr>
              <w:spacing w:after="0"/>
              <w:rPr>
                <w:b/>
                <w:szCs w:val="24"/>
              </w:rPr>
            </w:pPr>
            <w:r>
              <w:rPr>
                <w:b/>
                <w:szCs w:val="24"/>
              </w:rPr>
              <w:t>H</w:t>
            </w:r>
          </w:p>
        </w:tc>
      </w:tr>
      <w:tr w:rsidR="00446F89" w14:paraId="7DE52F88" w14:textId="77777777">
        <w:tblPrEx>
          <w:tblLook w:val="01E0" w:firstRow="1" w:lastRow="1" w:firstColumn="1" w:lastColumn="1" w:noHBand="0" w:noVBand="0"/>
        </w:tblPrEx>
        <w:trPr>
          <w:cantSplit/>
          <w:trHeight w:val="315"/>
        </w:trPr>
        <w:tc>
          <w:tcPr>
            <w:tcW w:w="1008" w:type="dxa"/>
            <w:noWrap/>
          </w:tcPr>
          <w:p w14:paraId="0222EA53" w14:textId="77777777" w:rsidR="00446F89" w:rsidRDefault="00446F89">
            <w:pPr>
              <w:spacing w:after="0"/>
              <w:rPr>
                <w:szCs w:val="24"/>
              </w:rPr>
            </w:pPr>
            <w:r>
              <w:rPr>
                <w:szCs w:val="24"/>
              </w:rPr>
              <w:t>X-910</w:t>
            </w:r>
          </w:p>
        </w:tc>
        <w:tc>
          <w:tcPr>
            <w:tcW w:w="4392" w:type="dxa"/>
          </w:tcPr>
          <w:p w14:paraId="108419A5" w14:textId="77777777" w:rsidR="00446F89" w:rsidRDefault="00446F89">
            <w:pPr>
              <w:spacing w:after="0"/>
              <w:rPr>
                <w:szCs w:val="24"/>
              </w:rPr>
            </w:pPr>
            <w:r>
              <w:rPr>
                <w:szCs w:val="24"/>
              </w:rPr>
              <w:t xml:space="preserve">The </w:t>
            </w:r>
            <w:r>
              <w:rPr>
                <w:i/>
                <w:szCs w:val="24"/>
              </w:rPr>
              <w:t>Clarus</w:t>
            </w:r>
            <w:r>
              <w:rPr>
                <w:szCs w:val="24"/>
              </w:rPr>
              <w:t xml:space="preserve"> program shall maintain metadata about each data provider's network.</w:t>
            </w:r>
          </w:p>
        </w:tc>
        <w:tc>
          <w:tcPr>
            <w:tcW w:w="1260" w:type="dxa"/>
            <w:noWrap/>
          </w:tcPr>
          <w:p w14:paraId="36D877DB" w14:textId="77777777" w:rsidR="00446F89" w:rsidRDefault="00446F89">
            <w:pPr>
              <w:spacing w:after="0"/>
              <w:rPr>
                <w:szCs w:val="24"/>
              </w:rPr>
            </w:pPr>
            <w:r>
              <w:rPr>
                <w:szCs w:val="24"/>
              </w:rPr>
              <w:t>OCS</w:t>
            </w:r>
          </w:p>
        </w:tc>
        <w:tc>
          <w:tcPr>
            <w:tcW w:w="4320" w:type="dxa"/>
          </w:tcPr>
          <w:p w14:paraId="297ADDC8" w14:textId="77777777" w:rsidR="00446F89" w:rsidRDefault="00446F89">
            <w:pPr>
              <w:spacing w:after="0"/>
              <w:rPr>
                <w:szCs w:val="24"/>
              </w:rPr>
            </w:pPr>
          </w:p>
        </w:tc>
        <w:tc>
          <w:tcPr>
            <w:tcW w:w="1080" w:type="dxa"/>
          </w:tcPr>
          <w:p w14:paraId="699B1799" w14:textId="77777777" w:rsidR="00446F89" w:rsidRDefault="00446F89">
            <w:pPr>
              <w:spacing w:after="0"/>
              <w:rPr>
                <w:b/>
                <w:szCs w:val="24"/>
              </w:rPr>
            </w:pPr>
            <w:r>
              <w:rPr>
                <w:b/>
                <w:szCs w:val="24"/>
              </w:rPr>
              <w:t>H</w:t>
            </w:r>
          </w:p>
        </w:tc>
      </w:tr>
      <w:tr w:rsidR="00446F89" w14:paraId="3F1A3710" w14:textId="77777777">
        <w:tblPrEx>
          <w:tblLook w:val="01E0" w:firstRow="1" w:lastRow="1" w:firstColumn="1" w:lastColumn="1" w:noHBand="0" w:noVBand="0"/>
        </w:tblPrEx>
        <w:trPr>
          <w:cantSplit/>
          <w:trHeight w:val="315"/>
        </w:trPr>
        <w:tc>
          <w:tcPr>
            <w:tcW w:w="1008" w:type="dxa"/>
            <w:noWrap/>
          </w:tcPr>
          <w:p w14:paraId="5C5D6446" w14:textId="77777777" w:rsidR="00446F89" w:rsidRDefault="00446F89">
            <w:pPr>
              <w:spacing w:after="0"/>
              <w:rPr>
                <w:szCs w:val="24"/>
              </w:rPr>
            </w:pPr>
            <w:r>
              <w:rPr>
                <w:szCs w:val="24"/>
              </w:rPr>
              <w:lastRenderedPageBreak/>
              <w:t>X-915</w:t>
            </w:r>
          </w:p>
        </w:tc>
        <w:tc>
          <w:tcPr>
            <w:tcW w:w="4392" w:type="dxa"/>
          </w:tcPr>
          <w:p w14:paraId="05DCB29E" w14:textId="77777777" w:rsidR="00446F89" w:rsidRDefault="00446F89">
            <w:pPr>
              <w:spacing w:after="0"/>
              <w:rPr>
                <w:szCs w:val="24"/>
              </w:rPr>
            </w:pPr>
            <w:r>
              <w:rPr>
                <w:szCs w:val="24"/>
              </w:rPr>
              <w:t xml:space="preserve">The </w:t>
            </w:r>
            <w:r>
              <w:rPr>
                <w:i/>
                <w:szCs w:val="24"/>
              </w:rPr>
              <w:t>Clarus</w:t>
            </w:r>
            <w:r>
              <w:rPr>
                <w:szCs w:val="24"/>
              </w:rPr>
              <w:t xml:space="preserve"> program shall maintain information about data provider redistribution restrictions.</w:t>
            </w:r>
          </w:p>
        </w:tc>
        <w:tc>
          <w:tcPr>
            <w:tcW w:w="1260" w:type="dxa"/>
            <w:noWrap/>
          </w:tcPr>
          <w:p w14:paraId="7EBCFB10" w14:textId="77777777" w:rsidR="00446F89" w:rsidRDefault="00446F89">
            <w:pPr>
              <w:spacing w:after="0"/>
              <w:rPr>
                <w:szCs w:val="24"/>
              </w:rPr>
            </w:pPr>
            <w:r>
              <w:rPr>
                <w:szCs w:val="24"/>
              </w:rPr>
              <w:t>OCS</w:t>
            </w:r>
          </w:p>
        </w:tc>
        <w:tc>
          <w:tcPr>
            <w:tcW w:w="4320" w:type="dxa"/>
          </w:tcPr>
          <w:p w14:paraId="32F88056" w14:textId="77777777" w:rsidR="00446F89" w:rsidRDefault="00446F89">
            <w:pPr>
              <w:spacing w:after="0"/>
              <w:rPr>
                <w:szCs w:val="24"/>
              </w:rPr>
            </w:pPr>
          </w:p>
        </w:tc>
        <w:tc>
          <w:tcPr>
            <w:tcW w:w="1080" w:type="dxa"/>
          </w:tcPr>
          <w:p w14:paraId="02602FE6" w14:textId="77777777" w:rsidR="00446F89" w:rsidRDefault="00446F89">
            <w:pPr>
              <w:spacing w:after="0"/>
              <w:rPr>
                <w:b/>
                <w:szCs w:val="24"/>
              </w:rPr>
            </w:pPr>
            <w:r>
              <w:rPr>
                <w:b/>
                <w:szCs w:val="24"/>
              </w:rPr>
              <w:t>H</w:t>
            </w:r>
          </w:p>
        </w:tc>
      </w:tr>
      <w:tr w:rsidR="00446F89" w14:paraId="01965F27" w14:textId="77777777">
        <w:tblPrEx>
          <w:tblLook w:val="01E0" w:firstRow="1" w:lastRow="1" w:firstColumn="1" w:lastColumn="1" w:noHBand="0" w:noVBand="0"/>
        </w:tblPrEx>
        <w:trPr>
          <w:cantSplit/>
          <w:trHeight w:val="315"/>
        </w:trPr>
        <w:tc>
          <w:tcPr>
            <w:tcW w:w="1008" w:type="dxa"/>
            <w:noWrap/>
          </w:tcPr>
          <w:p w14:paraId="6BBF369B" w14:textId="77777777" w:rsidR="00446F89" w:rsidRDefault="00446F89">
            <w:pPr>
              <w:spacing w:after="0"/>
              <w:rPr>
                <w:szCs w:val="24"/>
              </w:rPr>
            </w:pPr>
            <w:r>
              <w:rPr>
                <w:szCs w:val="24"/>
              </w:rPr>
              <w:t>X-921</w:t>
            </w:r>
          </w:p>
        </w:tc>
        <w:tc>
          <w:tcPr>
            <w:tcW w:w="4392" w:type="dxa"/>
          </w:tcPr>
          <w:p w14:paraId="219EC854" w14:textId="77777777" w:rsidR="00446F89" w:rsidRDefault="00446F89">
            <w:pPr>
              <w:spacing w:after="0"/>
              <w:rPr>
                <w:szCs w:val="24"/>
              </w:rPr>
            </w:pPr>
            <w:r>
              <w:rPr>
                <w:szCs w:val="24"/>
              </w:rPr>
              <w:t xml:space="preserve">The </w:t>
            </w:r>
            <w:r>
              <w:rPr>
                <w:i/>
                <w:szCs w:val="24"/>
              </w:rPr>
              <w:t>Clarus</w:t>
            </w:r>
            <w:r>
              <w:rPr>
                <w:szCs w:val="24"/>
              </w:rPr>
              <w:t xml:space="preserve"> program shall maintain information about service providers.</w:t>
            </w:r>
          </w:p>
        </w:tc>
        <w:tc>
          <w:tcPr>
            <w:tcW w:w="1260" w:type="dxa"/>
            <w:noWrap/>
          </w:tcPr>
          <w:p w14:paraId="63780745" w14:textId="77777777" w:rsidR="00446F89" w:rsidRDefault="00446F89">
            <w:pPr>
              <w:spacing w:after="0"/>
              <w:rPr>
                <w:szCs w:val="24"/>
              </w:rPr>
            </w:pPr>
            <w:r>
              <w:rPr>
                <w:szCs w:val="24"/>
              </w:rPr>
              <w:t>OCS</w:t>
            </w:r>
          </w:p>
        </w:tc>
        <w:tc>
          <w:tcPr>
            <w:tcW w:w="4320" w:type="dxa"/>
          </w:tcPr>
          <w:p w14:paraId="0EBBCA38" w14:textId="77777777" w:rsidR="00446F89" w:rsidRDefault="00446F89">
            <w:pPr>
              <w:spacing w:after="0"/>
              <w:rPr>
                <w:szCs w:val="24"/>
              </w:rPr>
            </w:pPr>
          </w:p>
        </w:tc>
        <w:tc>
          <w:tcPr>
            <w:tcW w:w="1080" w:type="dxa"/>
          </w:tcPr>
          <w:p w14:paraId="55498C40" w14:textId="77777777" w:rsidR="00446F89" w:rsidRDefault="00446F89">
            <w:pPr>
              <w:spacing w:after="0"/>
              <w:rPr>
                <w:b/>
                <w:szCs w:val="24"/>
              </w:rPr>
            </w:pPr>
            <w:r>
              <w:rPr>
                <w:b/>
                <w:szCs w:val="24"/>
              </w:rPr>
              <w:t>H</w:t>
            </w:r>
          </w:p>
        </w:tc>
      </w:tr>
      <w:tr w:rsidR="00446F89" w14:paraId="64938B47" w14:textId="77777777">
        <w:tblPrEx>
          <w:tblLook w:val="01E0" w:firstRow="1" w:lastRow="1" w:firstColumn="1" w:lastColumn="1" w:noHBand="0" w:noVBand="0"/>
        </w:tblPrEx>
        <w:trPr>
          <w:cantSplit/>
          <w:trHeight w:val="315"/>
        </w:trPr>
        <w:tc>
          <w:tcPr>
            <w:tcW w:w="1008" w:type="dxa"/>
            <w:noWrap/>
          </w:tcPr>
          <w:p w14:paraId="00CCFDDD" w14:textId="77777777" w:rsidR="00446F89" w:rsidRDefault="00446F89">
            <w:pPr>
              <w:spacing w:after="0"/>
              <w:rPr>
                <w:szCs w:val="24"/>
              </w:rPr>
            </w:pPr>
            <w:r>
              <w:rPr>
                <w:szCs w:val="24"/>
              </w:rPr>
              <w:t>X-925</w:t>
            </w:r>
          </w:p>
        </w:tc>
        <w:tc>
          <w:tcPr>
            <w:tcW w:w="4392" w:type="dxa"/>
          </w:tcPr>
          <w:p w14:paraId="5333BE95" w14:textId="77777777" w:rsidR="00446F89" w:rsidRDefault="00446F89">
            <w:pPr>
              <w:spacing w:after="0"/>
              <w:rPr>
                <w:szCs w:val="24"/>
              </w:rPr>
            </w:pPr>
            <w:r>
              <w:rPr>
                <w:szCs w:val="24"/>
              </w:rPr>
              <w:t xml:space="preserve">The </w:t>
            </w:r>
            <w:r>
              <w:rPr>
                <w:i/>
                <w:szCs w:val="24"/>
              </w:rPr>
              <w:t>Clarus</w:t>
            </w:r>
            <w:r>
              <w:rPr>
                <w:szCs w:val="24"/>
              </w:rPr>
              <w:t xml:space="preserve"> program shall maintain information about service provider communications.</w:t>
            </w:r>
          </w:p>
        </w:tc>
        <w:tc>
          <w:tcPr>
            <w:tcW w:w="1260" w:type="dxa"/>
            <w:noWrap/>
          </w:tcPr>
          <w:p w14:paraId="0323416B" w14:textId="77777777" w:rsidR="00446F89" w:rsidRDefault="00446F89">
            <w:pPr>
              <w:spacing w:after="0"/>
              <w:rPr>
                <w:szCs w:val="24"/>
              </w:rPr>
            </w:pPr>
            <w:r>
              <w:rPr>
                <w:szCs w:val="24"/>
              </w:rPr>
              <w:t>OCS</w:t>
            </w:r>
          </w:p>
        </w:tc>
        <w:tc>
          <w:tcPr>
            <w:tcW w:w="4320" w:type="dxa"/>
          </w:tcPr>
          <w:p w14:paraId="7A916495" w14:textId="77777777" w:rsidR="00446F89" w:rsidRDefault="00446F89">
            <w:pPr>
              <w:spacing w:after="0"/>
              <w:rPr>
                <w:szCs w:val="24"/>
              </w:rPr>
            </w:pPr>
          </w:p>
        </w:tc>
        <w:tc>
          <w:tcPr>
            <w:tcW w:w="1080" w:type="dxa"/>
          </w:tcPr>
          <w:p w14:paraId="36CCA99C" w14:textId="77777777" w:rsidR="00446F89" w:rsidRDefault="00446F89">
            <w:pPr>
              <w:spacing w:after="0"/>
              <w:rPr>
                <w:b/>
                <w:szCs w:val="24"/>
              </w:rPr>
            </w:pPr>
            <w:r>
              <w:rPr>
                <w:b/>
                <w:szCs w:val="24"/>
              </w:rPr>
              <w:t>M</w:t>
            </w:r>
          </w:p>
        </w:tc>
      </w:tr>
      <w:tr w:rsidR="00446F89" w14:paraId="63046255" w14:textId="77777777">
        <w:tblPrEx>
          <w:tblLook w:val="01E0" w:firstRow="1" w:lastRow="1" w:firstColumn="1" w:lastColumn="1" w:noHBand="0" w:noVBand="0"/>
        </w:tblPrEx>
        <w:trPr>
          <w:cantSplit/>
          <w:trHeight w:val="315"/>
        </w:trPr>
        <w:tc>
          <w:tcPr>
            <w:tcW w:w="1008" w:type="dxa"/>
            <w:noWrap/>
          </w:tcPr>
          <w:p w14:paraId="0B53192F" w14:textId="77777777" w:rsidR="00446F89" w:rsidRDefault="00446F89">
            <w:pPr>
              <w:spacing w:after="0"/>
              <w:rPr>
                <w:szCs w:val="24"/>
              </w:rPr>
            </w:pPr>
            <w:r>
              <w:rPr>
                <w:szCs w:val="24"/>
              </w:rPr>
              <w:t>X-931</w:t>
            </w:r>
          </w:p>
        </w:tc>
        <w:tc>
          <w:tcPr>
            <w:tcW w:w="4392" w:type="dxa"/>
          </w:tcPr>
          <w:p w14:paraId="0DF9D341" w14:textId="77777777" w:rsidR="00446F89" w:rsidRDefault="00446F89">
            <w:pPr>
              <w:spacing w:after="0"/>
              <w:rPr>
                <w:szCs w:val="24"/>
              </w:rPr>
            </w:pPr>
            <w:r>
              <w:rPr>
                <w:szCs w:val="24"/>
              </w:rPr>
              <w:t xml:space="preserve">The </w:t>
            </w:r>
            <w:r>
              <w:rPr>
                <w:i/>
                <w:szCs w:val="24"/>
              </w:rPr>
              <w:t>Clarus</w:t>
            </w:r>
            <w:r>
              <w:rPr>
                <w:szCs w:val="24"/>
              </w:rPr>
              <w:t xml:space="preserve"> program shall maintain information about service provider access to data.</w:t>
            </w:r>
          </w:p>
        </w:tc>
        <w:tc>
          <w:tcPr>
            <w:tcW w:w="1260" w:type="dxa"/>
            <w:noWrap/>
          </w:tcPr>
          <w:p w14:paraId="442A1A69" w14:textId="77777777" w:rsidR="00446F89" w:rsidRDefault="00446F89">
            <w:pPr>
              <w:spacing w:after="0"/>
              <w:rPr>
                <w:szCs w:val="24"/>
              </w:rPr>
            </w:pPr>
            <w:r>
              <w:rPr>
                <w:szCs w:val="24"/>
              </w:rPr>
              <w:t>OCS</w:t>
            </w:r>
          </w:p>
        </w:tc>
        <w:tc>
          <w:tcPr>
            <w:tcW w:w="4320" w:type="dxa"/>
          </w:tcPr>
          <w:p w14:paraId="1E441805" w14:textId="77777777" w:rsidR="00446F89" w:rsidRDefault="00446F89">
            <w:pPr>
              <w:spacing w:after="0"/>
              <w:rPr>
                <w:szCs w:val="24"/>
              </w:rPr>
            </w:pPr>
          </w:p>
        </w:tc>
        <w:tc>
          <w:tcPr>
            <w:tcW w:w="1080" w:type="dxa"/>
          </w:tcPr>
          <w:p w14:paraId="355A448B" w14:textId="77777777" w:rsidR="00446F89" w:rsidRDefault="00446F89">
            <w:pPr>
              <w:spacing w:after="0"/>
              <w:rPr>
                <w:b/>
                <w:szCs w:val="24"/>
              </w:rPr>
            </w:pPr>
            <w:r>
              <w:rPr>
                <w:b/>
                <w:szCs w:val="24"/>
              </w:rPr>
              <w:t>H</w:t>
            </w:r>
          </w:p>
        </w:tc>
      </w:tr>
      <w:tr w:rsidR="00446F89" w14:paraId="05D482A6" w14:textId="77777777">
        <w:tblPrEx>
          <w:tblLook w:val="01E0" w:firstRow="1" w:lastRow="1" w:firstColumn="1" w:lastColumn="1" w:noHBand="0" w:noVBand="0"/>
        </w:tblPrEx>
        <w:trPr>
          <w:cantSplit/>
          <w:trHeight w:val="630"/>
        </w:trPr>
        <w:tc>
          <w:tcPr>
            <w:tcW w:w="1008" w:type="dxa"/>
            <w:noWrap/>
          </w:tcPr>
          <w:p w14:paraId="3A3D4EEA" w14:textId="77777777" w:rsidR="00446F89" w:rsidRDefault="00446F89">
            <w:pPr>
              <w:spacing w:after="0"/>
              <w:rPr>
                <w:bCs/>
                <w:szCs w:val="24"/>
              </w:rPr>
            </w:pPr>
            <w:r>
              <w:rPr>
                <w:bCs/>
                <w:szCs w:val="24"/>
              </w:rPr>
              <w:t>X-935</w:t>
            </w:r>
          </w:p>
        </w:tc>
        <w:tc>
          <w:tcPr>
            <w:tcW w:w="4392" w:type="dxa"/>
          </w:tcPr>
          <w:p w14:paraId="5D094065" w14:textId="77777777" w:rsidR="00446F89" w:rsidRDefault="00446F89">
            <w:pPr>
              <w:spacing w:after="0"/>
              <w:rPr>
                <w:bCs/>
                <w:szCs w:val="24"/>
              </w:rPr>
            </w:pPr>
            <w:r>
              <w:rPr>
                <w:bCs/>
                <w:szCs w:val="24"/>
              </w:rPr>
              <w:t xml:space="preserve">The </w:t>
            </w:r>
            <w:r>
              <w:rPr>
                <w:bCs/>
                <w:i/>
                <w:szCs w:val="24"/>
              </w:rPr>
              <w:t>Clarus</w:t>
            </w:r>
            <w:r>
              <w:rPr>
                <w:bCs/>
                <w:szCs w:val="24"/>
              </w:rPr>
              <w:t xml:space="preserve"> program shall allow potential weather element data providers to request permission to submit weather information.</w:t>
            </w:r>
          </w:p>
        </w:tc>
        <w:tc>
          <w:tcPr>
            <w:tcW w:w="1260" w:type="dxa"/>
            <w:noWrap/>
          </w:tcPr>
          <w:p w14:paraId="46F85748" w14:textId="77777777" w:rsidR="00446F89" w:rsidRDefault="00446F89">
            <w:pPr>
              <w:spacing w:after="0"/>
              <w:rPr>
                <w:bCs/>
                <w:szCs w:val="24"/>
              </w:rPr>
            </w:pPr>
            <w:r>
              <w:rPr>
                <w:bCs/>
                <w:szCs w:val="24"/>
              </w:rPr>
              <w:t>MHI</w:t>
            </w:r>
          </w:p>
        </w:tc>
        <w:tc>
          <w:tcPr>
            <w:tcW w:w="4320" w:type="dxa"/>
          </w:tcPr>
          <w:p w14:paraId="403930E9" w14:textId="77777777" w:rsidR="00446F89" w:rsidRDefault="00446F89">
            <w:pPr>
              <w:spacing w:after="0"/>
              <w:rPr>
                <w:b/>
                <w:szCs w:val="24"/>
              </w:rPr>
            </w:pPr>
          </w:p>
        </w:tc>
        <w:tc>
          <w:tcPr>
            <w:tcW w:w="1080" w:type="dxa"/>
          </w:tcPr>
          <w:p w14:paraId="6D16269F" w14:textId="77777777" w:rsidR="00446F89" w:rsidRDefault="00446F89">
            <w:pPr>
              <w:spacing w:after="0"/>
              <w:rPr>
                <w:b/>
                <w:szCs w:val="24"/>
              </w:rPr>
            </w:pPr>
            <w:r>
              <w:rPr>
                <w:b/>
                <w:szCs w:val="24"/>
              </w:rPr>
              <w:t>H</w:t>
            </w:r>
          </w:p>
        </w:tc>
      </w:tr>
    </w:tbl>
    <w:p w14:paraId="44A4C889" w14:textId="77777777" w:rsidR="00446F89" w:rsidRDefault="00446F89">
      <w:pPr>
        <w:pStyle w:val="BodyText2"/>
      </w:pPr>
    </w:p>
    <w:p w14:paraId="00AE0C63" w14:textId="77777777" w:rsidR="00446F89" w:rsidRDefault="00446F89">
      <w:pPr>
        <w:pStyle w:val="Appendix"/>
        <w:numPr>
          <w:ilvl w:val="0"/>
          <w:numId w:val="0"/>
        </w:numPr>
        <w:sectPr w:rsidR="00446F89">
          <w:headerReference w:type="default" r:id="rId24"/>
          <w:footerReference w:type="default" r:id="rId25"/>
          <w:endnotePr>
            <w:numFmt w:val="decimal"/>
          </w:endnotePr>
          <w:pgSz w:w="15840" w:h="12240" w:orient="landscape"/>
          <w:pgMar w:top="1260" w:right="1267" w:bottom="1260" w:left="1440" w:header="720" w:footer="0" w:gutter="0"/>
          <w:cols w:space="720"/>
          <w:docGrid w:linePitch="360"/>
        </w:sectPr>
      </w:pPr>
    </w:p>
    <w:p w14:paraId="301DD28F" w14:textId="77777777" w:rsidR="00446F89" w:rsidRDefault="00446F89">
      <w:pPr>
        <w:pStyle w:val="Appendix"/>
      </w:pPr>
      <w:r>
        <w:lastRenderedPageBreak/>
        <w:t xml:space="preserve"> </w:t>
      </w:r>
      <w:bookmarkStart w:id="47" w:name="_Toc102384476"/>
      <w:bookmarkStart w:id="48" w:name="_Toc108576533"/>
      <w:r>
        <w:t>definitions, acronyms, and abbreviations</w:t>
      </w:r>
      <w:bookmarkEnd w:id="47"/>
      <w:bookmarkEnd w:id="48"/>
    </w:p>
    <w:p w14:paraId="03239251" w14:textId="77777777" w:rsidR="00446F89" w:rsidRDefault="00446F89">
      <w:pPr>
        <w:pStyle w:val="BodyText"/>
      </w:pPr>
      <w:r>
        <w:t>The following table provides definitions of terms, acronyms, and abbreviations to assist interpretation of this document.</w:t>
      </w:r>
    </w:p>
    <w:tbl>
      <w:tblPr>
        <w:tblW w:w="4941" w:type="pct"/>
        <w:tblBorders>
          <w:top w:val="single" w:sz="6" w:space="0" w:color="000000"/>
          <w:left w:val="single" w:sz="12" w:space="0" w:color="000000"/>
          <w:bottom w:val="single" w:sz="6" w:space="0" w:color="000000"/>
          <w:right w:val="single" w:sz="12" w:space="0" w:color="000000"/>
          <w:insideV w:val="single" w:sz="6" w:space="0" w:color="000000"/>
        </w:tblBorders>
        <w:tblLook w:val="0020" w:firstRow="1" w:lastRow="0" w:firstColumn="0" w:lastColumn="0" w:noHBand="0" w:noVBand="0"/>
      </w:tblPr>
      <w:tblGrid>
        <w:gridCol w:w="2118"/>
        <w:gridCol w:w="6390"/>
      </w:tblGrid>
      <w:tr w:rsidR="00446F89" w14:paraId="0791AB2E" w14:textId="77777777">
        <w:trPr>
          <w:cantSplit/>
          <w:tblHeader/>
        </w:trPr>
        <w:tc>
          <w:tcPr>
            <w:tcW w:w="1245" w:type="pct"/>
            <w:tcBorders>
              <w:bottom w:val="single" w:sz="6" w:space="0" w:color="000000"/>
            </w:tcBorders>
            <w:shd w:val="pct30" w:color="FFFF00" w:fill="FFFFFF"/>
          </w:tcPr>
          <w:p w14:paraId="06B0EEA8" w14:textId="77777777" w:rsidR="00446F89" w:rsidRDefault="00446F89">
            <w:pPr>
              <w:pStyle w:val="BodyText"/>
              <w:ind w:left="0"/>
              <w:rPr>
                <w:b/>
              </w:rPr>
            </w:pPr>
            <w:r>
              <w:rPr>
                <w:b/>
              </w:rPr>
              <w:t>Term</w:t>
            </w:r>
          </w:p>
        </w:tc>
        <w:tc>
          <w:tcPr>
            <w:tcW w:w="3755" w:type="pct"/>
            <w:tcBorders>
              <w:bottom w:val="single" w:sz="6" w:space="0" w:color="000000"/>
            </w:tcBorders>
            <w:shd w:val="pct30" w:color="FFFF00" w:fill="FFFFFF"/>
          </w:tcPr>
          <w:p w14:paraId="4CC047DC" w14:textId="77777777" w:rsidR="00446F89" w:rsidRDefault="00446F89">
            <w:pPr>
              <w:pStyle w:val="BodyText"/>
              <w:ind w:left="0"/>
              <w:rPr>
                <w:b/>
              </w:rPr>
            </w:pPr>
            <w:r>
              <w:rPr>
                <w:b/>
              </w:rPr>
              <w:t>Definition</w:t>
            </w:r>
          </w:p>
        </w:tc>
      </w:tr>
      <w:tr w:rsidR="00446F89" w14:paraId="0F7835A8" w14:textId="77777777">
        <w:trPr>
          <w:cantSplit/>
        </w:trPr>
        <w:tc>
          <w:tcPr>
            <w:tcW w:w="1245" w:type="pct"/>
          </w:tcPr>
          <w:p w14:paraId="7A60B1A4" w14:textId="77777777" w:rsidR="00446F89" w:rsidRDefault="00446F89">
            <w:pPr>
              <w:pStyle w:val="BodyText"/>
              <w:ind w:left="0"/>
              <w:rPr>
                <w:sz w:val="20"/>
                <w:szCs w:val="20"/>
              </w:rPr>
            </w:pPr>
            <w:r>
              <w:rPr>
                <w:sz w:val="20"/>
                <w:szCs w:val="20"/>
              </w:rPr>
              <w:t>CCTV</w:t>
            </w:r>
          </w:p>
        </w:tc>
        <w:tc>
          <w:tcPr>
            <w:tcW w:w="3755" w:type="pct"/>
          </w:tcPr>
          <w:p w14:paraId="6A8BC7AD" w14:textId="77777777" w:rsidR="00446F89" w:rsidRDefault="00446F89">
            <w:pPr>
              <w:pStyle w:val="BodyText"/>
              <w:ind w:left="0"/>
              <w:rPr>
                <w:sz w:val="20"/>
                <w:szCs w:val="20"/>
              </w:rPr>
            </w:pPr>
            <w:r>
              <w:rPr>
                <w:sz w:val="20"/>
                <w:szCs w:val="20"/>
              </w:rPr>
              <w:t>Closed Circuit Television</w:t>
            </w:r>
          </w:p>
        </w:tc>
      </w:tr>
      <w:tr w:rsidR="00446F89" w14:paraId="747D755D" w14:textId="77777777">
        <w:trPr>
          <w:cantSplit/>
        </w:trPr>
        <w:tc>
          <w:tcPr>
            <w:tcW w:w="1245" w:type="pct"/>
          </w:tcPr>
          <w:p w14:paraId="11AF2089" w14:textId="77777777" w:rsidR="00446F89" w:rsidRDefault="00446F89">
            <w:pPr>
              <w:pStyle w:val="BodyText"/>
              <w:ind w:left="0"/>
              <w:rPr>
                <w:sz w:val="20"/>
                <w:szCs w:val="20"/>
              </w:rPr>
            </w:pPr>
            <w:r>
              <w:rPr>
                <w:sz w:val="20"/>
                <w:szCs w:val="20"/>
              </w:rPr>
              <w:t>ConOps</w:t>
            </w:r>
          </w:p>
        </w:tc>
        <w:tc>
          <w:tcPr>
            <w:tcW w:w="3755" w:type="pct"/>
          </w:tcPr>
          <w:p w14:paraId="067FEB95" w14:textId="77777777" w:rsidR="00446F89" w:rsidRDefault="00446F89">
            <w:pPr>
              <w:pStyle w:val="BodyText"/>
              <w:ind w:left="0"/>
              <w:rPr>
                <w:sz w:val="20"/>
                <w:szCs w:val="20"/>
              </w:rPr>
            </w:pPr>
            <w:r>
              <w:rPr>
                <w:sz w:val="20"/>
                <w:szCs w:val="20"/>
              </w:rPr>
              <w:t>Concept of Operations</w:t>
            </w:r>
          </w:p>
        </w:tc>
      </w:tr>
      <w:tr w:rsidR="00446F89" w14:paraId="7446EC71" w14:textId="77777777">
        <w:trPr>
          <w:cantSplit/>
        </w:trPr>
        <w:tc>
          <w:tcPr>
            <w:tcW w:w="1245" w:type="pct"/>
          </w:tcPr>
          <w:p w14:paraId="0C0C6082" w14:textId="77777777" w:rsidR="00446F89" w:rsidRDefault="00446F89">
            <w:pPr>
              <w:pStyle w:val="BodyText"/>
              <w:ind w:left="0"/>
              <w:rPr>
                <w:sz w:val="20"/>
                <w:szCs w:val="20"/>
              </w:rPr>
            </w:pPr>
            <w:r>
              <w:rPr>
                <w:sz w:val="20"/>
                <w:szCs w:val="20"/>
              </w:rPr>
              <w:t>DOT</w:t>
            </w:r>
          </w:p>
        </w:tc>
        <w:tc>
          <w:tcPr>
            <w:tcW w:w="3755" w:type="pct"/>
          </w:tcPr>
          <w:p w14:paraId="51DF081C" w14:textId="77777777" w:rsidR="00446F89" w:rsidRDefault="00446F89">
            <w:pPr>
              <w:pStyle w:val="BodyText"/>
              <w:ind w:left="0"/>
              <w:rPr>
                <w:sz w:val="20"/>
                <w:szCs w:val="20"/>
              </w:rPr>
            </w:pPr>
            <w:r>
              <w:rPr>
                <w:sz w:val="20"/>
                <w:szCs w:val="20"/>
              </w:rPr>
              <w:t>Department of Transportation</w:t>
            </w:r>
          </w:p>
        </w:tc>
      </w:tr>
      <w:tr w:rsidR="00446F89" w14:paraId="7F92930C" w14:textId="77777777">
        <w:trPr>
          <w:cantSplit/>
        </w:trPr>
        <w:tc>
          <w:tcPr>
            <w:tcW w:w="1245" w:type="pct"/>
          </w:tcPr>
          <w:p w14:paraId="5FE995D2" w14:textId="77777777" w:rsidR="00446F89" w:rsidRDefault="00446F89">
            <w:pPr>
              <w:pStyle w:val="BodyText"/>
              <w:ind w:left="0"/>
              <w:rPr>
                <w:sz w:val="20"/>
                <w:szCs w:val="20"/>
              </w:rPr>
            </w:pPr>
            <w:r>
              <w:rPr>
                <w:sz w:val="20"/>
                <w:szCs w:val="20"/>
              </w:rPr>
              <w:t>DSS</w:t>
            </w:r>
          </w:p>
        </w:tc>
        <w:tc>
          <w:tcPr>
            <w:tcW w:w="3755" w:type="pct"/>
          </w:tcPr>
          <w:p w14:paraId="1F259359" w14:textId="77777777" w:rsidR="00446F89" w:rsidRDefault="00446F89">
            <w:pPr>
              <w:pStyle w:val="BodyText"/>
              <w:ind w:left="0"/>
              <w:rPr>
                <w:sz w:val="20"/>
                <w:szCs w:val="20"/>
              </w:rPr>
            </w:pPr>
            <w:r>
              <w:rPr>
                <w:sz w:val="20"/>
                <w:szCs w:val="20"/>
              </w:rPr>
              <w:t>Decision Support System</w:t>
            </w:r>
          </w:p>
        </w:tc>
      </w:tr>
      <w:tr w:rsidR="00446F89" w14:paraId="4E06342D" w14:textId="77777777">
        <w:trPr>
          <w:cantSplit/>
        </w:trPr>
        <w:tc>
          <w:tcPr>
            <w:tcW w:w="1245" w:type="pct"/>
          </w:tcPr>
          <w:p w14:paraId="35202BC5" w14:textId="77777777" w:rsidR="00446F89" w:rsidRDefault="00446F89">
            <w:pPr>
              <w:pStyle w:val="BodyText"/>
              <w:ind w:left="0"/>
              <w:rPr>
                <w:sz w:val="20"/>
                <w:szCs w:val="20"/>
              </w:rPr>
            </w:pPr>
            <w:r>
              <w:rPr>
                <w:sz w:val="20"/>
                <w:szCs w:val="20"/>
              </w:rPr>
              <w:t>DST</w:t>
            </w:r>
          </w:p>
        </w:tc>
        <w:tc>
          <w:tcPr>
            <w:tcW w:w="3755" w:type="pct"/>
          </w:tcPr>
          <w:p w14:paraId="2E3BFA83" w14:textId="77777777" w:rsidR="00446F89" w:rsidRDefault="00446F89">
            <w:pPr>
              <w:pStyle w:val="BodyText"/>
              <w:ind w:left="0"/>
              <w:rPr>
                <w:sz w:val="20"/>
                <w:szCs w:val="20"/>
              </w:rPr>
            </w:pPr>
            <w:r>
              <w:rPr>
                <w:sz w:val="20"/>
                <w:szCs w:val="20"/>
              </w:rPr>
              <w:t>Daylight Saving Time</w:t>
            </w:r>
          </w:p>
        </w:tc>
      </w:tr>
      <w:tr w:rsidR="00446F89" w14:paraId="6AFF1A6A" w14:textId="77777777">
        <w:trPr>
          <w:cantSplit/>
        </w:trPr>
        <w:tc>
          <w:tcPr>
            <w:tcW w:w="1245" w:type="pct"/>
          </w:tcPr>
          <w:p w14:paraId="5F0C9237" w14:textId="77777777" w:rsidR="00446F89" w:rsidRDefault="00446F89">
            <w:pPr>
              <w:pStyle w:val="BodyText"/>
              <w:ind w:left="0"/>
              <w:rPr>
                <w:sz w:val="20"/>
                <w:szCs w:val="20"/>
              </w:rPr>
            </w:pPr>
            <w:r>
              <w:rPr>
                <w:sz w:val="20"/>
                <w:szCs w:val="20"/>
              </w:rPr>
              <w:t>environmental data</w:t>
            </w:r>
          </w:p>
        </w:tc>
        <w:tc>
          <w:tcPr>
            <w:tcW w:w="3755" w:type="pct"/>
          </w:tcPr>
          <w:p w14:paraId="00522917" w14:textId="77777777" w:rsidR="00446F89" w:rsidRDefault="00446F89">
            <w:pPr>
              <w:pStyle w:val="BodyText"/>
              <w:ind w:left="0"/>
              <w:rPr>
                <w:sz w:val="20"/>
                <w:szCs w:val="20"/>
              </w:rPr>
            </w:pPr>
            <w:r>
              <w:rPr>
                <w:sz w:val="20"/>
                <w:szCs w:val="20"/>
              </w:rPr>
              <w:t xml:space="preserve">In the </w:t>
            </w:r>
            <w:r>
              <w:rPr>
                <w:i/>
                <w:sz w:val="20"/>
                <w:szCs w:val="20"/>
              </w:rPr>
              <w:t>Clarus</w:t>
            </w:r>
            <w:r>
              <w:rPr>
                <w:sz w:val="20"/>
                <w:szCs w:val="20"/>
              </w:rPr>
              <w:t xml:space="preserve"> context, includes all data defined in NTCIP 1204 (Ref. 8).</w:t>
            </w:r>
          </w:p>
        </w:tc>
      </w:tr>
      <w:tr w:rsidR="00446F89" w14:paraId="4756EB1B" w14:textId="77777777">
        <w:trPr>
          <w:cantSplit/>
        </w:trPr>
        <w:tc>
          <w:tcPr>
            <w:tcW w:w="1245" w:type="pct"/>
          </w:tcPr>
          <w:p w14:paraId="57A54427" w14:textId="77777777" w:rsidR="00446F89" w:rsidRDefault="00446F89">
            <w:pPr>
              <w:pStyle w:val="BodyText"/>
              <w:ind w:left="0"/>
              <w:rPr>
                <w:sz w:val="20"/>
                <w:szCs w:val="20"/>
              </w:rPr>
            </w:pPr>
            <w:r>
              <w:rPr>
                <w:sz w:val="20"/>
                <w:szCs w:val="20"/>
              </w:rPr>
              <w:t>ESS</w:t>
            </w:r>
          </w:p>
        </w:tc>
        <w:tc>
          <w:tcPr>
            <w:tcW w:w="3755" w:type="pct"/>
          </w:tcPr>
          <w:p w14:paraId="7A3466C1" w14:textId="77777777" w:rsidR="00446F89" w:rsidRDefault="00446F89">
            <w:pPr>
              <w:pStyle w:val="BodyText"/>
              <w:ind w:left="0"/>
              <w:rPr>
                <w:sz w:val="20"/>
                <w:szCs w:val="20"/>
              </w:rPr>
            </w:pPr>
            <w:r>
              <w:rPr>
                <w:sz w:val="20"/>
                <w:szCs w:val="20"/>
              </w:rPr>
              <w:t>Environmental Sensor Station</w:t>
            </w:r>
          </w:p>
        </w:tc>
      </w:tr>
      <w:tr w:rsidR="00446F89" w14:paraId="2DAECE06" w14:textId="77777777">
        <w:trPr>
          <w:cantSplit/>
        </w:trPr>
        <w:tc>
          <w:tcPr>
            <w:tcW w:w="1245" w:type="pct"/>
          </w:tcPr>
          <w:p w14:paraId="6C864159" w14:textId="77777777" w:rsidR="00446F89" w:rsidRDefault="00446F89">
            <w:pPr>
              <w:pStyle w:val="BodyText"/>
              <w:ind w:left="0"/>
              <w:rPr>
                <w:sz w:val="20"/>
                <w:szCs w:val="20"/>
              </w:rPr>
            </w:pPr>
            <w:r>
              <w:rPr>
                <w:sz w:val="20"/>
                <w:szCs w:val="20"/>
              </w:rPr>
              <w:t>FHWA</w:t>
            </w:r>
          </w:p>
        </w:tc>
        <w:tc>
          <w:tcPr>
            <w:tcW w:w="3755" w:type="pct"/>
          </w:tcPr>
          <w:p w14:paraId="7585EBAA" w14:textId="77777777" w:rsidR="00446F89" w:rsidRDefault="00446F89">
            <w:pPr>
              <w:pStyle w:val="BodyText"/>
              <w:ind w:left="0"/>
              <w:rPr>
                <w:sz w:val="20"/>
                <w:szCs w:val="20"/>
              </w:rPr>
            </w:pPr>
            <w:r>
              <w:rPr>
                <w:sz w:val="20"/>
                <w:szCs w:val="20"/>
              </w:rPr>
              <w:t>Federal Highway Administration</w:t>
            </w:r>
          </w:p>
        </w:tc>
      </w:tr>
      <w:tr w:rsidR="00446F89" w14:paraId="3B9A54B1" w14:textId="77777777">
        <w:trPr>
          <w:cantSplit/>
        </w:trPr>
        <w:tc>
          <w:tcPr>
            <w:tcW w:w="1245" w:type="pct"/>
          </w:tcPr>
          <w:p w14:paraId="262279FF" w14:textId="77777777" w:rsidR="00446F89" w:rsidRDefault="00446F89">
            <w:pPr>
              <w:pStyle w:val="BodyText"/>
              <w:ind w:left="0"/>
              <w:rPr>
                <w:sz w:val="20"/>
                <w:szCs w:val="20"/>
              </w:rPr>
            </w:pPr>
            <w:r>
              <w:rPr>
                <w:sz w:val="20"/>
                <w:szCs w:val="20"/>
              </w:rPr>
              <w:t>GPS</w:t>
            </w:r>
          </w:p>
        </w:tc>
        <w:tc>
          <w:tcPr>
            <w:tcW w:w="3755" w:type="pct"/>
          </w:tcPr>
          <w:p w14:paraId="13AEFFDC" w14:textId="77777777" w:rsidR="00446F89" w:rsidRDefault="00446F89">
            <w:pPr>
              <w:pStyle w:val="BodyText"/>
              <w:ind w:left="0"/>
              <w:rPr>
                <w:sz w:val="20"/>
                <w:szCs w:val="20"/>
              </w:rPr>
            </w:pPr>
            <w:r>
              <w:rPr>
                <w:sz w:val="20"/>
                <w:szCs w:val="20"/>
              </w:rPr>
              <w:t>Global Positioning System</w:t>
            </w:r>
          </w:p>
        </w:tc>
      </w:tr>
      <w:tr w:rsidR="00446F89" w14:paraId="088CC4A1" w14:textId="77777777">
        <w:trPr>
          <w:cantSplit/>
        </w:trPr>
        <w:tc>
          <w:tcPr>
            <w:tcW w:w="1245" w:type="pct"/>
          </w:tcPr>
          <w:p w14:paraId="2AAFE5DD" w14:textId="77777777" w:rsidR="00446F89" w:rsidRDefault="00446F89">
            <w:pPr>
              <w:pStyle w:val="BodyText"/>
              <w:ind w:left="0"/>
              <w:rPr>
                <w:sz w:val="20"/>
                <w:szCs w:val="20"/>
              </w:rPr>
            </w:pPr>
            <w:r>
              <w:rPr>
                <w:sz w:val="20"/>
                <w:szCs w:val="20"/>
              </w:rPr>
              <w:t>HTML</w:t>
            </w:r>
          </w:p>
        </w:tc>
        <w:tc>
          <w:tcPr>
            <w:tcW w:w="3755" w:type="pct"/>
          </w:tcPr>
          <w:p w14:paraId="391227C7" w14:textId="77777777" w:rsidR="00446F89" w:rsidRDefault="00446F89">
            <w:pPr>
              <w:pStyle w:val="BodyText"/>
              <w:ind w:left="0"/>
              <w:rPr>
                <w:sz w:val="20"/>
                <w:szCs w:val="20"/>
              </w:rPr>
            </w:pPr>
            <w:r>
              <w:rPr>
                <w:sz w:val="20"/>
                <w:szCs w:val="20"/>
              </w:rPr>
              <w:t>Hypertext Markup Language</w:t>
            </w:r>
          </w:p>
        </w:tc>
      </w:tr>
      <w:tr w:rsidR="00446F89" w14:paraId="43649D2E" w14:textId="77777777">
        <w:trPr>
          <w:cantSplit/>
        </w:trPr>
        <w:tc>
          <w:tcPr>
            <w:tcW w:w="1245" w:type="pct"/>
          </w:tcPr>
          <w:p w14:paraId="1B6004F8" w14:textId="77777777" w:rsidR="00446F89" w:rsidRDefault="00446F89">
            <w:pPr>
              <w:pStyle w:val="BodyText"/>
              <w:ind w:left="0"/>
              <w:rPr>
                <w:sz w:val="20"/>
                <w:szCs w:val="20"/>
              </w:rPr>
            </w:pPr>
            <w:r>
              <w:rPr>
                <w:sz w:val="20"/>
                <w:szCs w:val="20"/>
              </w:rPr>
              <w:t>ICC</w:t>
            </w:r>
          </w:p>
        </w:tc>
        <w:tc>
          <w:tcPr>
            <w:tcW w:w="3755" w:type="pct"/>
          </w:tcPr>
          <w:p w14:paraId="4DAB6593" w14:textId="77777777" w:rsidR="00446F89" w:rsidRDefault="00446F89">
            <w:pPr>
              <w:pStyle w:val="BodyText"/>
              <w:ind w:left="0"/>
              <w:rPr>
                <w:sz w:val="20"/>
                <w:szCs w:val="20"/>
              </w:rPr>
            </w:pPr>
            <w:r>
              <w:rPr>
                <w:sz w:val="20"/>
                <w:szCs w:val="20"/>
              </w:rPr>
              <w:t>(</w:t>
            </w:r>
            <w:r>
              <w:rPr>
                <w:i/>
                <w:sz w:val="20"/>
                <w:szCs w:val="20"/>
              </w:rPr>
              <w:t>Clarus</w:t>
            </w:r>
            <w:r>
              <w:rPr>
                <w:sz w:val="20"/>
                <w:szCs w:val="20"/>
              </w:rPr>
              <w:t>) Initiative Coordinating Committee</w:t>
            </w:r>
          </w:p>
        </w:tc>
      </w:tr>
      <w:tr w:rsidR="00446F89" w14:paraId="0C04446B" w14:textId="77777777">
        <w:trPr>
          <w:cantSplit/>
        </w:trPr>
        <w:tc>
          <w:tcPr>
            <w:tcW w:w="1245" w:type="pct"/>
          </w:tcPr>
          <w:p w14:paraId="05EED351" w14:textId="77777777" w:rsidR="00446F89" w:rsidRDefault="00446F89">
            <w:pPr>
              <w:pStyle w:val="BodyText"/>
              <w:ind w:left="0"/>
              <w:rPr>
                <w:sz w:val="20"/>
                <w:szCs w:val="20"/>
              </w:rPr>
            </w:pPr>
            <w:r>
              <w:rPr>
                <w:sz w:val="20"/>
                <w:szCs w:val="20"/>
              </w:rPr>
              <w:t>IEEE</w:t>
            </w:r>
          </w:p>
        </w:tc>
        <w:tc>
          <w:tcPr>
            <w:tcW w:w="3755" w:type="pct"/>
          </w:tcPr>
          <w:p w14:paraId="362D8997" w14:textId="77777777" w:rsidR="00446F89" w:rsidRDefault="00446F89">
            <w:pPr>
              <w:pStyle w:val="BodyText"/>
              <w:ind w:left="0"/>
              <w:rPr>
                <w:sz w:val="20"/>
                <w:szCs w:val="20"/>
              </w:rPr>
            </w:pPr>
            <w:r>
              <w:rPr>
                <w:sz w:val="20"/>
                <w:szCs w:val="20"/>
              </w:rPr>
              <w:t>Institute of Electrical and Electronic Engineers</w:t>
            </w:r>
          </w:p>
        </w:tc>
      </w:tr>
      <w:tr w:rsidR="00446F89" w14:paraId="0B8346DB" w14:textId="77777777">
        <w:trPr>
          <w:cantSplit/>
        </w:trPr>
        <w:tc>
          <w:tcPr>
            <w:tcW w:w="1245" w:type="pct"/>
          </w:tcPr>
          <w:p w14:paraId="1AC17931" w14:textId="77777777" w:rsidR="00446F89" w:rsidRDefault="00446F89">
            <w:pPr>
              <w:pStyle w:val="BodyText"/>
              <w:ind w:left="0"/>
              <w:rPr>
                <w:sz w:val="20"/>
                <w:szCs w:val="20"/>
              </w:rPr>
            </w:pPr>
            <w:r>
              <w:rPr>
                <w:sz w:val="20"/>
                <w:szCs w:val="20"/>
              </w:rPr>
              <w:t>in situ</w:t>
            </w:r>
          </w:p>
        </w:tc>
        <w:tc>
          <w:tcPr>
            <w:tcW w:w="3755" w:type="pct"/>
          </w:tcPr>
          <w:p w14:paraId="0B5308BF" w14:textId="77777777" w:rsidR="00446F89" w:rsidRDefault="00446F89">
            <w:pPr>
              <w:pStyle w:val="BodyText"/>
              <w:ind w:left="0"/>
              <w:rPr>
                <w:sz w:val="20"/>
                <w:szCs w:val="20"/>
              </w:rPr>
            </w:pPr>
            <w:r>
              <w:rPr>
                <w:sz w:val="20"/>
                <w:szCs w:val="20"/>
              </w:rPr>
              <w:t>From Latin, “in situ” means “in place.” As applied to meteorological data, it refers to data specific to a (fixed) point of observation.</w:t>
            </w:r>
          </w:p>
        </w:tc>
      </w:tr>
      <w:tr w:rsidR="00446F89" w14:paraId="05932A5D" w14:textId="77777777">
        <w:trPr>
          <w:cantSplit/>
        </w:trPr>
        <w:tc>
          <w:tcPr>
            <w:tcW w:w="1245" w:type="pct"/>
          </w:tcPr>
          <w:p w14:paraId="4641ED44" w14:textId="77777777" w:rsidR="00446F89" w:rsidRDefault="00446F89">
            <w:pPr>
              <w:pStyle w:val="BodyText"/>
              <w:ind w:left="0"/>
              <w:rPr>
                <w:sz w:val="20"/>
                <w:szCs w:val="20"/>
              </w:rPr>
            </w:pPr>
            <w:r>
              <w:rPr>
                <w:sz w:val="20"/>
                <w:szCs w:val="20"/>
              </w:rPr>
              <w:t>IT</w:t>
            </w:r>
          </w:p>
        </w:tc>
        <w:tc>
          <w:tcPr>
            <w:tcW w:w="3755" w:type="pct"/>
          </w:tcPr>
          <w:p w14:paraId="6A381BE6" w14:textId="77777777" w:rsidR="00446F89" w:rsidRDefault="00446F89">
            <w:pPr>
              <w:pStyle w:val="BodyText"/>
              <w:ind w:left="0"/>
              <w:rPr>
                <w:sz w:val="20"/>
                <w:szCs w:val="20"/>
              </w:rPr>
            </w:pPr>
            <w:r>
              <w:rPr>
                <w:sz w:val="20"/>
                <w:szCs w:val="20"/>
              </w:rPr>
              <w:t>Information Technology</w:t>
            </w:r>
          </w:p>
        </w:tc>
      </w:tr>
      <w:tr w:rsidR="00446F89" w14:paraId="0940708B" w14:textId="77777777">
        <w:trPr>
          <w:cantSplit/>
        </w:trPr>
        <w:tc>
          <w:tcPr>
            <w:tcW w:w="1245" w:type="pct"/>
          </w:tcPr>
          <w:p w14:paraId="79CCE329" w14:textId="77777777" w:rsidR="00446F89" w:rsidRDefault="00446F89">
            <w:pPr>
              <w:pStyle w:val="BodyText"/>
              <w:ind w:left="0"/>
              <w:rPr>
                <w:sz w:val="20"/>
                <w:szCs w:val="20"/>
              </w:rPr>
            </w:pPr>
            <w:r>
              <w:rPr>
                <w:sz w:val="20"/>
                <w:szCs w:val="20"/>
              </w:rPr>
              <w:t>ITE</w:t>
            </w:r>
          </w:p>
        </w:tc>
        <w:tc>
          <w:tcPr>
            <w:tcW w:w="3755" w:type="pct"/>
          </w:tcPr>
          <w:p w14:paraId="443390A2" w14:textId="77777777" w:rsidR="00446F89" w:rsidRDefault="00446F89">
            <w:pPr>
              <w:pStyle w:val="BodyText"/>
              <w:ind w:left="0"/>
              <w:rPr>
                <w:sz w:val="20"/>
                <w:szCs w:val="20"/>
              </w:rPr>
            </w:pPr>
            <w:r>
              <w:rPr>
                <w:sz w:val="20"/>
                <w:szCs w:val="20"/>
              </w:rPr>
              <w:t>Institute of Transportation Engineers</w:t>
            </w:r>
          </w:p>
        </w:tc>
      </w:tr>
      <w:tr w:rsidR="00446F89" w14:paraId="03C416A8" w14:textId="77777777">
        <w:trPr>
          <w:cantSplit/>
        </w:trPr>
        <w:tc>
          <w:tcPr>
            <w:tcW w:w="1245" w:type="pct"/>
          </w:tcPr>
          <w:p w14:paraId="082A483C" w14:textId="77777777" w:rsidR="00446F89" w:rsidRDefault="00446F89">
            <w:pPr>
              <w:pStyle w:val="BodyText"/>
              <w:ind w:left="0"/>
              <w:rPr>
                <w:sz w:val="20"/>
                <w:szCs w:val="20"/>
              </w:rPr>
            </w:pPr>
            <w:r>
              <w:rPr>
                <w:sz w:val="20"/>
                <w:szCs w:val="20"/>
              </w:rPr>
              <w:t>ITS</w:t>
            </w:r>
          </w:p>
        </w:tc>
        <w:tc>
          <w:tcPr>
            <w:tcW w:w="3755" w:type="pct"/>
          </w:tcPr>
          <w:p w14:paraId="5921E110" w14:textId="77777777" w:rsidR="00446F89" w:rsidRDefault="00446F89">
            <w:pPr>
              <w:pStyle w:val="BodyText"/>
              <w:ind w:left="0"/>
              <w:rPr>
                <w:sz w:val="20"/>
                <w:szCs w:val="20"/>
              </w:rPr>
            </w:pPr>
            <w:r>
              <w:rPr>
                <w:sz w:val="20"/>
                <w:szCs w:val="20"/>
              </w:rPr>
              <w:t>Intelligent Transportation System</w:t>
            </w:r>
          </w:p>
        </w:tc>
      </w:tr>
      <w:tr w:rsidR="00446F89" w14:paraId="1079593A" w14:textId="77777777">
        <w:trPr>
          <w:cantSplit/>
        </w:trPr>
        <w:tc>
          <w:tcPr>
            <w:tcW w:w="1245" w:type="pct"/>
          </w:tcPr>
          <w:p w14:paraId="14A5D777" w14:textId="77777777" w:rsidR="00446F89" w:rsidRDefault="00446F89">
            <w:pPr>
              <w:pStyle w:val="BodyText"/>
              <w:ind w:left="0"/>
              <w:rPr>
                <w:sz w:val="20"/>
                <w:szCs w:val="20"/>
              </w:rPr>
            </w:pPr>
            <w:r>
              <w:rPr>
                <w:sz w:val="20"/>
                <w:szCs w:val="20"/>
              </w:rPr>
              <w:t>ITS America</w:t>
            </w:r>
          </w:p>
        </w:tc>
        <w:tc>
          <w:tcPr>
            <w:tcW w:w="3755" w:type="pct"/>
          </w:tcPr>
          <w:p w14:paraId="3947BF0E" w14:textId="77777777" w:rsidR="00446F89" w:rsidRDefault="00446F89">
            <w:pPr>
              <w:pStyle w:val="BodyText"/>
              <w:ind w:left="0"/>
              <w:rPr>
                <w:sz w:val="20"/>
                <w:szCs w:val="20"/>
              </w:rPr>
            </w:pPr>
            <w:r>
              <w:rPr>
                <w:sz w:val="20"/>
                <w:szCs w:val="20"/>
              </w:rPr>
              <w:t>Intelligent Transportation Society of America</w:t>
            </w:r>
          </w:p>
        </w:tc>
      </w:tr>
      <w:tr w:rsidR="00446F89" w14:paraId="7321DA26" w14:textId="77777777">
        <w:trPr>
          <w:cantSplit/>
        </w:trPr>
        <w:tc>
          <w:tcPr>
            <w:tcW w:w="1245" w:type="pct"/>
          </w:tcPr>
          <w:p w14:paraId="1A60B115" w14:textId="77777777" w:rsidR="00446F89" w:rsidRDefault="00446F89">
            <w:pPr>
              <w:pStyle w:val="BodyText"/>
              <w:ind w:left="0"/>
              <w:rPr>
                <w:sz w:val="20"/>
                <w:szCs w:val="20"/>
              </w:rPr>
            </w:pPr>
            <w:r>
              <w:rPr>
                <w:sz w:val="20"/>
                <w:szCs w:val="20"/>
              </w:rPr>
              <w:t>MADIS</w:t>
            </w:r>
          </w:p>
        </w:tc>
        <w:tc>
          <w:tcPr>
            <w:tcW w:w="3755" w:type="pct"/>
          </w:tcPr>
          <w:p w14:paraId="0A763026" w14:textId="77777777" w:rsidR="00446F89" w:rsidRDefault="00446F89">
            <w:pPr>
              <w:pStyle w:val="BodyText"/>
              <w:ind w:left="0"/>
              <w:rPr>
                <w:sz w:val="20"/>
                <w:szCs w:val="20"/>
              </w:rPr>
            </w:pPr>
            <w:r>
              <w:rPr>
                <w:sz w:val="20"/>
                <w:szCs w:val="20"/>
              </w:rPr>
              <w:t>Meteorological Assimilation Data Ingest System</w:t>
            </w:r>
          </w:p>
        </w:tc>
      </w:tr>
      <w:tr w:rsidR="00446F89" w14:paraId="0531E323" w14:textId="77777777">
        <w:trPr>
          <w:cantSplit/>
        </w:trPr>
        <w:tc>
          <w:tcPr>
            <w:tcW w:w="1245" w:type="pct"/>
          </w:tcPr>
          <w:p w14:paraId="74BAD46B" w14:textId="77777777" w:rsidR="00446F89" w:rsidRDefault="00446F89">
            <w:pPr>
              <w:pStyle w:val="BodyText"/>
              <w:ind w:left="0"/>
              <w:rPr>
                <w:sz w:val="20"/>
                <w:szCs w:val="20"/>
              </w:rPr>
            </w:pPr>
            <w:r>
              <w:rPr>
                <w:sz w:val="20"/>
                <w:szCs w:val="20"/>
              </w:rPr>
              <w:t>MDSS</w:t>
            </w:r>
          </w:p>
        </w:tc>
        <w:tc>
          <w:tcPr>
            <w:tcW w:w="3755" w:type="pct"/>
          </w:tcPr>
          <w:p w14:paraId="3E740D60" w14:textId="77777777" w:rsidR="00446F89" w:rsidRDefault="00446F89">
            <w:pPr>
              <w:pStyle w:val="BodyText"/>
              <w:ind w:left="0"/>
              <w:rPr>
                <w:sz w:val="20"/>
                <w:szCs w:val="20"/>
              </w:rPr>
            </w:pPr>
            <w:r>
              <w:rPr>
                <w:sz w:val="20"/>
                <w:szCs w:val="20"/>
              </w:rPr>
              <w:t>Maintenance Decision Support System</w:t>
            </w:r>
          </w:p>
        </w:tc>
      </w:tr>
      <w:tr w:rsidR="00446F89" w14:paraId="60054DE3" w14:textId="77777777">
        <w:trPr>
          <w:cantSplit/>
        </w:trPr>
        <w:tc>
          <w:tcPr>
            <w:tcW w:w="1245" w:type="pct"/>
          </w:tcPr>
          <w:p w14:paraId="65E35F39" w14:textId="77777777" w:rsidR="00446F89" w:rsidRDefault="00446F89">
            <w:pPr>
              <w:pStyle w:val="BodyText"/>
              <w:ind w:left="0"/>
              <w:rPr>
                <w:sz w:val="20"/>
                <w:szCs w:val="20"/>
              </w:rPr>
            </w:pPr>
            <w:r>
              <w:rPr>
                <w:sz w:val="20"/>
                <w:szCs w:val="20"/>
              </w:rPr>
              <w:t>metadata</w:t>
            </w:r>
          </w:p>
        </w:tc>
        <w:tc>
          <w:tcPr>
            <w:tcW w:w="3755" w:type="pct"/>
          </w:tcPr>
          <w:p w14:paraId="5EC8FFAC" w14:textId="77777777" w:rsidR="00446F89" w:rsidRDefault="00446F89">
            <w:pPr>
              <w:pStyle w:val="BodyText"/>
              <w:ind w:left="0"/>
              <w:rPr>
                <w:sz w:val="20"/>
                <w:szCs w:val="20"/>
              </w:rPr>
            </w:pPr>
            <w:r>
              <w:rPr>
                <w:sz w:val="20"/>
                <w:szCs w:val="20"/>
              </w:rPr>
              <w:t>In common information systems use, “metadata” is “data about data</w:t>
            </w:r>
            <w:r>
              <w:rPr>
                <w:rStyle w:val="PageNumber"/>
                <w:rFonts w:cs="Arial"/>
              </w:rPr>
              <w:t>.”</w:t>
            </w:r>
            <w:r>
              <w:rPr>
                <w:sz w:val="20"/>
              </w:rPr>
              <w:t xml:space="preserve"> Within the meteorological community, this use has been extended to include data about objects related to weather observations. For example, location data for an ESS becomes metadata for the observation data.</w:t>
            </w:r>
          </w:p>
        </w:tc>
      </w:tr>
      <w:tr w:rsidR="00446F89" w14:paraId="055190D1" w14:textId="77777777">
        <w:trPr>
          <w:cantSplit/>
        </w:trPr>
        <w:tc>
          <w:tcPr>
            <w:tcW w:w="1245" w:type="pct"/>
          </w:tcPr>
          <w:p w14:paraId="4689E697" w14:textId="77777777" w:rsidR="00446F89" w:rsidRDefault="00446F89">
            <w:pPr>
              <w:pStyle w:val="BodyText"/>
              <w:ind w:left="0"/>
              <w:rPr>
                <w:sz w:val="20"/>
                <w:szCs w:val="20"/>
              </w:rPr>
            </w:pPr>
            <w:r>
              <w:rPr>
                <w:sz w:val="20"/>
                <w:szCs w:val="20"/>
              </w:rPr>
              <w:t>MHI</w:t>
            </w:r>
          </w:p>
        </w:tc>
        <w:tc>
          <w:tcPr>
            <w:tcW w:w="3755" w:type="pct"/>
          </w:tcPr>
          <w:p w14:paraId="336002A0" w14:textId="77777777" w:rsidR="00446F89" w:rsidRDefault="00446F89">
            <w:pPr>
              <w:pStyle w:val="BodyText"/>
              <w:ind w:left="0"/>
              <w:rPr>
                <w:sz w:val="20"/>
                <w:szCs w:val="20"/>
              </w:rPr>
            </w:pPr>
            <w:r>
              <w:rPr>
                <w:sz w:val="20"/>
                <w:szCs w:val="20"/>
              </w:rPr>
              <w:t>Mixon/Hill, Inc.</w:t>
            </w:r>
          </w:p>
        </w:tc>
      </w:tr>
      <w:tr w:rsidR="00446F89" w14:paraId="3B96E121" w14:textId="77777777">
        <w:trPr>
          <w:cantSplit/>
        </w:trPr>
        <w:tc>
          <w:tcPr>
            <w:tcW w:w="1245" w:type="pct"/>
          </w:tcPr>
          <w:p w14:paraId="252D497D" w14:textId="77777777" w:rsidR="00446F89" w:rsidRDefault="00446F89">
            <w:pPr>
              <w:pStyle w:val="BodyText"/>
              <w:ind w:left="0"/>
              <w:rPr>
                <w:sz w:val="20"/>
                <w:szCs w:val="20"/>
              </w:rPr>
            </w:pPr>
            <w:r>
              <w:rPr>
                <w:sz w:val="20"/>
                <w:szCs w:val="20"/>
              </w:rPr>
              <w:t>NIST</w:t>
            </w:r>
          </w:p>
        </w:tc>
        <w:tc>
          <w:tcPr>
            <w:tcW w:w="3755" w:type="pct"/>
          </w:tcPr>
          <w:p w14:paraId="556916A7" w14:textId="77777777" w:rsidR="00446F89" w:rsidRDefault="00446F89">
            <w:pPr>
              <w:rPr>
                <w:sz w:val="20"/>
              </w:rPr>
            </w:pPr>
            <w:r>
              <w:rPr>
                <w:sz w:val="20"/>
              </w:rPr>
              <w:t>National Institute of Standards and Technology</w:t>
            </w:r>
          </w:p>
        </w:tc>
      </w:tr>
      <w:tr w:rsidR="00446F89" w14:paraId="4E8A1B3C" w14:textId="77777777">
        <w:trPr>
          <w:cantSplit/>
        </w:trPr>
        <w:tc>
          <w:tcPr>
            <w:tcW w:w="1245" w:type="pct"/>
          </w:tcPr>
          <w:p w14:paraId="26478E60" w14:textId="77777777" w:rsidR="00446F89" w:rsidRDefault="00446F89">
            <w:pPr>
              <w:pStyle w:val="BodyText"/>
              <w:ind w:left="0"/>
              <w:rPr>
                <w:sz w:val="20"/>
                <w:szCs w:val="20"/>
              </w:rPr>
            </w:pPr>
            <w:r>
              <w:rPr>
                <w:sz w:val="20"/>
                <w:szCs w:val="20"/>
              </w:rPr>
              <w:t>NOAA</w:t>
            </w:r>
          </w:p>
        </w:tc>
        <w:tc>
          <w:tcPr>
            <w:tcW w:w="3755" w:type="pct"/>
          </w:tcPr>
          <w:p w14:paraId="222DB51F" w14:textId="77777777" w:rsidR="00446F89" w:rsidRDefault="00446F89">
            <w:pPr>
              <w:rPr>
                <w:sz w:val="20"/>
              </w:rPr>
            </w:pPr>
            <w:r>
              <w:rPr>
                <w:sz w:val="20"/>
              </w:rPr>
              <w:t>National Oceanic and Atmospheric Administration</w:t>
            </w:r>
          </w:p>
        </w:tc>
      </w:tr>
      <w:tr w:rsidR="00446F89" w14:paraId="17B8A85A" w14:textId="77777777">
        <w:trPr>
          <w:cantSplit/>
        </w:trPr>
        <w:tc>
          <w:tcPr>
            <w:tcW w:w="1245" w:type="pct"/>
          </w:tcPr>
          <w:p w14:paraId="2343B6BF" w14:textId="77777777" w:rsidR="00446F89" w:rsidRDefault="00446F89">
            <w:pPr>
              <w:pStyle w:val="BodyText"/>
              <w:ind w:left="0"/>
              <w:rPr>
                <w:sz w:val="20"/>
                <w:szCs w:val="20"/>
              </w:rPr>
            </w:pPr>
            <w:r>
              <w:rPr>
                <w:sz w:val="20"/>
                <w:szCs w:val="20"/>
              </w:rPr>
              <w:t>NTCIP</w:t>
            </w:r>
          </w:p>
        </w:tc>
        <w:tc>
          <w:tcPr>
            <w:tcW w:w="3755" w:type="pct"/>
          </w:tcPr>
          <w:p w14:paraId="77C69114" w14:textId="77777777" w:rsidR="00446F89" w:rsidRDefault="00446F89">
            <w:pPr>
              <w:pStyle w:val="BodyText"/>
              <w:ind w:left="0"/>
              <w:rPr>
                <w:sz w:val="20"/>
                <w:szCs w:val="20"/>
              </w:rPr>
            </w:pPr>
            <w:r>
              <w:rPr>
                <w:sz w:val="20"/>
                <w:szCs w:val="20"/>
              </w:rPr>
              <w:t>National Transportation Communications for ITS Protocol</w:t>
            </w:r>
          </w:p>
        </w:tc>
      </w:tr>
      <w:tr w:rsidR="00446F89" w14:paraId="25091ECB" w14:textId="77777777">
        <w:trPr>
          <w:cantSplit/>
        </w:trPr>
        <w:tc>
          <w:tcPr>
            <w:tcW w:w="1245" w:type="pct"/>
          </w:tcPr>
          <w:p w14:paraId="221F3061" w14:textId="77777777" w:rsidR="00446F89" w:rsidRDefault="00446F89">
            <w:pPr>
              <w:pStyle w:val="BodyText"/>
              <w:ind w:left="0"/>
              <w:rPr>
                <w:sz w:val="20"/>
                <w:szCs w:val="20"/>
              </w:rPr>
            </w:pPr>
            <w:r>
              <w:rPr>
                <w:sz w:val="20"/>
                <w:szCs w:val="20"/>
              </w:rPr>
              <w:t>NWS</w:t>
            </w:r>
          </w:p>
        </w:tc>
        <w:tc>
          <w:tcPr>
            <w:tcW w:w="3755" w:type="pct"/>
          </w:tcPr>
          <w:p w14:paraId="218FCF1C" w14:textId="77777777" w:rsidR="00446F89" w:rsidRDefault="00446F89">
            <w:pPr>
              <w:pStyle w:val="BodyText"/>
              <w:ind w:left="0"/>
              <w:rPr>
                <w:sz w:val="20"/>
                <w:szCs w:val="20"/>
              </w:rPr>
            </w:pPr>
            <w:r>
              <w:rPr>
                <w:sz w:val="20"/>
                <w:szCs w:val="20"/>
              </w:rPr>
              <w:t>National Weather Service</w:t>
            </w:r>
          </w:p>
        </w:tc>
      </w:tr>
      <w:tr w:rsidR="00446F89" w14:paraId="51E01778" w14:textId="77777777">
        <w:trPr>
          <w:cantSplit/>
        </w:trPr>
        <w:tc>
          <w:tcPr>
            <w:tcW w:w="1245" w:type="pct"/>
          </w:tcPr>
          <w:p w14:paraId="69EF1F5F" w14:textId="77777777" w:rsidR="00446F89" w:rsidRDefault="00446F89">
            <w:pPr>
              <w:pStyle w:val="BodyText"/>
              <w:ind w:left="0"/>
              <w:rPr>
                <w:sz w:val="20"/>
                <w:szCs w:val="20"/>
              </w:rPr>
            </w:pPr>
            <w:r>
              <w:rPr>
                <w:sz w:val="20"/>
                <w:szCs w:val="20"/>
              </w:rPr>
              <w:t>OCS</w:t>
            </w:r>
          </w:p>
        </w:tc>
        <w:tc>
          <w:tcPr>
            <w:tcW w:w="3755" w:type="pct"/>
          </w:tcPr>
          <w:p w14:paraId="1593603F" w14:textId="77777777" w:rsidR="00446F89" w:rsidRDefault="00446F89">
            <w:pPr>
              <w:pStyle w:val="BodyText"/>
              <w:ind w:left="0"/>
              <w:rPr>
                <w:sz w:val="20"/>
                <w:szCs w:val="20"/>
              </w:rPr>
            </w:pPr>
            <w:r>
              <w:rPr>
                <w:sz w:val="20"/>
                <w:szCs w:val="20"/>
              </w:rPr>
              <w:t>Oklahoma Climatological Survey</w:t>
            </w:r>
          </w:p>
        </w:tc>
      </w:tr>
      <w:tr w:rsidR="00446F89" w14:paraId="30A0DD20" w14:textId="77777777">
        <w:trPr>
          <w:cantSplit/>
        </w:trPr>
        <w:tc>
          <w:tcPr>
            <w:tcW w:w="1245" w:type="pct"/>
          </w:tcPr>
          <w:p w14:paraId="1CF1347B" w14:textId="77777777" w:rsidR="00446F89" w:rsidRDefault="00446F89">
            <w:pPr>
              <w:pStyle w:val="BodyText"/>
              <w:ind w:left="0"/>
              <w:rPr>
                <w:sz w:val="20"/>
                <w:szCs w:val="20"/>
              </w:rPr>
            </w:pPr>
            <w:r>
              <w:rPr>
                <w:sz w:val="20"/>
                <w:szCs w:val="20"/>
              </w:rPr>
              <w:t>OMB</w:t>
            </w:r>
          </w:p>
        </w:tc>
        <w:tc>
          <w:tcPr>
            <w:tcW w:w="3755" w:type="pct"/>
          </w:tcPr>
          <w:p w14:paraId="6C771D03" w14:textId="77777777" w:rsidR="00446F89" w:rsidRDefault="00446F89">
            <w:pPr>
              <w:pStyle w:val="BodyText"/>
              <w:ind w:left="0"/>
              <w:rPr>
                <w:sz w:val="20"/>
                <w:szCs w:val="20"/>
              </w:rPr>
            </w:pPr>
            <w:r>
              <w:rPr>
                <w:sz w:val="20"/>
                <w:szCs w:val="20"/>
              </w:rPr>
              <w:t>Office of Management and Budget</w:t>
            </w:r>
          </w:p>
        </w:tc>
      </w:tr>
      <w:tr w:rsidR="00446F89" w14:paraId="1681D69C" w14:textId="77777777">
        <w:trPr>
          <w:cantSplit/>
        </w:trPr>
        <w:tc>
          <w:tcPr>
            <w:tcW w:w="1245" w:type="pct"/>
          </w:tcPr>
          <w:p w14:paraId="264FD0CB" w14:textId="77777777" w:rsidR="00446F89" w:rsidRDefault="00446F89">
            <w:pPr>
              <w:pStyle w:val="BodyText"/>
              <w:ind w:left="0"/>
              <w:rPr>
                <w:sz w:val="20"/>
                <w:szCs w:val="20"/>
              </w:rPr>
            </w:pPr>
            <w:r>
              <w:rPr>
                <w:sz w:val="20"/>
                <w:szCs w:val="20"/>
              </w:rPr>
              <w:t>PMP</w:t>
            </w:r>
          </w:p>
        </w:tc>
        <w:tc>
          <w:tcPr>
            <w:tcW w:w="3755" w:type="pct"/>
          </w:tcPr>
          <w:p w14:paraId="5F09D01D" w14:textId="77777777" w:rsidR="00446F89" w:rsidRDefault="00446F89">
            <w:pPr>
              <w:pStyle w:val="BodyText"/>
              <w:ind w:left="0"/>
              <w:rPr>
                <w:sz w:val="20"/>
                <w:szCs w:val="20"/>
              </w:rPr>
            </w:pPr>
            <w:r>
              <w:rPr>
                <w:sz w:val="20"/>
                <w:szCs w:val="20"/>
              </w:rPr>
              <w:t>Project Management Plan</w:t>
            </w:r>
          </w:p>
        </w:tc>
      </w:tr>
      <w:tr w:rsidR="00446F89" w14:paraId="562D9E39" w14:textId="77777777">
        <w:trPr>
          <w:cantSplit/>
        </w:trPr>
        <w:tc>
          <w:tcPr>
            <w:tcW w:w="1245" w:type="pct"/>
          </w:tcPr>
          <w:p w14:paraId="0E12CBA2" w14:textId="77777777" w:rsidR="00446F89" w:rsidRDefault="00446F89">
            <w:pPr>
              <w:pStyle w:val="BodyText"/>
              <w:ind w:left="0"/>
              <w:rPr>
                <w:sz w:val="20"/>
                <w:szCs w:val="20"/>
              </w:rPr>
            </w:pPr>
            <w:r>
              <w:rPr>
                <w:sz w:val="20"/>
                <w:szCs w:val="20"/>
              </w:rPr>
              <w:lastRenderedPageBreak/>
              <w:t>quality control</w:t>
            </w:r>
          </w:p>
        </w:tc>
        <w:tc>
          <w:tcPr>
            <w:tcW w:w="3755" w:type="pct"/>
          </w:tcPr>
          <w:p w14:paraId="021AB8BB" w14:textId="77777777" w:rsidR="00446F89" w:rsidRDefault="00446F89">
            <w:pPr>
              <w:pStyle w:val="BodyText"/>
              <w:ind w:left="0"/>
              <w:jc w:val="left"/>
              <w:rPr>
                <w:sz w:val="20"/>
                <w:szCs w:val="20"/>
              </w:rPr>
            </w:pPr>
            <w:r>
              <w:rPr>
                <w:sz w:val="20"/>
                <w:szCs w:val="20"/>
              </w:rPr>
              <w:t>The operational activities and techniques required to ensure that quality requirements have been fulfilled.</w:t>
            </w:r>
          </w:p>
        </w:tc>
      </w:tr>
      <w:tr w:rsidR="00446F89" w14:paraId="1BA225A0" w14:textId="77777777">
        <w:trPr>
          <w:cantSplit/>
        </w:trPr>
        <w:tc>
          <w:tcPr>
            <w:tcW w:w="1245" w:type="pct"/>
          </w:tcPr>
          <w:p w14:paraId="2F1BC4B5" w14:textId="77777777" w:rsidR="00446F89" w:rsidRDefault="00446F89">
            <w:pPr>
              <w:pStyle w:val="BodyText"/>
              <w:ind w:left="0"/>
              <w:rPr>
                <w:sz w:val="20"/>
                <w:szCs w:val="20"/>
              </w:rPr>
            </w:pPr>
            <w:r>
              <w:rPr>
                <w:sz w:val="20"/>
                <w:szCs w:val="20"/>
              </w:rPr>
              <w:t>quality flag</w:t>
            </w:r>
          </w:p>
        </w:tc>
        <w:tc>
          <w:tcPr>
            <w:tcW w:w="3755" w:type="pct"/>
          </w:tcPr>
          <w:p w14:paraId="57560F9F" w14:textId="77777777" w:rsidR="00446F89" w:rsidRDefault="00446F89">
            <w:pPr>
              <w:pStyle w:val="BodyText"/>
              <w:ind w:left="0"/>
              <w:jc w:val="left"/>
              <w:rPr>
                <w:sz w:val="20"/>
                <w:szCs w:val="20"/>
              </w:rPr>
            </w:pPr>
            <w:r>
              <w:rPr>
                <w:sz w:val="20"/>
                <w:szCs w:val="20"/>
              </w:rPr>
              <w:t xml:space="preserve">An indicator of the degree to which quality requirements have been fulfilled; in the </w:t>
            </w:r>
            <w:r>
              <w:rPr>
                <w:i/>
                <w:sz w:val="20"/>
                <w:szCs w:val="20"/>
              </w:rPr>
              <w:t>Clarus</w:t>
            </w:r>
            <w:r>
              <w:rPr>
                <w:sz w:val="20"/>
                <w:szCs w:val="20"/>
              </w:rPr>
              <w:t xml:space="preserve"> context, an indicator of the reliability or usefulness of a data element or dataset.</w:t>
            </w:r>
          </w:p>
        </w:tc>
      </w:tr>
      <w:tr w:rsidR="00446F89" w14:paraId="7DB72C31" w14:textId="77777777">
        <w:trPr>
          <w:cantSplit/>
        </w:trPr>
        <w:tc>
          <w:tcPr>
            <w:tcW w:w="1245" w:type="pct"/>
          </w:tcPr>
          <w:p w14:paraId="368A1CF4" w14:textId="77777777" w:rsidR="00446F89" w:rsidRDefault="00446F89">
            <w:pPr>
              <w:pStyle w:val="BodyText"/>
              <w:ind w:left="0"/>
              <w:rPr>
                <w:sz w:val="20"/>
                <w:szCs w:val="20"/>
              </w:rPr>
            </w:pPr>
            <w:r>
              <w:rPr>
                <w:sz w:val="20"/>
                <w:szCs w:val="20"/>
              </w:rPr>
              <w:t>RWIS</w:t>
            </w:r>
          </w:p>
        </w:tc>
        <w:tc>
          <w:tcPr>
            <w:tcW w:w="3755" w:type="pct"/>
          </w:tcPr>
          <w:p w14:paraId="6B858E76" w14:textId="77777777" w:rsidR="00446F89" w:rsidRDefault="00446F89">
            <w:pPr>
              <w:pStyle w:val="BodyText"/>
              <w:ind w:left="0"/>
              <w:rPr>
                <w:sz w:val="20"/>
                <w:szCs w:val="20"/>
              </w:rPr>
            </w:pPr>
            <w:r>
              <w:rPr>
                <w:sz w:val="20"/>
                <w:szCs w:val="20"/>
              </w:rPr>
              <w:t>Road Weather Information System</w:t>
            </w:r>
          </w:p>
        </w:tc>
      </w:tr>
      <w:tr w:rsidR="00446F89" w14:paraId="65DEEB78" w14:textId="77777777">
        <w:trPr>
          <w:cantSplit/>
        </w:trPr>
        <w:tc>
          <w:tcPr>
            <w:tcW w:w="1245" w:type="pct"/>
          </w:tcPr>
          <w:p w14:paraId="77274038" w14:textId="77777777" w:rsidR="00446F89" w:rsidRDefault="00446F89">
            <w:pPr>
              <w:pStyle w:val="BodyText"/>
              <w:ind w:left="0"/>
              <w:rPr>
                <w:sz w:val="20"/>
                <w:szCs w:val="20"/>
              </w:rPr>
            </w:pPr>
            <w:r>
              <w:rPr>
                <w:sz w:val="20"/>
                <w:szCs w:val="20"/>
              </w:rPr>
              <w:t>STWDSR</w:t>
            </w:r>
          </w:p>
        </w:tc>
        <w:tc>
          <w:tcPr>
            <w:tcW w:w="3755" w:type="pct"/>
          </w:tcPr>
          <w:p w14:paraId="37D79E41" w14:textId="77777777" w:rsidR="00446F89" w:rsidRDefault="00446F89">
            <w:pPr>
              <w:pStyle w:val="BodyText"/>
              <w:ind w:left="0"/>
              <w:rPr>
                <w:sz w:val="20"/>
                <w:szCs w:val="20"/>
              </w:rPr>
            </w:pPr>
            <w:r>
              <w:rPr>
                <w:sz w:val="20"/>
                <w:szCs w:val="20"/>
              </w:rPr>
              <w:t>Surface Transportation Weather Decision Support Requirements</w:t>
            </w:r>
          </w:p>
        </w:tc>
      </w:tr>
      <w:tr w:rsidR="00446F89" w14:paraId="489B9E34" w14:textId="77777777">
        <w:trPr>
          <w:cantSplit/>
        </w:trPr>
        <w:tc>
          <w:tcPr>
            <w:tcW w:w="1245" w:type="pct"/>
          </w:tcPr>
          <w:p w14:paraId="33FC3BDA" w14:textId="77777777" w:rsidR="00446F89" w:rsidRDefault="00446F89">
            <w:pPr>
              <w:pStyle w:val="BodyText"/>
              <w:ind w:left="0"/>
              <w:rPr>
                <w:sz w:val="20"/>
                <w:szCs w:val="20"/>
              </w:rPr>
            </w:pPr>
            <w:r>
              <w:rPr>
                <w:sz w:val="20"/>
                <w:szCs w:val="20"/>
              </w:rPr>
              <w:t>STWSP</w:t>
            </w:r>
          </w:p>
        </w:tc>
        <w:tc>
          <w:tcPr>
            <w:tcW w:w="3755" w:type="pct"/>
          </w:tcPr>
          <w:p w14:paraId="6E90EB31" w14:textId="77777777" w:rsidR="00446F89" w:rsidRDefault="00446F89">
            <w:pPr>
              <w:pStyle w:val="BodyText"/>
              <w:ind w:left="0"/>
              <w:rPr>
                <w:sz w:val="20"/>
                <w:szCs w:val="20"/>
              </w:rPr>
            </w:pPr>
            <w:r>
              <w:rPr>
                <w:sz w:val="20"/>
                <w:szCs w:val="20"/>
              </w:rPr>
              <w:t>Surface Transportation Weather Service Provider</w:t>
            </w:r>
          </w:p>
        </w:tc>
      </w:tr>
      <w:tr w:rsidR="00446F89" w14:paraId="0657E382" w14:textId="77777777">
        <w:trPr>
          <w:cantSplit/>
        </w:trPr>
        <w:tc>
          <w:tcPr>
            <w:tcW w:w="1245" w:type="pct"/>
          </w:tcPr>
          <w:p w14:paraId="1510FDD8" w14:textId="77777777" w:rsidR="00446F89" w:rsidRDefault="00446F89">
            <w:pPr>
              <w:pStyle w:val="BodyText"/>
              <w:ind w:left="0"/>
              <w:rPr>
                <w:sz w:val="20"/>
                <w:szCs w:val="20"/>
              </w:rPr>
            </w:pPr>
            <w:r>
              <w:rPr>
                <w:sz w:val="20"/>
                <w:szCs w:val="20"/>
              </w:rPr>
              <w:t>TMDD</w:t>
            </w:r>
          </w:p>
        </w:tc>
        <w:tc>
          <w:tcPr>
            <w:tcW w:w="3755" w:type="pct"/>
          </w:tcPr>
          <w:p w14:paraId="47E70FD9" w14:textId="77777777" w:rsidR="00446F89" w:rsidRDefault="00446F89">
            <w:pPr>
              <w:pStyle w:val="BodyText"/>
              <w:ind w:left="0"/>
              <w:rPr>
                <w:sz w:val="20"/>
                <w:szCs w:val="20"/>
              </w:rPr>
            </w:pPr>
            <w:r>
              <w:rPr>
                <w:sz w:val="20"/>
                <w:szCs w:val="20"/>
              </w:rPr>
              <w:t>Traffic Management Data Dictionary</w:t>
            </w:r>
          </w:p>
        </w:tc>
      </w:tr>
      <w:tr w:rsidR="00446F89" w14:paraId="0369444C" w14:textId="77777777">
        <w:trPr>
          <w:cantSplit/>
        </w:trPr>
        <w:tc>
          <w:tcPr>
            <w:tcW w:w="1245" w:type="pct"/>
          </w:tcPr>
          <w:p w14:paraId="74BFA660" w14:textId="77777777" w:rsidR="00446F89" w:rsidRDefault="00446F89">
            <w:pPr>
              <w:pStyle w:val="BodyText"/>
              <w:ind w:left="0"/>
              <w:rPr>
                <w:sz w:val="20"/>
                <w:szCs w:val="20"/>
              </w:rPr>
            </w:pPr>
            <w:r>
              <w:rPr>
                <w:sz w:val="20"/>
                <w:szCs w:val="20"/>
              </w:rPr>
              <w:t>UTC</w:t>
            </w:r>
          </w:p>
        </w:tc>
        <w:tc>
          <w:tcPr>
            <w:tcW w:w="3755" w:type="pct"/>
          </w:tcPr>
          <w:p w14:paraId="775E9AE5" w14:textId="77777777" w:rsidR="00446F89" w:rsidRDefault="00446F89">
            <w:pPr>
              <w:pStyle w:val="BodyText"/>
              <w:ind w:left="0"/>
              <w:rPr>
                <w:sz w:val="20"/>
                <w:szCs w:val="20"/>
              </w:rPr>
            </w:pPr>
            <w:r>
              <w:rPr>
                <w:sz w:val="20"/>
                <w:szCs w:val="20"/>
              </w:rPr>
              <w:t>Coordinated Universal Time</w:t>
            </w:r>
          </w:p>
        </w:tc>
      </w:tr>
      <w:tr w:rsidR="00446F89" w14:paraId="01FBA0E7" w14:textId="77777777">
        <w:trPr>
          <w:cantSplit/>
        </w:trPr>
        <w:tc>
          <w:tcPr>
            <w:tcW w:w="1245" w:type="pct"/>
          </w:tcPr>
          <w:p w14:paraId="786DC9E2" w14:textId="77777777" w:rsidR="00446F89" w:rsidRDefault="00446F89">
            <w:pPr>
              <w:pStyle w:val="BodyText"/>
              <w:ind w:left="0"/>
              <w:rPr>
                <w:sz w:val="20"/>
                <w:szCs w:val="20"/>
              </w:rPr>
            </w:pPr>
            <w:r>
              <w:rPr>
                <w:sz w:val="20"/>
                <w:szCs w:val="20"/>
              </w:rPr>
              <w:t>VII</w:t>
            </w:r>
          </w:p>
        </w:tc>
        <w:tc>
          <w:tcPr>
            <w:tcW w:w="3755" w:type="pct"/>
          </w:tcPr>
          <w:p w14:paraId="26E6DEBC" w14:textId="77777777" w:rsidR="00446F89" w:rsidRDefault="00446F89">
            <w:pPr>
              <w:pStyle w:val="BodyText"/>
              <w:ind w:left="0"/>
              <w:rPr>
                <w:sz w:val="20"/>
                <w:szCs w:val="20"/>
              </w:rPr>
            </w:pPr>
            <w:r>
              <w:rPr>
                <w:sz w:val="20"/>
                <w:szCs w:val="20"/>
              </w:rPr>
              <w:t>Vehicle Infrastructure Integration</w:t>
            </w:r>
          </w:p>
        </w:tc>
      </w:tr>
      <w:tr w:rsidR="00446F89" w14:paraId="14B508E0" w14:textId="77777777">
        <w:trPr>
          <w:cantSplit/>
        </w:trPr>
        <w:tc>
          <w:tcPr>
            <w:tcW w:w="1245" w:type="pct"/>
          </w:tcPr>
          <w:p w14:paraId="2D585FC9" w14:textId="77777777" w:rsidR="00446F89" w:rsidRDefault="00446F89">
            <w:pPr>
              <w:pStyle w:val="BodyText"/>
              <w:ind w:left="0"/>
              <w:rPr>
                <w:sz w:val="20"/>
                <w:szCs w:val="20"/>
              </w:rPr>
            </w:pPr>
            <w:r>
              <w:rPr>
                <w:sz w:val="20"/>
                <w:szCs w:val="20"/>
              </w:rPr>
              <w:t>WIST</w:t>
            </w:r>
          </w:p>
        </w:tc>
        <w:tc>
          <w:tcPr>
            <w:tcW w:w="3755" w:type="pct"/>
          </w:tcPr>
          <w:p w14:paraId="325F7FC2" w14:textId="77777777" w:rsidR="00446F89" w:rsidRDefault="00446F89">
            <w:pPr>
              <w:pStyle w:val="BodyText"/>
              <w:ind w:left="0"/>
              <w:rPr>
                <w:sz w:val="20"/>
                <w:szCs w:val="20"/>
              </w:rPr>
            </w:pPr>
            <w:r>
              <w:rPr>
                <w:sz w:val="20"/>
                <w:szCs w:val="20"/>
              </w:rPr>
              <w:t>Weather Information for Surface Transportation</w:t>
            </w:r>
          </w:p>
        </w:tc>
      </w:tr>
    </w:tbl>
    <w:p w14:paraId="00223339" w14:textId="77777777" w:rsidR="00446F89" w:rsidRDefault="00446F89">
      <w:pPr>
        <w:pStyle w:val="BodyText"/>
      </w:pPr>
    </w:p>
    <w:sectPr w:rsidR="00446F89">
      <w:headerReference w:type="default" r:id="rId26"/>
      <w:footerReference w:type="default" r:id="rId27"/>
      <w:endnotePr>
        <w:numFmt w:val="decimal"/>
      </w:endnotePr>
      <w:pgSz w:w="12240" w:h="15840"/>
      <w:pgMar w:top="1267" w:right="18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A1AA" w14:textId="77777777" w:rsidR="0050507D" w:rsidRDefault="0050507D">
      <w:r>
        <w:separator/>
      </w:r>
    </w:p>
  </w:endnote>
  <w:endnote w:type="continuationSeparator" w:id="0">
    <w:p w14:paraId="7C1144CB" w14:textId="77777777" w:rsidR="0050507D" w:rsidRDefault="00505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680A" w14:textId="77777777" w:rsidR="00446F89" w:rsidRDefault="00446F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6A1E09B8" w14:textId="77777777" w:rsidR="00446F89" w:rsidRDefault="00446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1080"/>
      <w:gridCol w:w="6480"/>
      <w:gridCol w:w="1080"/>
    </w:tblGrid>
    <w:tr w:rsidR="00446F89" w14:paraId="0E72F4B0" w14:textId="77777777">
      <w:trPr>
        <w:cantSplit/>
        <w:trHeight w:val="418"/>
      </w:trPr>
      <w:tc>
        <w:tcPr>
          <w:tcW w:w="1080" w:type="dxa"/>
          <w:vMerge w:val="restart"/>
          <w:vAlign w:val="center"/>
        </w:tcPr>
        <w:p w14:paraId="2F490A8A" w14:textId="77777777" w:rsidR="00446F89" w:rsidRDefault="00446F89">
          <w:pPr>
            <w:jc w:val="center"/>
            <w:rPr>
              <w:rFonts w:ascii="Arial" w:hAnsi="Arial" w:cs="Arial"/>
              <w:szCs w:val="24"/>
            </w:rPr>
          </w:pPr>
        </w:p>
      </w:tc>
      <w:tc>
        <w:tcPr>
          <w:tcW w:w="6480" w:type="dxa"/>
          <w:vMerge w:val="restart"/>
          <w:vAlign w:val="center"/>
        </w:tcPr>
        <w:p w14:paraId="20261AB0" w14:textId="77777777" w:rsidR="00446F89" w:rsidRDefault="00446F89">
          <w:pPr>
            <w:jc w:val="both"/>
            <w:rPr>
              <w:rFonts w:ascii="Arial" w:hAnsi="Arial" w:cs="Arial"/>
              <w:sz w:val="16"/>
              <w:szCs w:val="16"/>
            </w:rPr>
          </w:pPr>
          <w:r>
            <w:rPr>
              <w:rFonts w:ascii="Arial" w:hAnsi="Arial" w:cs="Arial"/>
              <w:sz w:val="16"/>
              <w:szCs w:val="16"/>
            </w:rPr>
            <w:t>All documentation, software, and data related to this project are proprietary and copyrighted. Use is governed by the contract requirements as defined in the U. S. Department of Transportation Federal Highway Administration</w:t>
          </w:r>
          <w:r>
            <w:rPr>
              <w:rFonts w:ascii="Arial" w:hAnsi="Arial" w:cs="Arial"/>
              <w:color w:val="FF0000"/>
              <w:sz w:val="16"/>
              <w:szCs w:val="16"/>
            </w:rPr>
            <w:t xml:space="preserve"> </w:t>
          </w:r>
          <w:r>
            <w:rPr>
              <w:rFonts w:ascii="Arial" w:hAnsi="Arial" w:cs="Arial"/>
              <w:sz w:val="16"/>
              <w:szCs w:val="16"/>
            </w:rPr>
            <w:t>Contract No. DTFH61-05-C-00022. Unauthorized use of this documentation is a violation of law except as provided for in said contract.</w:t>
          </w:r>
        </w:p>
      </w:tc>
      <w:tc>
        <w:tcPr>
          <w:tcW w:w="1080" w:type="dxa"/>
        </w:tcPr>
        <w:p w14:paraId="70DAA182" w14:textId="77777777" w:rsidR="00446F89" w:rsidRDefault="00446F89">
          <w:pPr>
            <w:jc w:val="center"/>
            <w:rPr>
              <w:rFonts w:ascii="Arial" w:hAnsi="Arial" w:cs="Arial"/>
              <w:sz w:val="16"/>
              <w:szCs w:val="16"/>
            </w:rPr>
          </w:pPr>
        </w:p>
      </w:tc>
    </w:tr>
    <w:tr w:rsidR="00446F89" w14:paraId="7AC7A241" w14:textId="77777777">
      <w:trPr>
        <w:cantSplit/>
        <w:trHeight w:val="418"/>
      </w:trPr>
      <w:tc>
        <w:tcPr>
          <w:tcW w:w="1080" w:type="dxa"/>
          <w:vMerge/>
        </w:tcPr>
        <w:p w14:paraId="6B21AC2C" w14:textId="77777777" w:rsidR="00446F89" w:rsidRDefault="00446F89">
          <w:pPr>
            <w:rPr>
              <w:rFonts w:ascii="Arial" w:hAnsi="Arial" w:cs="Arial"/>
              <w:b/>
              <w:szCs w:val="24"/>
            </w:rPr>
          </w:pPr>
        </w:p>
      </w:tc>
      <w:tc>
        <w:tcPr>
          <w:tcW w:w="6480" w:type="dxa"/>
          <w:vMerge/>
          <w:vAlign w:val="center"/>
        </w:tcPr>
        <w:p w14:paraId="05D70295" w14:textId="77777777" w:rsidR="00446F89" w:rsidRDefault="00446F89">
          <w:pPr>
            <w:jc w:val="center"/>
            <w:rPr>
              <w:rFonts w:ascii="Arial" w:hAnsi="Arial" w:cs="Arial"/>
              <w:szCs w:val="24"/>
            </w:rPr>
          </w:pPr>
        </w:p>
      </w:tc>
      <w:tc>
        <w:tcPr>
          <w:tcW w:w="1080" w:type="dxa"/>
        </w:tcPr>
        <w:p w14:paraId="248AC581" w14:textId="77777777" w:rsidR="00446F89" w:rsidRDefault="00446F89">
          <w:pPr>
            <w:jc w:val="center"/>
            <w:rPr>
              <w:rFonts w:ascii="Arial" w:hAnsi="Arial" w:cs="Arial"/>
              <w:szCs w:val="24"/>
            </w:rPr>
          </w:pPr>
        </w:p>
      </w:tc>
    </w:tr>
  </w:tbl>
  <w:p w14:paraId="57A880E3" w14:textId="77777777" w:rsidR="00446F89" w:rsidRDefault="00446F89">
    <w:pPr>
      <w:pStyle w:val="Disclosure"/>
      <w:rPr>
        <w:rFonts w:ascii="Arial" w:hAnsi="Arial" w:cs="Arial"/>
        <w:sz w:val="16"/>
        <w:szCs w:val="16"/>
      </w:rPr>
    </w:pPr>
    <w:r>
      <w:rPr>
        <w:rFonts w:ascii="Arial" w:hAnsi="Arial" w:cs="Arial"/>
        <w:sz w:val="16"/>
        <w:szCs w:val="16"/>
      </w:rPr>
      <w:t>Copyright © 2005 Mixon/Hill, Inc.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Borders>
        <w:top w:val="single" w:sz="4" w:space="0" w:color="auto"/>
      </w:tblBorders>
      <w:tblLayout w:type="fixed"/>
      <w:tblCellMar>
        <w:left w:w="0" w:type="dxa"/>
        <w:right w:w="0" w:type="dxa"/>
      </w:tblCellMar>
      <w:tblLook w:val="01E0" w:firstRow="1" w:lastRow="1" w:firstColumn="1" w:lastColumn="1" w:noHBand="0" w:noVBand="0"/>
    </w:tblPr>
    <w:tblGrid>
      <w:gridCol w:w="2885"/>
      <w:gridCol w:w="2880"/>
      <w:gridCol w:w="2880"/>
    </w:tblGrid>
    <w:tr w:rsidR="00446F89" w14:paraId="5562BFE5" w14:textId="77777777">
      <w:trPr>
        <w:trHeight w:val="530"/>
      </w:trPr>
      <w:tc>
        <w:tcPr>
          <w:tcW w:w="2885" w:type="dxa"/>
          <w:vAlign w:val="center"/>
        </w:tcPr>
        <w:p w14:paraId="35762E3C" w14:textId="77777777" w:rsidR="00446F89" w:rsidRDefault="00733B14">
          <w:pPr>
            <w:pStyle w:val="topofpage"/>
            <w:jc w:val="left"/>
            <w:rPr>
              <w:rFonts w:cs="Arial"/>
            </w:rPr>
          </w:pPr>
          <w:r>
            <w:rPr>
              <w:noProof/>
            </w:rPr>
            <w:drawing>
              <wp:inline distT="0" distB="0" distL="0" distR="0" wp14:anchorId="51F17459" wp14:editId="3709645B">
                <wp:extent cx="457200" cy="262255"/>
                <wp:effectExtent l="0" t="0" r="0" b="0"/>
                <wp:docPr id="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262255"/>
                        </a:xfrm>
                        <a:prstGeom prst="rect">
                          <a:avLst/>
                        </a:prstGeom>
                        <a:noFill/>
                        <a:ln>
                          <a:noFill/>
                        </a:ln>
                      </pic:spPr>
                    </pic:pic>
                  </a:graphicData>
                </a:graphic>
              </wp:inline>
            </w:drawing>
          </w:r>
        </w:p>
      </w:tc>
      <w:tc>
        <w:tcPr>
          <w:tcW w:w="2880" w:type="dxa"/>
        </w:tcPr>
        <w:p w14:paraId="11D895A8" w14:textId="77777777" w:rsidR="00446F89" w:rsidRDefault="00446F89">
          <w:pPr>
            <w:pStyle w:val="topofpage"/>
            <w:jc w:val="center"/>
          </w:pPr>
          <w:r>
            <w:rPr>
              <w:rStyle w:val="PageNumber"/>
              <w:rFonts w:cs="Arial"/>
            </w:rPr>
            <w:t>04037-rq201hrs0100</w:t>
          </w:r>
        </w:p>
        <w:p w14:paraId="3CF20A0D" w14:textId="77777777" w:rsidR="00446F89" w:rsidRDefault="00446F89">
          <w:pPr>
            <w:pStyle w:val="topofpage"/>
            <w:jc w:val="center"/>
          </w:pPr>
        </w:p>
        <w:p w14:paraId="2C785B28" w14:textId="77777777" w:rsidR="00446F89" w:rsidRDefault="00446F89">
          <w:pPr>
            <w:pStyle w:val="topofpage"/>
            <w:jc w:val="center"/>
          </w:pPr>
          <w:r>
            <w:t xml:space="preserve">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3C0FDA">
            <w:rPr>
              <w:rStyle w:val="PageNumber"/>
              <w:rFonts w:cs="Arial"/>
              <w:noProof/>
            </w:rPr>
            <w:t>ii</w:t>
          </w:r>
          <w:r>
            <w:rPr>
              <w:rStyle w:val="PageNumber"/>
              <w:rFonts w:cs="Arial"/>
            </w:rPr>
            <w:fldChar w:fldCharType="end"/>
          </w:r>
        </w:p>
      </w:tc>
      <w:tc>
        <w:tcPr>
          <w:tcW w:w="2880" w:type="dxa"/>
        </w:tcPr>
        <w:p w14:paraId="204DDD7B" w14:textId="77777777" w:rsidR="00446F89" w:rsidRDefault="00446F89">
          <w:pPr>
            <w:pStyle w:val="topofpage"/>
          </w:pPr>
          <w:r>
            <w:t xml:space="preserve">Copyright </w:t>
          </w:r>
          <w:r>
            <w:rPr>
              <w:rFonts w:cs="Arial"/>
            </w:rPr>
            <w:t>©</w:t>
          </w:r>
          <w:r>
            <w:t xml:space="preserve"> 2005 Mixon/Hill, Inc.</w:t>
          </w:r>
        </w:p>
        <w:p w14:paraId="66368A41" w14:textId="77777777" w:rsidR="00446F89" w:rsidRDefault="00446F89">
          <w:pPr>
            <w:pStyle w:val="topofpage"/>
          </w:pPr>
          <w:r>
            <w:t>All rights reserved.</w:t>
          </w:r>
        </w:p>
      </w:tc>
    </w:tr>
  </w:tbl>
  <w:p w14:paraId="48689DB1" w14:textId="77777777" w:rsidR="00446F89" w:rsidRDefault="00446F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Borders>
        <w:top w:val="single" w:sz="4" w:space="0" w:color="auto"/>
      </w:tblBorders>
      <w:tblLayout w:type="fixed"/>
      <w:tblCellMar>
        <w:left w:w="0" w:type="dxa"/>
        <w:right w:w="0" w:type="dxa"/>
      </w:tblCellMar>
      <w:tblLook w:val="01E0" w:firstRow="1" w:lastRow="1" w:firstColumn="1" w:lastColumn="1" w:noHBand="0" w:noVBand="0"/>
    </w:tblPr>
    <w:tblGrid>
      <w:gridCol w:w="2885"/>
      <w:gridCol w:w="2880"/>
      <w:gridCol w:w="2880"/>
    </w:tblGrid>
    <w:tr w:rsidR="00446F89" w14:paraId="6C427333" w14:textId="77777777">
      <w:trPr>
        <w:trHeight w:val="530"/>
      </w:trPr>
      <w:tc>
        <w:tcPr>
          <w:tcW w:w="2885" w:type="dxa"/>
          <w:vAlign w:val="center"/>
        </w:tcPr>
        <w:p w14:paraId="083C6C4F" w14:textId="77777777" w:rsidR="00446F89" w:rsidRDefault="00733B14">
          <w:pPr>
            <w:pStyle w:val="topofpage"/>
            <w:jc w:val="left"/>
            <w:rPr>
              <w:rFonts w:cs="Arial"/>
            </w:rPr>
          </w:pPr>
          <w:r>
            <w:rPr>
              <w:noProof/>
            </w:rPr>
            <w:drawing>
              <wp:inline distT="0" distB="0" distL="0" distR="0" wp14:anchorId="7E5BD1B8" wp14:editId="238977CE">
                <wp:extent cx="457200" cy="262255"/>
                <wp:effectExtent l="0" t="0" r="0" b="0"/>
                <wp:docPr id="10"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262255"/>
                        </a:xfrm>
                        <a:prstGeom prst="rect">
                          <a:avLst/>
                        </a:prstGeom>
                        <a:noFill/>
                        <a:ln>
                          <a:noFill/>
                        </a:ln>
                      </pic:spPr>
                    </pic:pic>
                  </a:graphicData>
                </a:graphic>
              </wp:inline>
            </w:drawing>
          </w:r>
        </w:p>
      </w:tc>
      <w:tc>
        <w:tcPr>
          <w:tcW w:w="2880" w:type="dxa"/>
        </w:tcPr>
        <w:p w14:paraId="1113BC23" w14:textId="77777777" w:rsidR="00446F89" w:rsidRDefault="00446F89">
          <w:pPr>
            <w:pStyle w:val="topofpage"/>
            <w:jc w:val="center"/>
          </w:pPr>
          <w:r>
            <w:rPr>
              <w:rStyle w:val="PageNumber"/>
              <w:rFonts w:cs="Arial"/>
            </w:rPr>
            <w:t>04037-rq201hrs0100</w:t>
          </w:r>
        </w:p>
        <w:p w14:paraId="3D254F5A" w14:textId="77777777" w:rsidR="00446F89" w:rsidRDefault="00446F89">
          <w:pPr>
            <w:pStyle w:val="topofpage"/>
            <w:jc w:val="center"/>
          </w:pPr>
        </w:p>
        <w:p w14:paraId="5B61F1DB" w14:textId="77777777" w:rsidR="00446F89" w:rsidRDefault="00446F89">
          <w:pPr>
            <w:pStyle w:val="topofpage"/>
            <w:jc w:val="center"/>
          </w:pPr>
          <w:r>
            <w:t xml:space="preserve">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3C0FDA">
            <w:rPr>
              <w:rStyle w:val="PageNumber"/>
              <w:rFonts w:cs="Arial"/>
              <w:noProof/>
            </w:rPr>
            <w:t>10</w:t>
          </w:r>
          <w:r>
            <w:rPr>
              <w:rStyle w:val="PageNumber"/>
              <w:rFonts w:cs="Arial"/>
            </w:rPr>
            <w:fldChar w:fldCharType="end"/>
          </w:r>
        </w:p>
      </w:tc>
      <w:tc>
        <w:tcPr>
          <w:tcW w:w="2880" w:type="dxa"/>
        </w:tcPr>
        <w:p w14:paraId="5788474F" w14:textId="77777777" w:rsidR="00446F89" w:rsidRDefault="00446F89">
          <w:pPr>
            <w:pStyle w:val="topofpage"/>
          </w:pPr>
          <w:r>
            <w:t xml:space="preserve">Copyright </w:t>
          </w:r>
          <w:r>
            <w:rPr>
              <w:rFonts w:cs="Arial"/>
            </w:rPr>
            <w:t>©</w:t>
          </w:r>
          <w:r>
            <w:t xml:space="preserve"> 2005 Mixon/Hill, Inc.</w:t>
          </w:r>
        </w:p>
        <w:p w14:paraId="222478FE" w14:textId="77777777" w:rsidR="00446F89" w:rsidRDefault="00446F89">
          <w:pPr>
            <w:pStyle w:val="topofpage"/>
          </w:pPr>
          <w:r>
            <w:t>All rights reserved.</w:t>
          </w:r>
        </w:p>
      </w:tc>
    </w:tr>
  </w:tbl>
  <w:p w14:paraId="4C4A5DF1" w14:textId="77777777" w:rsidR="00446F89" w:rsidRDefault="00446F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140" w:type="dxa"/>
      <w:tblBorders>
        <w:top w:val="single" w:sz="4" w:space="0" w:color="auto"/>
      </w:tblBorders>
      <w:tblLayout w:type="fixed"/>
      <w:tblCellMar>
        <w:left w:w="0" w:type="dxa"/>
        <w:right w:w="0" w:type="dxa"/>
      </w:tblCellMar>
      <w:tblLook w:val="01E0" w:firstRow="1" w:lastRow="1" w:firstColumn="1" w:lastColumn="1" w:noHBand="0" w:noVBand="0"/>
    </w:tblPr>
    <w:tblGrid>
      <w:gridCol w:w="4320"/>
      <w:gridCol w:w="4320"/>
      <w:gridCol w:w="4500"/>
    </w:tblGrid>
    <w:tr w:rsidR="00446F89" w14:paraId="70CE93D1" w14:textId="77777777">
      <w:trPr>
        <w:trHeight w:val="530"/>
      </w:trPr>
      <w:tc>
        <w:tcPr>
          <w:tcW w:w="4320" w:type="dxa"/>
          <w:vAlign w:val="center"/>
        </w:tcPr>
        <w:p w14:paraId="569CA594" w14:textId="77777777" w:rsidR="00446F89" w:rsidRDefault="00733B14">
          <w:pPr>
            <w:pStyle w:val="topofpage"/>
            <w:jc w:val="left"/>
            <w:rPr>
              <w:rFonts w:cs="Arial"/>
            </w:rPr>
          </w:pPr>
          <w:r>
            <w:rPr>
              <w:noProof/>
            </w:rPr>
            <w:drawing>
              <wp:inline distT="0" distB="0" distL="0" distR="0" wp14:anchorId="6BC5EC54" wp14:editId="23085232">
                <wp:extent cx="457200" cy="262255"/>
                <wp:effectExtent l="0" t="0" r="0" b="0"/>
                <wp:docPr id="1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262255"/>
                        </a:xfrm>
                        <a:prstGeom prst="rect">
                          <a:avLst/>
                        </a:prstGeom>
                        <a:noFill/>
                        <a:ln>
                          <a:noFill/>
                        </a:ln>
                      </pic:spPr>
                    </pic:pic>
                  </a:graphicData>
                </a:graphic>
              </wp:inline>
            </w:drawing>
          </w:r>
        </w:p>
      </w:tc>
      <w:tc>
        <w:tcPr>
          <w:tcW w:w="4320" w:type="dxa"/>
        </w:tcPr>
        <w:p w14:paraId="52890DE2" w14:textId="77777777" w:rsidR="00446F89" w:rsidRDefault="00446F89">
          <w:pPr>
            <w:pStyle w:val="topofpage"/>
            <w:jc w:val="center"/>
          </w:pPr>
          <w:r>
            <w:rPr>
              <w:rStyle w:val="PageNumber"/>
              <w:rFonts w:cs="Arial"/>
            </w:rPr>
            <w:t>04037-rq201hrs0100</w:t>
          </w:r>
        </w:p>
        <w:p w14:paraId="6EE67F40" w14:textId="77777777" w:rsidR="00446F89" w:rsidRDefault="00446F89">
          <w:pPr>
            <w:pStyle w:val="topofpage"/>
            <w:jc w:val="center"/>
          </w:pPr>
        </w:p>
        <w:p w14:paraId="1BACA686" w14:textId="77777777" w:rsidR="00446F89" w:rsidRDefault="00446F89">
          <w:pPr>
            <w:pStyle w:val="topofpage"/>
            <w:jc w:val="center"/>
          </w:pPr>
          <w:r>
            <w:t xml:space="preserve">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3C0FDA">
            <w:rPr>
              <w:rStyle w:val="PageNumber"/>
              <w:rFonts w:cs="Arial"/>
              <w:noProof/>
            </w:rPr>
            <w:t>18</w:t>
          </w:r>
          <w:r>
            <w:rPr>
              <w:rStyle w:val="PageNumber"/>
              <w:rFonts w:cs="Arial"/>
            </w:rPr>
            <w:fldChar w:fldCharType="end"/>
          </w:r>
        </w:p>
      </w:tc>
      <w:tc>
        <w:tcPr>
          <w:tcW w:w="4500" w:type="dxa"/>
        </w:tcPr>
        <w:p w14:paraId="497D284A" w14:textId="77777777" w:rsidR="00446F89" w:rsidRDefault="00446F89">
          <w:pPr>
            <w:pStyle w:val="topofpage"/>
          </w:pPr>
          <w:r>
            <w:t xml:space="preserve">Copyright </w:t>
          </w:r>
          <w:r>
            <w:rPr>
              <w:rFonts w:cs="Arial"/>
            </w:rPr>
            <w:t>©</w:t>
          </w:r>
          <w:r>
            <w:t xml:space="preserve"> 2005 Mixon/Hill, Inc.</w:t>
          </w:r>
        </w:p>
        <w:p w14:paraId="617F6EE8" w14:textId="77777777" w:rsidR="00446F89" w:rsidRDefault="00446F89">
          <w:pPr>
            <w:pStyle w:val="topofpage"/>
          </w:pPr>
          <w:r>
            <w:t>All rights reserved.</w:t>
          </w:r>
        </w:p>
      </w:tc>
    </w:tr>
  </w:tbl>
  <w:p w14:paraId="4009BB74" w14:textId="77777777" w:rsidR="00446F89" w:rsidRDefault="00446F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0" w:type="dxa"/>
      <w:tblBorders>
        <w:top w:val="single" w:sz="4" w:space="0" w:color="auto"/>
      </w:tblBorders>
      <w:tblLayout w:type="fixed"/>
      <w:tblCellMar>
        <w:left w:w="0" w:type="dxa"/>
        <w:right w:w="0" w:type="dxa"/>
      </w:tblCellMar>
      <w:tblLook w:val="01E0" w:firstRow="1" w:lastRow="1" w:firstColumn="1" w:lastColumn="1" w:noHBand="0" w:noVBand="0"/>
    </w:tblPr>
    <w:tblGrid>
      <w:gridCol w:w="2880"/>
      <w:gridCol w:w="2880"/>
      <w:gridCol w:w="2880"/>
    </w:tblGrid>
    <w:tr w:rsidR="00446F89" w14:paraId="443AD3DD" w14:textId="77777777">
      <w:trPr>
        <w:trHeight w:val="530"/>
      </w:trPr>
      <w:tc>
        <w:tcPr>
          <w:tcW w:w="2880" w:type="dxa"/>
          <w:vAlign w:val="center"/>
        </w:tcPr>
        <w:p w14:paraId="4420AEA8" w14:textId="77777777" w:rsidR="00446F89" w:rsidRDefault="00733B14">
          <w:pPr>
            <w:pStyle w:val="topofpage"/>
            <w:jc w:val="left"/>
            <w:rPr>
              <w:rFonts w:cs="Arial"/>
            </w:rPr>
          </w:pPr>
          <w:r>
            <w:rPr>
              <w:noProof/>
            </w:rPr>
            <w:drawing>
              <wp:inline distT="0" distB="0" distL="0" distR="0" wp14:anchorId="11460F6D" wp14:editId="47CA721C">
                <wp:extent cx="457200" cy="262255"/>
                <wp:effectExtent l="0" t="0" r="0" b="0"/>
                <wp:docPr id="1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262255"/>
                        </a:xfrm>
                        <a:prstGeom prst="rect">
                          <a:avLst/>
                        </a:prstGeom>
                        <a:noFill/>
                        <a:ln>
                          <a:noFill/>
                        </a:ln>
                      </pic:spPr>
                    </pic:pic>
                  </a:graphicData>
                </a:graphic>
              </wp:inline>
            </w:drawing>
          </w:r>
        </w:p>
      </w:tc>
      <w:tc>
        <w:tcPr>
          <w:tcW w:w="2880" w:type="dxa"/>
        </w:tcPr>
        <w:p w14:paraId="34D93155" w14:textId="77777777" w:rsidR="00446F89" w:rsidRDefault="00446F89">
          <w:pPr>
            <w:pStyle w:val="topofpage"/>
            <w:jc w:val="center"/>
          </w:pPr>
          <w:r>
            <w:rPr>
              <w:rStyle w:val="PageNumber"/>
              <w:rFonts w:cs="Arial"/>
            </w:rPr>
            <w:t>04037-rq201hrs0100</w:t>
          </w:r>
        </w:p>
        <w:p w14:paraId="0B465C9A" w14:textId="77777777" w:rsidR="00446F89" w:rsidRDefault="00446F89">
          <w:pPr>
            <w:pStyle w:val="topofpage"/>
            <w:jc w:val="center"/>
          </w:pPr>
        </w:p>
        <w:p w14:paraId="255B47CE" w14:textId="77777777" w:rsidR="00446F89" w:rsidRDefault="00446F89">
          <w:pPr>
            <w:pStyle w:val="topofpage"/>
            <w:jc w:val="center"/>
          </w:pPr>
          <w:r>
            <w:t xml:space="preserve">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3C0FDA">
            <w:rPr>
              <w:rStyle w:val="PageNumber"/>
              <w:rFonts w:cs="Arial"/>
              <w:noProof/>
            </w:rPr>
            <w:t>36</w:t>
          </w:r>
          <w:r>
            <w:rPr>
              <w:rStyle w:val="PageNumber"/>
              <w:rFonts w:cs="Arial"/>
            </w:rPr>
            <w:fldChar w:fldCharType="end"/>
          </w:r>
        </w:p>
      </w:tc>
      <w:tc>
        <w:tcPr>
          <w:tcW w:w="2880" w:type="dxa"/>
        </w:tcPr>
        <w:p w14:paraId="39DE64BB" w14:textId="77777777" w:rsidR="00446F89" w:rsidRDefault="00446F89">
          <w:pPr>
            <w:pStyle w:val="topofpage"/>
          </w:pPr>
          <w:r>
            <w:t xml:space="preserve">Copyright </w:t>
          </w:r>
          <w:r>
            <w:rPr>
              <w:rFonts w:cs="Arial"/>
            </w:rPr>
            <w:t>©</w:t>
          </w:r>
          <w:r>
            <w:t xml:space="preserve"> 2005 Mixon/Hill, Inc.</w:t>
          </w:r>
        </w:p>
        <w:p w14:paraId="23CB2AEF" w14:textId="77777777" w:rsidR="00446F89" w:rsidRDefault="00446F89">
          <w:pPr>
            <w:pStyle w:val="topofpage"/>
          </w:pPr>
          <w:r>
            <w:t>All rights reserved.</w:t>
          </w:r>
        </w:p>
      </w:tc>
    </w:tr>
  </w:tbl>
  <w:p w14:paraId="1FDE923D" w14:textId="77777777" w:rsidR="00446F89" w:rsidRDefault="00446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C572E" w14:textId="77777777" w:rsidR="0050507D" w:rsidRDefault="0050507D">
      <w:r>
        <w:separator/>
      </w:r>
    </w:p>
  </w:footnote>
  <w:footnote w:type="continuationSeparator" w:id="0">
    <w:p w14:paraId="03434811" w14:textId="77777777" w:rsidR="0050507D" w:rsidRDefault="0050507D">
      <w:r>
        <w:continuationSeparator/>
      </w:r>
    </w:p>
  </w:footnote>
  <w:footnote w:id="1">
    <w:p w14:paraId="3C8867C6" w14:textId="77777777" w:rsidR="00446F89" w:rsidRDefault="00446F89">
      <w:pPr>
        <w:pStyle w:val="FootnoteText"/>
      </w:pPr>
      <w:r>
        <w:rPr>
          <w:rStyle w:val="FootnoteReference"/>
        </w:rPr>
        <w:footnoteRef/>
      </w:r>
      <w:r>
        <w:t xml:space="preserve"> “Pavement data” in this context includes surface and subsurface data specified in NTCIP 1204 (Ref. 8).</w:t>
      </w:r>
    </w:p>
  </w:footnote>
  <w:footnote w:id="2">
    <w:p w14:paraId="5801FB55" w14:textId="77777777" w:rsidR="00446F89" w:rsidRDefault="00446F89">
      <w:pPr>
        <w:pStyle w:val="FootnoteText"/>
      </w:pPr>
      <w:r>
        <w:rPr>
          <w:rStyle w:val="FootnoteReference"/>
        </w:rPr>
        <w:footnoteRef/>
      </w:r>
      <w:r>
        <w:t xml:space="preserve"> The arrows in this diagram do </w:t>
      </w:r>
      <w:r>
        <w:rPr>
          <w:i/>
        </w:rPr>
        <w:t>not</w:t>
      </w:r>
      <w:r>
        <w:t xml:space="preserve"> indicate data flows; they show the subject-object orientation of the relationship.</w:t>
      </w:r>
    </w:p>
  </w:footnote>
  <w:footnote w:id="3">
    <w:p w14:paraId="5F13D500" w14:textId="77777777" w:rsidR="00446F89" w:rsidRDefault="00446F89">
      <w:pPr>
        <w:pStyle w:val="FootnoteText"/>
      </w:pPr>
      <w:r>
        <w:rPr>
          <w:rStyle w:val="FootnoteReference"/>
        </w:rPr>
        <w:footnoteRef/>
      </w:r>
      <w:r>
        <w:t xml:space="preserve"> “Pavement” in this context includes bridges.</w:t>
      </w:r>
    </w:p>
  </w:footnote>
  <w:footnote w:id="4">
    <w:p w14:paraId="16DF5B23" w14:textId="77777777" w:rsidR="00446F89" w:rsidRDefault="00446F89">
      <w:pPr>
        <w:pStyle w:val="FootnoteText"/>
      </w:pPr>
      <w:r>
        <w:rPr>
          <w:rStyle w:val="FootnoteReference"/>
        </w:rPr>
        <w:footnoteRef/>
      </w:r>
      <w:r>
        <w:t xml:space="preserve"> Security considerations for the </w:t>
      </w:r>
      <w:r>
        <w:rPr>
          <w:i/>
        </w:rPr>
        <w:t>Clarus</w:t>
      </w:r>
      <w:r>
        <w:t xml:space="preserve"> system fall under the guidance of Reference 14, OMB Circular No. A</w:t>
      </w:r>
      <w:r>
        <w:noBreakHyphen/>
        <w:t xml:space="preserve">130, which, by its own definition, does not apply to “critical national security missions.” Future applications of </w:t>
      </w:r>
      <w:r>
        <w:rPr>
          <w:i/>
        </w:rPr>
        <w:t>Clarus</w:t>
      </w:r>
      <w:r>
        <w:t xml:space="preserve"> may necessitate revisiting this 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292C" w14:textId="77777777" w:rsidR="00446F89" w:rsidRDefault="00446F89">
    <w:pPr>
      <w:pStyle w:val="Header"/>
      <w:keepNext/>
      <w:numPr>
        <w:ilvl w:val="0"/>
        <w:numId w:val="1"/>
      </w:numPr>
      <w:tabs>
        <w:tab w:val="clear" w:pos="8640"/>
        <w:tab w:val="right" w:pos="9360"/>
      </w:tabs>
      <w:spacing w:before="120" w:after="60"/>
      <w:ind w:left="108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3623" w14:textId="77777777" w:rsidR="00446F89" w:rsidRDefault="00446F89">
    <w:pPr>
      <w:pBdr>
        <w:bottom w:val="single" w:sz="4" w:space="1" w:color="auto"/>
      </w:pBdr>
      <w:jc w:val="center"/>
      <w:rPr>
        <w:b/>
      </w:rPr>
    </w:pPr>
  </w:p>
  <w:p w14:paraId="6F91D918" w14:textId="77777777" w:rsidR="00446F89" w:rsidRDefault="00446F89">
    <w:pPr>
      <w:rPr>
        <w:b/>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5A4D" w14:textId="77777777" w:rsidR="00446F89" w:rsidRDefault="00446F89">
    <w:pPr>
      <w:pStyle w:val="Header"/>
      <w:keepNext/>
      <w:numPr>
        <w:ilvl w:val="0"/>
        <w:numId w:val="2"/>
      </w:numPr>
      <w:tabs>
        <w:tab w:val="clear" w:pos="8640"/>
        <w:tab w:val="right" w:pos="9360"/>
      </w:tabs>
      <w:spacing w:before="120" w:after="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389F" w14:textId="77777777" w:rsidR="00446F89" w:rsidRDefault="00446F89">
    <w:pPr>
      <w:pStyle w:val="topofpage"/>
    </w:pPr>
    <w:r>
      <w:t>Clarus Weather System Design</w:t>
    </w:r>
  </w:p>
  <w:p w14:paraId="1160DB7F" w14:textId="77777777" w:rsidR="00446F89" w:rsidRDefault="00446F89">
    <w:pPr>
      <w:pStyle w:val="topofpage"/>
      <w:pBdr>
        <w:bottom w:val="single" w:sz="4" w:space="1" w:color="auto"/>
      </w:pBdr>
      <w:tabs>
        <w:tab w:val="left" w:pos="0"/>
        <w:tab w:val="right" w:pos="8640"/>
      </w:tabs>
      <w:jc w:val="left"/>
      <w:rPr>
        <w:b/>
      </w:rPr>
    </w:pPr>
    <w:r>
      <w:rPr>
        <w:b/>
      </w:rPr>
      <w:tab/>
      <w:t>High Level System Requirements Specification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F5AF" w14:textId="77777777" w:rsidR="00446F89" w:rsidRDefault="00446F89">
    <w:pPr>
      <w:pStyle w:val="topofpage"/>
    </w:pPr>
    <w:r>
      <w:t>Clarus Weather System Design</w:t>
    </w:r>
  </w:p>
  <w:p w14:paraId="165932D6" w14:textId="77777777" w:rsidR="00446F89" w:rsidRDefault="00446F89">
    <w:pPr>
      <w:pStyle w:val="topofpage"/>
      <w:pBdr>
        <w:bottom w:val="single" w:sz="4" w:space="1" w:color="auto"/>
      </w:pBdr>
      <w:tabs>
        <w:tab w:val="left" w:pos="0"/>
        <w:tab w:val="right" w:pos="13140"/>
      </w:tabs>
      <w:jc w:val="left"/>
      <w:rPr>
        <w:b/>
      </w:rPr>
    </w:pPr>
    <w:r>
      <w:rPr>
        <w:b/>
      </w:rPr>
      <w:tab/>
      <w:t>High Level System Requirements Specification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1764" w14:textId="77777777" w:rsidR="00446F89" w:rsidRDefault="00446F89">
    <w:pPr>
      <w:pStyle w:val="topofpage"/>
    </w:pPr>
    <w:r>
      <w:t>Clarus Weather System Design</w:t>
    </w:r>
  </w:p>
  <w:p w14:paraId="37705788" w14:textId="77777777" w:rsidR="00446F89" w:rsidRDefault="00446F89">
    <w:pPr>
      <w:pStyle w:val="topofpage"/>
      <w:pBdr>
        <w:bottom w:val="single" w:sz="4" w:space="1" w:color="auto"/>
      </w:pBdr>
      <w:tabs>
        <w:tab w:val="left" w:pos="0"/>
        <w:tab w:val="right" w:pos="8640"/>
      </w:tabs>
      <w:jc w:val="left"/>
      <w:rPr>
        <w:b/>
      </w:rPr>
    </w:pPr>
    <w:r>
      <w:rPr>
        <w:b/>
      </w:rPr>
      <w:tab/>
      <w:t>High Level System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CC"/>
    <w:multiLevelType w:val="hybridMultilevel"/>
    <w:tmpl w:val="344A66BA"/>
    <w:lvl w:ilvl="0" w:tplc="4E406AB8">
      <w:start w:val="1"/>
      <w:numFmt w:val="upperLetter"/>
      <w:pStyle w:val="Appendix"/>
      <w:lvlText w:val="APPENDIX %1 -"/>
      <w:lvlJc w:val="left"/>
      <w:pPr>
        <w:tabs>
          <w:tab w:val="num" w:pos="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193660"/>
    <w:multiLevelType w:val="hybridMultilevel"/>
    <w:tmpl w:val="67D0F2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8777600"/>
    <w:multiLevelType w:val="hybridMultilevel"/>
    <w:tmpl w:val="1D300166"/>
    <w:lvl w:ilvl="0" w:tplc="986C0D06">
      <w:start w:val="1"/>
      <w:numFmt w:val="decimal"/>
      <w:lvlText w:val="%1."/>
      <w:lvlJc w:val="left"/>
      <w:pPr>
        <w:tabs>
          <w:tab w:val="num" w:pos="1440"/>
        </w:tabs>
        <w:ind w:left="1440" w:hanging="720"/>
      </w:pPr>
      <w:rPr>
        <w:rFonts w:hint="default"/>
      </w:rPr>
    </w:lvl>
    <w:lvl w:ilvl="1" w:tplc="04324FB6">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A3A0F63"/>
    <w:multiLevelType w:val="hybridMultilevel"/>
    <w:tmpl w:val="D3D073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DF47B9E"/>
    <w:multiLevelType w:val="singleLevel"/>
    <w:tmpl w:val="6CFC7D68"/>
    <w:lvl w:ilvl="0">
      <w:start w:val="1"/>
      <w:numFmt w:val="none"/>
      <w:lvlText w:val=""/>
      <w:legacy w:legacy="1" w:legacySpace="0" w:legacyIndent="0"/>
      <w:lvlJc w:val="left"/>
    </w:lvl>
  </w:abstractNum>
  <w:abstractNum w:abstractNumId="5" w15:restartNumberingAfterBreak="0">
    <w:nsid w:val="0F670A79"/>
    <w:multiLevelType w:val="hybridMultilevel"/>
    <w:tmpl w:val="EACEA81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137135E"/>
    <w:multiLevelType w:val="hybridMultilevel"/>
    <w:tmpl w:val="A6AC8428"/>
    <w:lvl w:ilvl="0" w:tplc="DECCC914">
      <w:start w:val="1"/>
      <w:numFmt w:val="decimal"/>
      <w:lvlText w:val="%1."/>
      <w:lvlJc w:val="left"/>
      <w:pPr>
        <w:tabs>
          <w:tab w:val="num" w:pos="1440"/>
        </w:tabs>
        <w:ind w:left="1440" w:hanging="720"/>
      </w:pPr>
      <w:rPr>
        <w:rFonts w:hint="default"/>
        <w:b/>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268665A"/>
    <w:multiLevelType w:val="hybridMultilevel"/>
    <w:tmpl w:val="F4223D24"/>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1440"/>
        </w:tabs>
        <w:ind w:left="1440" w:hanging="360"/>
      </w:pPr>
      <w:rPr>
        <w:rFonts w:ascii="Symbol" w:hAnsi="Symbol" w:hint="default"/>
      </w:rPr>
    </w:lvl>
    <w:lvl w:ilvl="4" w:tplc="04090019">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14257B15"/>
    <w:multiLevelType w:val="hybridMultilevel"/>
    <w:tmpl w:val="49E40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5CE3BEA"/>
    <w:multiLevelType w:val="hybridMultilevel"/>
    <w:tmpl w:val="66BA486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D531D1D"/>
    <w:multiLevelType w:val="multilevel"/>
    <w:tmpl w:val="95963CE8"/>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D8F2D3D"/>
    <w:multiLevelType w:val="hybridMultilevel"/>
    <w:tmpl w:val="887A3E0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2560252"/>
    <w:multiLevelType w:val="hybridMultilevel"/>
    <w:tmpl w:val="662C398C"/>
    <w:lvl w:ilvl="0" w:tplc="15F8391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23867646"/>
    <w:multiLevelType w:val="hybridMultilevel"/>
    <w:tmpl w:val="75A0EE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DE565AF"/>
    <w:multiLevelType w:val="hybridMultilevel"/>
    <w:tmpl w:val="88E8B0A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ED55B93"/>
    <w:multiLevelType w:val="hybridMultilevel"/>
    <w:tmpl w:val="F89E6AF4"/>
    <w:lvl w:ilvl="0" w:tplc="123847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EE1279F"/>
    <w:multiLevelType w:val="hybridMultilevel"/>
    <w:tmpl w:val="776AC17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4A1451C"/>
    <w:multiLevelType w:val="singleLevel"/>
    <w:tmpl w:val="6CFC7D68"/>
    <w:lvl w:ilvl="0">
      <w:start w:val="1"/>
      <w:numFmt w:val="none"/>
      <w:lvlText w:val=""/>
      <w:legacy w:legacy="1" w:legacySpace="0" w:legacyIndent="0"/>
      <w:lvlJc w:val="left"/>
    </w:lvl>
  </w:abstractNum>
  <w:abstractNum w:abstractNumId="18" w15:restartNumberingAfterBreak="0">
    <w:nsid w:val="37754D9D"/>
    <w:multiLevelType w:val="hybridMultilevel"/>
    <w:tmpl w:val="88F8197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9E82B28"/>
    <w:multiLevelType w:val="hybridMultilevel"/>
    <w:tmpl w:val="84B8270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1E36EDC"/>
    <w:multiLevelType w:val="hybridMultilevel"/>
    <w:tmpl w:val="95963CE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23476AF"/>
    <w:multiLevelType w:val="multilevel"/>
    <w:tmpl w:val="3116757E"/>
    <w:lvl w:ilvl="0">
      <w:start w:val="1"/>
      <w:numFmt w:val="decimal"/>
      <w:pStyle w:val="Heading1"/>
      <w:lvlText w:val="%1"/>
      <w:lvlJc w:val="left"/>
      <w:pPr>
        <w:tabs>
          <w:tab w:val="num" w:pos="720"/>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0"/>
        </w:tabs>
        <w:ind w:left="432" w:hanging="432"/>
      </w:pPr>
      <w:rPr>
        <w:rFonts w:hint="default"/>
      </w:rPr>
    </w:lvl>
    <w:lvl w:ilvl="3">
      <w:start w:val="1"/>
      <w:numFmt w:val="decimal"/>
      <w:pStyle w:val="Heading4"/>
      <w:lvlText w:val="%1.%2.%3.%4"/>
      <w:lvlJc w:val="left"/>
      <w:pPr>
        <w:tabs>
          <w:tab w:val="num" w:pos="0"/>
        </w:tabs>
        <w:ind w:left="432" w:hanging="432"/>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2585A6B"/>
    <w:multiLevelType w:val="hybridMultilevel"/>
    <w:tmpl w:val="04D004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D1E10"/>
    <w:multiLevelType w:val="hybridMultilevel"/>
    <w:tmpl w:val="F7FAE2B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6B851EE"/>
    <w:multiLevelType w:val="multilevel"/>
    <w:tmpl w:val="75A0EED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8105A98"/>
    <w:multiLevelType w:val="hybridMultilevel"/>
    <w:tmpl w:val="81FE6C92"/>
    <w:lvl w:ilvl="0" w:tplc="44E69B02">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EA363E"/>
    <w:multiLevelType w:val="hybridMultilevel"/>
    <w:tmpl w:val="63BA2FDE"/>
    <w:lvl w:ilvl="0" w:tplc="44E69B02">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010FF3"/>
    <w:multiLevelType w:val="hybridMultilevel"/>
    <w:tmpl w:val="0F00DE9E"/>
    <w:lvl w:ilvl="0" w:tplc="986C0D06">
      <w:start w:val="1"/>
      <w:numFmt w:val="decimal"/>
      <w:lvlText w:val="%1."/>
      <w:lvlJc w:val="left"/>
      <w:pPr>
        <w:tabs>
          <w:tab w:val="num" w:pos="1440"/>
        </w:tabs>
        <w:ind w:left="1440" w:hanging="720"/>
      </w:pPr>
      <w:rPr>
        <w:rFonts w:hint="default"/>
      </w:rPr>
    </w:lvl>
    <w:lvl w:ilvl="1" w:tplc="E0166FCA">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60D34527"/>
    <w:multiLevelType w:val="hybridMultilevel"/>
    <w:tmpl w:val="5120ADC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0DB73D3"/>
    <w:multiLevelType w:val="hybridMultilevel"/>
    <w:tmpl w:val="23363C56"/>
    <w:lvl w:ilvl="0" w:tplc="986C0D06">
      <w:start w:val="1"/>
      <w:numFmt w:val="decimal"/>
      <w:lvlText w:val="%1."/>
      <w:lvlJc w:val="left"/>
      <w:pPr>
        <w:tabs>
          <w:tab w:val="num" w:pos="1440"/>
        </w:tabs>
        <w:ind w:left="1440" w:hanging="720"/>
      </w:pPr>
      <w:rPr>
        <w:rFonts w:hint="default"/>
      </w:rPr>
    </w:lvl>
    <w:lvl w:ilvl="1" w:tplc="2C9604C8">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2674A09"/>
    <w:multiLevelType w:val="hybridMultilevel"/>
    <w:tmpl w:val="79F40E66"/>
    <w:lvl w:ilvl="0" w:tplc="A59CD196">
      <w:numFmt w:val="bullet"/>
      <w:pStyle w:val="bpbullet"/>
      <w:lvlText w:val=""/>
      <w:lvlJc w:val="left"/>
      <w:pPr>
        <w:tabs>
          <w:tab w:val="num" w:pos="1080"/>
        </w:tabs>
        <w:ind w:left="792" w:hanging="72"/>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3434B6D"/>
    <w:multiLevelType w:val="hybridMultilevel"/>
    <w:tmpl w:val="BB5C418C"/>
    <w:lvl w:ilvl="0" w:tplc="15F8391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637E152D"/>
    <w:multiLevelType w:val="hybridMultilevel"/>
    <w:tmpl w:val="49187D84"/>
    <w:lvl w:ilvl="0" w:tplc="15F83910">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6B212F33"/>
    <w:multiLevelType w:val="hybridMultilevel"/>
    <w:tmpl w:val="F48C67D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2F57411"/>
    <w:multiLevelType w:val="hybridMultilevel"/>
    <w:tmpl w:val="077C6192"/>
    <w:lvl w:ilvl="0" w:tplc="CDC2368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9D36C90"/>
    <w:multiLevelType w:val="hybridMultilevel"/>
    <w:tmpl w:val="36E07F6E"/>
    <w:lvl w:ilvl="0" w:tplc="0409000F">
      <w:start w:val="1"/>
      <w:numFmt w:val="decimal"/>
      <w:lvlText w:val="%1."/>
      <w:lvlJc w:val="left"/>
      <w:pPr>
        <w:tabs>
          <w:tab w:val="num" w:pos="1440"/>
        </w:tabs>
        <w:ind w:left="1440" w:hanging="360"/>
      </w:pPr>
      <w:rPr>
        <w:rFont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6" w15:restartNumberingAfterBreak="0">
    <w:nsid w:val="7B332604"/>
    <w:multiLevelType w:val="hybridMultilevel"/>
    <w:tmpl w:val="363C10C8"/>
    <w:lvl w:ilvl="0" w:tplc="303E0E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99194258">
    <w:abstractNumId w:val="4"/>
  </w:num>
  <w:num w:numId="2" w16cid:durableId="798498125">
    <w:abstractNumId w:val="17"/>
  </w:num>
  <w:num w:numId="3" w16cid:durableId="1505320661">
    <w:abstractNumId w:val="21"/>
  </w:num>
  <w:num w:numId="4" w16cid:durableId="1303854464">
    <w:abstractNumId w:val="0"/>
  </w:num>
  <w:num w:numId="5" w16cid:durableId="281956424">
    <w:abstractNumId w:val="2"/>
  </w:num>
  <w:num w:numId="6" w16cid:durableId="698240039">
    <w:abstractNumId w:val="23"/>
  </w:num>
  <w:num w:numId="7" w16cid:durableId="1012953238">
    <w:abstractNumId w:val="27"/>
  </w:num>
  <w:num w:numId="8" w16cid:durableId="140662354">
    <w:abstractNumId w:val="6"/>
  </w:num>
  <w:num w:numId="9" w16cid:durableId="1631665074">
    <w:abstractNumId w:val="29"/>
  </w:num>
  <w:num w:numId="10" w16cid:durableId="1447963636">
    <w:abstractNumId w:val="28"/>
  </w:num>
  <w:num w:numId="11" w16cid:durableId="1612545149">
    <w:abstractNumId w:val="16"/>
  </w:num>
  <w:num w:numId="12" w16cid:durableId="655844270">
    <w:abstractNumId w:val="33"/>
  </w:num>
  <w:num w:numId="13" w16cid:durableId="1126582269">
    <w:abstractNumId w:val="5"/>
  </w:num>
  <w:num w:numId="14" w16cid:durableId="12584362">
    <w:abstractNumId w:val="3"/>
  </w:num>
  <w:num w:numId="15" w16cid:durableId="138349257">
    <w:abstractNumId w:val="7"/>
  </w:num>
  <w:num w:numId="16" w16cid:durableId="1950157117">
    <w:abstractNumId w:val="30"/>
  </w:num>
  <w:num w:numId="17" w16cid:durableId="300038442">
    <w:abstractNumId w:val="15"/>
  </w:num>
  <w:num w:numId="18" w16cid:durableId="956175835">
    <w:abstractNumId w:val="19"/>
  </w:num>
  <w:num w:numId="19" w16cid:durableId="672801370">
    <w:abstractNumId w:val="14"/>
  </w:num>
  <w:num w:numId="20" w16cid:durableId="564805776">
    <w:abstractNumId w:val="36"/>
  </w:num>
  <w:num w:numId="21" w16cid:durableId="348215620">
    <w:abstractNumId w:val="22"/>
  </w:num>
  <w:num w:numId="22" w16cid:durableId="1032923356">
    <w:abstractNumId w:val="18"/>
  </w:num>
  <w:num w:numId="23" w16cid:durableId="790898205">
    <w:abstractNumId w:val="11"/>
  </w:num>
  <w:num w:numId="24" w16cid:durableId="1708338842">
    <w:abstractNumId w:val="9"/>
  </w:num>
  <w:num w:numId="25" w16cid:durableId="29234504">
    <w:abstractNumId w:val="1"/>
  </w:num>
  <w:num w:numId="26" w16cid:durableId="351491521">
    <w:abstractNumId w:val="34"/>
  </w:num>
  <w:num w:numId="27" w16cid:durableId="235478575">
    <w:abstractNumId w:val="20"/>
  </w:num>
  <w:num w:numId="28" w16cid:durableId="730814572">
    <w:abstractNumId w:val="10"/>
  </w:num>
  <w:num w:numId="29" w16cid:durableId="1578592773">
    <w:abstractNumId w:val="8"/>
  </w:num>
  <w:num w:numId="30" w16cid:durableId="469831484">
    <w:abstractNumId w:val="13"/>
  </w:num>
  <w:num w:numId="31" w16cid:durableId="651758056">
    <w:abstractNumId w:val="24"/>
  </w:num>
  <w:num w:numId="32" w16cid:durableId="1186990401">
    <w:abstractNumId w:val="31"/>
  </w:num>
  <w:num w:numId="33" w16cid:durableId="892278652">
    <w:abstractNumId w:val="35"/>
  </w:num>
  <w:num w:numId="34" w16cid:durableId="407770244">
    <w:abstractNumId w:val="12"/>
  </w:num>
  <w:num w:numId="35" w16cid:durableId="1379625392">
    <w:abstractNumId w:val="32"/>
  </w:num>
  <w:num w:numId="36" w16cid:durableId="1398935960">
    <w:abstractNumId w:val="26"/>
  </w:num>
  <w:num w:numId="37" w16cid:durableId="6618540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131078" w:nlCheck="1" w:checkStyle="1"/>
  <w:activeWritingStyle w:appName="MSWord" w:lang="en-CA" w:vendorID="64" w:dllVersion="131078" w:nlCheck="1" w:checkStyle="1"/>
  <w:activeWritingStyle w:appName="MSWord" w:lang="en-US" w:vendorID="64" w:dllVersion="131077" w:nlCheck="1" w:checkStyle="1"/>
  <w:activeWritingStyle w:appName="MSWord" w:lang="en-CA" w:vendorID="64" w:dllVersion="131077"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FDA"/>
    <w:rsid w:val="003C0FDA"/>
    <w:rsid w:val="00446F89"/>
    <w:rsid w:val="0050507D"/>
    <w:rsid w:val="0073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3162B"/>
  <w15:chartTrackingRefBased/>
  <w15:docId w15:val="{09AE5712-8CAD-D744-A2DE-5885C876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sz w:val="24"/>
    </w:rPr>
  </w:style>
  <w:style w:type="paragraph" w:styleId="Heading1">
    <w:name w:val="heading 1"/>
    <w:basedOn w:val="Normal"/>
    <w:next w:val="BodyText"/>
    <w:qFormat/>
    <w:pPr>
      <w:keepNext/>
      <w:numPr>
        <w:numId w:val="3"/>
      </w:numPr>
      <w:spacing w:before="240" w:after="60"/>
      <w:outlineLvl w:val="0"/>
    </w:pPr>
    <w:rPr>
      <w:rFonts w:cs="Arial"/>
      <w:b/>
      <w:bCs/>
      <w:caps/>
      <w:kern w:val="32"/>
      <w:sz w:val="32"/>
      <w:szCs w:val="32"/>
    </w:rPr>
  </w:style>
  <w:style w:type="paragraph" w:styleId="Heading2">
    <w:name w:val="heading 2"/>
    <w:basedOn w:val="Normal"/>
    <w:next w:val="BodyText"/>
    <w:qFormat/>
    <w:pPr>
      <w:keepNext/>
      <w:numPr>
        <w:ilvl w:val="1"/>
        <w:numId w:val="3"/>
      </w:numPr>
      <w:spacing w:before="240" w:after="60"/>
      <w:outlineLvl w:val="1"/>
    </w:pPr>
    <w:rPr>
      <w:rFonts w:cs="Arial"/>
      <w:b/>
      <w:bCs/>
      <w:i/>
      <w:iCs/>
      <w:sz w:val="28"/>
      <w:szCs w:val="28"/>
    </w:rPr>
  </w:style>
  <w:style w:type="paragraph" w:styleId="Heading3">
    <w:name w:val="heading 3"/>
    <w:basedOn w:val="Normal"/>
    <w:next w:val="BodyText"/>
    <w:qFormat/>
    <w:pPr>
      <w:keepNext/>
      <w:numPr>
        <w:ilvl w:val="2"/>
        <w:numId w:val="3"/>
      </w:numPr>
      <w:spacing w:before="240" w:after="60"/>
      <w:outlineLvl w:val="2"/>
    </w:pPr>
    <w:rPr>
      <w:rFonts w:cs="Arial"/>
      <w:b/>
      <w:bCs/>
      <w:szCs w:val="26"/>
    </w:rPr>
  </w:style>
  <w:style w:type="paragraph" w:styleId="Heading4">
    <w:name w:val="heading 4"/>
    <w:basedOn w:val="Normal"/>
    <w:next w:val="BodyText"/>
    <w:qFormat/>
    <w:pPr>
      <w:keepNext/>
      <w:numPr>
        <w:ilvl w:val="3"/>
        <w:numId w:val="3"/>
      </w:numPr>
      <w:spacing w:before="240"/>
      <w:outlineLvl w:val="3"/>
    </w:pPr>
    <w:rPr>
      <w:b/>
      <w:bCs/>
      <w:i/>
      <w:szCs w:val="24"/>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b/>
      <w:bCs/>
      <w:sz w:val="22"/>
      <w:szCs w:val="22"/>
    </w:rPr>
  </w:style>
  <w:style w:type="paragraph" w:styleId="Heading7">
    <w:name w:val="heading 7"/>
    <w:basedOn w:val="Normal"/>
    <w:next w:val="Normal"/>
    <w:qFormat/>
    <w:pPr>
      <w:numPr>
        <w:ilvl w:val="6"/>
        <w:numId w:val="3"/>
      </w:numPr>
      <w:spacing w:before="240" w:after="60"/>
      <w:outlineLvl w:val="6"/>
    </w:pPr>
    <w:rPr>
      <w:szCs w:val="24"/>
    </w:rPr>
  </w:style>
  <w:style w:type="paragraph" w:styleId="Heading8">
    <w:name w:val="heading 8"/>
    <w:basedOn w:val="Normal"/>
    <w:next w:val="Normal"/>
    <w:qFormat/>
    <w:pPr>
      <w:numPr>
        <w:ilvl w:val="7"/>
        <w:numId w:val="3"/>
      </w:numPr>
      <w:spacing w:before="240" w:after="60"/>
      <w:outlineLvl w:val="7"/>
    </w:pPr>
    <w:rPr>
      <w:i/>
      <w:iCs/>
      <w:szCs w:val="24"/>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semiHidden/>
    <w:pPr>
      <w:spacing w:before="360" w:after="0"/>
    </w:pPr>
    <w:rPr>
      <w:rFonts w:cs="Arial"/>
      <w:b/>
      <w:bCs/>
      <w:caps/>
      <w:szCs w:val="24"/>
    </w:rPr>
  </w:style>
  <w:style w:type="paragraph" w:styleId="TOC2">
    <w:name w:val="toc 2"/>
    <w:basedOn w:val="Normal"/>
    <w:next w:val="Normal"/>
    <w:semiHidden/>
    <w:pPr>
      <w:spacing w:before="240" w:after="0"/>
    </w:pPr>
    <w:rPr>
      <w:b/>
      <w:bCs/>
      <w:sz w:val="20"/>
    </w:rPr>
  </w:style>
  <w:style w:type="paragraph" w:styleId="TOC3">
    <w:name w:val="toc 3"/>
    <w:basedOn w:val="Normal"/>
    <w:next w:val="Normal"/>
    <w:semiHidden/>
    <w:pPr>
      <w:spacing w:after="0"/>
      <w:ind w:left="240"/>
    </w:pPr>
    <w:rPr>
      <w:sz w:val="20"/>
    </w:rPr>
  </w:style>
  <w:style w:type="paragraph" w:styleId="Title">
    <w:name w:val="Title"/>
    <w:basedOn w:val="Normal"/>
    <w:qFormat/>
    <w:pPr>
      <w:jc w:val="center"/>
    </w:pPr>
    <w:rPr>
      <w:b/>
      <w:sz w:val="28"/>
    </w:rPr>
  </w:style>
  <w:style w:type="character" w:styleId="Strong">
    <w:name w:val="Strong"/>
    <w:basedOn w:val="DefaultParagraphFont"/>
    <w:qFormat/>
    <w:rPr>
      <w:b/>
    </w:rPr>
  </w:style>
  <w:style w:type="paragraph" w:customStyle="1" w:styleId="Disclosure">
    <w:name w:val="Disclosure"/>
    <w:basedOn w:val="Normal"/>
    <w:pPr>
      <w:spacing w:after="0"/>
      <w:jc w:val="center"/>
    </w:pPr>
    <w:rPr>
      <w:sz w:val="20"/>
      <w:szCs w:val="24"/>
    </w:rPr>
  </w:style>
  <w:style w:type="paragraph" w:customStyle="1" w:styleId="BalloonText1">
    <w:name w:val="Balloon Text1"/>
    <w:basedOn w:val="Normal"/>
    <w:semiHidden/>
    <w:rPr>
      <w:rFonts w:ascii="Tahoma" w:hAnsi="Tahoma" w:cs="Tahoma"/>
      <w:sz w:val="16"/>
      <w:szCs w:val="16"/>
    </w:rPr>
  </w:style>
  <w:style w:type="paragraph" w:styleId="Caption">
    <w:name w:val="caption"/>
    <w:basedOn w:val="Normal"/>
    <w:next w:val="Normal"/>
    <w:qFormat/>
    <w:pPr>
      <w:spacing w:before="120"/>
    </w:pPr>
    <w:rPr>
      <w:b/>
      <w:bCs/>
      <w:sz w:val="20"/>
    </w:rPr>
  </w:style>
  <w:style w:type="paragraph" w:styleId="BodyText">
    <w:name w:val="Body Text"/>
    <w:aliases w:val=" Char,Char Char Char,Char Char Char Char,Char Char,Char, Char Char Char Char Char, Char Char Char Char Char Char, Char Char Char Char ,Body Text Char1 Char,Body Text Char Char Char, Char Char Char Char,Body Text Char1,Body Text Char Char"/>
    <w:basedOn w:val="Normal"/>
    <w:pPr>
      <w:ind w:left="720"/>
      <w:jc w:val="both"/>
    </w:pPr>
    <w:rPr>
      <w:szCs w:val="24"/>
    </w:rPr>
  </w:style>
  <w:style w:type="paragraph" w:styleId="BodyText2">
    <w:name w:val="Body Text 2"/>
    <w:basedOn w:val="BodyText"/>
  </w:style>
  <w:style w:type="paragraph" w:styleId="TableofFigures">
    <w:name w:val="table of figures"/>
    <w:basedOn w:val="Normal"/>
    <w:next w:val="BodyText"/>
    <w:semiHidden/>
    <w:pPr>
      <w:spacing w:after="0"/>
      <w:ind w:left="480" w:hanging="480"/>
    </w:pPr>
    <w:rPr>
      <w:caps/>
      <w:sz w:val="20"/>
    </w:rPr>
  </w:style>
  <w:style w:type="paragraph" w:customStyle="1" w:styleId="Style16ptBoldCentered">
    <w:name w:val="Style 16 pt Bold Centered"/>
    <w:basedOn w:val="Normal"/>
    <w:next w:val="BodyText"/>
    <w:pPr>
      <w:jc w:val="center"/>
    </w:pPr>
    <w:rPr>
      <w:b/>
      <w:sz w:val="32"/>
      <w:szCs w:val="32"/>
    </w:rPr>
  </w:style>
  <w:style w:type="paragraph" w:styleId="TOC4">
    <w:name w:val="toc 4"/>
    <w:basedOn w:val="Normal"/>
    <w:next w:val="Normal"/>
    <w:autoRedefine/>
    <w:semiHidden/>
    <w:pPr>
      <w:spacing w:after="0"/>
      <w:ind w:left="480"/>
    </w:pPr>
    <w:rPr>
      <w:sz w:val="20"/>
    </w:rPr>
  </w:style>
  <w:style w:type="character" w:styleId="Hyperlink">
    <w:name w:val="Hyperlink"/>
    <w:basedOn w:val="DefaultParagraphFont"/>
    <w:rPr>
      <w:color w:val="0000FF"/>
      <w:u w:val="single"/>
    </w:rPr>
  </w:style>
  <w:style w:type="paragraph" w:styleId="TOC5">
    <w:name w:val="toc 5"/>
    <w:basedOn w:val="Normal"/>
    <w:next w:val="Normal"/>
    <w:autoRedefine/>
    <w:semiHidden/>
    <w:pPr>
      <w:spacing w:after="0"/>
      <w:ind w:left="720"/>
    </w:pPr>
    <w:rPr>
      <w:sz w:val="20"/>
    </w:rPr>
  </w:style>
  <w:style w:type="paragraph" w:styleId="TOC6">
    <w:name w:val="toc 6"/>
    <w:basedOn w:val="Normal"/>
    <w:next w:val="Normal"/>
    <w:autoRedefine/>
    <w:semiHidden/>
    <w:pPr>
      <w:spacing w:after="0"/>
      <w:ind w:left="960"/>
    </w:pPr>
    <w:rPr>
      <w:sz w:val="20"/>
    </w:rPr>
  </w:style>
  <w:style w:type="paragraph" w:styleId="TOC7">
    <w:name w:val="toc 7"/>
    <w:basedOn w:val="Normal"/>
    <w:next w:val="Normal"/>
    <w:autoRedefine/>
    <w:semiHidden/>
    <w:pPr>
      <w:spacing w:after="0"/>
      <w:ind w:left="1200"/>
    </w:pPr>
    <w:rPr>
      <w:sz w:val="20"/>
    </w:rPr>
  </w:style>
  <w:style w:type="paragraph" w:styleId="TOC8">
    <w:name w:val="toc 8"/>
    <w:basedOn w:val="Normal"/>
    <w:next w:val="Normal"/>
    <w:autoRedefine/>
    <w:semiHidden/>
    <w:pPr>
      <w:spacing w:after="0"/>
      <w:ind w:left="1440"/>
    </w:pPr>
    <w:rPr>
      <w:sz w:val="20"/>
    </w:rPr>
  </w:style>
  <w:style w:type="paragraph" w:styleId="TOC9">
    <w:name w:val="toc 9"/>
    <w:basedOn w:val="Normal"/>
    <w:next w:val="Normal"/>
    <w:autoRedefine/>
    <w:semiHidden/>
    <w:pPr>
      <w:spacing w:after="0"/>
      <w:ind w:left="1680"/>
    </w:pPr>
    <w:rPr>
      <w:sz w:val="20"/>
    </w:rPr>
  </w:style>
  <w:style w:type="paragraph" w:styleId="EndnoteText">
    <w:name w:val="endnote text"/>
    <w:basedOn w:val="Normal"/>
    <w:semiHidden/>
    <w:rPr>
      <w:sz w:val="20"/>
    </w:rPr>
  </w:style>
  <w:style w:type="character" w:styleId="EndnoteReference">
    <w:name w:val="endnote reference"/>
    <w:basedOn w:val="DefaultParagraphFont"/>
    <w:semiHidden/>
    <w:rPr>
      <w:vertAlign w:val="superscript"/>
    </w:rPr>
  </w:style>
  <w:style w:type="paragraph" w:customStyle="1" w:styleId="Appendix">
    <w:name w:val="Appendix"/>
    <w:basedOn w:val="Heading1"/>
    <w:next w:val="BodyText"/>
    <w:pPr>
      <w:numPr>
        <w:numId w:val="4"/>
      </w:numPr>
      <w:tabs>
        <w:tab w:val="clear" w:pos="0"/>
      </w:tabs>
    </w:pPr>
  </w:style>
  <w:style w:type="paragraph" w:styleId="FootnoteText">
    <w:name w:val="footnote text"/>
    <w:basedOn w:val="Normal"/>
    <w:semiHidden/>
    <w:rPr>
      <w:sz w:val="20"/>
    </w:rPr>
  </w:style>
  <w:style w:type="paragraph" w:styleId="BlockText">
    <w:name w:val="Block Text"/>
    <w:basedOn w:val="Normal"/>
    <w:pPr>
      <w:ind w:left="1440" w:right="1440"/>
    </w:pPr>
  </w:style>
  <w:style w:type="character" w:styleId="FootnoteReference">
    <w:name w:val="footnote reference"/>
    <w:basedOn w:val="DefaultParagraphFont"/>
    <w:semiHidden/>
    <w:rPr>
      <w:vertAlign w:val="superscript"/>
    </w:rPr>
  </w:style>
  <w:style w:type="paragraph" w:customStyle="1" w:styleId="topofpage">
    <w:name w:val="top of page"/>
    <w:basedOn w:val="Normal"/>
    <w:pPr>
      <w:spacing w:after="0"/>
      <w:jc w:val="right"/>
    </w:pPr>
    <w:rPr>
      <w:rFonts w:ascii="Arial" w:hAnsi="Arial"/>
      <w:i/>
      <w:sz w:val="16"/>
      <w:szCs w:val="16"/>
    </w:rPr>
  </w:style>
  <w:style w:type="paragraph" w:customStyle="1" w:styleId="TxBrp4">
    <w:name w:val="TxBr_p4"/>
    <w:basedOn w:val="Normal"/>
    <w:pPr>
      <w:widowControl w:val="0"/>
      <w:tabs>
        <w:tab w:val="left" w:pos="674"/>
      </w:tabs>
      <w:autoSpaceDE w:val="0"/>
      <w:autoSpaceDN w:val="0"/>
      <w:adjustRightInd w:val="0"/>
      <w:spacing w:after="0" w:line="260" w:lineRule="atLeast"/>
      <w:ind w:left="232"/>
    </w:pPr>
    <w:rPr>
      <w:szCs w:val="24"/>
    </w:rPr>
  </w:style>
  <w:style w:type="paragraph" w:customStyle="1" w:styleId="TxBrp7">
    <w:name w:val="TxBr_p7"/>
    <w:basedOn w:val="Normal"/>
    <w:pPr>
      <w:widowControl w:val="0"/>
      <w:tabs>
        <w:tab w:val="left" w:pos="617"/>
      </w:tabs>
      <w:autoSpaceDE w:val="0"/>
      <w:autoSpaceDN w:val="0"/>
      <w:adjustRightInd w:val="0"/>
      <w:spacing w:after="0" w:line="266" w:lineRule="atLeast"/>
      <w:ind w:left="176"/>
    </w:pPr>
    <w:rPr>
      <w:szCs w:val="24"/>
    </w:rPr>
  </w:style>
  <w:style w:type="paragraph" w:customStyle="1" w:styleId="TxBrt11">
    <w:name w:val="TxBr_t11"/>
    <w:basedOn w:val="Normal"/>
    <w:pPr>
      <w:widowControl w:val="0"/>
      <w:autoSpaceDE w:val="0"/>
      <w:autoSpaceDN w:val="0"/>
      <w:adjustRightInd w:val="0"/>
      <w:spacing w:after="0" w:line="240" w:lineRule="atLeast"/>
    </w:pPr>
    <w:rPr>
      <w:szCs w:val="24"/>
    </w:rPr>
  </w:style>
  <w:style w:type="paragraph" w:customStyle="1" w:styleId="TxBrc14">
    <w:name w:val="TxBr_c14"/>
    <w:basedOn w:val="Normal"/>
    <w:pPr>
      <w:widowControl w:val="0"/>
      <w:autoSpaceDE w:val="0"/>
      <w:autoSpaceDN w:val="0"/>
      <w:adjustRightInd w:val="0"/>
      <w:spacing w:after="0" w:line="240" w:lineRule="atLeast"/>
      <w:jc w:val="center"/>
    </w:pPr>
    <w:rPr>
      <w:szCs w:val="24"/>
    </w:rPr>
  </w:style>
  <w:style w:type="paragraph" w:customStyle="1" w:styleId="TxBrp18">
    <w:name w:val="TxBr_p18"/>
    <w:basedOn w:val="Normal"/>
    <w:pPr>
      <w:widowControl w:val="0"/>
      <w:tabs>
        <w:tab w:val="left" w:pos="680"/>
        <w:tab w:val="left" w:pos="980"/>
      </w:tabs>
      <w:autoSpaceDE w:val="0"/>
      <w:autoSpaceDN w:val="0"/>
      <w:adjustRightInd w:val="0"/>
      <w:spacing w:after="0" w:line="240" w:lineRule="atLeast"/>
      <w:ind w:left="980" w:hanging="300"/>
    </w:pPr>
    <w:rPr>
      <w:szCs w:val="24"/>
    </w:rPr>
  </w:style>
  <w:style w:type="paragraph" w:customStyle="1" w:styleId="TxBrp19">
    <w:name w:val="TxBr_p19"/>
    <w:basedOn w:val="Normal"/>
    <w:pPr>
      <w:widowControl w:val="0"/>
      <w:tabs>
        <w:tab w:val="left" w:pos="850"/>
      </w:tabs>
      <w:autoSpaceDE w:val="0"/>
      <w:autoSpaceDN w:val="0"/>
      <w:adjustRightInd w:val="0"/>
      <w:spacing w:after="0" w:line="240" w:lineRule="atLeast"/>
      <w:ind w:left="408"/>
    </w:pPr>
    <w:rPr>
      <w:szCs w:val="24"/>
    </w:rPr>
  </w:style>
  <w:style w:type="paragraph" w:customStyle="1" w:styleId="TxBrp20">
    <w:name w:val="TxBr_p20"/>
    <w:basedOn w:val="Normal"/>
    <w:pPr>
      <w:widowControl w:val="0"/>
      <w:tabs>
        <w:tab w:val="left" w:pos="617"/>
        <w:tab w:val="left" w:pos="1082"/>
      </w:tabs>
      <w:autoSpaceDE w:val="0"/>
      <w:autoSpaceDN w:val="0"/>
      <w:adjustRightInd w:val="0"/>
      <w:spacing w:after="0" w:line="266" w:lineRule="atLeast"/>
      <w:ind w:left="176"/>
    </w:pPr>
    <w:rPr>
      <w:szCs w:val="24"/>
    </w:rPr>
  </w:style>
  <w:style w:type="paragraph" w:customStyle="1" w:styleId="TxBrp22">
    <w:name w:val="TxBr_p22"/>
    <w:basedOn w:val="Normal"/>
    <w:pPr>
      <w:widowControl w:val="0"/>
      <w:tabs>
        <w:tab w:val="left" w:pos="850"/>
        <w:tab w:val="left" w:pos="1082"/>
      </w:tabs>
      <w:autoSpaceDE w:val="0"/>
      <w:autoSpaceDN w:val="0"/>
      <w:adjustRightInd w:val="0"/>
      <w:spacing w:after="0" w:line="266" w:lineRule="atLeast"/>
      <w:ind w:left="1083" w:hanging="233"/>
    </w:pPr>
    <w:rPr>
      <w:szCs w:val="24"/>
    </w:rPr>
  </w:style>
  <w:style w:type="paragraph" w:customStyle="1" w:styleId="TxBrp23">
    <w:name w:val="TxBr_p23"/>
    <w:basedOn w:val="Normal"/>
    <w:pPr>
      <w:widowControl w:val="0"/>
      <w:tabs>
        <w:tab w:val="left" w:pos="1082"/>
      </w:tabs>
      <w:autoSpaceDE w:val="0"/>
      <w:autoSpaceDN w:val="0"/>
      <w:adjustRightInd w:val="0"/>
      <w:spacing w:after="0" w:line="266" w:lineRule="atLeast"/>
      <w:ind w:left="641"/>
    </w:pPr>
    <w:rPr>
      <w:szCs w:val="24"/>
    </w:rPr>
  </w:style>
  <w:style w:type="paragraph" w:customStyle="1" w:styleId="TxBrp24">
    <w:name w:val="TxBr_p24"/>
    <w:basedOn w:val="Normal"/>
    <w:pPr>
      <w:widowControl w:val="0"/>
      <w:tabs>
        <w:tab w:val="left" w:pos="1082"/>
      </w:tabs>
      <w:autoSpaceDE w:val="0"/>
      <w:autoSpaceDN w:val="0"/>
      <w:adjustRightInd w:val="0"/>
      <w:spacing w:after="0" w:line="240" w:lineRule="atLeast"/>
      <w:ind w:left="641" w:hanging="1082"/>
    </w:pPr>
    <w:rPr>
      <w:szCs w:val="24"/>
    </w:rPr>
  </w:style>
  <w:style w:type="paragraph" w:customStyle="1" w:styleId="TxBrp25">
    <w:name w:val="TxBr_p25"/>
    <w:basedOn w:val="Normal"/>
    <w:pPr>
      <w:widowControl w:val="0"/>
      <w:tabs>
        <w:tab w:val="left" w:pos="1315"/>
      </w:tabs>
      <w:autoSpaceDE w:val="0"/>
      <w:autoSpaceDN w:val="0"/>
      <w:adjustRightInd w:val="0"/>
      <w:spacing w:after="0" w:line="266" w:lineRule="atLeast"/>
      <w:ind w:left="1315" w:hanging="232"/>
    </w:pPr>
    <w:rPr>
      <w:szCs w:val="24"/>
    </w:rPr>
  </w:style>
  <w:style w:type="paragraph" w:customStyle="1" w:styleId="TxBrp28">
    <w:name w:val="TxBr_p28"/>
    <w:basedOn w:val="Normal"/>
    <w:pPr>
      <w:widowControl w:val="0"/>
      <w:tabs>
        <w:tab w:val="left" w:pos="306"/>
      </w:tabs>
      <w:autoSpaceDE w:val="0"/>
      <w:autoSpaceDN w:val="0"/>
      <w:adjustRightInd w:val="0"/>
      <w:spacing w:after="0" w:line="266" w:lineRule="atLeast"/>
      <w:jc w:val="both"/>
    </w:pPr>
    <w:rPr>
      <w:szCs w:val="24"/>
    </w:rPr>
  </w:style>
  <w:style w:type="paragraph" w:customStyle="1" w:styleId="TxBrp29">
    <w:name w:val="TxBr_p29"/>
    <w:basedOn w:val="Normal"/>
    <w:pPr>
      <w:widowControl w:val="0"/>
      <w:tabs>
        <w:tab w:val="left" w:pos="204"/>
      </w:tabs>
      <w:autoSpaceDE w:val="0"/>
      <w:autoSpaceDN w:val="0"/>
      <w:adjustRightInd w:val="0"/>
      <w:spacing w:after="0" w:line="266" w:lineRule="atLeast"/>
      <w:jc w:val="both"/>
    </w:pPr>
    <w:rPr>
      <w:szCs w:val="24"/>
    </w:rPr>
  </w:style>
  <w:style w:type="paragraph" w:customStyle="1" w:styleId="TxBrp30">
    <w:name w:val="TxBr_p30"/>
    <w:basedOn w:val="Normal"/>
    <w:pPr>
      <w:widowControl w:val="0"/>
      <w:tabs>
        <w:tab w:val="left" w:pos="204"/>
      </w:tabs>
      <w:autoSpaceDE w:val="0"/>
      <w:autoSpaceDN w:val="0"/>
      <w:adjustRightInd w:val="0"/>
      <w:spacing w:after="0" w:line="266" w:lineRule="atLeast"/>
    </w:pPr>
    <w:rPr>
      <w:szCs w:val="24"/>
    </w:rPr>
  </w:style>
  <w:style w:type="paragraph" w:customStyle="1" w:styleId="TxBrp32">
    <w:name w:val="TxBr_p32"/>
    <w:basedOn w:val="Normal"/>
    <w:pPr>
      <w:widowControl w:val="0"/>
      <w:tabs>
        <w:tab w:val="left" w:pos="306"/>
      </w:tabs>
      <w:autoSpaceDE w:val="0"/>
      <w:autoSpaceDN w:val="0"/>
      <w:adjustRightInd w:val="0"/>
      <w:spacing w:after="0" w:line="266" w:lineRule="atLeast"/>
    </w:pPr>
    <w:rPr>
      <w:szCs w:val="24"/>
    </w:rPr>
  </w:style>
  <w:style w:type="paragraph" w:customStyle="1" w:styleId="TxBrp33">
    <w:name w:val="TxBr_p33"/>
    <w:basedOn w:val="Normal"/>
    <w:pPr>
      <w:widowControl w:val="0"/>
      <w:tabs>
        <w:tab w:val="left" w:pos="306"/>
      </w:tabs>
      <w:autoSpaceDE w:val="0"/>
      <w:autoSpaceDN w:val="0"/>
      <w:adjustRightInd w:val="0"/>
      <w:spacing w:after="0" w:line="266" w:lineRule="atLeast"/>
      <w:ind w:firstLine="306"/>
    </w:pPr>
    <w:rPr>
      <w:szCs w:val="24"/>
    </w:rPr>
  </w:style>
  <w:style w:type="paragraph" w:customStyle="1" w:styleId="TxBrp35">
    <w:name w:val="TxBr_p35"/>
    <w:basedOn w:val="Normal"/>
    <w:pPr>
      <w:widowControl w:val="0"/>
      <w:tabs>
        <w:tab w:val="left" w:pos="311"/>
      </w:tabs>
      <w:autoSpaceDE w:val="0"/>
      <w:autoSpaceDN w:val="0"/>
      <w:adjustRightInd w:val="0"/>
      <w:spacing w:after="0" w:line="240" w:lineRule="atLeast"/>
      <w:ind w:left="130" w:hanging="311"/>
      <w:jc w:val="both"/>
    </w:pPr>
    <w:rPr>
      <w:szCs w:val="24"/>
    </w:rPr>
  </w:style>
  <w:style w:type="paragraph" w:customStyle="1" w:styleId="TxBrp36">
    <w:name w:val="TxBr_p36"/>
    <w:basedOn w:val="Normal"/>
    <w:pPr>
      <w:widowControl w:val="0"/>
      <w:autoSpaceDE w:val="0"/>
      <w:autoSpaceDN w:val="0"/>
      <w:adjustRightInd w:val="0"/>
      <w:spacing w:after="0" w:line="266" w:lineRule="atLeast"/>
      <w:ind w:firstLine="215"/>
      <w:jc w:val="both"/>
    </w:pPr>
    <w:rPr>
      <w:szCs w:val="24"/>
    </w:rPr>
  </w:style>
  <w:style w:type="paragraph" w:customStyle="1" w:styleId="TxBrp37">
    <w:name w:val="TxBr_p37"/>
    <w:basedOn w:val="Normal"/>
    <w:pPr>
      <w:widowControl w:val="0"/>
      <w:tabs>
        <w:tab w:val="left" w:pos="215"/>
        <w:tab w:val="left" w:pos="306"/>
      </w:tabs>
      <w:autoSpaceDE w:val="0"/>
      <w:autoSpaceDN w:val="0"/>
      <w:adjustRightInd w:val="0"/>
      <w:spacing w:after="0" w:line="266" w:lineRule="atLeast"/>
      <w:ind w:left="306" w:hanging="91"/>
      <w:jc w:val="both"/>
    </w:pPr>
    <w:rPr>
      <w:szCs w:val="24"/>
    </w:rPr>
  </w:style>
  <w:style w:type="paragraph" w:customStyle="1" w:styleId="TxBrp38">
    <w:name w:val="TxBr_p38"/>
    <w:basedOn w:val="Normal"/>
    <w:pPr>
      <w:widowControl w:val="0"/>
      <w:tabs>
        <w:tab w:val="left" w:pos="306"/>
        <w:tab w:val="left" w:pos="617"/>
      </w:tabs>
      <w:autoSpaceDE w:val="0"/>
      <w:autoSpaceDN w:val="0"/>
      <w:adjustRightInd w:val="0"/>
      <w:spacing w:after="0" w:line="240" w:lineRule="atLeast"/>
      <w:ind w:left="618" w:hanging="312"/>
      <w:jc w:val="both"/>
    </w:pPr>
    <w:rPr>
      <w:szCs w:val="24"/>
    </w:rPr>
  </w:style>
  <w:style w:type="paragraph" w:customStyle="1" w:styleId="TxBrp39">
    <w:name w:val="TxBr_p39"/>
    <w:basedOn w:val="Normal"/>
    <w:pPr>
      <w:widowControl w:val="0"/>
      <w:tabs>
        <w:tab w:val="left" w:pos="215"/>
        <w:tab w:val="left" w:pos="430"/>
      </w:tabs>
      <w:autoSpaceDE w:val="0"/>
      <w:autoSpaceDN w:val="0"/>
      <w:adjustRightInd w:val="0"/>
      <w:spacing w:after="0" w:line="266" w:lineRule="atLeast"/>
      <w:ind w:left="431" w:hanging="216"/>
      <w:jc w:val="both"/>
    </w:pPr>
    <w:rPr>
      <w:szCs w:val="24"/>
    </w:rPr>
  </w:style>
  <w:style w:type="paragraph" w:customStyle="1" w:styleId="TxBrp40">
    <w:name w:val="TxBr_p40"/>
    <w:basedOn w:val="Normal"/>
    <w:pPr>
      <w:widowControl w:val="0"/>
      <w:tabs>
        <w:tab w:val="left" w:pos="430"/>
        <w:tab w:val="left" w:pos="617"/>
      </w:tabs>
      <w:autoSpaceDE w:val="0"/>
      <w:autoSpaceDN w:val="0"/>
      <w:adjustRightInd w:val="0"/>
      <w:spacing w:after="0" w:line="340" w:lineRule="atLeast"/>
      <w:ind w:left="11"/>
      <w:jc w:val="both"/>
    </w:pPr>
    <w:rPr>
      <w:szCs w:val="24"/>
    </w:rPr>
  </w:style>
  <w:style w:type="paragraph" w:customStyle="1" w:styleId="TxBrp45">
    <w:name w:val="TxBr_p45"/>
    <w:basedOn w:val="Normal"/>
    <w:pPr>
      <w:widowControl w:val="0"/>
      <w:tabs>
        <w:tab w:val="left" w:pos="215"/>
      </w:tabs>
      <w:autoSpaceDE w:val="0"/>
      <w:autoSpaceDN w:val="0"/>
      <w:adjustRightInd w:val="0"/>
      <w:spacing w:after="0" w:line="266" w:lineRule="atLeast"/>
      <w:ind w:firstLine="215"/>
    </w:pPr>
    <w:rPr>
      <w:szCs w:val="24"/>
    </w:rPr>
  </w:style>
  <w:style w:type="paragraph" w:customStyle="1" w:styleId="TxBrp47">
    <w:name w:val="TxBr_p47"/>
    <w:basedOn w:val="Normal"/>
    <w:pPr>
      <w:widowControl w:val="0"/>
      <w:tabs>
        <w:tab w:val="left" w:pos="215"/>
      </w:tabs>
      <w:autoSpaceDE w:val="0"/>
      <w:autoSpaceDN w:val="0"/>
      <w:adjustRightInd w:val="0"/>
      <w:spacing w:after="0" w:line="266" w:lineRule="atLeast"/>
      <w:ind w:left="227" w:hanging="215"/>
    </w:pPr>
    <w:rPr>
      <w:szCs w:val="24"/>
    </w:rPr>
  </w:style>
  <w:style w:type="paragraph" w:customStyle="1" w:styleId="TxBrp49">
    <w:name w:val="TxBr_p49"/>
    <w:basedOn w:val="Normal"/>
    <w:pPr>
      <w:widowControl w:val="0"/>
      <w:tabs>
        <w:tab w:val="left" w:pos="311"/>
      </w:tabs>
      <w:autoSpaceDE w:val="0"/>
      <w:autoSpaceDN w:val="0"/>
      <w:adjustRightInd w:val="0"/>
      <w:spacing w:after="0" w:line="240" w:lineRule="atLeast"/>
      <w:ind w:left="130" w:hanging="311"/>
    </w:pPr>
    <w:rPr>
      <w:szCs w:val="24"/>
    </w:rPr>
  </w:style>
  <w:style w:type="paragraph" w:customStyle="1" w:styleId="StyleBodyTextRedChar">
    <w:name w:val="Style Body Text + Red Char"/>
    <w:basedOn w:val="BodyText"/>
    <w:pPr>
      <w:framePr w:wrap="around" w:vAnchor="text" w:hAnchor="text" w:y="1"/>
    </w:pPr>
    <w:rPr>
      <w:color w:val="FF0000"/>
    </w:rPr>
  </w:style>
  <w:style w:type="character" w:customStyle="1" w:styleId="CharChar2">
    <w:name w:val=" Char Char2"/>
    <w:aliases w:val="Char Char Char Char3,Char Char Char Char Char2,Char Char Char5,Char Char1, Char Char Char Char Char Char1, Char Char Char Char Char Char Char, Char Char Char Char  Char,Body Text Char1 Char Char,Body Text Char Char Char Char"/>
    <w:basedOn w:val="DefaultParagraphFont"/>
    <w:rPr>
      <w:sz w:val="24"/>
      <w:szCs w:val="24"/>
      <w:lang w:val="en-US" w:eastAsia="en-US" w:bidi="ar-SA"/>
    </w:rPr>
  </w:style>
  <w:style w:type="character" w:customStyle="1" w:styleId="StyleBodyTextRedCharChar">
    <w:name w:val="Style Body Text + Red Char Char"/>
    <w:basedOn w:val="CharChar2"/>
    <w:rPr>
      <w:color w:val="FF0000"/>
      <w:sz w:val="24"/>
      <w:szCs w:val="24"/>
      <w:lang w:val="en-US" w:eastAsia="en-US" w:bidi="ar-SA"/>
    </w:rPr>
  </w:style>
  <w:style w:type="paragraph" w:styleId="CommentText">
    <w:name w:val="annotation text"/>
    <w:basedOn w:val="Normal"/>
    <w:semiHidden/>
    <w:pPr>
      <w:ind w:left="720"/>
    </w:pPr>
    <w:rPr>
      <w:rFonts w:ascii="Arial" w:hAnsi="Arial"/>
      <w:i/>
      <w:vanish/>
      <w:color w:val="FF0000"/>
      <w:sz w:val="20"/>
    </w:rPr>
  </w:style>
  <w:style w:type="paragraph" w:customStyle="1" w:styleId="bptext">
    <w:name w:val="bp.text"/>
    <w:pPr>
      <w:tabs>
        <w:tab w:val="left" w:pos="1584"/>
        <w:tab w:val="left" w:pos="2664"/>
        <w:tab w:val="left" w:pos="3743"/>
        <w:tab w:val="left" w:pos="4823"/>
        <w:tab w:val="left" w:pos="5903"/>
        <w:tab w:val="left" w:pos="6983"/>
        <w:tab w:val="left" w:pos="8063"/>
        <w:tab w:val="left" w:pos="9143"/>
        <w:tab w:val="left" w:pos="10223"/>
        <w:tab w:val="left" w:pos="11303"/>
        <w:tab w:val="left" w:pos="12384"/>
        <w:tab w:val="left" w:pos="13464"/>
        <w:tab w:val="left" w:pos="14544"/>
        <w:tab w:val="left" w:pos="15624"/>
      </w:tabs>
      <w:autoSpaceDE w:val="0"/>
      <w:autoSpaceDN w:val="0"/>
      <w:adjustRightInd w:val="0"/>
      <w:spacing w:before="100" w:after="100" w:line="264" w:lineRule="auto"/>
      <w:ind w:left="504"/>
    </w:pPr>
    <w:rPr>
      <w:color w:val="000000"/>
      <w:szCs w:val="24"/>
    </w:rPr>
  </w:style>
  <w:style w:type="paragraph" w:customStyle="1" w:styleId="bpbullet">
    <w:name w:val="bp.bullet"/>
    <w:pPr>
      <w:widowControl w:val="0"/>
      <w:numPr>
        <w:numId w:val="16"/>
      </w:numPr>
      <w:tabs>
        <w:tab w:val="left" w:pos="1800"/>
        <w:tab w:val="left" w:pos="2520"/>
        <w:tab w:val="left" w:pos="3960"/>
        <w:tab w:val="left" w:pos="5400"/>
      </w:tabs>
      <w:autoSpaceDE w:val="0"/>
      <w:autoSpaceDN w:val="0"/>
      <w:adjustRightInd w:val="0"/>
      <w:spacing w:before="57" w:after="57" w:line="278" w:lineRule="auto"/>
      <w:ind w:right="1080"/>
    </w:pPr>
    <w:rPr>
      <w:color w:val="000000"/>
      <w:sz w:val="24"/>
      <w:szCs w:val="24"/>
    </w:rPr>
  </w:style>
  <w:style w:type="paragraph" w:customStyle="1" w:styleId="Deliverable">
    <w:name w:val="Deliverable"/>
    <w:basedOn w:val="Normal"/>
    <w:pPr>
      <w:spacing w:after="320"/>
      <w:jc w:val="center"/>
    </w:pPr>
    <w:rPr>
      <w:b/>
      <w:caps/>
      <w:sz w:val="52"/>
      <w:szCs w:val="52"/>
    </w:rPr>
  </w:style>
  <w:style w:type="character" w:customStyle="1" w:styleId="CharCharCharChar1">
    <w:name w:val="Char Char Char Char1"/>
    <w:aliases w:val="Char Char Char Char Char,Char Char Char1,Char Char Char2"/>
    <w:basedOn w:val="DefaultParagraphFont"/>
    <w:rPr>
      <w:sz w:val="24"/>
      <w:szCs w:val="24"/>
      <w:lang w:val="en-US" w:eastAsia="en-US" w:bidi="ar-SA"/>
    </w:rPr>
  </w:style>
  <w:style w:type="paragraph" w:customStyle="1" w:styleId="TableText">
    <w:name w:val="Table Text"/>
    <w:basedOn w:val="BodyText"/>
    <w:pPr>
      <w:spacing w:after="0"/>
      <w:ind w:left="0"/>
      <w:jc w:val="left"/>
    </w:pPr>
    <w:rPr>
      <w:szCs w:val="20"/>
    </w:rPr>
  </w:style>
  <w:style w:type="character" w:customStyle="1" w:styleId="CharChar">
    <w:name w:val=" Char Char"/>
    <w:basedOn w:val="DefaultParagraphFont"/>
    <w:rPr>
      <w:sz w:val="24"/>
      <w:szCs w:val="24"/>
      <w:lang w:val="en-US" w:eastAsia="en-US" w:bidi="ar-SA"/>
    </w:rPr>
  </w:style>
  <w:style w:type="paragraph" w:customStyle="1" w:styleId="TableTitle">
    <w:name w:val="Table Title"/>
    <w:basedOn w:val="Normal"/>
    <w:pPr>
      <w:spacing w:after="0"/>
      <w:jc w:val="center"/>
    </w:pPr>
    <w:rPr>
      <w:b/>
      <w:caps/>
      <w:sz w:val="28"/>
      <w:szCs w:val="28"/>
    </w:rPr>
  </w:style>
  <w:style w:type="character" w:customStyle="1" w:styleId="CharChar1">
    <w:name w:val=" Char Char1"/>
    <w:aliases w:val="Char Char Char Char2,Char Char Char Char Char1,Char Char Char3,Char Char Char4"/>
    <w:basedOn w:val="DefaultParagraphFont"/>
    <w:rPr>
      <w:sz w:val="24"/>
      <w:szCs w:val="24"/>
      <w:lang w:val="en-US" w:eastAsia="en-US" w:bidi="ar-SA"/>
    </w:rPr>
  </w:style>
  <w:style w:type="character" w:customStyle="1" w:styleId="BodyTextChar">
    <w:name w:val="Body Text Char"/>
    <w:basedOn w:val="DefaultParagraphFont"/>
    <w:rPr>
      <w:sz w:val="24"/>
      <w:szCs w:val="24"/>
      <w:lang w:val="en-US" w:eastAsia="en-US" w:bidi="ar-SA"/>
    </w:rPr>
  </w:style>
  <w:style w:type="paragraph" w:customStyle="1" w:styleId="Answer">
    <w:name w:val="Answer"/>
    <w:basedOn w:val="Normal"/>
    <w:autoRedefine/>
    <w:pPr>
      <w:spacing w:after="240"/>
    </w:pPr>
    <w:rPr>
      <w:rFonts w:ascii="Arial" w:hAnsi="Arial"/>
      <w:sz w:val="20"/>
      <w:szCs w:val="24"/>
    </w:rPr>
  </w:style>
  <w:style w:type="character" w:styleId="CommentReference">
    <w:name w:val="annotation reference"/>
    <w:basedOn w:val="DefaultParagraphFont"/>
    <w:semiHidden/>
    <w:rPr>
      <w:sz w:val="16"/>
      <w:szCs w:val="16"/>
    </w:rPr>
  </w:style>
  <w:style w:type="paragraph" w:customStyle="1" w:styleId="CommentSubject1">
    <w:name w:val="Comment Subject1"/>
    <w:basedOn w:val="CommentText"/>
    <w:next w:val="CommentText"/>
    <w:semiHidden/>
    <w:pPr>
      <w:ind w:left="0"/>
    </w:pPr>
    <w:rPr>
      <w:rFonts w:ascii="Times New Roman" w:hAnsi="Times New Roman"/>
      <w:b/>
      <w:bCs/>
      <w:i w:val="0"/>
      <w:vanish w:val="0"/>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emf"/><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footer" Target="footer6.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ary.smith\Application%20Data\Microsoft\Templates\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Settings\gary.smith\Application Data\Microsoft\Templates\Document Template.dot</Template>
  <TotalTime>0</TotalTime>
  <Pages>39</Pages>
  <Words>9464</Words>
  <Characters>53949</Characters>
  <Application>Microsoft Office Word</Application>
  <DocSecurity>0</DocSecurity>
  <Lines>449</Lines>
  <Paragraphs>126</Paragraphs>
  <ScaleCrop>false</ScaleCrop>
  <HeadingPairs>
    <vt:vector size="2" baseType="variant">
      <vt:variant>
        <vt:lpstr>Titolo</vt:lpstr>
      </vt:variant>
      <vt:variant>
        <vt:i4>1</vt:i4>
      </vt:variant>
    </vt:vector>
  </HeadingPairs>
  <TitlesOfParts>
    <vt:vector size="1" baseType="lpstr">
      <vt:lpstr>High Level System Requirements Specification</vt:lpstr>
    </vt:vector>
  </TitlesOfParts>
  <Company>Mixon/Hill, Inc.</Company>
  <LinksUpToDate>false</LinksUpToDate>
  <CharactersWithSpaces>63287</CharactersWithSpaces>
  <SharedDoc>false</SharedDoc>
  <HLinks>
    <vt:vector size="138" baseType="variant">
      <vt:variant>
        <vt:i4>1507387</vt:i4>
      </vt:variant>
      <vt:variant>
        <vt:i4>134</vt:i4>
      </vt:variant>
      <vt:variant>
        <vt:i4>0</vt:i4>
      </vt:variant>
      <vt:variant>
        <vt:i4>5</vt:i4>
      </vt:variant>
      <vt:variant>
        <vt:lpwstr/>
      </vt:variant>
      <vt:variant>
        <vt:lpwstr>_Toc108576533</vt:lpwstr>
      </vt:variant>
      <vt:variant>
        <vt:i4>1507387</vt:i4>
      </vt:variant>
      <vt:variant>
        <vt:i4>128</vt:i4>
      </vt:variant>
      <vt:variant>
        <vt:i4>0</vt:i4>
      </vt:variant>
      <vt:variant>
        <vt:i4>5</vt:i4>
      </vt:variant>
      <vt:variant>
        <vt:lpwstr/>
      </vt:variant>
      <vt:variant>
        <vt:lpwstr>_Toc108576532</vt:lpwstr>
      </vt:variant>
      <vt:variant>
        <vt:i4>1507387</vt:i4>
      </vt:variant>
      <vt:variant>
        <vt:i4>122</vt:i4>
      </vt:variant>
      <vt:variant>
        <vt:i4>0</vt:i4>
      </vt:variant>
      <vt:variant>
        <vt:i4>5</vt:i4>
      </vt:variant>
      <vt:variant>
        <vt:lpwstr/>
      </vt:variant>
      <vt:variant>
        <vt:lpwstr>_Toc108576531</vt:lpwstr>
      </vt:variant>
      <vt:variant>
        <vt:i4>1507387</vt:i4>
      </vt:variant>
      <vt:variant>
        <vt:i4>116</vt:i4>
      </vt:variant>
      <vt:variant>
        <vt:i4>0</vt:i4>
      </vt:variant>
      <vt:variant>
        <vt:i4>5</vt:i4>
      </vt:variant>
      <vt:variant>
        <vt:lpwstr/>
      </vt:variant>
      <vt:variant>
        <vt:lpwstr>_Toc108576530</vt:lpwstr>
      </vt:variant>
      <vt:variant>
        <vt:i4>1441851</vt:i4>
      </vt:variant>
      <vt:variant>
        <vt:i4>110</vt:i4>
      </vt:variant>
      <vt:variant>
        <vt:i4>0</vt:i4>
      </vt:variant>
      <vt:variant>
        <vt:i4>5</vt:i4>
      </vt:variant>
      <vt:variant>
        <vt:lpwstr/>
      </vt:variant>
      <vt:variant>
        <vt:lpwstr>_Toc108576529</vt:lpwstr>
      </vt:variant>
      <vt:variant>
        <vt:i4>1441851</vt:i4>
      </vt:variant>
      <vt:variant>
        <vt:i4>104</vt:i4>
      </vt:variant>
      <vt:variant>
        <vt:i4>0</vt:i4>
      </vt:variant>
      <vt:variant>
        <vt:i4>5</vt:i4>
      </vt:variant>
      <vt:variant>
        <vt:lpwstr/>
      </vt:variant>
      <vt:variant>
        <vt:lpwstr>_Toc108576528</vt:lpwstr>
      </vt:variant>
      <vt:variant>
        <vt:i4>1441851</vt:i4>
      </vt:variant>
      <vt:variant>
        <vt:i4>98</vt:i4>
      </vt:variant>
      <vt:variant>
        <vt:i4>0</vt:i4>
      </vt:variant>
      <vt:variant>
        <vt:i4>5</vt:i4>
      </vt:variant>
      <vt:variant>
        <vt:lpwstr/>
      </vt:variant>
      <vt:variant>
        <vt:lpwstr>_Toc108576527</vt:lpwstr>
      </vt:variant>
      <vt:variant>
        <vt:i4>1441851</vt:i4>
      </vt:variant>
      <vt:variant>
        <vt:i4>92</vt:i4>
      </vt:variant>
      <vt:variant>
        <vt:i4>0</vt:i4>
      </vt:variant>
      <vt:variant>
        <vt:i4>5</vt:i4>
      </vt:variant>
      <vt:variant>
        <vt:lpwstr/>
      </vt:variant>
      <vt:variant>
        <vt:lpwstr>_Toc108576526</vt:lpwstr>
      </vt:variant>
      <vt:variant>
        <vt:i4>1441851</vt:i4>
      </vt:variant>
      <vt:variant>
        <vt:i4>86</vt:i4>
      </vt:variant>
      <vt:variant>
        <vt:i4>0</vt:i4>
      </vt:variant>
      <vt:variant>
        <vt:i4>5</vt:i4>
      </vt:variant>
      <vt:variant>
        <vt:lpwstr/>
      </vt:variant>
      <vt:variant>
        <vt:lpwstr>_Toc108576525</vt:lpwstr>
      </vt:variant>
      <vt:variant>
        <vt:i4>1441851</vt:i4>
      </vt:variant>
      <vt:variant>
        <vt:i4>80</vt:i4>
      </vt:variant>
      <vt:variant>
        <vt:i4>0</vt:i4>
      </vt:variant>
      <vt:variant>
        <vt:i4>5</vt:i4>
      </vt:variant>
      <vt:variant>
        <vt:lpwstr/>
      </vt:variant>
      <vt:variant>
        <vt:lpwstr>_Toc108576524</vt:lpwstr>
      </vt:variant>
      <vt:variant>
        <vt:i4>1441851</vt:i4>
      </vt:variant>
      <vt:variant>
        <vt:i4>74</vt:i4>
      </vt:variant>
      <vt:variant>
        <vt:i4>0</vt:i4>
      </vt:variant>
      <vt:variant>
        <vt:i4>5</vt:i4>
      </vt:variant>
      <vt:variant>
        <vt:lpwstr/>
      </vt:variant>
      <vt:variant>
        <vt:lpwstr>_Toc108576523</vt:lpwstr>
      </vt:variant>
      <vt:variant>
        <vt:i4>1441851</vt:i4>
      </vt:variant>
      <vt:variant>
        <vt:i4>68</vt:i4>
      </vt:variant>
      <vt:variant>
        <vt:i4>0</vt:i4>
      </vt:variant>
      <vt:variant>
        <vt:i4>5</vt:i4>
      </vt:variant>
      <vt:variant>
        <vt:lpwstr/>
      </vt:variant>
      <vt:variant>
        <vt:lpwstr>_Toc108576522</vt:lpwstr>
      </vt:variant>
      <vt:variant>
        <vt:i4>1441851</vt:i4>
      </vt:variant>
      <vt:variant>
        <vt:i4>62</vt:i4>
      </vt:variant>
      <vt:variant>
        <vt:i4>0</vt:i4>
      </vt:variant>
      <vt:variant>
        <vt:i4>5</vt:i4>
      </vt:variant>
      <vt:variant>
        <vt:lpwstr/>
      </vt:variant>
      <vt:variant>
        <vt:lpwstr>_Toc108576521</vt:lpwstr>
      </vt:variant>
      <vt:variant>
        <vt:i4>1441851</vt:i4>
      </vt:variant>
      <vt:variant>
        <vt:i4>56</vt:i4>
      </vt:variant>
      <vt:variant>
        <vt:i4>0</vt:i4>
      </vt:variant>
      <vt:variant>
        <vt:i4>5</vt:i4>
      </vt:variant>
      <vt:variant>
        <vt:lpwstr/>
      </vt:variant>
      <vt:variant>
        <vt:lpwstr>_Toc108576520</vt:lpwstr>
      </vt:variant>
      <vt:variant>
        <vt:i4>1376315</vt:i4>
      </vt:variant>
      <vt:variant>
        <vt:i4>50</vt:i4>
      </vt:variant>
      <vt:variant>
        <vt:i4>0</vt:i4>
      </vt:variant>
      <vt:variant>
        <vt:i4>5</vt:i4>
      </vt:variant>
      <vt:variant>
        <vt:lpwstr/>
      </vt:variant>
      <vt:variant>
        <vt:lpwstr>_Toc108576519</vt:lpwstr>
      </vt:variant>
      <vt:variant>
        <vt:i4>1376315</vt:i4>
      </vt:variant>
      <vt:variant>
        <vt:i4>44</vt:i4>
      </vt:variant>
      <vt:variant>
        <vt:i4>0</vt:i4>
      </vt:variant>
      <vt:variant>
        <vt:i4>5</vt:i4>
      </vt:variant>
      <vt:variant>
        <vt:lpwstr/>
      </vt:variant>
      <vt:variant>
        <vt:lpwstr>_Toc108576518</vt:lpwstr>
      </vt:variant>
      <vt:variant>
        <vt:i4>1376315</vt:i4>
      </vt:variant>
      <vt:variant>
        <vt:i4>38</vt:i4>
      </vt:variant>
      <vt:variant>
        <vt:i4>0</vt:i4>
      </vt:variant>
      <vt:variant>
        <vt:i4>5</vt:i4>
      </vt:variant>
      <vt:variant>
        <vt:lpwstr/>
      </vt:variant>
      <vt:variant>
        <vt:lpwstr>_Toc108576517</vt:lpwstr>
      </vt:variant>
      <vt:variant>
        <vt:i4>1376315</vt:i4>
      </vt:variant>
      <vt:variant>
        <vt:i4>32</vt:i4>
      </vt:variant>
      <vt:variant>
        <vt:i4>0</vt:i4>
      </vt:variant>
      <vt:variant>
        <vt:i4>5</vt:i4>
      </vt:variant>
      <vt:variant>
        <vt:lpwstr/>
      </vt:variant>
      <vt:variant>
        <vt:lpwstr>_Toc108576516</vt:lpwstr>
      </vt:variant>
      <vt:variant>
        <vt:i4>1376315</vt:i4>
      </vt:variant>
      <vt:variant>
        <vt:i4>26</vt:i4>
      </vt:variant>
      <vt:variant>
        <vt:i4>0</vt:i4>
      </vt:variant>
      <vt:variant>
        <vt:i4>5</vt:i4>
      </vt:variant>
      <vt:variant>
        <vt:lpwstr/>
      </vt:variant>
      <vt:variant>
        <vt:lpwstr>_Toc108576515</vt:lpwstr>
      </vt:variant>
      <vt:variant>
        <vt:i4>1376315</vt:i4>
      </vt:variant>
      <vt:variant>
        <vt:i4>20</vt:i4>
      </vt:variant>
      <vt:variant>
        <vt:i4>0</vt:i4>
      </vt:variant>
      <vt:variant>
        <vt:i4>5</vt:i4>
      </vt:variant>
      <vt:variant>
        <vt:lpwstr/>
      </vt:variant>
      <vt:variant>
        <vt:lpwstr>_Toc108576514</vt:lpwstr>
      </vt:variant>
      <vt:variant>
        <vt:i4>1376315</vt:i4>
      </vt:variant>
      <vt:variant>
        <vt:i4>14</vt:i4>
      </vt:variant>
      <vt:variant>
        <vt:i4>0</vt:i4>
      </vt:variant>
      <vt:variant>
        <vt:i4>5</vt:i4>
      </vt:variant>
      <vt:variant>
        <vt:lpwstr/>
      </vt:variant>
      <vt:variant>
        <vt:lpwstr>_Toc108576513</vt:lpwstr>
      </vt:variant>
      <vt:variant>
        <vt:i4>1376315</vt:i4>
      </vt:variant>
      <vt:variant>
        <vt:i4>8</vt:i4>
      </vt:variant>
      <vt:variant>
        <vt:i4>0</vt:i4>
      </vt:variant>
      <vt:variant>
        <vt:i4>5</vt:i4>
      </vt:variant>
      <vt:variant>
        <vt:lpwstr/>
      </vt:variant>
      <vt:variant>
        <vt:lpwstr>_Toc108576512</vt:lpwstr>
      </vt:variant>
      <vt:variant>
        <vt:i4>1376315</vt:i4>
      </vt:variant>
      <vt:variant>
        <vt:i4>2</vt:i4>
      </vt:variant>
      <vt:variant>
        <vt:i4>0</vt:i4>
      </vt:variant>
      <vt:variant>
        <vt:i4>5</vt:i4>
      </vt:variant>
      <vt:variant>
        <vt:lpwstr/>
      </vt:variant>
      <vt:variant>
        <vt:lpwstr>_Toc108576511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System Requirements Specification</dc:title>
  <dc:subject>Clarus Weather System Design</dc:subject>
  <dc:creator>Mixon/Hill, Inc</dc:creator>
  <cp:keywords/>
  <dc:description/>
  <cp:lastModifiedBy>Mesfin Tibebu</cp:lastModifiedBy>
  <cp:revision>2</cp:revision>
  <cp:lastPrinted>2005-07-08T19:38:00Z</cp:lastPrinted>
  <dcterms:created xsi:type="dcterms:W3CDTF">2025-12-15T03:29:00Z</dcterms:created>
  <dcterms:modified xsi:type="dcterms:W3CDTF">2025-12-15T03:29:00Z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976124512</vt:i4>
  </property>
  <property fmtid="{D5CDD505-2E9C-101B-9397-08002B2CF9AE}" pid="3" name="_EmailSubject">
    <vt:lpwstr>Final Clarus High Level System Requirements Document</vt:lpwstr>
  </property>
  <property fmtid="{D5CDD505-2E9C-101B-9397-08002B2CF9AE}" pid="4" name="_AuthorEmailDisplayName">
    <vt:lpwstr>/O=MIXONHILL/OU=FIRST ADMINISTRATIVE GROUP/CN=RECIPIENTS/CN=J.KYLE.GARRETT</vt:lpwstr>
  </property>
  <property fmtid="{D5CDD505-2E9C-101B-9397-08002B2CF9AE}" pid="5" name="_PreviousAdHocReviewCycleID">
    <vt:i4>-2070848002</vt:i4>
  </property>
  <property fmtid="{D5CDD505-2E9C-101B-9397-08002B2CF9AE}" pid="6" name="_ReviewingToolsShownOnce">
    <vt:lpwstr/>
  </property>
</Properties>
</file>